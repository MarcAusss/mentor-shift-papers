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xml" ContentType="application/vnd.openxmlformats-officedocument.wordprocessingml.footer+xml"/>
  <Override PartName="/word/header24.xml" ContentType="application/vnd.openxmlformats-officedocument.wordprocessingml.header+xml"/>
  <Override PartName="/word/footer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5.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7.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8.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9.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footer10.xml" ContentType="application/vnd.openxmlformats-officedocument.wordprocessingml.footer+xml"/>
  <Override PartName="/word/header7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8.xml" ContentType="application/vnd.openxmlformats-officedocument.wordprocessingml.header+xml"/>
  <Override PartName="/word/footer13.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14.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7777777" w:rsidR="008F456D" w:rsidRDefault="00000000">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r>
        <w:rPr>
          <w:rFonts w:ascii="Georgia" w:eastAsia="Times New Roman" w:hAnsi="Georgia" w:cs="Times New Roman"/>
          <w:color w:val="000000"/>
          <w:lang w:val="en-US" w:eastAsia="en-PH"/>
        </w:rPr>
        <w:t xml:space="preserve">how do </w:t>
      </w:r>
      <w:proofErr w:type="spellStart"/>
      <w:r>
        <w:rPr>
          <w:rFonts w:ascii="Georgia" w:eastAsia="Times New Roman" w:hAnsi="Georgia" w:cs="Times New Roman"/>
          <w:color w:val="000000"/>
          <w:lang w:val="en-US" w:eastAsia="en-PH"/>
        </w:rPr>
        <w:t>i</w:t>
      </w:r>
      <w:proofErr w:type="spellEnd"/>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000000">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000000" w:rsidP="008F456D">
      <w:pPr>
        <w:tabs>
          <w:tab w:val="center" w:pos="4320"/>
          <w:tab w:val="right" w:pos="8640"/>
        </w:tabs>
        <w:spacing w:after="0" w:line="480" w:lineRule="auto"/>
        <w:jc w:val="center"/>
        <w:rPr>
          <w:del w:id="1" w:author="Jade Raposa [2]" w:date="2024-10-16T21:05:00Z"/>
          <w:rFonts w:ascii="Georgia" w:eastAsia="Times New Roman" w:hAnsi="Georgia" w:cs="Times New Roman"/>
          <w:color w:val="000000"/>
          <w:lang w:eastAsia="en-PH"/>
        </w:rPr>
        <w:pPrChange w:id="2" w:author="Jade Raposa [2]"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2]"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000000" w:rsidP="008F456D">
      <w:pPr>
        <w:jc w:val="center"/>
        <w:rPr>
          <w:rFonts w:ascii="Georgia" w:eastAsia="Times New Roman" w:hAnsi="Georgia" w:cs="Times New Roman"/>
          <w:lang w:eastAsia="en-PH"/>
        </w:rPr>
        <w:pPrChange w:id="20" w:author="Jade Raposa [2]"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000000">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000000">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000000">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1" w:author="Jade Raposa [2]" w:date="2024-10-16T21:04:00Z"/>
          <w:rFonts w:ascii="Georgia" w:eastAsia="Times New Roman" w:hAnsi="Georgia" w:cs="Times New Roman"/>
          <w:color w:val="000000"/>
          <w:lang w:eastAsia="en-PH"/>
        </w:rPr>
      </w:pPr>
    </w:p>
    <w:p w14:paraId="1D698DBD" w14:textId="77777777" w:rsidR="008F456D" w:rsidRDefault="008F456D" w:rsidP="008F456D">
      <w:pPr>
        <w:spacing w:before="240" w:after="240" w:line="240" w:lineRule="auto"/>
        <w:rPr>
          <w:del w:id="22" w:author="Jade Raposa [2]" w:date="2024-10-16T21:07:00Z"/>
          <w:rFonts w:ascii="Georgia" w:eastAsia="Times New Roman" w:hAnsi="Georgia" w:cs="Times New Roman"/>
          <w:color w:val="000000"/>
          <w:lang w:eastAsia="en-PH"/>
        </w:rPr>
        <w:pPrChange w:id="23" w:author="Jade Raposa [2]" w:date="2024-10-16T21:04:00Z">
          <w:pPr>
            <w:spacing w:before="240" w:after="240" w:line="240" w:lineRule="auto"/>
            <w:jc w:val="center"/>
          </w:pPr>
        </w:pPrChange>
      </w:pPr>
    </w:p>
    <w:p w14:paraId="135A67D2" w14:textId="77777777" w:rsidR="008F456D" w:rsidRDefault="008F456D">
      <w:pPr>
        <w:rPr>
          <w:ins w:id="24" w:author="Jade Raposa [2]" w:date="2024-10-16T21:04:00Z"/>
          <w:rFonts w:ascii="Georgia" w:eastAsia="Times New Roman" w:hAnsi="Georgia" w:cs="Times New Roman"/>
          <w:b/>
          <w:bCs/>
          <w:color w:val="000000"/>
          <w:lang w:eastAsia="en-PH"/>
        </w:rPr>
      </w:pPr>
    </w:p>
    <w:p w14:paraId="51EB1770" w14:textId="77777777" w:rsidR="008F456D" w:rsidRDefault="008F456D">
      <w:pPr>
        <w:rPr>
          <w:ins w:id="25" w:author="Jade Raposa [2]"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000000" w:rsidP="008F456D">
      <w:pPr>
        <w:jc w:val="center"/>
        <w:rPr>
          <w:rFonts w:ascii="Georgia" w:eastAsia="Times New Roman" w:hAnsi="Georgia" w:cs="Times New Roman"/>
          <w:lang w:eastAsia="en-PH"/>
        </w:rPr>
        <w:pPrChange w:id="31" w:author="Jade Raposa [2]"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000000">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000000">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000000">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000000">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000000">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000000">
      <w:pPr>
        <w:spacing w:before="240" w:after="0" w:line="480" w:lineRule="auto"/>
        <w:jc w:val="center"/>
        <w:rPr>
          <w:ins w:id="32" w:author="Jade Raposa [2]"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9" w:author="Jade Raposa [2]"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0" w:author="Jade Raposa [2]" w:date="2024-10-16T21:16:00Z"/>
          <w:rFonts w:ascii="Georgia" w:eastAsia="Times New Roman" w:hAnsi="Georgia" w:cs="Times New Roman"/>
          <w:lang w:eastAsia="en-PH"/>
        </w:rPr>
      </w:pPr>
    </w:p>
    <w:p w14:paraId="53010A64"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000000">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000000">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000000">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000000">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000000">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000000">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000000">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000000">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Chairman</w:t>
      </w:r>
    </w:p>
    <w:p w14:paraId="03E4DF5E"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000000">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000000">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000000">
      <w:pPr>
        <w:spacing w:before="240" w:after="240" w:line="480" w:lineRule="auto"/>
        <w:jc w:val="center"/>
        <w:rPr>
          <w:ins w:id="41" w:author="Jade Raposa [2]"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0" w:author="Jade Raposa [2]"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1" w:author="Jade Raposa [2]" w:date="2024-10-16T21:35:00Z"/>
          <w:rFonts w:ascii="Georgia" w:eastAsia="Times New Roman" w:hAnsi="Georgia" w:cs="Times New Roman"/>
          <w:color w:val="000000"/>
          <w:lang w:eastAsia="en-PH"/>
        </w:rPr>
      </w:pPr>
    </w:p>
    <w:p w14:paraId="55A66662"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2" w:author="Jade Raposa [2]" w:date="2024-10-16T17:41:00Z">
        <w:r>
          <w:rPr>
            <w:rFonts w:ascii="Georgia" w:eastAsia="Times New Roman" w:hAnsi="Georgia" w:cs="Times New Roman"/>
            <w:color w:val="000000"/>
            <w:lang w:eastAsia="en-PH"/>
          </w:rPr>
          <w:t xml:space="preserve"> </w:t>
        </w:r>
      </w:ins>
      <w:del w:id="63" w:author="Jade Raposa [2]"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000000" w:rsidP="008F456D">
      <w:pPr>
        <w:spacing w:before="240" w:after="0" w:line="480" w:lineRule="auto"/>
        <w:ind w:firstLine="720"/>
        <w:jc w:val="both"/>
        <w:rPr>
          <w:del w:id="64" w:author="Jade Raposa [2]" w:date="2024-10-16T18:13:00Z"/>
          <w:rFonts w:ascii="Georgia" w:eastAsia="Times New Roman" w:hAnsi="Georgia" w:cs="Times New Roman"/>
          <w:lang w:eastAsia="en-PH"/>
        </w:rPr>
        <w:pPrChange w:id="65" w:author="Jade Raposa [2]" w:date="2024-10-16T18:14:00Z">
          <w:pPr>
            <w:spacing w:after="240" w:line="480" w:lineRule="auto"/>
            <w:ind w:firstLine="720"/>
            <w:jc w:val="both"/>
          </w:pPr>
        </w:pPrChange>
      </w:pPr>
      <w:commentRangeStart w:id="66"/>
      <w:commentRangeStart w:id="67"/>
      <w:ins w:id="68" w:author="Jade Raposa [2]" w:date="2024-10-16T18:13:00Z">
        <w:r>
          <w:rPr>
            <w:rFonts w:ascii="Georgia" w:eastAsia="Times New Roman" w:hAnsi="Georgia" w:cs="Times New Roman"/>
            <w:lang w:eastAsia="en-PH"/>
          </w:rPr>
          <w:t>The</w:t>
        </w:r>
      </w:ins>
      <w:commentRangeEnd w:id="66"/>
      <w:ins w:id="69" w:author="Jade Raposa [2]" w:date="2024-10-16T18:34:00Z">
        <w:r>
          <w:rPr>
            <w:rStyle w:val="CommentReference"/>
          </w:rPr>
          <w:commentReference w:id="66"/>
        </w:r>
      </w:ins>
      <w:commentRangeEnd w:id="67"/>
      <w:ins w:id="70" w:author="Jade Raposa [2]" w:date="2024-10-16T18:35:00Z">
        <w:r>
          <w:rPr>
            <w:rStyle w:val="CommentReference"/>
          </w:rPr>
          <w:commentReference w:id="67"/>
        </w:r>
      </w:ins>
      <w:ins w:id="71" w:author="Jade Raposa [2]"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2" w:author="Jade Raposa [2]"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3" w:author="Jade Raposa [2]" w:date="2024-10-16T18:10:00Z">
        <w:r>
          <w:rPr>
            <w:rFonts w:ascii="Georgia" w:eastAsia="Times New Roman" w:hAnsi="Georgia" w:cs="Times New Roman"/>
            <w:lang w:eastAsia="en-PH"/>
          </w:rPr>
          <w:delText xml:space="preserve"> </w:delText>
        </w:r>
      </w:del>
      <w:commentRangeStart w:id="74"/>
      <w:del w:id="75" w:author="Jade Raposa [2]" w:date="2024-10-16T17:42:00Z">
        <w:r>
          <w:rPr>
            <w:rFonts w:ascii="Georgia" w:eastAsia="Times New Roman" w:hAnsi="Georgia" w:cs="Times New Roman"/>
            <w:lang w:eastAsia="en-PH"/>
          </w:rPr>
          <w:delText>increasing need</w:delText>
        </w:r>
        <w:commentRangeEnd w:id="74"/>
        <w:r>
          <w:rPr>
            <w:rStyle w:val="CommentReference"/>
          </w:rPr>
          <w:commentReference w:id="74"/>
        </w:r>
      </w:del>
      <w:del w:id="76" w:author="Jade Raposa [2]" w:date="2024-10-16T17:43:00Z">
        <w:r>
          <w:rPr>
            <w:rFonts w:ascii="Georgia" w:eastAsia="Times New Roman" w:hAnsi="Georgia" w:cs="Times New Roman"/>
            <w:lang w:eastAsia="en-PH"/>
          </w:rPr>
          <w:delText xml:space="preserve"> </w:delText>
        </w:r>
      </w:del>
      <w:del w:id="77" w:author="Jade Raposa [2]" w:date="2024-10-16T17:44:00Z">
        <w:r>
          <w:rPr>
            <w:rFonts w:ascii="Georgia" w:eastAsia="Times New Roman" w:hAnsi="Georgia" w:cs="Times New Roman"/>
            <w:lang w:eastAsia="en-PH"/>
          </w:rPr>
          <w:delText>for</w:delText>
        </w:r>
      </w:del>
      <w:del w:id="78" w:author="Jade Raposa [2]" w:date="2024-10-16T18:10:00Z">
        <w:r>
          <w:rPr>
            <w:rFonts w:ascii="Georgia" w:eastAsia="Times New Roman" w:hAnsi="Georgia" w:cs="Times New Roman"/>
            <w:lang w:eastAsia="en-PH"/>
          </w:rPr>
          <w:delText xml:space="preserve"> </w:delText>
        </w:r>
      </w:del>
      <w:del w:id="79" w:author="Jade Raposa [2]"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rsidP="008F456D">
      <w:pPr>
        <w:spacing w:after="0" w:line="480" w:lineRule="auto"/>
        <w:ind w:firstLine="720"/>
        <w:jc w:val="both"/>
        <w:rPr>
          <w:ins w:id="80" w:author="Jade Raposa [2]" w:date="2024-10-16T18:13:00Z"/>
          <w:rFonts w:ascii="Georgia" w:eastAsia="Times New Roman" w:hAnsi="Georgia" w:cs="Times New Roman"/>
          <w:lang w:eastAsia="en-PH"/>
        </w:rPr>
        <w:pPrChange w:id="81" w:author="Jade Raposa [2]" w:date="2024-10-16T18:14:00Z">
          <w:pPr>
            <w:spacing w:after="240" w:line="480" w:lineRule="auto"/>
            <w:ind w:firstLine="720"/>
            <w:jc w:val="both"/>
          </w:pPr>
        </w:pPrChange>
      </w:pPr>
    </w:p>
    <w:p w14:paraId="0B835D0E" w14:textId="77777777" w:rsidR="008F456D" w:rsidRDefault="00000000">
      <w:pPr>
        <w:spacing w:after="0" w:line="480" w:lineRule="auto"/>
        <w:ind w:firstLine="720"/>
        <w:jc w:val="both"/>
        <w:rPr>
          <w:ins w:id="82" w:author="Jade Raposa [2]" w:date="2024-10-16T18:31:00Z"/>
          <w:rFonts w:ascii="Georgia" w:eastAsia="Times New Roman" w:hAnsi="Georgia" w:cs="Times New Roman"/>
          <w:lang w:eastAsia="en-PH"/>
        </w:rPr>
      </w:pPr>
      <w:ins w:id="83" w:author="Jade Raposa [2]"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4" w:author="Jade Raposa [2]" w:date="2024-10-16T18:31:00Z"/>
          <w:rFonts w:ascii="Georgia" w:eastAsia="Times New Roman" w:hAnsi="Georgia" w:cs="Times New Roman"/>
          <w:lang w:eastAsia="en-PH"/>
        </w:rPr>
      </w:pPr>
    </w:p>
    <w:p w14:paraId="487DFE19" w14:textId="77777777" w:rsidR="008F456D" w:rsidRDefault="00000000">
      <w:pPr>
        <w:spacing w:after="0" w:line="480" w:lineRule="auto"/>
        <w:ind w:firstLine="720"/>
        <w:jc w:val="both"/>
        <w:rPr>
          <w:ins w:id="85" w:author="Jade Raposa [2]" w:date="2024-10-16T18:31:00Z"/>
          <w:rFonts w:ascii="Georgia" w:eastAsia="Times New Roman" w:hAnsi="Georgia" w:cs="Times New Roman"/>
          <w:lang w:eastAsia="en-PH"/>
        </w:rPr>
      </w:pPr>
      <w:ins w:id="86" w:author="Jade Raposa [2]"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000000">
      <w:pPr>
        <w:spacing w:after="0" w:line="480" w:lineRule="auto"/>
        <w:ind w:firstLine="720"/>
        <w:jc w:val="both"/>
        <w:rPr>
          <w:ins w:id="87" w:author="Jade Raposa [2]" w:date="2024-10-16T18:32:00Z"/>
          <w:rFonts w:ascii="Georgia" w:eastAsia="Times New Roman" w:hAnsi="Georgia" w:cs="Times New Roman"/>
          <w:lang w:eastAsia="en-PH"/>
        </w:rPr>
      </w:pPr>
      <w:ins w:id="88" w:author="Jade Raposa [2]"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000000" w:rsidP="00A70FF2">
      <w:pPr>
        <w:spacing w:after="240" w:line="480" w:lineRule="auto"/>
        <w:ind w:firstLine="720"/>
        <w:rPr>
          <w:ins w:id="89" w:author="Jade Raposa [2]"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6" w:author="Jade Raposa [2]"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7" w:author="Jade Raposa [2]"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8" w:author="Jade Raposa [2]" w:date="2024-10-16T21:38:00Z">
        <w:r>
          <w:rPr>
            <w:rFonts w:ascii="Georgia" w:eastAsia="Times New Roman" w:hAnsi="Georgia" w:cs="Times New Roman"/>
            <w:lang w:eastAsia="en-PH"/>
          </w:rPr>
          <w:t xml:space="preserve"> </w:t>
        </w:r>
      </w:ins>
    </w:p>
    <w:p w14:paraId="583C301E" w14:textId="77777777" w:rsidR="008F456D" w:rsidRDefault="00000000" w:rsidP="008F456D">
      <w:pPr>
        <w:spacing w:after="0" w:line="480" w:lineRule="auto"/>
        <w:jc w:val="center"/>
        <w:rPr>
          <w:del w:id="109" w:author="Jade Raposa [2]" w:date="2024-10-16T18:31:00Z"/>
          <w:rFonts w:ascii="Georgia" w:eastAsia="Times New Roman" w:hAnsi="Georgia" w:cs="Times New Roman"/>
          <w:lang w:eastAsia="en-PH"/>
        </w:rPr>
        <w:pPrChange w:id="110" w:author="Jade Raposa [2]" w:date="2024-10-16T21:38:00Z">
          <w:pPr>
            <w:spacing w:after="240" w:line="480" w:lineRule="auto"/>
            <w:ind w:firstLine="720"/>
            <w:jc w:val="both"/>
          </w:pPr>
        </w:pPrChange>
      </w:pPr>
      <w:del w:id="111" w:author="Jade Raposa [2]"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000000" w:rsidP="008F456D">
      <w:pPr>
        <w:spacing w:after="240" w:line="480" w:lineRule="auto"/>
        <w:jc w:val="center"/>
        <w:rPr>
          <w:del w:id="112" w:author="Jade Raposa [2]" w:date="2024-10-16T18:31:00Z"/>
          <w:rFonts w:ascii="Georgia" w:eastAsia="Times New Roman" w:hAnsi="Georgia" w:cs="Times New Roman"/>
          <w:lang w:eastAsia="en-PH"/>
        </w:rPr>
        <w:pPrChange w:id="113" w:author="Jade Raposa [2]" w:date="2024-10-16T21:38:00Z">
          <w:pPr>
            <w:spacing w:after="240" w:line="480" w:lineRule="auto"/>
            <w:ind w:firstLine="720"/>
            <w:jc w:val="both"/>
          </w:pPr>
        </w:pPrChange>
      </w:pPr>
      <w:del w:id="114" w:author="Jade Raposa [2]"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000000" w:rsidP="008F456D">
      <w:pPr>
        <w:jc w:val="center"/>
        <w:rPr>
          <w:del w:id="115" w:author="Jade Raposa [2]" w:date="2024-10-16T18:32:00Z"/>
          <w:rFonts w:ascii="Georgia" w:eastAsia="Times New Roman" w:hAnsi="Georgia" w:cs="Times New Roman"/>
          <w:lang w:eastAsia="en-PH"/>
        </w:rPr>
        <w:pPrChange w:id="116" w:author="Jade Raposa [2]" w:date="2024-10-16T21:38:00Z">
          <w:pPr/>
        </w:pPrChange>
      </w:pPr>
      <w:del w:id="117" w:author="Jade Raposa [2]" w:date="2024-10-16T18:32:00Z">
        <w:r>
          <w:rPr>
            <w:rFonts w:ascii="Georgia" w:eastAsia="Times New Roman" w:hAnsi="Georgia" w:cs="Times New Roman"/>
            <w:lang w:eastAsia="en-PH"/>
          </w:rPr>
          <w:br w:type="page"/>
        </w:r>
      </w:del>
    </w:p>
    <w:p w14:paraId="28F555F7" w14:textId="77777777" w:rsidR="008F456D" w:rsidRDefault="00000000" w:rsidP="008F456D">
      <w:pPr>
        <w:spacing w:after="240" w:line="480" w:lineRule="auto"/>
        <w:jc w:val="center"/>
        <w:rPr>
          <w:rFonts w:ascii="Georgia" w:eastAsia="Times New Roman" w:hAnsi="Georgia" w:cs="Times New Roman"/>
          <w:lang w:eastAsia="en-PH"/>
        </w:rPr>
        <w:pPrChange w:id="118" w:author="Jade Raposa [2]"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9" w:author="Jade Raposa [2]"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000000" w:rsidP="008F456D">
      <w:pPr>
        <w:pStyle w:val="Heading2"/>
        <w:spacing w:line="480" w:lineRule="auto"/>
        <w:jc w:val="center"/>
        <w:pPrChange w:id="120" w:author="Jade Raposa [2]" w:date="2024-10-18T22:53:00Z">
          <w:pPr>
            <w:spacing w:after="0" w:line="480" w:lineRule="auto"/>
            <w:jc w:val="center"/>
          </w:pPr>
        </w:pPrChange>
      </w:pPr>
      <w:r>
        <w:lastRenderedPageBreak/>
        <w:t>TABLE OF CONTENTS</w:t>
      </w:r>
    </w:p>
    <w:p w14:paraId="338F4C6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1"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3"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25"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2]"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27"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8"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29" w:author="Jade Raposa [2]" w:date="2024-10-18T22:19:00Z">
        <w:r>
          <w:rPr>
            <w:rFonts w:ascii="Georgia" w:eastAsia="Times New Roman" w:hAnsi="Georgia" w:cs="Times New Roman"/>
            <w:color w:val="000000"/>
            <w:lang w:eastAsia="en-PH"/>
          </w:rPr>
          <w:t xml:space="preserve">  .  .  .</w:t>
        </w:r>
      </w:ins>
      <w:ins w:id="130" w:author="Jade Raposa [2]"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1"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2" w:author="Jade Raposa [2]"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2]"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000000">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4" w:author="Jade Raposa [2]"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5" w:author="Jade Raposa [2]"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6" w:author="Jade Raposa [2]" w:date="2024-10-18T22:27:00Z">
        <w:r>
          <w:rPr>
            <w:rFonts w:ascii="Georgia" w:eastAsia="Times New Roman" w:hAnsi="Georgia" w:cs="Times New Roman"/>
            <w:color w:val="000000"/>
            <w:lang w:eastAsia="en-PH"/>
          </w:rPr>
          <w:t>i</w:t>
        </w:r>
      </w:ins>
    </w:p>
    <w:p w14:paraId="4F264C4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37" w:author="Jade Raposa [2]"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9" w:author="Jade Raposa [2]" w:date="2024-10-18T22:27:00Z">
        <w:r>
          <w:rPr>
            <w:rFonts w:ascii="Georgia" w:eastAsia="Times New Roman" w:hAnsi="Georgia" w:cs="Times New Roman"/>
            <w:color w:val="000000"/>
            <w:lang w:eastAsia="en-PH"/>
          </w:rPr>
          <w:delText>vii</w:delText>
        </w:r>
      </w:del>
      <w:ins w:id="140" w:author="Jade Raposa [2]" w:date="2024-10-18T22:27:00Z">
        <w:r>
          <w:rPr>
            <w:rFonts w:ascii="Georgia" w:eastAsia="Times New Roman" w:hAnsi="Georgia" w:cs="Times New Roman"/>
            <w:color w:val="000000"/>
            <w:lang w:eastAsia="en-PH"/>
          </w:rPr>
          <w:t>ix</w:t>
        </w:r>
      </w:ins>
      <w:del w:id="141" w:author="Jade Raposa [2]" w:date="2024-10-18T22:27:00Z">
        <w:r>
          <w:rPr>
            <w:rFonts w:ascii="Georgia" w:eastAsia="Times New Roman" w:hAnsi="Georgia" w:cs="Times New Roman"/>
            <w:color w:val="000000"/>
            <w:lang w:eastAsia="en-PH"/>
          </w:rPr>
          <w:delText>i</w:delText>
        </w:r>
      </w:del>
    </w:p>
    <w:p w14:paraId="0B49746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2" w:author="Jade Raposa [2]" w:date="2024-10-18T22:28:00Z">
        <w:r>
          <w:rPr>
            <w:rFonts w:ascii="Georgia" w:eastAsia="Times New Roman" w:hAnsi="Georgia" w:cs="Times New Roman"/>
            <w:color w:val="000000"/>
            <w:lang w:eastAsia="en-PH"/>
          </w:rPr>
          <w:delText xml:space="preserve">Tables </w:delText>
        </w:r>
      </w:del>
      <w:proofErr w:type="gramStart"/>
      <w:ins w:id="143" w:author="Jade Raposa [2]"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4" w:author="Jade Raposa [2]" w:date="2024-10-18T22:21:00Z">
        <w:r>
          <w:rPr>
            <w:rFonts w:ascii="Georgia" w:eastAsia="Times New Roman" w:hAnsi="Georgia" w:cs="Times New Roman"/>
            <w:color w:val="000000"/>
            <w:lang w:eastAsia="en-PH"/>
          </w:rPr>
          <w:t xml:space="preserve">  .  .  .</w:t>
        </w:r>
      </w:ins>
      <w:ins w:id="145" w:author="Jade Raposa [2]" w:date="2024-10-18T22:29:00Z">
        <w:r>
          <w:rPr>
            <w:rFonts w:ascii="Georgia" w:eastAsia="Times New Roman" w:hAnsi="Georgia" w:cs="Times New Roman"/>
            <w:color w:val="000000"/>
            <w:lang w:eastAsia="en-PH"/>
          </w:rPr>
          <w:tab/>
        </w:r>
      </w:ins>
      <w:del w:id="146" w:author="Jade Raposa [2]"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7" w:author="Jade Raposa [2]" w:date="2024-10-18T22:28:00Z">
        <w:r>
          <w:rPr>
            <w:rFonts w:ascii="Georgia" w:eastAsia="Times New Roman" w:hAnsi="Georgia" w:cs="Times New Roman"/>
            <w:color w:val="000000"/>
            <w:lang w:eastAsia="en-PH"/>
          </w:rPr>
          <w:delText>ix</w:delText>
        </w:r>
      </w:del>
      <w:ins w:id="148" w:author="Jade Raposa [2]" w:date="2024-10-18T22:28:00Z">
        <w:r>
          <w:rPr>
            <w:rFonts w:ascii="Georgia" w:eastAsia="Times New Roman" w:hAnsi="Georgia" w:cs="Times New Roman"/>
            <w:color w:val="000000"/>
            <w:lang w:eastAsia="en-PH"/>
          </w:rPr>
          <w:t>xii</w:t>
        </w:r>
      </w:ins>
    </w:p>
    <w:p w14:paraId="1C0230E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9" w:author="Jade Raposa [2]" w:date="2024-10-18T22:28:00Z">
        <w:r>
          <w:rPr>
            <w:rFonts w:ascii="Georgia" w:eastAsia="Times New Roman" w:hAnsi="Georgia" w:cs="Times New Roman"/>
            <w:color w:val="000000"/>
            <w:lang w:eastAsia="en-PH"/>
          </w:rPr>
          <w:delText xml:space="preserve">Figures </w:delText>
        </w:r>
      </w:del>
      <w:proofErr w:type="gramStart"/>
      <w:ins w:id="150" w:author="Jade Raposa [2]"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1" w:author="Jade Raposa [2]" w:date="2024-10-18T22:21:00Z">
        <w:r>
          <w:rPr>
            <w:rFonts w:ascii="Georgia" w:eastAsia="Times New Roman" w:hAnsi="Georgia" w:cs="Times New Roman"/>
            <w:color w:val="000000"/>
            <w:lang w:eastAsia="en-PH"/>
          </w:rPr>
          <w:t xml:space="preserve">  .  .  .</w:t>
        </w:r>
      </w:ins>
      <w:ins w:id="152" w:author="Jade Raposa [2]"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3"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4" w:author="Jade Raposa [2]" w:date="2024-10-18T22:28:00Z">
        <w:r>
          <w:rPr>
            <w:rFonts w:ascii="Georgia" w:eastAsia="Times New Roman" w:hAnsi="Georgia" w:cs="Times New Roman"/>
            <w:color w:val="000000"/>
            <w:lang w:eastAsia="en-PH"/>
          </w:rPr>
          <w:t>ii</w:t>
        </w:r>
      </w:ins>
      <w:ins w:id="155" w:author="Jade Raposa [2]" w:date="2024-10-18T22:29:00Z">
        <w:r>
          <w:rPr>
            <w:rFonts w:ascii="Georgia" w:eastAsia="Times New Roman" w:hAnsi="Georgia" w:cs="Times New Roman"/>
            <w:color w:val="000000"/>
            <w:lang w:eastAsia="en-PH"/>
          </w:rPr>
          <w:t>i</w:t>
        </w:r>
      </w:ins>
    </w:p>
    <w:p w14:paraId="1B1B30A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56" w:author="Jade Raposa [2]" w:date="2024-10-18T22:21:00Z">
        <w:r>
          <w:rPr>
            <w:rFonts w:ascii="Georgia" w:eastAsia="Times New Roman" w:hAnsi="Georgia" w:cs="Times New Roman"/>
            <w:color w:val="000000"/>
            <w:lang w:eastAsia="en-PH"/>
          </w:rPr>
          <w:t xml:space="preserve">  .  .  .  .</w:t>
        </w:r>
      </w:ins>
      <w:ins w:id="157" w:author="Jade Raposa [2]"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2]"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59" w:author="Jade Raposa [2]" w:date="2024-10-18T22:21:00Z">
        <w:r>
          <w:rPr>
            <w:rFonts w:ascii="Georgia" w:eastAsia="Times New Roman" w:hAnsi="Georgia" w:cs="Times New Roman"/>
            <w:color w:val="000000"/>
            <w:lang w:eastAsia="en-PH"/>
          </w:rPr>
          <w:t xml:space="preserve">  .  .  .  . </w:t>
        </w:r>
      </w:ins>
      <w:ins w:id="160" w:author="Jade Raposa [2]"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2" w:author="Jade Raposa [2]" w:date="2024-10-18T22:29:00Z">
        <w:r>
          <w:rPr>
            <w:rFonts w:ascii="Georgia" w:eastAsia="Times New Roman" w:hAnsi="Georgia" w:cs="Times New Roman"/>
            <w:color w:val="000000"/>
            <w:lang w:eastAsia="en-PH"/>
          </w:rPr>
          <w:t>6</w:t>
        </w:r>
      </w:ins>
      <w:del w:id="163" w:author="Jade Raposa [2]" w:date="2024-10-18T22:29:00Z">
        <w:r>
          <w:rPr>
            <w:rFonts w:ascii="Georgia" w:eastAsia="Times New Roman" w:hAnsi="Georgia" w:cs="Times New Roman"/>
            <w:color w:val="000000"/>
            <w:lang w:eastAsia="en-PH"/>
          </w:rPr>
          <w:delText>8</w:delText>
        </w:r>
      </w:del>
    </w:p>
    <w:p w14:paraId="4F22E3D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4" w:author="Jade Raposa [2]"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5"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66"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7"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8" w:author="Jade Raposa [2]" w:date="2024-10-18T22:30:00Z">
        <w:r>
          <w:rPr>
            <w:rFonts w:ascii="Georgia" w:eastAsia="Times New Roman" w:hAnsi="Georgia" w:cs="Times New Roman"/>
            <w:color w:val="000000"/>
            <w:lang w:eastAsia="en-PH"/>
          </w:rPr>
          <w:delText>10</w:delText>
        </w:r>
      </w:del>
      <w:ins w:id="169" w:author="Jade Raposa [2]" w:date="2024-10-18T22:30:00Z">
        <w:r>
          <w:rPr>
            <w:rFonts w:ascii="Georgia" w:eastAsia="Times New Roman" w:hAnsi="Georgia" w:cs="Times New Roman"/>
            <w:color w:val="000000"/>
            <w:lang w:eastAsia="en-PH"/>
          </w:rPr>
          <w:t>9</w:t>
        </w:r>
      </w:ins>
    </w:p>
    <w:p w14:paraId="020240E3"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0"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1"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2" w:author="Jade Raposa [2]" w:date="2024-10-18T22:30:00Z">
        <w:r>
          <w:rPr>
            <w:rFonts w:ascii="Georgia" w:eastAsia="Times New Roman" w:hAnsi="Georgia" w:cs="Times New Roman"/>
            <w:color w:val="000000"/>
            <w:lang w:eastAsia="en-PH"/>
          </w:rPr>
          <w:t>0</w:t>
        </w:r>
      </w:ins>
      <w:del w:id="173" w:author="Jade Raposa [2]" w:date="2024-10-18T22:30:00Z">
        <w:r>
          <w:rPr>
            <w:rFonts w:ascii="Georgia" w:eastAsia="Times New Roman" w:hAnsi="Georgia" w:cs="Times New Roman"/>
            <w:color w:val="000000"/>
            <w:lang w:eastAsia="en-PH"/>
          </w:rPr>
          <w:delText>1</w:delText>
        </w:r>
      </w:del>
    </w:p>
    <w:p w14:paraId="2B7FFB3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4"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5"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6" w:author="Jade Raposa [2]" w:date="2024-10-18T22:30:00Z">
        <w:r>
          <w:rPr>
            <w:rFonts w:ascii="Georgia" w:eastAsia="Times New Roman" w:hAnsi="Georgia" w:cs="Times New Roman"/>
            <w:color w:val="000000"/>
            <w:lang w:eastAsia="en-PH"/>
          </w:rPr>
          <w:t>1</w:t>
        </w:r>
      </w:ins>
      <w:del w:id="177" w:author="Jade Raposa [2]" w:date="2024-10-18T22:30:00Z">
        <w:r>
          <w:rPr>
            <w:rFonts w:ascii="Georgia" w:eastAsia="Times New Roman" w:hAnsi="Georgia" w:cs="Times New Roman"/>
            <w:color w:val="000000"/>
            <w:lang w:eastAsia="en-PH"/>
          </w:rPr>
          <w:delText>2</w:delText>
        </w:r>
      </w:del>
    </w:p>
    <w:p w14:paraId="67D62488"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78"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9"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0" w:author="Jade Raposa [2]" w:date="2024-10-18T22:31:00Z">
        <w:r>
          <w:rPr>
            <w:rFonts w:ascii="Georgia" w:eastAsia="Times New Roman" w:hAnsi="Georgia" w:cs="Times New Roman"/>
            <w:color w:val="000000"/>
            <w:lang w:eastAsia="en-PH"/>
          </w:rPr>
          <w:t>2</w:t>
        </w:r>
      </w:ins>
      <w:del w:id="181" w:author="Jade Raposa [2]" w:date="2024-10-18T22:31:00Z">
        <w:r>
          <w:rPr>
            <w:rFonts w:ascii="Georgia" w:eastAsia="Times New Roman" w:hAnsi="Georgia" w:cs="Times New Roman"/>
            <w:color w:val="000000"/>
            <w:lang w:eastAsia="en-PH"/>
          </w:rPr>
          <w:delText>3</w:delText>
        </w:r>
      </w:del>
    </w:p>
    <w:p w14:paraId="1D44704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2" w:author="Jade Raposa [2]"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3" w:author="Jade Raposa [2]"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4" w:author="Jade Raposa [2]"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000000" w:rsidP="008F456D">
      <w:pPr>
        <w:rPr>
          <w:rFonts w:ascii="Georgia" w:eastAsia="Times New Roman" w:hAnsi="Georgia" w:cs="Times New Roman"/>
          <w:lang w:eastAsia="en-PH"/>
        </w:rPr>
        <w:pPrChange w:id="200" w:author="Jade Raposa [2]"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1" w:author="Jade Raposa [2]" w:date="2024-10-18T22:44:00Z">
        <w:r>
          <w:rPr>
            <w:rFonts w:ascii="Georgia" w:eastAsia="Times New Roman" w:hAnsi="Georgia" w:cs="Times New Roman"/>
            <w:color w:val="000000"/>
            <w:lang w:eastAsia="en-PH"/>
          </w:rPr>
          <w:delText xml:space="preserve"> </w:delText>
        </w:r>
      </w:del>
      <w:ins w:id="202" w:author="Jade Raposa [2]" w:date="2024-10-18T22:44:00Z">
        <w:r>
          <w:rPr>
            <w:rFonts w:ascii="Georgia" w:eastAsia="Times New Roman" w:hAnsi="Georgia" w:cs="Times New Roman"/>
            <w:color w:val="000000"/>
            <w:lang w:eastAsia="en-PH"/>
          </w:rPr>
          <w:t xml:space="preserve"> </w:t>
        </w:r>
      </w:ins>
      <w:del w:id="203" w:author="Jade Raposa [2]"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04" w:author="Jade Raposa [2]" w:date="2024-10-18T22:23:00Z">
        <w:r>
          <w:rPr>
            <w:rFonts w:ascii="Georgia" w:eastAsia="Times New Roman" w:hAnsi="Georgia" w:cs="Times New Roman"/>
            <w:color w:val="000000"/>
            <w:lang w:eastAsia="en-PH"/>
          </w:rPr>
          <w:delText> </w:delText>
        </w:r>
      </w:del>
      <w:ins w:id="205" w:author="Jade Raposa [2]" w:date="2024-10-18T22:23:00Z">
        <w:r>
          <w:rPr>
            <w:rFonts w:ascii="Georgia" w:eastAsia="Times New Roman" w:hAnsi="Georgia" w:cs="Times New Roman"/>
            <w:color w:val="000000"/>
            <w:lang w:eastAsia="en-PH"/>
          </w:rPr>
          <w:t xml:space="preserve">  .  .  .  .</w:t>
        </w:r>
      </w:ins>
      <w:ins w:id="206" w:author="Jade Raposa [2]"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7"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08"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0"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2"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14" w:author="Jade Raposa [2]"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5"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6"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8"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0"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2"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4"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6"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28"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0"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2"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34"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6" w:author="Jade Raposa [2]"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000000" w:rsidP="008F456D">
      <w:pPr>
        <w:rPr>
          <w:rFonts w:ascii="Georgia" w:eastAsia="Times New Roman" w:hAnsi="Georgia" w:cs="Times New Roman"/>
          <w:lang w:eastAsia="en-PH"/>
        </w:rPr>
        <w:pPrChange w:id="245" w:author="Jade Raposa [2]"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000000">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000000">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46" w:author="Jade Raposa [2]"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7" w:author="Jade Raposa [2]"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rsidP="008F456D">
      <w:pPr>
        <w:spacing w:after="240" w:line="240" w:lineRule="auto"/>
        <w:jc w:val="center"/>
        <w:rPr>
          <w:del w:id="257" w:author="Jade Raposa [2]" w:date="2024-10-16T21:49:00Z"/>
          <w:rFonts w:ascii="Georgia" w:eastAsia="Times New Roman" w:hAnsi="Georgia" w:cs="Times New Roman"/>
          <w:lang w:eastAsia="en-PH"/>
        </w:rPr>
        <w:pPrChange w:id="258" w:author="Jade Raposa [2]" w:date="2024-10-16T21:50:00Z">
          <w:pPr>
            <w:spacing w:after="240" w:line="240" w:lineRule="auto"/>
          </w:pPr>
        </w:pPrChange>
      </w:pPr>
    </w:p>
    <w:p w14:paraId="467A4291" w14:textId="77777777" w:rsidR="008F456D" w:rsidRDefault="008F456D" w:rsidP="008F456D">
      <w:pPr>
        <w:spacing w:after="240" w:line="240" w:lineRule="auto"/>
        <w:jc w:val="center"/>
        <w:rPr>
          <w:del w:id="259" w:author="Jade Raposa [2]" w:date="2024-10-16T21:49:00Z"/>
          <w:rFonts w:ascii="Georgia" w:eastAsia="Times New Roman" w:hAnsi="Georgia" w:cs="Times New Roman"/>
          <w:lang w:eastAsia="en-PH"/>
        </w:rPr>
        <w:pPrChange w:id="260" w:author="Jade Raposa [2]" w:date="2024-10-16T21:50:00Z">
          <w:pPr>
            <w:spacing w:after="240" w:line="240" w:lineRule="auto"/>
          </w:pPr>
        </w:pPrChange>
      </w:pPr>
    </w:p>
    <w:p w14:paraId="7234C2C0" w14:textId="77777777" w:rsidR="008F456D" w:rsidRDefault="008F456D" w:rsidP="008F456D">
      <w:pPr>
        <w:spacing w:after="240" w:line="240" w:lineRule="auto"/>
        <w:jc w:val="center"/>
        <w:rPr>
          <w:del w:id="261" w:author="Jade Raposa [2]" w:date="2024-10-16T21:50:00Z"/>
          <w:rFonts w:ascii="Georgia" w:eastAsia="Times New Roman" w:hAnsi="Georgia" w:cs="Times New Roman"/>
          <w:lang w:eastAsia="en-PH"/>
        </w:rPr>
        <w:pPrChange w:id="262" w:author="Jade Raposa [2]" w:date="2024-10-16T21:50:00Z">
          <w:pPr>
            <w:spacing w:after="240" w:line="240" w:lineRule="auto"/>
          </w:pPr>
        </w:pPrChange>
      </w:pPr>
    </w:p>
    <w:p w14:paraId="31C7273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3" w:author="Jade Raposa [2]" w:date="2024-10-16T21:52:00Z">
        <w:r>
          <w:rPr>
            <w:rFonts w:ascii="Georgia" w:eastAsia="Times New Roman" w:hAnsi="Georgia" w:cs="Times New Roman"/>
            <w:b/>
            <w:bCs/>
            <w:color w:val="000000"/>
            <w:lang w:eastAsia="en-PH"/>
          </w:rPr>
          <w:t>S</w:t>
        </w:r>
      </w:ins>
    </w:p>
    <w:p w14:paraId="403952F6"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64" w:author="Jade Raposa [2]" w:date="2024-10-14T22:57:00Z">
        <w:r>
          <w:rPr>
            <w:rFonts w:ascii="Georgia" w:eastAsia="Times New Roman" w:hAnsi="Georgia" w:cs="Times New Roman"/>
            <w:color w:val="000000"/>
            <w:lang w:eastAsia="en-PH"/>
          </w:rPr>
          <w:t xml:space="preserve">  .  .  .  .  .   </w:t>
        </w:r>
      </w:ins>
      <w:del w:id="265" w:author="Jade Raposa [2]"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66" w:author="Jade Raposa [2]" w:date="2024-10-14T22:57:00Z">
        <w:r>
          <w:rPr>
            <w:rFonts w:ascii="Georgia" w:eastAsia="Times New Roman" w:hAnsi="Georgia" w:cs="Times New Roman"/>
            <w:color w:val="000000"/>
            <w:lang w:eastAsia="en-PH"/>
          </w:rPr>
          <w:t xml:space="preserve">  .  .  .  .  .  </w:t>
        </w:r>
      </w:ins>
      <w:del w:id="267" w:author="Jade Raposa [2]"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68" w:author="Jade Raposa [2]" w:date="2024-10-14T22:57:00Z">
        <w:r>
          <w:rPr>
            <w:rFonts w:ascii="Georgia" w:eastAsia="Times New Roman" w:hAnsi="Georgia" w:cs="Times New Roman"/>
            <w:color w:val="000000"/>
            <w:lang w:eastAsia="en-PH"/>
          </w:rPr>
          <w:t xml:space="preserve">  .  .  .  .  .  </w:t>
        </w:r>
      </w:ins>
      <w:del w:id="269" w:author="Jade Raposa [2]"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0" w:author="Jade Raposa [2]" w:date="2024-10-14T22:56:00Z">
        <w:r>
          <w:rPr>
            <w:rFonts w:ascii="Georgia" w:eastAsia="Times New Roman" w:hAnsi="Georgia" w:cs="Times New Roman"/>
            <w:color w:val="000000"/>
            <w:lang w:eastAsia="en-PH"/>
          </w:rPr>
          <w:t xml:space="preserve"> .  </w:t>
        </w:r>
      </w:ins>
      <w:ins w:id="271" w:author="Jade Raposa [2]" w:date="2024-10-14T22:57:00Z">
        <w:r>
          <w:rPr>
            <w:rFonts w:ascii="Georgia" w:eastAsia="Times New Roman" w:hAnsi="Georgia" w:cs="Times New Roman"/>
            <w:color w:val="000000"/>
            <w:lang w:eastAsia="en-PH"/>
          </w:rPr>
          <w:t xml:space="preserve">.  .  .  .  </w:t>
        </w:r>
      </w:ins>
      <w:del w:id="272" w:author="Jade Raposa [2]"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73" w:author="Jade Raposa [2]" w:date="2024-10-14T22:56:00Z">
        <w:r>
          <w:rPr>
            <w:rFonts w:ascii="Georgia" w:eastAsia="Times New Roman" w:hAnsi="Georgia" w:cs="Times New Roman"/>
            <w:color w:val="000000"/>
            <w:lang w:eastAsia="en-PH"/>
          </w:rPr>
          <w:t xml:space="preserve">  .  .  .  .  .  </w:t>
        </w:r>
      </w:ins>
      <w:del w:id="274" w:author="Jade Raposa [2]"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5" w:author="Jade Raposa [2]" w:date="2024-10-14T22:56:00Z">
        <w:r>
          <w:rPr>
            <w:rFonts w:ascii="Georgia" w:eastAsia="Times New Roman" w:hAnsi="Georgia" w:cs="Times New Roman"/>
            <w:color w:val="000000"/>
            <w:lang w:eastAsia="en-PH"/>
          </w:rPr>
          <w:t xml:space="preserve">  .  .  .  .  .  </w:t>
        </w:r>
      </w:ins>
      <w:del w:id="276" w:author="Jade Raposa [2]"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7" w:author="Jade Raposa [2]" w:date="2024-10-14T22:56:00Z">
        <w:r>
          <w:rPr>
            <w:rFonts w:ascii="Georgia" w:eastAsia="Times New Roman" w:hAnsi="Georgia" w:cs="Times New Roman"/>
            <w:color w:val="000000"/>
            <w:lang w:eastAsia="en-PH"/>
          </w:rPr>
          <w:t xml:space="preserve">  .  .  .  .  .   </w:t>
        </w:r>
      </w:ins>
      <w:del w:id="278" w:author="Jade Raposa [2]"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79" w:author="Jade Raposa [2]" w:date="2024-10-14T22:55:00Z">
        <w:r>
          <w:rPr>
            <w:rFonts w:ascii="Georgia" w:eastAsia="Times New Roman" w:hAnsi="Georgia" w:cs="Times New Roman"/>
            <w:color w:val="000000"/>
            <w:lang w:eastAsia="en-PH"/>
          </w:rPr>
          <w:t xml:space="preserve">.  .  .  .  .  </w:t>
        </w:r>
      </w:ins>
      <w:ins w:id="280" w:author="Jade Raposa [2]" w:date="2024-10-14T22:57:00Z">
        <w:r>
          <w:rPr>
            <w:rFonts w:ascii="Georgia" w:eastAsia="Times New Roman" w:hAnsi="Georgia" w:cs="Times New Roman"/>
            <w:color w:val="000000"/>
            <w:lang w:eastAsia="en-PH"/>
          </w:rPr>
          <w:t>.</w:t>
        </w:r>
      </w:ins>
      <w:ins w:id="281" w:author="Jade Raposa [2]" w:date="2024-10-14T22:55:00Z">
        <w:r>
          <w:rPr>
            <w:rFonts w:ascii="Georgia" w:eastAsia="Times New Roman" w:hAnsi="Georgia" w:cs="Times New Roman"/>
            <w:color w:val="000000"/>
            <w:lang w:eastAsia="en-PH"/>
          </w:rPr>
          <w:t xml:space="preserve"> </w:t>
        </w:r>
      </w:ins>
      <w:del w:id="282" w:author="Jade Raposa [2]"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3" w:author="Jade Raposa [2]"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4" w:author="Jade Raposa [2]" w:date="2024-10-16T21:51:00Z"/>
          <w:rFonts w:ascii="Georgia" w:eastAsia="Times New Roman" w:hAnsi="Georgia" w:cs="Times New Roman"/>
          <w:b/>
          <w:bCs/>
          <w:color w:val="000000"/>
          <w:lang w:eastAsia="en-PH"/>
        </w:rPr>
      </w:pPr>
    </w:p>
    <w:p w14:paraId="044D7191"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5" w:author="Jade Raposa [2]" w:date="2024-10-14T22:52:00Z">
        <w:r>
          <w:rPr>
            <w:rFonts w:ascii="Georgia" w:eastAsia="Times New Roman" w:hAnsi="Georgia" w:cs="Times New Roman"/>
            <w:b/>
            <w:bCs/>
            <w:color w:val="000000"/>
            <w:lang w:eastAsia="en-PH"/>
          </w:rPr>
          <w:delText> </w:delText>
        </w:r>
      </w:del>
    </w:p>
    <w:p w14:paraId="2A0A84B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296" w:author="Jade Raposa [2]" w:date="2024-10-14T22:27:00Z">
        <w:r>
          <w:rPr>
            <w:rFonts w:ascii="Georgia" w:eastAsia="Times New Roman" w:hAnsi="Georgia" w:cs="Times New Roman"/>
            <w:color w:val="000000"/>
            <w:lang w:eastAsia="en-PH"/>
          </w:rPr>
          <w:t>.</w:t>
        </w:r>
      </w:ins>
      <w:ins w:id="297" w:author="Jade Raposa [2]" w:date="2024-10-14T22:58:00Z">
        <w:r>
          <w:rPr>
            <w:rFonts w:ascii="Georgia" w:eastAsia="Times New Roman" w:hAnsi="Georgia" w:cs="Times New Roman"/>
            <w:color w:val="000000"/>
            <w:lang w:eastAsia="en-PH"/>
          </w:rPr>
          <w:t xml:space="preserve">  .  .  .  .   </w:t>
        </w:r>
      </w:ins>
      <w:del w:id="298" w:author="Jade Raposa [2]"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299" w:author="Jade Raposa [2]" w:date="2024-10-14T22:58:00Z">
        <w:r>
          <w:rPr>
            <w:rFonts w:ascii="Georgia" w:eastAsia="Times New Roman" w:hAnsi="Georgia" w:cs="Times New Roman"/>
            <w:color w:val="000000"/>
            <w:lang w:eastAsia="en-PH"/>
          </w:rPr>
          <w:t xml:space="preserve">  .  .  .  .  .   </w:t>
        </w:r>
      </w:ins>
      <w:del w:id="300" w:author="Jade Raposa [2]"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01" w:author="Jade Raposa [2]" w:date="2024-10-14T22:58:00Z">
        <w:r>
          <w:rPr>
            <w:rFonts w:ascii="Georgia" w:eastAsia="Times New Roman" w:hAnsi="Georgia" w:cs="Times New Roman"/>
            <w:color w:val="000000"/>
            <w:lang w:eastAsia="en-PH"/>
          </w:rPr>
          <w:t xml:space="preserve">  .  .  .  .  .   </w:t>
        </w:r>
      </w:ins>
      <w:del w:id="302"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000000">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03" w:author="Jade Raposa [2]" w:date="2024-10-14T22:58:00Z">
        <w:r>
          <w:rPr>
            <w:rFonts w:ascii="Georgia" w:eastAsia="Times New Roman" w:hAnsi="Georgia" w:cs="Times New Roman"/>
            <w:color w:val="000000"/>
            <w:lang w:eastAsia="en-PH"/>
          </w:rPr>
          <w:t xml:space="preserve">  .  .  .  .  </w:t>
        </w:r>
      </w:ins>
      <w:del w:id="304" w:author="Jade Raposa [2]"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05" w:author="Jade Raposa [2]" w:date="2024-10-14T22:58:00Z">
        <w:r>
          <w:rPr>
            <w:rFonts w:ascii="Georgia" w:eastAsia="Times New Roman" w:hAnsi="Georgia" w:cs="Times New Roman"/>
            <w:color w:val="000000"/>
            <w:lang w:eastAsia="en-PH"/>
          </w:rPr>
          <w:t xml:space="preserve">  .  .  .  .  .  </w:t>
        </w:r>
      </w:ins>
      <w:del w:id="306"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07" w:author="Jade Raposa [2]" w:date="2024-10-14T22:58:00Z">
        <w:r>
          <w:rPr>
            <w:rFonts w:ascii="Georgia" w:eastAsia="Times New Roman" w:hAnsi="Georgia" w:cs="Times New Roman"/>
            <w:color w:val="000000"/>
            <w:lang w:eastAsia="en-PH"/>
          </w:rPr>
          <w:t xml:space="preserve">  .   </w:t>
        </w:r>
      </w:ins>
      <w:del w:id="308"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09" w:author="Jade Raposa [2]" w:date="2024-10-14T22:58:00Z">
        <w:r>
          <w:rPr>
            <w:rFonts w:ascii="Georgia" w:eastAsia="Times New Roman" w:hAnsi="Georgia" w:cs="Times New Roman"/>
            <w:color w:val="000000"/>
            <w:lang w:eastAsia="en-PH"/>
          </w:rPr>
          <w:t xml:space="preserve">  .  .  . </w:t>
        </w:r>
      </w:ins>
      <w:ins w:id="310" w:author="Jade Raposa [2]" w:date="2024-10-14T22:59:00Z">
        <w:r>
          <w:rPr>
            <w:rFonts w:ascii="Georgia" w:eastAsia="Times New Roman" w:hAnsi="Georgia" w:cs="Times New Roman"/>
            <w:color w:val="000000"/>
            <w:lang w:eastAsia="en-PH"/>
          </w:rPr>
          <w:t xml:space="preserve"> .  </w:t>
        </w:r>
      </w:ins>
      <w:del w:id="311"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12" w:author="Jade Raposa [2]" w:date="2024-10-14T22:59:00Z">
        <w:r>
          <w:rPr>
            <w:rFonts w:ascii="Georgia" w:eastAsia="Times New Roman" w:hAnsi="Georgia" w:cs="Times New Roman"/>
            <w:color w:val="000000"/>
            <w:lang w:eastAsia="en-PH"/>
          </w:rPr>
          <w:t xml:space="preserve">  .  .  .  .  </w:t>
        </w:r>
      </w:ins>
      <w:del w:id="313" w:author="Jade Raposa [2]"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000000">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14" w:author="Jade Raposa [2]"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15" w:author="Jade Raposa [2]" w:date="2024-10-14T22:59:00Z">
        <w:r>
          <w:rPr>
            <w:rFonts w:ascii="Georgia" w:eastAsia="Times New Roman" w:hAnsi="Georgia" w:cs="Times New Roman"/>
            <w:color w:val="000000"/>
            <w:lang w:eastAsia="en-PH"/>
          </w:rPr>
          <w:t xml:space="preserve">  .  .    </w:t>
        </w:r>
      </w:ins>
      <w:del w:id="316" w:author="Jade Raposa [2]"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17" w:author="Jade Raposa [2]" w:date="2024-10-14T22:59:00Z">
        <w:r>
          <w:rPr>
            <w:rFonts w:ascii="Georgia" w:eastAsia="Times New Roman" w:hAnsi="Georgia" w:cs="Times New Roman"/>
            <w:color w:val="000000"/>
            <w:lang w:eastAsia="en-PH"/>
          </w:rPr>
          <w:t xml:space="preserve"> </w:t>
        </w:r>
      </w:ins>
      <w:del w:id="318"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9" w:author="Jade Raposa [2]"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20" w:author="Jade Raposa [2]" w:date="2024-10-14T22:59:00Z">
        <w:r>
          <w:rPr>
            <w:rFonts w:ascii="Georgia" w:eastAsia="Times New Roman" w:hAnsi="Georgia" w:cs="Times New Roman"/>
            <w:color w:val="000000"/>
            <w:lang w:eastAsia="en-PH"/>
          </w:rPr>
          <w:t xml:space="preserve">  </w:t>
        </w:r>
      </w:ins>
      <w:ins w:id="321" w:author="Jade Raposa [2]" w:date="2024-10-14T23:00:00Z">
        <w:r>
          <w:rPr>
            <w:rFonts w:ascii="Georgia" w:eastAsia="Times New Roman" w:hAnsi="Georgia" w:cs="Times New Roman"/>
            <w:color w:val="000000"/>
            <w:lang w:eastAsia="en-PH"/>
          </w:rPr>
          <w:t xml:space="preserve"> </w:t>
        </w:r>
      </w:ins>
      <w:ins w:id="322" w:author="Jade Raposa [2]" w:date="2024-10-14T22:59:00Z">
        <w:r>
          <w:rPr>
            <w:rFonts w:ascii="Georgia" w:eastAsia="Times New Roman" w:hAnsi="Georgia" w:cs="Times New Roman"/>
            <w:color w:val="000000"/>
            <w:lang w:eastAsia="en-PH"/>
          </w:rPr>
          <w:t xml:space="preserve"> </w:t>
        </w:r>
      </w:ins>
      <w:del w:id="323"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24" w:author="Jade Raposa [2]" w:date="2024-10-14T22:59:00Z">
        <w:r>
          <w:rPr>
            <w:rFonts w:ascii="Georgia" w:eastAsia="Times New Roman" w:hAnsi="Georgia" w:cs="Times New Roman"/>
            <w:color w:val="000000"/>
            <w:lang w:eastAsia="en-PH"/>
          </w:rPr>
          <w:t>.</w:t>
        </w:r>
      </w:ins>
      <w:del w:id="325"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26"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27"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28"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29" w:author="Jade Raposa [2]"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0"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000000">
      <w:pPr>
        <w:spacing w:after="0" w:line="480" w:lineRule="auto"/>
        <w:ind w:left="720"/>
        <w:rPr>
          <w:ins w:id="331" w:author="Jade Raposa [2]"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42" w:author="Jade Raposa [2]" w:date="2024-10-16T21:53:00Z"/>
          <w:rFonts w:ascii="Georgia" w:eastAsia="Times New Roman" w:hAnsi="Georgia" w:cs="Times New Roman"/>
          <w:lang w:eastAsia="en-PH"/>
        </w:rPr>
      </w:pPr>
    </w:p>
    <w:p w14:paraId="3948742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43" w:author="Jade Raposa [2]" w:date="2024-10-14T23:00:00Z">
        <w:r>
          <w:rPr>
            <w:rFonts w:ascii="Georgia" w:eastAsia="Times New Roman" w:hAnsi="Georgia" w:cs="Times New Roman"/>
            <w:color w:val="000000"/>
            <w:lang w:eastAsia="en-PH"/>
          </w:rPr>
          <w:t xml:space="preserve">  .   </w:t>
        </w:r>
      </w:ins>
      <w:del w:id="344" w:author="Jade Raposa [2]"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45" w:author="Jade Raposa [2]"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46" w:author="Jade Raposa [2]"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47" w:author="Jade Raposa [2]" w:date="2024-10-14T23:01:00Z">
        <w:r>
          <w:rPr>
            <w:rFonts w:ascii="Georgia" w:eastAsia="Times New Roman" w:hAnsi="Georgia" w:cs="Times New Roman"/>
            <w:color w:val="000000"/>
            <w:lang w:eastAsia="en-PH"/>
          </w:rPr>
          <w:t xml:space="preserve">  .  . </w:t>
        </w:r>
      </w:ins>
      <w:del w:id="348"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49" w:author="Jade Raposa [2]" w:date="2024-10-14T23:01:00Z">
        <w:r>
          <w:rPr>
            <w:rFonts w:ascii="Georgia" w:eastAsia="Times New Roman" w:hAnsi="Georgia" w:cs="Times New Roman"/>
            <w:color w:val="000000"/>
            <w:lang w:eastAsia="en-PH"/>
          </w:rPr>
          <w:t xml:space="preserve">  .  </w:t>
        </w:r>
      </w:ins>
      <w:del w:id="350"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000000">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60" w:author="Jade Raposa [2]" w:date="2024-10-14T23:01:00Z">
        <w:r>
          <w:rPr>
            <w:rFonts w:ascii="Georgia" w:eastAsia="Times New Roman" w:hAnsi="Georgia" w:cs="Times New Roman"/>
            <w:color w:val="000000"/>
            <w:lang w:eastAsia="en-PH"/>
          </w:rPr>
          <w:t xml:space="preserve">  .  </w:t>
        </w:r>
      </w:ins>
      <w:del w:id="361"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000000" w:rsidP="008F456D">
      <w:pPr>
        <w:pStyle w:val="Heading1"/>
        <w:spacing w:before="0" w:beforeAutospacing="0" w:after="0" w:line="480" w:lineRule="auto"/>
        <w:pPrChange w:id="362" w:author="Jade Raposa [2]" w:date="2024-10-15T01:52:00Z">
          <w:pPr>
            <w:spacing w:after="0" w:line="480" w:lineRule="auto"/>
            <w:jc w:val="center"/>
          </w:pPr>
        </w:pPrChange>
      </w:pPr>
      <w:r>
        <w:lastRenderedPageBreak/>
        <w:t>Chapter 1</w:t>
      </w:r>
    </w:p>
    <w:p w14:paraId="1762B8F9" w14:textId="77777777" w:rsidR="008F456D" w:rsidRDefault="00000000">
      <w:pPr>
        <w:spacing w:before="264" w:after="0" w:line="480" w:lineRule="auto"/>
        <w:jc w:val="center"/>
        <w:rPr>
          <w:del w:id="363" w:author="Jade Raposa [2]" w:date="2024-10-15T01:51:00Z"/>
          <w:rFonts w:ascii="Georgia" w:eastAsia="Times New Roman" w:hAnsi="Georgia" w:cs="Times New Roman"/>
          <w:lang w:eastAsia="en-PH"/>
        </w:rPr>
      </w:pPr>
      <w:commentRangeStart w:id="364"/>
      <w:commentRangeStart w:id="365"/>
      <w:del w:id="366" w:author="Jade Raposa [2]" w:date="2024-10-15T01:51:00Z">
        <w:r>
          <w:rPr>
            <w:rFonts w:ascii="Georgia" w:eastAsia="Times New Roman" w:hAnsi="Georgia" w:cs="Times New Roman"/>
            <w:b/>
            <w:bCs/>
            <w:color w:val="000000"/>
            <w:lang w:eastAsia="en-PH"/>
          </w:rPr>
          <w:delText>INTRODUCTION</w:delText>
        </w:r>
      </w:del>
    </w:p>
    <w:p w14:paraId="415EDFC1" w14:textId="77777777" w:rsidR="008F456D" w:rsidRDefault="00000000">
      <w:pPr>
        <w:spacing w:before="264" w:after="0" w:line="480" w:lineRule="auto"/>
        <w:ind w:firstLine="720"/>
        <w:jc w:val="both"/>
        <w:rPr>
          <w:del w:id="367" w:author="Jade Raposa [2]" w:date="2024-10-15T01:51:00Z"/>
          <w:rFonts w:ascii="Georgia" w:eastAsia="Times New Roman" w:hAnsi="Georgia" w:cs="Times New Roman"/>
          <w:lang w:eastAsia="en-PH"/>
        </w:rPr>
      </w:pPr>
      <w:del w:id="368" w:author="Jade Raposa [2]"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4"/>
        <w:r>
          <w:rPr>
            <w:rStyle w:val="CommentReference"/>
          </w:rPr>
          <w:commentReference w:id="364"/>
        </w:r>
        <w:commentRangeEnd w:id="365"/>
        <w:r>
          <w:rPr>
            <w:rStyle w:val="CommentReference"/>
          </w:rPr>
          <w:commentReference w:id="365"/>
        </w:r>
      </w:del>
    </w:p>
    <w:p w14:paraId="6FBACAE6" w14:textId="77777777" w:rsidR="008F456D" w:rsidRDefault="00000000">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000000" w:rsidP="008F456D">
      <w:pPr>
        <w:spacing w:before="264" w:line="480" w:lineRule="auto"/>
        <w:ind w:firstLine="720"/>
        <w:jc w:val="both"/>
        <w:rPr>
          <w:rFonts w:ascii="Georgia" w:hAnsi="Georgia"/>
          <w:color w:val="000000"/>
          <w:lang w:val="en-US"/>
          <w:rPrChange w:id="369" w:author="Jade Raposa [2]" w:date="2024-10-20T17:19:00Z">
            <w:rPr>
              <w:rFonts w:ascii="Georgia" w:eastAsia="Times New Roman" w:hAnsi="Georgia" w:cs="Times New Roman"/>
              <w:lang w:eastAsia="en-PH"/>
            </w:rPr>
          </w:rPrChange>
        </w:rPr>
        <w:pPrChange w:id="370" w:author="Jade Raposa [2]" w:date="2024-10-20T17:25:00Z">
          <w:pPr>
            <w:spacing w:before="264" w:after="0" w:line="480" w:lineRule="auto"/>
            <w:jc w:val="both"/>
          </w:pPr>
        </w:pPrChange>
      </w:pPr>
      <w:ins w:id="371" w:author="Jade Raposa [2]"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72" w:author="Jade Raposa [2]" w:date="2024-10-26T03:27:00Z">
        <w:r>
          <w:rPr>
            <w:rFonts w:ascii="Georgia" w:eastAsia="Times New Roman" w:hAnsi="Georgia" w:cs="Times New Roman"/>
            <w:color w:val="000000"/>
            <w:lang w:eastAsia="en-PH"/>
          </w:rPr>
          <w:t>by</w:t>
        </w:r>
      </w:ins>
      <w:ins w:id="373" w:author="Jade Raposa [2]"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74"/>
      <w:commentRangeStart w:id="375"/>
      <w:commentRangeStart w:id="376"/>
      <w:commentRangeStart w:id="377"/>
      <w:del w:id="378" w:author="Jade Raposa [2]"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4"/>
        <w:r>
          <w:rPr>
            <w:rStyle w:val="CommentReference"/>
          </w:rPr>
          <w:commentReference w:id="37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7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80" w:author="Jade Raposa [2]" w:date="2024-10-15T01:52:00Z">
        <w:r>
          <w:rPr>
            <w:rFonts w:ascii="Georgia" w:eastAsia="Times New Roman" w:hAnsi="Georgia" w:cs="Times New Roman"/>
            <w:color w:val="000000"/>
            <w:lang w:eastAsia="en-PH"/>
          </w:rPr>
          <w:delText>by the use of</w:delText>
        </w:r>
      </w:del>
      <w:del w:id="381" w:author="Jade Raposa [2]"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9"/>
        <w:r>
          <w:rPr>
            <w:rStyle w:val="CommentReference"/>
          </w:rPr>
          <w:commentReference w:id="379"/>
        </w:r>
      </w:del>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rsidP="00A25A48">
      <w:pPr>
        <w:spacing w:before="240" w:after="0" w:line="480" w:lineRule="auto"/>
        <w:ind w:firstLine="720"/>
        <w:jc w:val="both"/>
        <w:rPr>
          <w:ins w:id="382" w:author="Jade Raposa [2]" w:date="2024-10-20T17:42:00Z"/>
          <w:rFonts w:ascii="Georgia" w:eastAsia="Times New Roman" w:hAnsi="Georgia" w:cs="Times New Roman"/>
          <w:color w:val="000000"/>
          <w:lang w:eastAsia="en-PH"/>
        </w:rPr>
        <w:pPrChange w:id="383" w:author="Jade Raposa [2]"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16"/>
      <w:commentRangeEnd w:id="416"/>
      <w:r w:rsidR="00516CCD">
        <w:rPr>
          <w:rStyle w:val="CommentReference"/>
        </w:rPr>
        <w:commentReference w:id="416"/>
      </w:r>
    </w:p>
    <w:p w14:paraId="00260A14" w14:textId="34E1FD2C" w:rsidR="008F456D" w:rsidRDefault="00000000" w:rsidP="008F456D">
      <w:pPr>
        <w:spacing w:after="0" w:line="480" w:lineRule="auto"/>
        <w:jc w:val="both"/>
        <w:rPr>
          <w:rFonts w:ascii="Georgia" w:eastAsia="Times New Roman" w:hAnsi="Georgia" w:cs="Times New Roman"/>
          <w:lang w:eastAsia="en-PH"/>
        </w:rPr>
        <w:pPrChange w:id="417" w:author="Jade Raposa [2]"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000000">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000000">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000000">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000000">
      <w:pPr>
        <w:spacing w:before="240" w:after="0" w:line="480" w:lineRule="auto"/>
        <w:jc w:val="both"/>
        <w:rPr>
          <w:ins w:id="418" w:author="Jade Raposa [2]" w:date="2024-10-20T22:16:00Z"/>
          <w:rFonts w:ascii="Georgia" w:eastAsia="Times New Roman" w:hAnsi="Georgia" w:cs="Times New Roman"/>
          <w:color w:val="000000"/>
          <w:lang w:eastAsia="en-PH"/>
          <w:rPrChange w:id="419" w:author="Jade Raposa [2]" w:date="2024-10-20T22:16:00Z">
            <w:rPr>
              <w:ins w:id="420" w:author="Jade Raposa [2]"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21" w:author="Jade Raposa [2]" w:date="2024-10-20T22:16:00Z">
        <w:r>
          <w:rPr>
            <w:rFonts w:ascii="Georgia" w:eastAsia="Times New Roman" w:hAnsi="Georgia" w:cs="Times New Roman"/>
            <w:color w:val="000000"/>
            <w:lang w:eastAsia="en-PH"/>
            <w:rPrChange w:id="422" w:author="Jade Raposa [2]"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000000" w:rsidP="008F456D">
      <w:pPr>
        <w:spacing w:after="0" w:line="480" w:lineRule="auto"/>
        <w:ind w:firstLine="720"/>
        <w:jc w:val="both"/>
        <w:rPr>
          <w:ins w:id="423" w:author="Jade Raposa [2]" w:date="2024-10-20T22:16:00Z"/>
          <w:rFonts w:ascii="Georgia" w:eastAsia="Times New Roman" w:hAnsi="Georgia" w:cs="Times New Roman"/>
          <w:color w:val="000000"/>
          <w:lang w:eastAsia="en-PH"/>
          <w:rPrChange w:id="424" w:author="Jade Raposa [2]" w:date="2024-10-20T22:16:00Z">
            <w:rPr>
              <w:ins w:id="425" w:author="Jade Raposa [2]" w:date="2024-10-20T22:16:00Z"/>
              <w:rFonts w:ascii="Georgia" w:eastAsia="Times New Roman" w:hAnsi="Georgia" w:cs="Times New Roman"/>
              <w:b/>
              <w:bCs/>
              <w:color w:val="000000"/>
              <w:lang w:eastAsia="en-PH"/>
            </w:rPr>
          </w:rPrChange>
        </w:rPr>
        <w:pPrChange w:id="426" w:author="Jade Raposa [2]" w:date="2024-10-20T22:17:00Z">
          <w:pPr>
            <w:spacing w:before="240" w:after="0" w:line="480" w:lineRule="auto"/>
            <w:jc w:val="both"/>
          </w:pPr>
        </w:pPrChange>
      </w:pPr>
      <w:ins w:id="427" w:author="Jade Raposa [2]" w:date="2024-10-20T22:16:00Z">
        <w:r>
          <w:rPr>
            <w:rFonts w:ascii="Georgia" w:eastAsia="Times New Roman" w:hAnsi="Georgia" w:cs="Times New Roman"/>
            <w:color w:val="000000"/>
            <w:lang w:eastAsia="en-PH"/>
            <w:rPrChange w:id="428" w:author="Jade Raposa [2]"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29" w:author="Jade Raposa [2]"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000000">
      <w:pPr>
        <w:spacing w:before="240" w:after="0" w:line="480" w:lineRule="auto"/>
        <w:ind w:firstLine="720"/>
        <w:jc w:val="both"/>
        <w:rPr>
          <w:del w:id="430" w:author="Jade Raposa [2]" w:date="2024-10-20T22:14:00Z"/>
          <w:rFonts w:ascii="Georgia" w:eastAsia="Times New Roman" w:hAnsi="Georgia" w:cs="Times New Roman"/>
          <w:color w:val="000000"/>
          <w:lang w:eastAsia="en-PH"/>
        </w:rPr>
      </w:pPr>
      <w:ins w:id="431" w:author="Jade Raposa [2]" w:date="2024-10-20T22:16:00Z">
        <w:r>
          <w:rPr>
            <w:rFonts w:ascii="Georgia" w:eastAsia="Times New Roman" w:hAnsi="Georgia" w:cs="Times New Roman"/>
            <w:color w:val="000000"/>
            <w:lang w:eastAsia="en-PH"/>
            <w:rPrChange w:id="432" w:author="Jade Raposa [2]"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33" w:author="Jade Raposa [2]"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34" w:author="Jade Raposa [2]" w:date="2024-10-20T22:14:00Z">
        <w:r>
          <w:rPr>
            <w:rFonts w:ascii="Georgia" w:eastAsia="Times New Roman" w:hAnsi="Georgia" w:cs="Times New Roman"/>
            <w:lang w:eastAsia="en-PH"/>
          </w:rPr>
          <w:delText xml:space="preserve"> </w:delText>
        </w:r>
      </w:del>
    </w:p>
    <w:p w14:paraId="214460C7" w14:textId="77777777" w:rsidR="008F456D" w:rsidRDefault="008F456D">
      <w:pPr>
        <w:spacing w:after="0" w:line="480" w:lineRule="auto"/>
        <w:ind w:firstLine="720"/>
        <w:jc w:val="both"/>
        <w:rPr>
          <w:ins w:id="435" w:author="Jade Raposa [2]" w:date="2024-10-20T22:18:00Z"/>
          <w:rFonts w:ascii="Georgia" w:eastAsia="Times New Roman" w:hAnsi="Georgia" w:cs="Times New Roman"/>
          <w:color w:val="000000"/>
          <w:lang w:eastAsia="en-PH"/>
        </w:rPr>
      </w:pPr>
    </w:p>
    <w:p w14:paraId="361DEBF2" w14:textId="77777777" w:rsidR="008F456D" w:rsidRDefault="00000000">
      <w:pPr>
        <w:spacing w:after="0" w:line="480" w:lineRule="auto"/>
        <w:ind w:firstLine="720"/>
        <w:jc w:val="both"/>
        <w:rPr>
          <w:del w:id="436" w:author="Jade Raposa [2]" w:date="2024-10-20T22:16:00Z"/>
          <w:rFonts w:ascii="Georgia" w:eastAsia="Times New Roman" w:hAnsi="Georgia" w:cs="Times New Roman"/>
          <w:color w:val="000000"/>
          <w:lang w:eastAsia="en-PH"/>
        </w:rPr>
      </w:pPr>
      <w:ins w:id="437" w:author="Jade Raposa [2]" w:date="2024-10-20T22:18:00Z">
        <w:r>
          <w:rPr>
            <w:rFonts w:ascii="Georgia" w:eastAsia="Times New Roman" w:hAnsi="Georgia" w:cs="Times New Roman"/>
            <w:color w:val="000000"/>
            <w:lang w:eastAsia="en-PH"/>
          </w:rPr>
          <w:t xml:space="preserve">These </w:t>
        </w:r>
      </w:ins>
      <w:ins w:id="438" w:author="Jade Raposa [2]" w:date="2024-10-26T01:51:00Z">
        <w:r>
          <w:rPr>
            <w:rFonts w:ascii="Georgia" w:eastAsia="Times New Roman" w:hAnsi="Georgia" w:cs="Times New Roman"/>
            <w:color w:val="000000"/>
            <w:lang w:eastAsia="en-PH"/>
          </w:rPr>
          <w:t>a</w:t>
        </w:r>
      </w:ins>
      <w:ins w:id="439" w:author="Jade Raposa [2]" w:date="2024-10-26T01:52:00Z">
        <w:r>
          <w:rPr>
            <w:rFonts w:ascii="Georgia" w:eastAsia="Times New Roman" w:hAnsi="Georgia" w:cs="Times New Roman"/>
            <w:color w:val="000000"/>
            <w:lang w:eastAsia="en-PH"/>
          </w:rPr>
          <w:t>dvanced</w:t>
        </w:r>
      </w:ins>
      <w:ins w:id="440" w:author="Jade Raposa [2]" w:date="2024-10-20T22:18:00Z">
        <w:r>
          <w:rPr>
            <w:rFonts w:ascii="Georgia" w:eastAsia="Times New Roman" w:hAnsi="Georgia" w:cs="Times New Roman"/>
            <w:color w:val="000000"/>
            <w:lang w:eastAsia="en-PH"/>
          </w:rPr>
          <w:t xml:space="preserve">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ins>
      <w:del w:id="441" w:author="Jade Raposa [2]" w:date="2024-10-20T22:16:00Z">
        <w:r>
          <w:rPr>
            <w:rFonts w:ascii="Georgia" w:eastAsia="Times New Roman" w:hAnsi="Georgia" w:cs="Times New Roman"/>
            <w:color w:val="000000"/>
            <w:lang w:eastAsia="en-PH"/>
          </w:rPr>
          <w:delText>Thanks to tools like Zoom and Google Meet, live tutoring sessions may now be conducted virtually in schools. These settings resemble conventional classrooms and encourage teacher-student dialogue, arguments, and immediate feedback. Additionally, they remove the requirement for in-person attendance by enabling participation from any location with internet access, providing flexibility and inclusivity.</w:delText>
        </w:r>
      </w:del>
    </w:p>
    <w:p w14:paraId="2A9AE28B" w14:textId="77777777" w:rsidR="008F456D" w:rsidRPr="008F456D" w:rsidRDefault="008F456D" w:rsidP="008F456D">
      <w:pPr>
        <w:spacing w:before="240" w:after="0" w:line="480" w:lineRule="auto"/>
        <w:ind w:firstLine="720"/>
        <w:jc w:val="both"/>
        <w:rPr>
          <w:ins w:id="442" w:author="Jade Raposa [2]" w:date="2024-10-20T22:19:00Z"/>
          <w:rFonts w:ascii="Georgia" w:eastAsia="Times New Roman" w:hAnsi="Georgia" w:cs="Times New Roman"/>
          <w:lang w:eastAsia="en-PH"/>
          <w:rPrChange w:id="443" w:author="Jade Raposa [2]" w:date="2024-10-20T22:18:00Z">
            <w:rPr>
              <w:ins w:id="444" w:author="Jade Raposa [2]" w:date="2024-10-20T22:19:00Z"/>
              <w:rFonts w:ascii="Georgia" w:eastAsia="Times New Roman" w:hAnsi="Georgia" w:cs="Times New Roman"/>
              <w:color w:val="000000"/>
              <w:lang w:eastAsia="en-PH"/>
            </w:rPr>
          </w:rPrChange>
        </w:rPr>
        <w:pPrChange w:id="445" w:author="Jade Raposa [2]" w:date="2024-10-20T22:19:00Z">
          <w:pPr>
            <w:spacing w:after="0" w:line="480" w:lineRule="auto"/>
            <w:ind w:firstLine="720"/>
            <w:jc w:val="both"/>
          </w:pPr>
        </w:pPrChange>
      </w:pPr>
    </w:p>
    <w:p w14:paraId="34F17543" w14:textId="77777777" w:rsidR="008F456D" w:rsidRDefault="00000000">
      <w:pPr>
        <w:spacing w:before="240" w:after="0" w:line="480" w:lineRule="auto"/>
        <w:jc w:val="both"/>
        <w:rPr>
          <w:del w:id="446" w:author="Jade Raposa [2]" w:date="2024-10-20T22:06:00Z"/>
          <w:rFonts w:ascii="Georgia" w:eastAsia="Times New Roman" w:hAnsi="Georgia" w:cs="Times New Roman"/>
          <w:color w:val="000000"/>
          <w:lang w:eastAsia="en-PH"/>
        </w:rPr>
      </w:pPr>
      <w:del w:id="447" w:author="Jade Raposa [2]"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2E2C56B8" w14:textId="77777777" w:rsidR="008F456D" w:rsidRDefault="008F456D">
      <w:pPr>
        <w:spacing w:after="0" w:line="480" w:lineRule="auto"/>
        <w:jc w:val="both"/>
        <w:rPr>
          <w:rFonts w:ascii="Georgia" w:eastAsia="Times New Roman" w:hAnsi="Georgia" w:cs="Times New Roman"/>
          <w:color w:val="000000"/>
          <w:lang w:eastAsia="en-PH"/>
        </w:rPr>
      </w:pPr>
    </w:p>
    <w:p w14:paraId="7607A057"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000000">
      <w:pPr>
        <w:shd w:val="clear" w:color="auto" w:fill="FFFFFF"/>
        <w:spacing w:after="0" w:line="480" w:lineRule="auto"/>
        <w:ind w:firstLine="720"/>
        <w:jc w:val="both"/>
        <w:rPr>
          <w:del w:id="448" w:author="Jade Raposa [2]"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w:t>
      </w:r>
      <w:r>
        <w:rPr>
          <w:rFonts w:ascii="Georgia" w:eastAsia="Times New Roman" w:hAnsi="Georgia" w:cs="Times New Roman"/>
          <w:color w:val="0D0D0D"/>
          <w:lang w:eastAsia="en-PH"/>
        </w:rPr>
        <w:lastRenderedPageBreak/>
        <w:t>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49" w:author="Jade Raposa [2]" w:date="2024-10-20T22:20:00Z">
        <w:r>
          <w:rPr>
            <w:rFonts w:ascii="Georgia" w:eastAsia="Times New Roman" w:hAnsi="Georgia" w:cs="Times New Roman"/>
            <w:lang w:eastAsia="en-PH"/>
          </w:rPr>
          <w:t xml:space="preserve"> </w:t>
        </w:r>
      </w:ins>
    </w:p>
    <w:p w14:paraId="2F14E73A" w14:textId="77777777" w:rsidR="008F456D" w:rsidRDefault="008F456D" w:rsidP="008F456D">
      <w:pPr>
        <w:shd w:val="clear" w:color="auto" w:fill="FFFFFF"/>
        <w:spacing w:before="240" w:after="0" w:line="480" w:lineRule="auto"/>
        <w:ind w:firstLine="720"/>
        <w:jc w:val="both"/>
        <w:rPr>
          <w:ins w:id="450" w:author="Jade Raposa [2]" w:date="2024-10-20T22:21:00Z"/>
          <w:rFonts w:ascii="Georgia" w:eastAsia="Times New Roman" w:hAnsi="Georgia" w:cs="Times New Roman"/>
          <w:lang w:eastAsia="en-PH"/>
        </w:rPr>
        <w:pPrChange w:id="451" w:author="Jade Raposa [2]" w:date="2024-10-20T22:20:00Z">
          <w:pPr>
            <w:shd w:val="clear" w:color="auto" w:fill="FFFFFF"/>
            <w:spacing w:after="0" w:line="480" w:lineRule="auto"/>
            <w:ind w:firstLine="720"/>
            <w:jc w:val="both"/>
          </w:pPr>
        </w:pPrChange>
      </w:pPr>
    </w:p>
    <w:p w14:paraId="39741CB9" w14:textId="77777777" w:rsidR="008F456D" w:rsidRDefault="00000000" w:rsidP="008F456D">
      <w:pPr>
        <w:shd w:val="clear" w:color="auto" w:fill="FFFFFF"/>
        <w:spacing w:after="0" w:line="480" w:lineRule="auto"/>
        <w:ind w:firstLine="720"/>
        <w:jc w:val="both"/>
        <w:rPr>
          <w:rFonts w:ascii="Georgia" w:eastAsia="Times New Roman" w:hAnsi="Georgia" w:cs="Times New Roman"/>
          <w:color w:val="0D0D0D"/>
          <w:lang w:eastAsia="en-PH"/>
        </w:rPr>
        <w:pPrChange w:id="452" w:author="Jade Raposa [2]"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620A0880"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53" w:author="Jade Raposa [2]" w:date="2024-10-26T03:24:00Z">
        <w:r>
          <w:rPr>
            <w:rFonts w:ascii="Georgia" w:eastAsia="Times New Roman" w:hAnsi="Georgia" w:cs="Times New Roman"/>
            <w:color w:val="000000"/>
            <w:lang w:eastAsia="en-PH"/>
          </w:rPr>
          <w:delText xml:space="preserve"> These cutting-edge</w:delText>
        </w:r>
      </w:del>
      <w:del w:id="454" w:author="Jade Raposa [2]" w:date="2024-10-26T03:23:00Z">
        <w:r>
          <w:rPr>
            <w:rFonts w:ascii="Georgia" w:eastAsia="Times New Roman" w:hAnsi="Georgia" w:cs="Times New Roman"/>
            <w:color w:val="000000"/>
            <w:lang w:eastAsia="en-PH"/>
          </w:rPr>
          <w:delText xml:space="preserve"> </w:delText>
        </w:r>
      </w:del>
      <w:del w:id="455" w:author="Jade Raposa [2]"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1AF7495D" w14:textId="77777777" w:rsidR="008F456D" w:rsidRDefault="008F456D">
      <w:pPr>
        <w:shd w:val="clear" w:color="auto" w:fill="FFFFFF"/>
        <w:spacing w:after="0" w:line="480" w:lineRule="auto"/>
        <w:jc w:val="both"/>
        <w:rPr>
          <w:rFonts w:ascii="Georgia" w:eastAsia="Times New Roman" w:hAnsi="Georgia" w:cs="Times New Roman"/>
          <w:color w:val="0D0D0D"/>
          <w:lang w:eastAsia="en-PH"/>
        </w:rPr>
        <w:sectPr w:rsidR="008F456D">
          <w:pgSz w:w="12240" w:h="15840"/>
          <w:pgMar w:top="1530" w:right="1440" w:bottom="1440" w:left="1440" w:header="1170" w:footer="720" w:gutter="0"/>
          <w:pgNumType w:start="6"/>
          <w:cols w:space="708"/>
          <w:titlePg/>
          <w:docGrid w:linePitch="360"/>
        </w:sectPr>
      </w:pPr>
    </w:p>
    <w:p w14:paraId="7E3A66B1" w14:textId="77777777" w:rsidR="008F456D" w:rsidRDefault="008F456D">
      <w:pPr>
        <w:tabs>
          <w:tab w:val="left" w:pos="1164"/>
        </w:tabs>
        <w:spacing w:after="0" w:line="480" w:lineRule="auto"/>
        <w:jc w:val="both"/>
        <w:rPr>
          <w:rFonts w:ascii="Georgia" w:eastAsia="Times New Roman" w:hAnsi="Georgia" w:cs="Times New Roman"/>
          <w:color w:val="000000"/>
          <w:lang w:eastAsia="en-PH"/>
        </w:rPr>
      </w:pPr>
    </w:p>
    <w:p w14:paraId="218297F4" w14:textId="77777777" w:rsidR="008F456D" w:rsidRDefault="00000000">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STATEMENT OF THE PROBLEM</w:t>
      </w:r>
    </w:p>
    <w:p w14:paraId="2A0C24A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65" w:author="Jade Raposa [2]" w:date="2024-10-16T23:45:00Z"/>
          <w:rFonts w:ascii="Georgia" w:eastAsia="Times New Roman" w:hAnsi="Georgia" w:cs="Times New Roman"/>
          <w:lang w:eastAsia="en-PH"/>
        </w:rPr>
      </w:pPr>
    </w:p>
    <w:p w14:paraId="0F2512E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000000">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smartphones, the app ensures accessibility and user-friendly navigation, enhancing the mentor-mentee relationship and providing tailored learning experiences.</w:t>
      </w:r>
    </w:p>
    <w:p w14:paraId="547BF45A" w14:textId="77777777" w:rsidR="008F456D" w:rsidRDefault="00000000">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60088693" w14:textId="77777777" w:rsidR="008F456D" w:rsidRDefault="008F456D">
      <w:pPr>
        <w:spacing w:after="200" w:line="240" w:lineRule="auto"/>
        <w:jc w:val="both"/>
        <w:rPr>
          <w:rFonts w:ascii="Georgia" w:eastAsia="Times New Roman" w:hAnsi="Georgia" w:cs="Times New Roman"/>
          <w:lang w:eastAsia="en-PH"/>
        </w:rPr>
      </w:pPr>
    </w:p>
    <w:p w14:paraId="531CB7B6"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66" w:author="Jade Raposa [2]" w:date="2024-10-18T22:31:00Z">
        <w:r>
          <w:rPr>
            <w:rFonts w:ascii="Georgia" w:eastAsia="Times New Roman" w:hAnsi="Georgia" w:cs="Times New Roman"/>
            <w:b/>
            <w:bCs/>
            <w:color w:val="000000"/>
            <w:lang w:eastAsia="en-PH"/>
          </w:rPr>
          <w:t>S</w:t>
        </w:r>
      </w:ins>
    </w:p>
    <w:p w14:paraId="0FC0AFB7"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1E70ABF4" w14:textId="77777777" w:rsidR="008F456D" w:rsidRDefault="00000000">
      <w:pPr>
        <w:spacing w:after="0" w:line="480" w:lineRule="auto"/>
        <w:ind w:firstLine="720"/>
        <w:jc w:val="both"/>
        <w:rPr>
          <w:rFonts w:ascii="Georgia" w:eastAsia="Times New Roman" w:hAnsi="Georgia" w:cs="Times New Roman"/>
          <w:lang w:eastAsia="en-PH"/>
        </w:rPr>
      </w:pPr>
      <w:commentRangeStart w:id="467"/>
      <w:r>
        <w:rPr>
          <w:rFonts w:ascii="Georgia" w:eastAsia="Times New Roman" w:hAnsi="Georgia" w:cs="Times New Roman"/>
          <w:b/>
          <w:bCs/>
          <w:color w:val="000000"/>
          <w:lang w:eastAsia="en-PH"/>
        </w:rPr>
        <w:t>Certification</w:t>
      </w:r>
      <w:commentRangeEnd w:id="467"/>
      <w:r>
        <w:rPr>
          <w:rStyle w:val="CommentReference"/>
        </w:rPr>
        <w:commentReference w:id="467"/>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 </w:t>
      </w:r>
    </w:p>
    <w:p w14:paraId="1F308EB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6F8477B8"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33"/>
          <w:headerReference w:type="first" r:id="rId34"/>
          <w:pgSz w:w="12240" w:h="15840"/>
          <w:pgMar w:top="1350" w:right="1440" w:bottom="1440" w:left="1440" w:header="990" w:footer="720" w:gutter="0"/>
          <w:pgNumType w:start="7"/>
          <w:cols w:space="708"/>
          <w:titlePg/>
          <w:docGrid w:linePitch="360"/>
        </w:sect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F456D" w:rsidRDefault="00000000">
      <w:pPr>
        <w:spacing w:after="0" w:line="480" w:lineRule="auto"/>
        <w:ind w:firstLine="720"/>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77777777" w:rsidR="008F456D" w:rsidRDefault="008F456D">
      <w:pPr>
        <w:spacing w:after="240" w:line="240" w:lineRule="auto"/>
        <w:rPr>
          <w:rFonts w:ascii="Georgia" w:eastAsia="Times New Roman" w:hAnsi="Georgia" w:cs="Times New Roman"/>
          <w:lang w:eastAsia="en-PH"/>
        </w:rPr>
      </w:pPr>
    </w:p>
    <w:p w14:paraId="5B9FC503" w14:textId="77777777" w:rsidR="008F456D" w:rsidRDefault="008F456D">
      <w:pPr>
        <w:spacing w:after="240" w:line="240" w:lineRule="auto"/>
        <w:rPr>
          <w:rFonts w:ascii="Georgia" w:eastAsia="Times New Roman" w:hAnsi="Georgia" w:cs="Times New Roman"/>
          <w:lang w:eastAsia="en-PH"/>
        </w:rPr>
      </w:pPr>
    </w:p>
    <w:p w14:paraId="485DC310" w14:textId="77777777" w:rsidR="008F456D" w:rsidRDefault="008F456D">
      <w:pPr>
        <w:spacing w:after="240" w:line="240" w:lineRule="auto"/>
        <w:rPr>
          <w:rFonts w:ascii="Georgia" w:eastAsia="Times New Roman" w:hAnsi="Georgia" w:cs="Times New Roman"/>
          <w:lang w:eastAsia="en-PH"/>
        </w:rPr>
      </w:pP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5D786270" w14:textId="77777777" w:rsidR="008F456D" w:rsidRDefault="008F456D">
      <w:pPr>
        <w:spacing w:after="240" w:line="240" w:lineRule="auto"/>
        <w:rPr>
          <w:rFonts w:ascii="Georgia" w:eastAsia="Times New Roman" w:hAnsi="Georgia" w:cs="Times New Roman"/>
          <w:lang w:eastAsia="en-PH"/>
        </w:rPr>
      </w:pPr>
    </w:p>
    <w:p w14:paraId="40E069E6" w14:textId="77777777" w:rsidR="008F456D" w:rsidRDefault="008F456D">
      <w:pPr>
        <w:spacing w:after="240" w:line="240" w:lineRule="auto"/>
        <w:rPr>
          <w:rFonts w:ascii="Georgia" w:eastAsia="Times New Roman" w:hAnsi="Georgia" w:cs="Times New Roman"/>
          <w:lang w:eastAsia="en-PH"/>
        </w:rPr>
      </w:pPr>
    </w:p>
    <w:p w14:paraId="769F4BA3"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274CAFD7" w14:textId="77777777" w:rsidR="008F456D" w:rsidRDefault="008F456D">
      <w:pPr>
        <w:spacing w:after="0" w:line="480" w:lineRule="auto"/>
        <w:outlineLvl w:val="0"/>
        <w:rPr>
          <w:rFonts w:ascii="Georgia" w:eastAsia="Times New Roman" w:hAnsi="Georgia" w:cs="Times New Roman"/>
          <w:b/>
          <w:bCs/>
          <w:color w:val="000000"/>
          <w:kern w:val="36"/>
          <w:lang w:eastAsia="en-PH"/>
        </w:rPr>
        <w:sectPr w:rsidR="008F456D">
          <w:headerReference w:type="first" r:id="rId35"/>
          <w:pgSz w:w="12240" w:h="15840"/>
          <w:pgMar w:top="1440" w:right="1440" w:bottom="1440" w:left="1440" w:header="990" w:footer="720" w:gutter="0"/>
          <w:pgNumType w:start="7"/>
          <w:cols w:space="708"/>
          <w:titlePg/>
          <w:docGrid w:linePitch="360"/>
        </w:sectPr>
      </w:pPr>
    </w:p>
    <w:p w14:paraId="6EB2EB5D" w14:textId="77777777" w:rsidR="008F456D" w:rsidRDefault="00000000">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2</w:t>
      </w:r>
    </w:p>
    <w:p w14:paraId="60FC48D7" w14:textId="77777777" w:rsidR="008F456D" w:rsidRDefault="00000000">
      <w:pPr>
        <w:spacing w:after="0" w:line="480" w:lineRule="auto"/>
        <w:ind w:hanging="720"/>
        <w:jc w:val="center"/>
        <w:rPr>
          <w:rFonts w:ascii="Georgia" w:eastAsia="Times New Roman" w:hAnsi="Georgia" w:cs="Times New Roman"/>
          <w:lang w:eastAsia="en-PH"/>
        </w:rPr>
      </w:pPr>
      <w:r>
        <w:rPr>
          <w:rFonts w:ascii="Georgia" w:eastAsia="Times New Roman" w:hAnsi="Georgia" w:cs="Times New Roman"/>
          <w:b/>
          <w:bCs/>
          <w:color w:val="000000"/>
          <w:lang w:eastAsia="en-PH"/>
        </w:rPr>
        <w:t>METHODOLOGY</w:t>
      </w:r>
    </w:p>
    <w:p w14:paraId="49835C43"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8F456D" w:rsidRDefault="008F456D">
      <w:pPr>
        <w:spacing w:after="0" w:line="240" w:lineRule="auto"/>
        <w:rPr>
          <w:rFonts w:ascii="Georgia" w:eastAsia="Times New Roman" w:hAnsi="Georgia" w:cs="Times New Roman"/>
          <w:lang w:eastAsia="en-PH"/>
        </w:rPr>
      </w:pPr>
    </w:p>
    <w:p w14:paraId="2F2C27CF" w14:textId="77777777" w:rsidR="008F456D" w:rsidRDefault="00000000">
      <w:pPr>
        <w:spacing w:after="0" w:line="360" w:lineRule="auto"/>
        <w:jc w:val="both"/>
        <w:rPr>
          <w:del w:id="503" w:author="Jade Raposa [2]"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rsidP="008F456D">
      <w:pPr>
        <w:spacing w:after="0" w:line="360" w:lineRule="auto"/>
        <w:jc w:val="both"/>
        <w:rPr>
          <w:rFonts w:ascii="Georgia" w:eastAsia="Times New Roman" w:hAnsi="Georgia" w:cs="Times New Roman"/>
          <w:b/>
          <w:bCs/>
          <w:color w:val="000000"/>
          <w:lang w:eastAsia="en-PH"/>
        </w:rPr>
        <w:pPrChange w:id="504" w:author="Jade Raposa [2]" w:date="2024-10-18T22:32:00Z">
          <w:pPr>
            <w:spacing w:after="0" w:line="480" w:lineRule="auto"/>
            <w:jc w:val="both"/>
          </w:pPr>
        </w:pPrChange>
      </w:pPr>
    </w:p>
    <w:p w14:paraId="50900F1B" w14:textId="77777777" w:rsidR="008F456D" w:rsidRDefault="00000000" w:rsidP="008F456D">
      <w:pPr>
        <w:spacing w:before="240" w:after="0" w:line="480" w:lineRule="auto"/>
        <w:jc w:val="both"/>
        <w:rPr>
          <w:rFonts w:ascii="Georgia" w:eastAsia="Times New Roman" w:hAnsi="Georgia" w:cs="Times New Roman"/>
          <w:b/>
          <w:bCs/>
          <w:color w:val="000000"/>
          <w:lang w:eastAsia="en-PH"/>
        </w:rPr>
        <w:pPrChange w:id="505" w:author="Jade Raposa [2]" w:date="2024-10-18T22:32:00Z">
          <w:pPr>
            <w:spacing w:after="0" w:line="480" w:lineRule="auto"/>
            <w:jc w:val="both"/>
          </w:pPr>
        </w:pPrChange>
      </w:pPr>
      <w:r>
        <w:rPr>
          <w:rFonts w:ascii="Georgia" w:eastAsia="Times New Roman" w:hAnsi="Georgia" w:cs="Times New Roman"/>
          <w:b/>
          <w:bCs/>
          <w:color w:val="000000"/>
          <w:lang w:eastAsia="en-PH"/>
        </w:rPr>
        <w:t>Figure 2.1</w:t>
      </w:r>
    </w:p>
    <w:p w14:paraId="79B6AB2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Agile Lean Methodology</w:t>
      </w:r>
    </w:p>
    <w:p w14:paraId="7CC0562B" w14:textId="77777777" w:rsidR="008F456D" w:rsidRDefault="008F456D">
      <w:pPr>
        <w:spacing w:after="0" w:line="480" w:lineRule="auto"/>
        <w:jc w:val="both"/>
        <w:rPr>
          <w:rFonts w:ascii="Georgia" w:eastAsia="Times New Roman" w:hAnsi="Georgia" w:cs="Times New Roman"/>
          <w:lang w:eastAsia="en-PH"/>
        </w:rPr>
      </w:pPr>
    </w:p>
    <w:p w14:paraId="4BFFEA31" w14:textId="77777777" w:rsidR="008F456D" w:rsidRDefault="00000000">
      <w:pPr>
        <w:spacing w:after="0" w:line="480" w:lineRule="auto"/>
        <w:jc w:val="center"/>
        <w:rPr>
          <w:rFonts w:ascii="Georgia" w:eastAsia="Times New Roman" w:hAnsi="Georgia" w:cs="Times New Roman"/>
          <w:lang w:eastAsia="en-PH"/>
        </w:rPr>
      </w:pPr>
      <w:commentRangeStart w:id="506"/>
      <w:commentRangeStart w:id="507"/>
      <w:r>
        <w:rPr>
          <w:rFonts w:ascii="Georgia" w:eastAsia="Times New Roman" w:hAnsi="Georgia" w:cs="Times New Roman"/>
          <w:b/>
          <w:bCs/>
          <w:noProof/>
          <w:color w:val="000000"/>
          <w:lang w:eastAsia="en-PH"/>
        </w:rPr>
        <w:drawing>
          <wp:inline distT="0" distB="0" distL="0" distR="0" wp14:anchorId="3E208443" wp14:editId="007ECCDE">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81425" cy="3209925"/>
                    </a:xfrm>
                    <a:prstGeom prst="rect">
                      <a:avLst/>
                    </a:prstGeom>
                    <a:noFill/>
                    <a:ln>
                      <a:noFill/>
                    </a:ln>
                  </pic:spPr>
                </pic:pic>
              </a:graphicData>
            </a:graphic>
          </wp:inline>
        </w:drawing>
      </w:r>
      <w:commentRangeEnd w:id="506"/>
      <w:r>
        <w:rPr>
          <w:rStyle w:val="CommentReference"/>
        </w:rPr>
        <w:commentReference w:id="506"/>
      </w:r>
      <w:commentRangeEnd w:id="507"/>
      <w:r>
        <w:rPr>
          <w:rStyle w:val="CommentReference"/>
        </w:rPr>
        <w:commentReference w:id="507"/>
      </w:r>
    </w:p>
    <w:p w14:paraId="25D6053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0FE68688" w14:textId="77777777" w:rsidR="008F456D" w:rsidRDefault="00000000">
      <w:pPr>
        <w:spacing w:after="0" w:line="480" w:lineRule="auto"/>
        <w:ind w:firstLine="720"/>
        <w:jc w:val="both"/>
        <w:rPr>
          <w:ins w:id="508" w:author="Jade Raposa [2]" w:date="2024-10-16T23:50:00Z"/>
          <w:rFonts w:ascii="Georgia" w:eastAsia="Times New Roman" w:hAnsi="Georgia" w:cs="Times New Roman"/>
          <w:color w:val="0D0D0D"/>
          <w:shd w:val="clear" w:color="auto" w:fill="FFFFFF"/>
          <w:lang w:eastAsia="en-PH"/>
        </w:rPr>
        <w:sectPr w:rsidR="008F456D">
          <w:headerReference w:type="default" r:id="rId37"/>
          <w:footerReference w:type="default" r:id="rId38"/>
          <w:headerReference w:type="first" r:id="rId39"/>
          <w:footerReference w:type="first" r:id="rId40"/>
          <w:pgSz w:w="12240" w:h="15840"/>
          <w:pgMar w:top="1459" w:right="1440" w:bottom="1440" w:left="1440" w:header="708" w:footer="708" w:gutter="0"/>
          <w:pgNumType w:start="14"/>
          <w:cols w:space="708"/>
          <w:titlePg/>
          <w:docGrid w:linePitch="360"/>
        </w:sectPr>
      </w:pPr>
      <w:r>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1E92179F" w14:textId="77777777" w:rsidR="008F456D" w:rsidRDefault="008F456D">
      <w:pPr>
        <w:spacing w:after="0" w:line="480" w:lineRule="auto"/>
        <w:ind w:firstLine="720"/>
        <w:jc w:val="both"/>
        <w:rPr>
          <w:del w:id="510" w:author="Jade Raposa [2]" w:date="2024-10-16T23:49:00Z"/>
          <w:rFonts w:ascii="Georgia" w:eastAsia="Times New Roman" w:hAnsi="Georgia" w:cs="Times New Roman"/>
          <w:lang w:eastAsia="en-PH"/>
        </w:rPr>
      </w:pPr>
    </w:p>
    <w:p w14:paraId="65A0FB0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Identify Value: </w:t>
      </w:r>
      <w:r>
        <w:rPr>
          <w:rFonts w:ascii="Georgia" w:eastAsia="Times New Roman" w:hAnsi="Georgia" w:cs="Times New Roman"/>
          <w:color w:val="000000"/>
          <w:lang w:eastAsia="en-PH"/>
        </w:rPr>
        <w:t xml:space="preserve">Recognize user demands and </w:t>
      </w:r>
      <w:commentRangeStart w:id="511"/>
      <w:r>
        <w:rPr>
          <w:rFonts w:ascii="Georgia" w:eastAsia="Times New Roman" w:hAnsi="Georgia" w:cs="Times New Roman"/>
          <w:color w:val="000000"/>
          <w:lang w:eastAsia="en-PH"/>
        </w:rPr>
        <w:t>identify the key features tha</w:t>
      </w:r>
      <w:commentRangeEnd w:id="511"/>
      <w:r>
        <w:rPr>
          <w:rStyle w:val="CommentReference"/>
        </w:rPr>
        <w:commentReference w:id="511"/>
      </w:r>
      <w:r>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Map the Value Stream: </w:t>
      </w:r>
      <w:r>
        <w:rPr>
          <w:rFonts w:ascii="Georgia" w:eastAsia="Times New Roman" w:hAnsi="Georgia" w:cs="Times New Roman"/>
          <w:color w:val="000000"/>
          <w:lang w:eastAsia="en-PH"/>
        </w:rPr>
        <w:t>Create a waste-free, value-delivering process by visualizing and designing it. Make thorough process maps to help you find and eliminate operations that don't offer value. In order to guarantee a comprehensive understanding of the development process, collaborate with cross-functional teams. Then, iteratively improve these workflow maps.</w:t>
      </w:r>
    </w:p>
    <w:p w14:paraId="1B0401E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Create Flow: </w:t>
      </w:r>
      <w:r>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Establish Pull: </w:t>
      </w:r>
      <w:r>
        <w:rPr>
          <w:rFonts w:ascii="Georgia" w:eastAsia="Times New Roman" w:hAnsi="Georgia" w:cs="Times New Roman"/>
          <w:color w:val="000000"/>
          <w:lang w:eastAsia="en-PH"/>
        </w:rPr>
        <w:t>By building features in response to user demand and feedback, you can ensure that they are both relevant and valuable. Focus groups, questionnaires, and beta testing can all be used to involve users and obtain insightful feedback. Consider these suggestions while prioritizing new development, and use data analytics to help you make wise decisions and continue to enhance your product.</w:t>
      </w:r>
    </w:p>
    <w:p w14:paraId="11241915"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first" r:id="rId41"/>
          <w:pgSz w:w="12240" w:h="15840"/>
          <w:pgMar w:top="1620" w:right="1440" w:bottom="1440" w:left="1440" w:header="708" w:footer="708" w:gutter="0"/>
          <w:pgNumType w:start="14"/>
          <w:cols w:space="708"/>
          <w:titlePg/>
          <w:docGrid w:linePitch="360"/>
        </w:sectPr>
      </w:pPr>
      <w:r>
        <w:rPr>
          <w:rFonts w:ascii="Georgia" w:eastAsia="Times New Roman" w:hAnsi="Georgia" w:cs="Times New Roman"/>
          <w:color w:val="000000"/>
          <w:lang w:eastAsia="en-PH"/>
        </w:rPr>
        <w:t>The developers in this phase will build features based on user feedback obtained from focus groups, questionnaires, and beta testin</w:t>
      </w:r>
      <w:ins w:id="522" w:author="Jade Raposa [2]" w:date="2024-10-16T23:53:00Z">
        <w:r>
          <w:rPr>
            <w:rFonts w:ascii="Georgia" w:eastAsia="Times New Roman" w:hAnsi="Georgia" w:cs="Times New Roman"/>
            <w:color w:val="000000"/>
            <w:lang w:eastAsia="en-PH"/>
          </w:rPr>
          <w:t>g</w:t>
        </w:r>
      </w:ins>
      <w:del w:id="523" w:author="Jade Raposa [2]" w:date="2024-10-16T23:53:00Z">
        <w:r>
          <w:rPr>
            <w:rFonts w:ascii="Georgia" w:eastAsia="Times New Roman" w:hAnsi="Georgia" w:cs="Times New Roman"/>
            <w:color w:val="000000"/>
            <w:lang w:eastAsia="en-PH"/>
          </w:rPr>
          <w:delText>g</w:delText>
        </w:r>
      </w:del>
      <w:del w:id="524" w:author="Jade Raposa [2]" w:date="2024-10-16T23:51:00Z">
        <w:r>
          <w:rPr>
            <w:rFonts w:ascii="Georgia" w:eastAsia="Times New Roman" w:hAnsi="Georgia" w:cs="Times New Roman"/>
            <w:color w:val="000000"/>
            <w:lang w:eastAsia="en-PH"/>
          </w:rPr>
          <w:delText>.</w:delText>
        </w:r>
      </w:del>
    </w:p>
    <w:p w14:paraId="1D6EE1B3" w14:textId="77777777" w:rsidR="008F456D" w:rsidRDefault="00000000" w:rsidP="008F456D">
      <w:pPr>
        <w:spacing w:after="0" w:line="480" w:lineRule="auto"/>
        <w:jc w:val="both"/>
        <w:rPr>
          <w:del w:id="525" w:author="Jade Raposa [2]" w:date="2024-10-16T23:53:00Z"/>
          <w:rFonts w:ascii="Georgia" w:eastAsia="Times New Roman" w:hAnsi="Georgia" w:cs="Times New Roman"/>
          <w:color w:val="000000"/>
          <w:lang w:eastAsia="en-PH"/>
        </w:rPr>
        <w:pPrChange w:id="526" w:author="Jade Raposa [2]" w:date="2024-10-16T23:51:00Z">
          <w:pPr>
            <w:spacing w:after="0" w:line="480" w:lineRule="auto"/>
            <w:ind w:firstLine="720"/>
            <w:jc w:val="both"/>
          </w:pPr>
        </w:pPrChange>
      </w:pPr>
      <w:ins w:id="527" w:author="Jade Raposa [2]" w:date="2024-10-16T23:53:00Z">
        <w:r>
          <w:rPr>
            <w:rFonts w:ascii="Georgia" w:eastAsia="Times New Roman" w:hAnsi="Georgia" w:cs="Times New Roman"/>
            <w:b/>
            <w:bCs/>
            <w:color w:val="000000"/>
            <w:lang w:eastAsia="en-PH"/>
          </w:rPr>
          <w:lastRenderedPageBreak/>
          <w:tab/>
        </w:r>
      </w:ins>
    </w:p>
    <w:p w14:paraId="41D5527D" w14:textId="77777777" w:rsidR="008F456D" w:rsidRDefault="00000000" w:rsidP="008F456D">
      <w:pPr>
        <w:spacing w:after="0" w:line="480" w:lineRule="auto"/>
        <w:jc w:val="both"/>
        <w:rPr>
          <w:rFonts w:ascii="Georgia" w:eastAsia="Times New Roman" w:hAnsi="Georgia" w:cs="Times New Roman"/>
          <w:lang w:eastAsia="en-PH"/>
        </w:rPr>
        <w:pPrChange w:id="528" w:author="Jade Raposa [2]" w:date="2024-10-16T23:53:00Z">
          <w:pPr>
            <w:spacing w:after="0" w:line="480" w:lineRule="auto"/>
            <w:ind w:firstLine="720"/>
            <w:jc w:val="both"/>
          </w:pPr>
        </w:pPrChange>
      </w:pPr>
      <w:r>
        <w:rPr>
          <w:rFonts w:ascii="Georgia" w:eastAsia="Times New Roman" w:hAnsi="Georgia" w:cs="Times New Roman"/>
          <w:b/>
          <w:bCs/>
          <w:color w:val="000000"/>
          <w:lang w:eastAsia="en-PH"/>
        </w:rPr>
        <w:t xml:space="preserve">Seek Perfection: </w:t>
      </w:r>
      <w:r>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developers will participate in </w:t>
      </w:r>
      <w:del w:id="529" w:author="Jade Raposa [2]" w:date="2024-10-16T23:53:00Z">
        <w:r>
          <w:rPr>
            <w:rFonts w:ascii="Georgia" w:eastAsia="Times New Roman" w:hAnsi="Georgia" w:cs="Times New Roman"/>
            <w:color w:val="000000"/>
            <w:lang w:eastAsia="en-PH"/>
          </w:rPr>
          <w:delText>retroperspective</w:delText>
        </w:r>
      </w:del>
      <w:ins w:id="530" w:author="Jade Raposa [2]" w:date="2024-10-16T23:53:00Z">
        <w:r>
          <w:rPr>
            <w:rFonts w:ascii="Georgia" w:eastAsia="Times New Roman" w:hAnsi="Georgia" w:cs="Times New Roman"/>
            <w:color w:val="000000"/>
            <w:lang w:eastAsia="en-PH"/>
          </w:rPr>
          <w:t xml:space="preserve">retro </w:t>
        </w:r>
        <w:proofErr w:type="gramStart"/>
        <w:r>
          <w:rPr>
            <w:rFonts w:ascii="Georgia" w:eastAsia="Times New Roman" w:hAnsi="Georgia" w:cs="Times New Roman"/>
            <w:color w:val="000000"/>
            <w:lang w:eastAsia="en-PH"/>
          </w:rPr>
          <w:t>perspective</w:t>
        </w:r>
      </w:ins>
      <w:r>
        <w:rPr>
          <w:rFonts w:ascii="Georgia" w:eastAsia="Times New Roman" w:hAnsi="Georgia" w:cs="Times New Roman"/>
          <w:color w:val="000000"/>
          <w:lang w:eastAsia="en-PH"/>
        </w:rPr>
        <w:t>  after</w:t>
      </w:r>
      <w:proofErr w:type="gramEnd"/>
      <w:r>
        <w:rPr>
          <w:rFonts w:ascii="Georgia" w:eastAsia="Times New Roman" w:hAnsi="Georgia" w:cs="Times New Roman"/>
          <w:color w:val="000000"/>
          <w:lang w:eastAsia="en-PH"/>
        </w:rPr>
        <w:t xml:space="preserve"> each development cycle, using key metrics to guide their improvement efforts and foster a culture of innovation and learning </w:t>
      </w:r>
      <w:r>
        <w:rPr>
          <w:rFonts w:ascii="Georgia" w:eastAsia="Times New Roman" w:hAnsi="Georgia" w:cs="Times New Roman"/>
          <w:b/>
          <w:bCs/>
          <w:color w:val="000000"/>
          <w:lang w:eastAsia="en-PH"/>
        </w:rPr>
        <w:br/>
      </w:r>
    </w:p>
    <w:p w14:paraId="025E844C" w14:textId="77777777" w:rsidR="008F456D" w:rsidRDefault="00000000">
      <w:pPr>
        <w:spacing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F456D" w14:paraId="7FC60EDD" w14:textId="77777777">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A2D070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39B0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FC6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A39E80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Activities </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Analyze current processes for inefficiencies, Identify and prioritize waste elimination opportunities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 a culture of continuous learning and improvement, leveraging insights to drive innovation.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 sharing platform, Innovation reports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Encourage collaboration and idea sharing, Implement feedback loops for continuous improvement</w:t>
            </w:r>
          </w:p>
        </w:tc>
      </w:tr>
    </w:tbl>
    <w:p w14:paraId="04FF6A96"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first" r:id="rId42"/>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8F456D" w14:paraId="12DA8D4F" w14:textId="77777777">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br/>
            </w:r>
            <w:r>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Embed quality assurance practices into the development process to ensure a high-quality end product.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509FDCD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Implement automated testing, Conduct code reviews and inspections, Address defects promptly</w:t>
            </w:r>
          </w:p>
          <w:p w14:paraId="1FE798B8" w14:textId="77777777" w:rsidR="008F456D" w:rsidRDefault="008F456D">
            <w:pPr>
              <w:spacing w:after="0" w:line="240" w:lineRule="auto"/>
              <w:rPr>
                <w:rFonts w:ascii="Georgia" w:eastAsia="Times New Roman" w:hAnsi="Georgia" w:cs="Times New Roman"/>
                <w:lang w:eastAsia="en-PH"/>
              </w:rPr>
            </w:pP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Fast Delivery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Streamline development and deployment processes to deliver value to users quickly and efficiently.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Prioritize features based on user feedback, Minimize handoffs and delays</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Your Team</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team members by providing autonomy, support, and resources to make decisions and take action.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2AF85AA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Delegate authority and decision-making, </w:t>
            </w:r>
            <w:proofErr w:type="gramStart"/>
            <w:r>
              <w:rPr>
                <w:rFonts w:ascii="Georgia" w:eastAsia="Times New Roman" w:hAnsi="Georgia" w:cs="Times New Roman"/>
                <w:color w:val="000000"/>
                <w:lang w:eastAsia="en-PH"/>
              </w:rPr>
              <w:t>Provide</w:t>
            </w:r>
            <w:proofErr w:type="gramEnd"/>
            <w:r>
              <w:rPr>
                <w:rFonts w:ascii="Georgia" w:eastAsia="Times New Roman" w:hAnsi="Georgia" w:cs="Times New Roman"/>
                <w:color w:val="000000"/>
                <w:lang w:eastAsia="en-PH"/>
              </w:rPr>
              <w:t xml:space="preserve"> training and mentorship to enhance team capabilities</w:t>
            </w:r>
          </w:p>
          <w:p w14:paraId="14BACF5A" w14:textId="77777777" w:rsidR="008F456D" w:rsidRDefault="008F456D">
            <w:pPr>
              <w:spacing w:after="0" w:line="240" w:lineRule="auto"/>
              <w:rPr>
                <w:rFonts w:ascii="Georgia" w:eastAsia="Times New Roman" w:hAnsi="Georgia" w:cs="Times New Roman"/>
                <w:lang w:eastAsia="en-PH"/>
              </w:rPr>
            </w:pPr>
          </w:p>
        </w:tc>
      </w:tr>
      <w:tr w:rsidR="008F456D" w14:paraId="6470745C"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AD16E2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Delay In Making Decisions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0CC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Avoid premature decisions by gathering sufficient information and considering all available options.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87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4C6547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Gather relevant data and insights, </w:t>
            </w:r>
            <w:proofErr w:type="gramStart"/>
            <w:r>
              <w:rPr>
                <w:rFonts w:ascii="Georgia" w:eastAsia="Times New Roman" w:hAnsi="Georgia" w:cs="Times New Roman"/>
                <w:color w:val="000000"/>
                <w:lang w:eastAsia="en-PH"/>
              </w:rPr>
              <w:t>Evaluate</w:t>
            </w:r>
            <w:proofErr w:type="gramEnd"/>
            <w:r>
              <w:rPr>
                <w:rFonts w:ascii="Georgia" w:eastAsia="Times New Roman" w:hAnsi="Georgia" w:cs="Times New Roman"/>
                <w:color w:val="000000"/>
                <w:lang w:eastAsia="en-PH"/>
              </w:rPr>
              <w:t xml:space="preserve"> decision criteria and alternatives before making a decision</w:t>
            </w:r>
          </w:p>
        </w:tc>
      </w:tr>
      <w:tr w:rsidR="008F456D" w14:paraId="675673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92CCDA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Whole</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97C0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system as a whole rather than individual components, considering interdependencies.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7A0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System optimization plan, </w:t>
            </w:r>
            <w:proofErr w:type="gramStart"/>
            <w:r>
              <w:rPr>
                <w:rFonts w:ascii="Georgia" w:eastAsia="Times New Roman" w:hAnsi="Georgia" w:cs="Times New Roman"/>
                <w:color w:val="000000"/>
                <w:lang w:eastAsia="en-PH"/>
              </w:rPr>
              <w:t>Post-project</w:t>
            </w:r>
            <w:proofErr w:type="gramEnd"/>
            <w:r>
              <w:rPr>
                <w:rFonts w:ascii="Georgia" w:eastAsia="Times New Roman" w:hAnsi="Georgia" w:cs="Times New Roman"/>
                <w:color w:val="000000"/>
                <w:lang w:eastAsia="en-PH"/>
              </w:rPr>
              <w:t xml:space="preserve"> review report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849192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Conduct system-wide analysis, </w:t>
            </w:r>
            <w:proofErr w:type="gramStart"/>
            <w:r>
              <w:rPr>
                <w:rFonts w:ascii="Georgia" w:eastAsia="Times New Roman" w:hAnsi="Georgia" w:cs="Times New Roman"/>
                <w:color w:val="000000"/>
                <w:lang w:eastAsia="en-PH"/>
              </w:rPr>
              <w:t>Identify</w:t>
            </w:r>
            <w:proofErr w:type="gramEnd"/>
            <w:r>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000000">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000000">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order to learn about the difficulties faced by tutors, what they hope to gain from the Mentor-Shift program, and their thoughts on individualized tutoring techniques, faculty </w:t>
      </w:r>
      <w:r>
        <w:rPr>
          <w:rFonts w:ascii="Georgia" w:eastAsia="Times New Roman" w:hAnsi="Georgia" w:cs="Times New Roman"/>
          <w:color w:val="000000"/>
          <w:lang w:eastAsia="en-PH"/>
        </w:rPr>
        <w:lastRenderedPageBreak/>
        <w:t>members are also interviewed. Their backgrounds in mentoring and teaching will provide insightful information about the viability and efficacy of the suggested program.</w:t>
      </w:r>
    </w:p>
    <w:p w14:paraId="69DB3572"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43"/>
          <w:headerReference w:type="first" r:id="rId44"/>
          <w:footerReference w:type="first" r:id="rId45"/>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000000">
      <w:pPr>
        <w:spacing w:after="0" w:line="480" w:lineRule="auto"/>
        <w:jc w:val="both"/>
        <w:rPr>
          <w:del w:id="553" w:author="Jade Raposa [2]" w:date="2024-10-16T23:57:00Z"/>
          <w:rFonts w:ascii="Georgia" w:eastAsia="Times New Roman" w:hAnsi="Georgia" w:cs="Times New Roman"/>
          <w:color w:val="000000"/>
          <w:lang w:eastAsia="en-PH"/>
        </w:rPr>
      </w:pPr>
      <w:ins w:id="554" w:author="Jade Raposa [2]" w:date="2024-10-16T23:57:00Z">
        <w:r>
          <w:rPr>
            <w:rFonts w:ascii="Georgia" w:eastAsia="Times New Roman" w:hAnsi="Georgia" w:cs="Times New Roman"/>
            <w:color w:val="000000"/>
            <w:lang w:eastAsia="en-PH"/>
          </w:rPr>
          <w:br/>
        </w:r>
      </w:ins>
    </w:p>
    <w:p w14:paraId="4773D49A" w14:textId="77777777" w:rsidR="008F456D" w:rsidRDefault="00000000">
      <w:pPr>
        <w:spacing w:after="0" w:line="480" w:lineRule="auto"/>
        <w:jc w:val="both"/>
        <w:rPr>
          <w:del w:id="555" w:author="Jade Raposa [2]"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000000" w:rsidP="008F456D">
      <w:pPr>
        <w:spacing w:before="240" w:after="0" w:line="480" w:lineRule="auto"/>
        <w:rPr>
          <w:rFonts w:ascii="Georgia" w:eastAsia="Times New Roman" w:hAnsi="Georgia" w:cs="Times New Roman"/>
          <w:color w:val="000000"/>
          <w:lang w:eastAsia="en-PH"/>
        </w:rPr>
        <w:pPrChange w:id="556" w:author="Jade Raposa [2]"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46"/>
          <w:headerReference w:type="first" r:id="rId47"/>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000000">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000000">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000000">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000000">
      <w:pPr>
        <w:spacing w:after="0" w:line="480" w:lineRule="auto"/>
        <w:jc w:val="both"/>
        <w:rPr>
          <w:rFonts w:ascii="Georgia" w:eastAsia="Times New Roman" w:hAnsi="Georgia" w:cs="Times New Roman"/>
          <w:color w:val="000000"/>
          <w:lang w:eastAsia="en-PH"/>
        </w:rPr>
        <w:sectPr w:rsidR="008F456D">
          <w:headerReference w:type="default" r:id="rId48"/>
          <w:headerReference w:type="first" r:id="rId49"/>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50"/>
          <w:headerReference w:type="first" r:id="rId51"/>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000000">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52"/>
          <w:headerReference w:type="first" r:id="rId53"/>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000000">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4BAAE8D8" w14:textId="77777777" w:rsidR="008F456D" w:rsidRDefault="00000000">
      <w:pPr>
        <w:rPr>
          <w:ins w:id="641" w:author="Jade Raposa [2]" w:date="2024-10-17T00:03:00Z"/>
          <w:rFonts w:ascii="Georgia" w:eastAsia="Times New Roman" w:hAnsi="Georgia" w:cs="Times New Roman"/>
          <w:b/>
          <w:bCs/>
          <w:color w:val="000000"/>
          <w:lang w:eastAsia="en-PH"/>
        </w:rPr>
      </w:pPr>
      <w:ins w:id="642" w:author="Jade Raposa [2]" w:date="2024-10-17T00:03:00Z">
        <w:r>
          <w:rPr>
            <w:rFonts w:ascii="Georgia" w:eastAsia="Times New Roman" w:hAnsi="Georgia" w:cs="Times New Roman"/>
            <w:b/>
            <w:bCs/>
            <w:color w:val="000000"/>
            <w:lang w:eastAsia="en-PH"/>
          </w:rPr>
          <w:lastRenderedPageBreak/>
          <w:br w:type="page"/>
        </w:r>
      </w:ins>
    </w:p>
    <w:p w14:paraId="26F0B79E"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54"/>
          <w:headerReference w:type="first" r:id="rId55"/>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61D8331A"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67" w:author="Jade Raposa [2]" w:date="2024-10-18T22:52:00Z">
        <w:r>
          <w:rPr>
            <w:rFonts w:ascii="Georgia" w:eastAsia="Times New Roman" w:hAnsi="Georgia" w:cs="Times New Roman"/>
            <w:color w:val="000000"/>
            <w:lang w:eastAsia="en-PH"/>
          </w:rPr>
          <w:delText>all of</w:delText>
        </w:r>
      </w:del>
      <w:ins w:id="668" w:author="Jade Raposa [2]"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50027FA2" w14:textId="77777777" w:rsidR="008F456D" w:rsidRDefault="008F456D">
      <w:pPr>
        <w:spacing w:after="0" w:line="480" w:lineRule="auto"/>
        <w:jc w:val="center"/>
        <w:rPr>
          <w:rFonts w:ascii="Georgia" w:eastAsia="Times New Roman" w:hAnsi="Georgia" w:cs="Times New Roman"/>
          <w:lang w:eastAsia="en-PH"/>
        </w:rPr>
      </w:pPr>
    </w:p>
    <w:p w14:paraId="549EBCA5" w14:textId="77777777" w:rsidR="008F456D" w:rsidRDefault="00000000" w:rsidP="008F456D">
      <w:pPr>
        <w:pStyle w:val="Heading2"/>
        <w:spacing w:line="480" w:lineRule="auto"/>
        <w:jc w:val="both"/>
        <w:pPrChange w:id="669" w:author="Jade Raposa [2]" w:date="2024-10-15T02:15:00Z">
          <w:pPr>
            <w:spacing w:after="0" w:line="480" w:lineRule="auto"/>
            <w:jc w:val="both"/>
          </w:pPr>
        </w:pPrChange>
      </w:pPr>
      <w:r>
        <w:t>THEORETICAL FRAMEWORK</w:t>
      </w:r>
    </w:p>
    <w:p w14:paraId="4C05EE92" w14:textId="77777777" w:rsidR="008F456D" w:rsidRDefault="00000000" w:rsidP="008F456D">
      <w:pPr>
        <w:spacing w:line="480" w:lineRule="auto"/>
        <w:rPr>
          <w:rFonts w:ascii="Georgia" w:eastAsia="Times New Roman" w:hAnsi="Georgia" w:cs="Times New Roman"/>
          <w:color w:val="000000"/>
          <w:lang w:eastAsia="en-PH"/>
        </w:rPr>
        <w:pPrChange w:id="670" w:author="Jade Raposa [2]" w:date="2024-10-18T22:52:00Z">
          <w:pPr>
            <w:spacing w:after="0" w:line="480" w:lineRule="auto"/>
          </w:pPr>
        </w:pPrChange>
      </w:pPr>
      <w:r>
        <w:rPr>
          <w:rFonts w:ascii="Georgia" w:eastAsia="Times New Roman" w:hAnsi="Georgia" w:cs="Times New Roman"/>
          <w:b/>
          <w:bCs/>
          <w:color w:val="000000"/>
          <w:lang w:eastAsia="en-PH"/>
        </w:rPr>
        <w:t>Figure 2.2</w:t>
      </w:r>
      <w:r>
        <w:rPr>
          <w:rFonts w:ascii="Georgia" w:eastAsia="Times New Roman" w:hAnsi="Georgia" w:cs="Times New Roman"/>
          <w:color w:val="000000"/>
          <w:lang w:eastAsia="en-PH"/>
        </w:rPr>
        <w:t xml:space="preserve"> </w:t>
      </w:r>
    </w:p>
    <w:p w14:paraId="689234F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000000">
      <w:pPr>
        <w:spacing w:after="0" w:line="480" w:lineRule="auto"/>
        <w:jc w:val="center"/>
        <w:rPr>
          <w:rFonts w:ascii="Georgia" w:eastAsia="Times New Roman" w:hAnsi="Georgia" w:cs="Times New Roman"/>
          <w:lang w:eastAsia="en-PH"/>
        </w:rPr>
      </w:pPr>
      <w:commentRangeStart w:id="671"/>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671"/>
      <w:r>
        <w:rPr>
          <w:rStyle w:val="CommentReference"/>
        </w:rPr>
        <w:commentReference w:id="671"/>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framework, which focuses on three key elements: cognitive presence, social presence, and teaching presence. The Mentor-Shift app aims to foster deep learning and meaningful interactions between mentors and mentees by leveraging these elements.</w:t>
      </w:r>
    </w:p>
    <w:p w14:paraId="1C786CA3"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672" w:author="Jade Raposa [2]" w:date="2024-10-17T00:08:00Z"/>
          <w:rFonts w:ascii="Georgia" w:eastAsia="Times New Roman" w:hAnsi="Georgia" w:cs="Times New Roman"/>
          <w:b/>
          <w:bCs/>
          <w:color w:val="000000"/>
          <w:lang w:eastAsia="en-PH"/>
        </w:rPr>
        <w:sectPr w:rsidR="008F456D">
          <w:headerReference w:type="default" r:id="rId57"/>
          <w:headerReference w:type="first" r:id="rId58"/>
          <w:footerReference w:type="first" r:id="rId59"/>
          <w:pgSz w:w="12240" w:h="15840"/>
          <w:pgMar w:top="1620" w:right="1440" w:bottom="1440" w:left="1440" w:header="708" w:footer="708" w:gutter="0"/>
          <w:pgNumType w:start="1"/>
          <w:cols w:space="708"/>
          <w:titlePg/>
          <w:docGrid w:linePitch="360"/>
        </w:sectPr>
      </w:pPr>
    </w:p>
    <w:p w14:paraId="7CC78C77" w14:textId="77777777" w:rsidR="008F456D" w:rsidRDefault="00000000" w:rsidP="008F456D">
      <w:pPr>
        <w:rPr>
          <w:rFonts w:ascii="Georgia" w:eastAsia="Times New Roman" w:hAnsi="Georgia" w:cs="Times New Roman"/>
          <w:b/>
          <w:bCs/>
          <w:color w:val="000000"/>
          <w:lang w:eastAsia="en-PH"/>
        </w:rPr>
        <w:pPrChange w:id="678" w:author="Jade Raposa [2]"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45554497">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79" w:author="Jade Raposa [2]" w:date="2024-10-17T00:09:00Z"/>
          <w:rFonts w:ascii="Georgia" w:eastAsia="Times New Roman" w:hAnsi="Georgia" w:cs="Times New Roman"/>
          <w:color w:val="000000"/>
          <w:lang w:eastAsia="en-PH"/>
        </w:rPr>
        <w:sectPr w:rsidR="008F456D">
          <w:headerReference w:type="first" r:id="rId61"/>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84" w:author="Jade Raposa [2]"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000000" w:rsidP="008F456D">
      <w:pPr>
        <w:spacing w:after="0" w:line="480" w:lineRule="auto"/>
        <w:ind w:firstLine="720"/>
        <w:jc w:val="both"/>
        <w:rPr>
          <w:rFonts w:ascii="Georgia" w:eastAsia="Times New Roman" w:hAnsi="Georgia" w:cs="Times New Roman"/>
          <w:lang w:eastAsia="en-PH"/>
        </w:rPr>
        <w:pPrChange w:id="685" w:author="Jade Raposa [2]"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000000">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86" w:author="Jade Raposa [2]" w:date="2024-10-17T00:10:00Z">
        <w:r>
          <w:rPr>
            <w:rFonts w:ascii="Georgia" w:eastAsia="Times New Roman" w:hAnsi="Georgia" w:cs="Times New Roman"/>
            <w:color w:val="000000"/>
            <w:lang w:eastAsia="en-PH"/>
          </w:rPr>
          <w:delText>ultimate aim</w:delText>
        </w:r>
      </w:del>
      <w:ins w:id="687" w:author="Jade Raposa [2]"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62"/>
          <w:pgSz w:w="12240" w:h="15840"/>
          <w:pgMar w:top="1440" w:right="1440" w:bottom="1440" w:left="1440" w:header="708" w:footer="708" w:gutter="0"/>
          <w:pgNumType w:start="1"/>
          <w:cols w:space="708"/>
          <w:titlePg/>
          <w:docGrid w:linePitch="360"/>
        </w:sectPr>
      </w:pPr>
    </w:p>
    <w:p w14:paraId="2D2EB33B" w14:textId="77777777" w:rsidR="008F456D" w:rsidRDefault="00000000">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000000">
      <w:pPr>
        <w:spacing w:after="0" w:line="480" w:lineRule="auto"/>
        <w:rPr>
          <w:rFonts w:ascii="Georgia" w:eastAsia="Times New Roman" w:hAnsi="Georgia" w:cs="Times New Roman"/>
          <w:i/>
          <w:iCs/>
          <w:lang w:eastAsia="en-PH"/>
        </w:rPr>
      </w:pPr>
      <w:commentRangeStart w:id="690"/>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690"/>
      <w:r>
        <w:rPr>
          <w:rStyle w:val="CommentReference"/>
        </w:rPr>
        <w:commentReference w:id="690"/>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000000">
      <w:pPr>
        <w:spacing w:after="0" w:line="480" w:lineRule="auto"/>
        <w:ind w:firstLine="720"/>
        <w:jc w:val="both"/>
        <w:rPr>
          <w:rFonts w:ascii="Georgia" w:eastAsia="Times New Roman" w:hAnsi="Georgia" w:cs="Times New Roman"/>
          <w:b/>
          <w:bCs/>
          <w:color w:val="000000"/>
          <w:lang w:eastAsia="en-PH"/>
        </w:rPr>
        <w:sectPr w:rsidR="008F456D">
          <w:headerReference w:type="default" r:id="rId64"/>
          <w:headerReference w:type="first" r:id="rId65"/>
          <w:footerReference w:type="first" r:id="rId66"/>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000000">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000000">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000000">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1396F0F1" w14:textId="77777777" w:rsidR="008F456D" w:rsidRDefault="00000000">
      <w:pPr>
        <w:spacing w:after="0"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0E2AEE49" w14:textId="77777777" w:rsidR="008F456D" w:rsidRDefault="008F456D">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000000">
      <w:pPr>
        <w:spacing w:after="0" w:line="480" w:lineRule="auto"/>
        <w:jc w:val="both"/>
        <w:rPr>
          <w:rFonts w:ascii="Georgia" w:eastAsia="Times New Roman" w:hAnsi="Georgia" w:cs="Times New Roman"/>
          <w:i/>
          <w:iCs/>
          <w:lang w:eastAsia="en-PH"/>
        </w:rPr>
      </w:pPr>
      <w:commentRangeStart w:id="704"/>
      <w:r>
        <w:rPr>
          <w:rFonts w:ascii="Georgia" w:eastAsia="Times New Roman" w:hAnsi="Georgia" w:cs="Times New Roman"/>
          <w:i/>
          <w:iCs/>
          <w:color w:val="000000"/>
          <w:lang w:eastAsia="en-PH"/>
        </w:rPr>
        <w:t>Use-Case Diagram</w:t>
      </w:r>
    </w:p>
    <w:p w14:paraId="06E21C79"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0D50DBAD" wp14:editId="289A5FAD">
            <wp:extent cx="5124450" cy="4125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t="4303"/>
                    <a:stretch>
                      <a:fillRect/>
                    </a:stretch>
                  </pic:blipFill>
                  <pic:spPr>
                    <a:xfrm>
                      <a:off x="0" y="0"/>
                      <a:ext cx="5124894" cy="4126109"/>
                    </a:xfrm>
                    <a:prstGeom prst="rect">
                      <a:avLst/>
                    </a:prstGeom>
                    <a:noFill/>
                    <a:ln>
                      <a:noFill/>
                    </a:ln>
                  </pic:spPr>
                </pic:pic>
              </a:graphicData>
            </a:graphic>
          </wp:inline>
        </w:drawing>
      </w:r>
    </w:p>
    <w:p w14:paraId="08D056E4" w14:textId="77777777" w:rsidR="008F456D" w:rsidRDefault="0000000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32EEF2B3" w14:textId="77777777" w:rsidR="008F456D" w:rsidRDefault="008F456D">
      <w:pPr>
        <w:spacing w:after="0" w:line="480" w:lineRule="auto"/>
        <w:jc w:val="both"/>
        <w:rPr>
          <w:rFonts w:ascii="Georgia" w:eastAsia="Times New Roman" w:hAnsi="Georgia" w:cs="Times New Roman"/>
          <w:b/>
          <w:bCs/>
          <w:color w:val="000000"/>
          <w:lang w:eastAsia="en-PH"/>
        </w:rPr>
        <w:sectPr w:rsidR="008F456D">
          <w:headerReference w:type="default" r:id="rId69"/>
          <w:headerReference w:type="first" r:id="rId70"/>
          <w:footerReference w:type="first" r:id="rId71"/>
          <w:pgSz w:w="12240" w:h="15840"/>
          <w:pgMar w:top="1440" w:right="1440" w:bottom="1440" w:left="1440" w:header="708" w:footer="708" w:gutter="0"/>
          <w:pgNumType w:start="1"/>
          <w:cols w:space="708"/>
          <w:titlePg/>
          <w:docGrid w:linePitch="360"/>
        </w:sectPr>
      </w:pPr>
    </w:p>
    <w:p w14:paraId="011FB0D0"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49C86A14">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704"/>
      <w:r>
        <w:rPr>
          <w:rStyle w:val="CommentReference"/>
        </w:rPr>
        <w:commentReference w:id="704"/>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000000">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headerReference w:type="default" r:id="rId73"/>
          <w:headerReference w:type="first" r:id="rId74"/>
          <w:pgSz w:w="12240" w:h="15840"/>
          <w:pgMar w:top="1620" w:right="1440" w:bottom="1440" w:left="1440" w:header="708" w:footer="708" w:gutter="0"/>
          <w:pgNumType w:start="1"/>
          <w:cols w:space="708"/>
          <w:titlePg/>
          <w:docGrid w:linePitch="360"/>
        </w:sectPr>
      </w:pPr>
    </w:p>
    <w:p w14:paraId="44183611"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000000">
      <w:pPr>
        <w:spacing w:before="200" w:after="0" w:line="480" w:lineRule="auto"/>
        <w:jc w:val="center"/>
        <w:rPr>
          <w:rFonts w:ascii="Georgia" w:eastAsia="Times New Roman" w:hAnsi="Georgia" w:cs="Times New Roman"/>
          <w:lang w:eastAsia="en-PH"/>
        </w:rPr>
      </w:pPr>
      <w:commentRangeStart w:id="733"/>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733"/>
      <w:r>
        <w:rPr>
          <w:rStyle w:val="CommentReference"/>
        </w:rPr>
        <w:commentReference w:id="733"/>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000000">
      <w:pPr>
        <w:spacing w:after="200" w:line="480" w:lineRule="auto"/>
        <w:jc w:val="both"/>
        <w:rPr>
          <w:del w:id="734" w:author="Jade Raposa [2]"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rsidP="008F456D">
      <w:pPr>
        <w:spacing w:after="200" w:line="480" w:lineRule="auto"/>
        <w:jc w:val="both"/>
        <w:rPr>
          <w:rFonts w:ascii="Georgia" w:eastAsia="Times New Roman" w:hAnsi="Georgia" w:cs="Times New Roman"/>
          <w:b/>
          <w:bCs/>
          <w:color w:val="000000"/>
          <w:lang w:eastAsia="en-PH"/>
        </w:rPr>
        <w:pPrChange w:id="735" w:author="Jade Raposa [2]" w:date="2024-10-17T00:14:00Z">
          <w:pPr>
            <w:spacing w:after="0" w:line="480" w:lineRule="auto"/>
            <w:jc w:val="both"/>
          </w:pPr>
        </w:pPrChange>
      </w:pPr>
    </w:p>
    <w:p w14:paraId="48C360A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000000">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000000">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000000">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000000">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000000">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000000">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000000">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000000">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000000">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000000">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000000">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000000">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76"/>
          <w:headerReference w:type="first" r:id="rId77"/>
          <w:pgSz w:w="12240" w:h="15840"/>
          <w:pgMar w:top="1440" w:right="1440" w:bottom="1440" w:left="1440" w:header="708" w:footer="708" w:gutter="0"/>
          <w:pgNumType w:start="1"/>
          <w:cols w:space="708"/>
          <w:titlePg/>
          <w:docGrid w:linePitch="360"/>
        </w:sectPr>
      </w:pPr>
    </w:p>
    <w:p w14:paraId="408DA218"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000000">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000000">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000000">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000000">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000000">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000000">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000000">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000000">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000000">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000000">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000000">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000000">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000000">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000000">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000000">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000000">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000000">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78"/>
          <w:headerReference w:type="first" r:id="rId79"/>
          <w:pgSz w:w="12240" w:h="15840"/>
          <w:pgMar w:top="1620" w:right="1440" w:bottom="1440" w:left="1440" w:header="708" w:footer="708" w:gutter="0"/>
          <w:pgNumType w:start="1"/>
          <w:cols w:space="708"/>
          <w:titlePg/>
          <w:docGrid w:linePitch="360"/>
        </w:sectPr>
      </w:pPr>
    </w:p>
    <w:p w14:paraId="74980E6A"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000000">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000000">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000000">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000000">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000000">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000000">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000000">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000000">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000000">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000000">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000000">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000000">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000000">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000000">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000000">
      <w:pPr>
        <w:spacing w:after="0" w:line="480" w:lineRule="auto"/>
        <w:ind w:firstLine="720"/>
        <w:rPr>
          <w:rFonts w:ascii="Georgia" w:eastAsia="Times New Roman" w:hAnsi="Georgia" w:cs="Times New Roman"/>
          <w:lang w:eastAsia="en-PH"/>
        </w:rPr>
        <w:sectPr w:rsidR="008F456D">
          <w:headerReference w:type="default" r:id="rId80"/>
          <w:headerReference w:type="first" r:id="rId81"/>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000000">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000000">
            <w:pPr>
              <w:widowControl w:val="0"/>
              <w:spacing w:line="240" w:lineRule="auto"/>
              <w:rPr>
                <w:rFonts w:ascii="Georgia" w:eastAsia="Georgia" w:hAnsi="Georgia" w:cs="Georgia"/>
              </w:rPr>
            </w:pPr>
            <w:del w:id="780" w:author="Jade Raposa [2]" w:date="2024-10-16T22:47:00Z">
              <w:r>
                <w:rPr>
                  <w:rFonts w:ascii="Georgia" w:eastAsia="Georgia" w:hAnsi="Georgia" w:cs="Georgia"/>
                </w:rPr>
                <w:delText>quiz_title</w:delText>
              </w:r>
            </w:del>
            <w:ins w:id="781" w:author="Jade Raposa [2]" w:date="2024-10-16T22:47:00Z">
              <w:r>
                <w:rPr>
                  <w:rFonts w:ascii="Georgia" w:eastAsia="Georgia" w:hAnsi="Georgia" w:cs="Georgia"/>
                </w:rPr>
                <w:t>quiz</w:t>
              </w:r>
            </w:ins>
            <w:ins w:id="782" w:author="Jade Raposa [2]" w:date="2024-10-16T22:48:00Z">
              <w:r>
                <w:rPr>
                  <w:rFonts w:ascii="Georgia" w:eastAsia="Georgia" w:hAnsi="Georgia" w:cs="Georgia"/>
                </w:rPr>
                <w:t>-</w:t>
              </w:r>
            </w:ins>
            <w:ins w:id="783" w:author="Jade Raposa [2]"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000000">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000000">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000000">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84" w:author="Jade Raposa [2]" w:date="2024-10-16T22:47:00Z">
        <w:r>
          <w:rPr>
            <w:rFonts w:ascii="Georgia" w:eastAsia="Times New Roman" w:hAnsi="Georgia" w:cs="Times New Roman"/>
            <w:lang w:eastAsia="en-PH"/>
          </w:rPr>
          <w:delText>quiz_title</w:delText>
        </w:r>
      </w:del>
      <w:ins w:id="785" w:author="Jade Raposa [2]"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000000">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000000">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000000">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000000">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82"/>
          <w:headerReference w:type="first" r:id="rId83"/>
          <w:pgSz w:w="12240" w:h="15840"/>
          <w:pgMar w:top="1620" w:right="1440" w:bottom="1440" w:left="1440" w:header="708" w:footer="708" w:gutter="0"/>
          <w:pgNumType w:start="1"/>
          <w:cols w:space="708"/>
          <w:titlePg/>
          <w:docGrid w:linePitch="360"/>
        </w:sectPr>
      </w:pPr>
    </w:p>
    <w:p w14:paraId="001BBEFE"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000000">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4"/>
          <w:headerReference w:type="first" r:id="rId85"/>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000000">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6"/>
          <w:headerReference w:type="first" r:id="rId87"/>
          <w:footerReference w:type="first" r:id="rId88"/>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000000">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000000">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000000">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89"/>
          <w:headerReference w:type="first" r:id="rId90"/>
          <w:footerReference w:type="first" r:id="rId91"/>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000000">
      <w:pPr>
        <w:spacing w:after="0" w:line="480" w:lineRule="auto"/>
        <w:ind w:firstLine="720"/>
        <w:jc w:val="both"/>
        <w:rPr>
          <w:rFonts w:ascii="Georgia" w:eastAsia="Times New Roman" w:hAnsi="Georgia" w:cs="Times New Roman"/>
          <w:lang w:eastAsia="en-PH"/>
        </w:rPr>
        <w:sectPr w:rsidR="008F456D">
          <w:headerReference w:type="default" r:id="rId92"/>
          <w:headerReference w:type="first" r:id="rId93"/>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000000">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000000">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000000">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000000">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000000">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863" w:author="Jade Raposa [2]" w:date="2024-10-17T00:20:00Z"/>
          <w:rFonts w:ascii="Georgia" w:eastAsia="Times New Roman" w:hAnsi="Georgia" w:cs="Times New Roman"/>
          <w:color w:val="434343"/>
          <w:lang w:eastAsia="en-PH"/>
        </w:rPr>
        <w:sectPr w:rsidR="008F456D">
          <w:headerReference w:type="default" r:id="rId95"/>
          <w:headerReference w:type="first" r:id="rId96"/>
          <w:pgSz w:w="12240" w:h="15840"/>
          <w:pgMar w:top="1530" w:right="1440" w:bottom="1440" w:left="2160" w:header="706" w:footer="706" w:gutter="0"/>
          <w:pgNumType w:start="7"/>
          <w:cols w:space="708"/>
          <w:titlePg/>
          <w:docGrid w:linePitch="360"/>
        </w:sectPr>
      </w:pPr>
    </w:p>
    <w:p w14:paraId="5FF8C143" w14:textId="77777777" w:rsidR="008F456D" w:rsidRDefault="00000000">
      <w:pPr>
        <w:rPr>
          <w:del w:id="880" w:author="Jade Raposa [2]" w:date="2024-10-17T00:20:00Z"/>
          <w:rFonts w:ascii="Georgia" w:eastAsia="Times New Roman" w:hAnsi="Georgia" w:cs="Times New Roman"/>
          <w:color w:val="434343"/>
          <w:lang w:eastAsia="en-PH"/>
        </w:rPr>
      </w:pPr>
      <w:del w:id="881" w:author="Jade Raposa [2]" w:date="2024-10-17T00:20:00Z">
        <w:r>
          <w:rPr>
            <w:rFonts w:ascii="Georgia" w:eastAsia="Times New Roman" w:hAnsi="Georgia" w:cs="Times New Roman"/>
            <w:color w:val="434343"/>
            <w:lang w:eastAsia="en-PH"/>
          </w:rPr>
          <w:lastRenderedPageBreak/>
          <w:br w:type="page"/>
        </w:r>
      </w:del>
    </w:p>
    <w:p w14:paraId="6465391A" w14:textId="77777777" w:rsidR="008F456D" w:rsidRDefault="00000000">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000000">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97"/>
          <w:pgSz w:w="12240" w:h="15840"/>
          <w:pgMar w:top="1530" w:right="1440" w:bottom="1440" w:left="2160" w:header="706" w:footer="706" w:gutter="0"/>
          <w:pgNumType w:start="7"/>
          <w:cols w:space="708"/>
          <w:titlePg/>
          <w:docGrid w:linePitch="360"/>
        </w:sectPr>
      </w:pPr>
    </w:p>
    <w:p w14:paraId="33A381C7" w14:textId="77777777" w:rsidR="008F456D" w:rsidRDefault="00000000" w:rsidP="008F456D">
      <w:pPr>
        <w:pStyle w:val="Heading1"/>
        <w:spacing w:line="480" w:lineRule="auto"/>
        <w:rPr>
          <w:rFonts w:eastAsia="Georgia"/>
        </w:rPr>
        <w:pPrChange w:id="887" w:author="Jade Raposa [2]" w:date="2024-10-15T01:52:00Z">
          <w:pPr>
            <w:spacing w:line="480" w:lineRule="auto"/>
            <w:jc w:val="center"/>
          </w:pPr>
        </w:pPrChange>
      </w:pPr>
      <w:r>
        <w:rPr>
          <w:rFonts w:eastAsia="Georgia"/>
        </w:rPr>
        <w:lastRenderedPageBreak/>
        <w:t>Chapter 4</w:t>
      </w:r>
    </w:p>
    <w:p w14:paraId="22B68D55" w14:textId="77777777" w:rsidR="008F456D" w:rsidRDefault="00000000">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000000">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000000" w:rsidP="008F456D">
      <w:pPr>
        <w:pStyle w:val="Heading2"/>
        <w:spacing w:beforeAutospacing="0" w:afterAutospacing="0" w:line="480" w:lineRule="auto"/>
        <w:jc w:val="both"/>
        <w:rPr>
          <w:rFonts w:eastAsia="Georgia"/>
        </w:rPr>
        <w:pPrChange w:id="888" w:author="Jade Raposa [2]" w:date="2024-10-15T01:53:00Z">
          <w:pPr>
            <w:spacing w:after="0" w:line="480" w:lineRule="auto"/>
            <w:jc w:val="both"/>
          </w:pPr>
        </w:pPrChange>
      </w:pPr>
      <w:r>
        <w:rPr>
          <w:rFonts w:eastAsia="Georgia"/>
        </w:rPr>
        <w:t xml:space="preserve">FINDINGS </w:t>
      </w:r>
    </w:p>
    <w:p w14:paraId="2618F593" w14:textId="77777777" w:rsidR="008F456D" w:rsidRDefault="00000000" w:rsidP="008F456D">
      <w:pPr>
        <w:spacing w:after="0" w:line="480" w:lineRule="auto"/>
        <w:ind w:firstLine="360"/>
        <w:jc w:val="both"/>
        <w:rPr>
          <w:rFonts w:ascii="Georgia" w:eastAsia="Georgia" w:hAnsi="Georgia" w:cs="Georgia"/>
        </w:rPr>
        <w:pPrChange w:id="889" w:author="Jade Raposa [2]"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77777777" w:rsidR="008F456D" w:rsidRDefault="00000000">
      <w:pPr>
        <w:pStyle w:val="ListParagraph"/>
        <w:numPr>
          <w:ilvl w:val="0"/>
          <w:numId w:val="9"/>
        </w:numPr>
        <w:spacing w:after="0" w:line="480" w:lineRule="auto"/>
        <w:jc w:val="both"/>
        <w:rPr>
          <w:ins w:id="890" w:author="Jade Raposa [2]" w:date="2024-10-15T01:53:00Z"/>
          <w:rFonts w:ascii="Georgia" w:eastAsia="Georgia" w:hAnsi="Georgia" w:cs="Georgia"/>
        </w:rPr>
      </w:pPr>
      <w:del w:id="891" w:author="Jade Raposa [2]" w:date="2024-10-15T01:53:00Z">
        <w:r>
          <w:rPr>
            <w:rFonts w:ascii="Georgia" w:eastAsia="Georgia" w:hAnsi="Georgia" w:cs="Georgia"/>
            <w:rPrChange w:id="892" w:author="Jade Raposa [2]" w:date="2024-10-15T01:53:00Z">
              <w:rPr/>
            </w:rPrChange>
          </w:rPr>
          <w:delText>1.</w:delText>
        </w:r>
        <w:r>
          <w:rPr>
            <w:rFonts w:ascii="Georgia" w:eastAsia="Georgia" w:hAnsi="Georgia" w:cs="Georgia"/>
            <w:rPrChange w:id="893" w:author="Jade Raposa [2]" w:date="2024-10-15T01:53:00Z">
              <w:rPr/>
            </w:rPrChange>
          </w:rPr>
          <w:tab/>
        </w:r>
      </w:del>
      <w:r>
        <w:rPr>
          <w:rFonts w:ascii="Georgia" w:eastAsia="Georgia" w:hAnsi="Georgia" w:cs="Georgia"/>
          <w:rPrChange w:id="894" w:author="Jade Raposa [2]" w:date="2024-10-15T01:53:00Z">
            <w:rPr/>
          </w:rPrChange>
        </w:rPr>
        <w:t>Problems encountered by Students within the School of Engineering and Computer Studies (SOECS):</w:t>
      </w:r>
    </w:p>
    <w:p w14:paraId="15F451F6" w14:textId="77777777" w:rsidR="008F456D" w:rsidRDefault="00000000">
      <w:pPr>
        <w:pStyle w:val="ListParagraph"/>
        <w:numPr>
          <w:ilvl w:val="0"/>
          <w:numId w:val="10"/>
        </w:numPr>
        <w:spacing w:after="0" w:line="480" w:lineRule="auto"/>
        <w:jc w:val="both"/>
        <w:rPr>
          <w:ins w:id="895" w:author="Jade Raposa [2]" w:date="2024-10-15T01:55:00Z"/>
          <w:rFonts w:ascii="Georgia" w:eastAsia="Georgia" w:hAnsi="Georgia" w:cs="Georgia"/>
        </w:rPr>
      </w:pPr>
      <w:ins w:id="896" w:author="Jade Raposa [2]" w:date="2024-10-15T01:55:00Z">
        <w:r>
          <w:rPr>
            <w:rFonts w:ascii="Georgia" w:eastAsia="Georgia" w:hAnsi="Georgia" w:cs="Georgia"/>
          </w:rPr>
          <w:t>(problems regarding mentor selection)</w:t>
        </w:r>
      </w:ins>
    </w:p>
    <w:p w14:paraId="6CD4B72E" w14:textId="77777777" w:rsidR="008F456D" w:rsidRDefault="00000000">
      <w:pPr>
        <w:pStyle w:val="ListParagraph"/>
        <w:numPr>
          <w:ilvl w:val="0"/>
          <w:numId w:val="10"/>
        </w:numPr>
        <w:spacing w:after="0" w:line="480" w:lineRule="auto"/>
        <w:jc w:val="both"/>
        <w:rPr>
          <w:ins w:id="897" w:author="Jade Raposa [2]" w:date="2024-10-15T01:55:00Z"/>
          <w:rFonts w:ascii="Georgia" w:eastAsia="Georgia" w:hAnsi="Georgia" w:cs="Georgia"/>
        </w:rPr>
      </w:pPr>
      <w:ins w:id="898" w:author="Jade Raposa [2]" w:date="2024-10-15T01:55:00Z">
        <w:r>
          <w:rPr>
            <w:rFonts w:ascii="Georgia" w:eastAsia="Georgia" w:hAnsi="Georgia" w:cs="Georgia"/>
          </w:rPr>
          <w:t>(problems regarding learning approach)</w:t>
        </w:r>
      </w:ins>
    </w:p>
    <w:p w14:paraId="547D177E" w14:textId="77777777" w:rsidR="008F456D" w:rsidRPr="008F456D" w:rsidRDefault="00000000" w:rsidP="008F456D">
      <w:pPr>
        <w:pStyle w:val="ListParagraph"/>
        <w:numPr>
          <w:ilvl w:val="0"/>
          <w:numId w:val="10"/>
        </w:numPr>
        <w:spacing w:after="0" w:line="480" w:lineRule="auto"/>
        <w:jc w:val="both"/>
        <w:rPr>
          <w:rFonts w:ascii="Georgia" w:eastAsia="Georgia" w:hAnsi="Georgia" w:cs="Georgia"/>
          <w:rPrChange w:id="899" w:author="Jade Raposa [2]" w:date="2024-10-15T01:53:00Z">
            <w:rPr/>
          </w:rPrChange>
        </w:rPr>
        <w:pPrChange w:id="900" w:author="Jade Raposa [2]" w:date="2024-10-15T01:54:00Z">
          <w:pPr>
            <w:spacing w:after="0" w:line="480" w:lineRule="auto"/>
            <w:jc w:val="both"/>
          </w:pPr>
        </w:pPrChange>
      </w:pPr>
      <w:ins w:id="901" w:author="Jade Raposa [2]" w:date="2024-10-15T01:55:00Z">
        <w:r>
          <w:rPr>
            <w:rFonts w:ascii="Georgia" w:eastAsia="Georgia" w:hAnsi="Georgia" w:cs="Georgia"/>
          </w:rPr>
          <w:t>(problems regarding certification and reporting)</w:t>
        </w:r>
      </w:ins>
    </w:p>
    <w:p w14:paraId="425CBBD4" w14:textId="77777777" w:rsidR="008F456D" w:rsidRDefault="00000000" w:rsidP="008F456D">
      <w:pPr>
        <w:spacing w:after="0" w:line="480" w:lineRule="auto"/>
        <w:jc w:val="both"/>
        <w:rPr>
          <w:del w:id="902" w:author="Jade Raposa [2]" w:date="2024-10-15T01:53:00Z"/>
          <w:rFonts w:ascii="Georgia" w:eastAsia="Georgia" w:hAnsi="Georgia" w:cs="Georgia"/>
        </w:rPr>
        <w:pPrChange w:id="903" w:author="Jade Raposa [2]" w:date="2024-10-15T01:55:00Z">
          <w:pPr>
            <w:spacing w:after="0" w:line="480" w:lineRule="auto"/>
            <w:ind w:left="720"/>
            <w:jc w:val="both"/>
          </w:pPr>
        </w:pPrChange>
      </w:pPr>
      <w:del w:id="904" w:author="Jade Raposa [2]"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rsidP="008F456D">
      <w:pPr>
        <w:spacing w:after="0" w:line="480" w:lineRule="auto"/>
        <w:jc w:val="both"/>
        <w:rPr>
          <w:del w:id="905" w:author="Jade Raposa [2]" w:date="2024-10-15T01:53:00Z"/>
          <w:rFonts w:ascii="Georgia" w:eastAsia="Georgia" w:hAnsi="Georgia" w:cs="Georgia"/>
        </w:rPr>
        <w:pPrChange w:id="906" w:author="Jade Raposa [2]" w:date="2024-10-15T01:55:00Z">
          <w:pPr>
            <w:spacing w:after="0" w:line="480" w:lineRule="auto"/>
            <w:ind w:left="720"/>
            <w:jc w:val="both"/>
          </w:pPr>
        </w:pPrChange>
      </w:pPr>
    </w:p>
    <w:p w14:paraId="2581F436" w14:textId="77777777" w:rsidR="008F456D" w:rsidRDefault="008F456D" w:rsidP="008F456D">
      <w:pPr>
        <w:spacing w:after="0" w:line="480" w:lineRule="auto"/>
        <w:jc w:val="both"/>
        <w:rPr>
          <w:del w:id="907" w:author="Jade Raposa [2]" w:date="2024-10-15T01:53:00Z"/>
          <w:rFonts w:ascii="Georgia" w:eastAsia="Georgia" w:hAnsi="Georgia" w:cs="Georgia"/>
        </w:rPr>
        <w:pPrChange w:id="908" w:author="Jade Raposa [2]" w:date="2024-10-15T01:55:00Z">
          <w:pPr>
            <w:spacing w:after="0" w:line="480" w:lineRule="auto"/>
            <w:ind w:left="720"/>
            <w:jc w:val="both"/>
          </w:pPr>
        </w:pPrChange>
      </w:pPr>
    </w:p>
    <w:p w14:paraId="7BEEEF38" w14:textId="77777777" w:rsidR="008F456D" w:rsidRDefault="008F456D" w:rsidP="008F456D">
      <w:pPr>
        <w:spacing w:after="0" w:line="480" w:lineRule="auto"/>
        <w:jc w:val="both"/>
        <w:rPr>
          <w:del w:id="909" w:author="Jade Raposa [2]" w:date="2024-10-15T01:53:00Z"/>
          <w:rFonts w:ascii="Georgia" w:eastAsia="Georgia" w:hAnsi="Georgia" w:cs="Georgia"/>
        </w:rPr>
        <w:pPrChange w:id="910" w:author="Jade Raposa [2]" w:date="2024-10-15T01:55:00Z">
          <w:pPr>
            <w:spacing w:after="0" w:line="480" w:lineRule="auto"/>
            <w:ind w:left="720"/>
            <w:jc w:val="both"/>
          </w:pPr>
        </w:pPrChange>
      </w:pPr>
    </w:p>
    <w:p w14:paraId="22B7FF9C" w14:textId="77777777" w:rsidR="008F456D" w:rsidRDefault="008F456D" w:rsidP="008F456D">
      <w:pPr>
        <w:spacing w:after="0" w:line="480" w:lineRule="auto"/>
        <w:jc w:val="both"/>
        <w:rPr>
          <w:del w:id="911" w:author="Jade Raposa [2]" w:date="2024-10-15T01:53:00Z"/>
          <w:rFonts w:ascii="Georgia" w:eastAsia="Georgia" w:hAnsi="Georgia" w:cs="Georgia"/>
        </w:rPr>
        <w:pPrChange w:id="912" w:author="Jade Raposa [2]" w:date="2024-10-15T01:55:00Z">
          <w:pPr>
            <w:spacing w:after="0" w:line="480" w:lineRule="auto"/>
            <w:ind w:left="720"/>
            <w:jc w:val="both"/>
          </w:pPr>
        </w:pPrChange>
      </w:pPr>
    </w:p>
    <w:p w14:paraId="2E2A8F9B" w14:textId="77777777" w:rsidR="008F456D" w:rsidRDefault="008F456D" w:rsidP="008F456D">
      <w:pPr>
        <w:spacing w:after="0" w:line="480" w:lineRule="auto"/>
        <w:jc w:val="both"/>
        <w:rPr>
          <w:del w:id="913" w:author="Jade Raposa [2]" w:date="2024-10-15T01:53:00Z"/>
          <w:rFonts w:ascii="Georgia" w:eastAsia="Georgia" w:hAnsi="Georgia" w:cs="Georgia"/>
        </w:rPr>
        <w:pPrChange w:id="914" w:author="Jade Raposa [2]" w:date="2024-10-15T01:55:00Z">
          <w:pPr>
            <w:spacing w:after="0" w:line="480" w:lineRule="auto"/>
            <w:ind w:left="720"/>
            <w:jc w:val="both"/>
          </w:pPr>
        </w:pPrChange>
      </w:pPr>
    </w:p>
    <w:p w14:paraId="7A9E975E" w14:textId="77777777" w:rsidR="008F456D" w:rsidRDefault="00000000" w:rsidP="008F456D">
      <w:pPr>
        <w:pStyle w:val="ListParagraph"/>
        <w:numPr>
          <w:ilvl w:val="0"/>
          <w:numId w:val="4"/>
        </w:numPr>
        <w:spacing w:after="0" w:line="480" w:lineRule="auto"/>
        <w:ind w:left="0"/>
        <w:jc w:val="both"/>
        <w:rPr>
          <w:del w:id="915" w:author="Jade Raposa [2]" w:date="2024-10-15T01:53:00Z"/>
          <w:rFonts w:ascii="Georgia" w:eastAsia="Georgia" w:hAnsi="Georgia" w:cs="Georgia"/>
        </w:rPr>
        <w:pPrChange w:id="916" w:author="Jade Raposa [2]" w:date="2024-10-15T01:55:00Z">
          <w:pPr>
            <w:pStyle w:val="ListParagraph"/>
            <w:numPr>
              <w:numId w:val="4"/>
            </w:numPr>
            <w:spacing w:after="0" w:line="480" w:lineRule="auto"/>
            <w:jc w:val="both"/>
          </w:pPr>
        </w:pPrChange>
      </w:pPr>
      <w:del w:id="917" w:author="Jade Raposa [2]" w:date="2024-10-15T01:53:00Z">
        <w:r>
          <w:rPr>
            <w:rFonts w:ascii="Georgia" w:eastAsia="Georgia" w:hAnsi="Georgia" w:cs="Georgia"/>
          </w:rPr>
          <w:delText>Learning Approach:</w:delText>
        </w:r>
      </w:del>
    </w:p>
    <w:p w14:paraId="2C0986A9" w14:textId="77777777" w:rsidR="008F456D" w:rsidRDefault="008F456D">
      <w:pPr>
        <w:spacing w:after="0" w:line="480" w:lineRule="auto"/>
        <w:jc w:val="both"/>
        <w:rPr>
          <w:del w:id="918" w:author="Jade Raposa [2]" w:date="2024-10-15T01:53:00Z"/>
          <w:rFonts w:ascii="Georgia" w:eastAsia="Georgia" w:hAnsi="Georgia" w:cs="Georgia"/>
        </w:rPr>
      </w:pPr>
    </w:p>
    <w:p w14:paraId="5EEDAF23" w14:textId="77777777" w:rsidR="008F456D" w:rsidRDefault="008F456D">
      <w:pPr>
        <w:spacing w:after="0" w:line="480" w:lineRule="auto"/>
        <w:jc w:val="both"/>
        <w:rPr>
          <w:del w:id="919" w:author="Jade Raposa [2]" w:date="2024-10-15T01:53:00Z"/>
          <w:rFonts w:ascii="Georgia" w:eastAsia="Georgia" w:hAnsi="Georgia" w:cs="Georgia"/>
        </w:rPr>
      </w:pPr>
    </w:p>
    <w:p w14:paraId="38BC4E2F" w14:textId="77777777" w:rsidR="008F456D" w:rsidRDefault="008F456D">
      <w:pPr>
        <w:spacing w:after="0" w:line="480" w:lineRule="auto"/>
        <w:jc w:val="both"/>
        <w:rPr>
          <w:del w:id="920" w:author="Jade Raposa [2]" w:date="2024-10-15T01:53:00Z"/>
          <w:rFonts w:ascii="Georgia" w:eastAsia="Georgia" w:hAnsi="Georgia" w:cs="Georgia"/>
        </w:rPr>
      </w:pPr>
    </w:p>
    <w:p w14:paraId="24B48298" w14:textId="77777777" w:rsidR="008F456D" w:rsidRDefault="008F456D">
      <w:pPr>
        <w:spacing w:after="0" w:line="480" w:lineRule="auto"/>
        <w:jc w:val="both"/>
        <w:rPr>
          <w:del w:id="921" w:author="Jade Raposa [2]" w:date="2024-10-15T01:53:00Z"/>
          <w:rFonts w:ascii="Georgia" w:eastAsia="Georgia" w:hAnsi="Georgia" w:cs="Georgia"/>
        </w:rPr>
      </w:pPr>
    </w:p>
    <w:p w14:paraId="4F8FFA30" w14:textId="77777777" w:rsidR="008F456D" w:rsidRDefault="008F456D">
      <w:pPr>
        <w:spacing w:after="0" w:line="480" w:lineRule="auto"/>
        <w:jc w:val="both"/>
        <w:rPr>
          <w:del w:id="922" w:author="Jade Raposa [2]" w:date="2024-10-15T01:53:00Z"/>
          <w:rFonts w:ascii="Georgia" w:eastAsia="Georgia" w:hAnsi="Georgia" w:cs="Georgia"/>
        </w:rPr>
      </w:pPr>
    </w:p>
    <w:p w14:paraId="37F8D317" w14:textId="77777777" w:rsidR="008F456D" w:rsidRDefault="00000000" w:rsidP="008F456D">
      <w:pPr>
        <w:pStyle w:val="ListParagraph"/>
        <w:numPr>
          <w:ilvl w:val="0"/>
          <w:numId w:val="4"/>
        </w:numPr>
        <w:spacing w:after="0" w:line="480" w:lineRule="auto"/>
        <w:ind w:left="0"/>
        <w:jc w:val="both"/>
        <w:rPr>
          <w:del w:id="923" w:author="Jade Raposa [2]" w:date="2024-10-15T01:53:00Z"/>
          <w:rFonts w:ascii="Georgia" w:eastAsia="Georgia" w:hAnsi="Georgia" w:cs="Georgia"/>
        </w:rPr>
        <w:sectPr w:rsidR="008F456D">
          <w:headerReference w:type="default" r:id="rId98"/>
          <w:headerReference w:type="first" r:id="rId99"/>
          <w:pgSz w:w="12240" w:h="15840"/>
          <w:pgMar w:top="1530" w:right="1440" w:bottom="1440" w:left="2160" w:header="706" w:footer="706" w:gutter="0"/>
          <w:pgNumType w:start="7"/>
          <w:cols w:space="708"/>
          <w:titlePg/>
          <w:docGrid w:linePitch="360"/>
        </w:sectPr>
        <w:pPrChange w:id="924" w:author="Jade Raposa [2]" w:date="2024-10-15T01:55:00Z">
          <w:pPr>
            <w:pStyle w:val="ListParagraph"/>
            <w:numPr>
              <w:numId w:val="4"/>
            </w:numPr>
            <w:spacing w:after="0" w:line="480" w:lineRule="auto"/>
            <w:jc w:val="both"/>
          </w:pPr>
        </w:pPrChange>
      </w:pPr>
      <w:del w:id="925" w:author="Jade Raposa [2]" w:date="2024-10-15T01:53:00Z">
        <w:r>
          <w:rPr>
            <w:rFonts w:ascii="Georgia" w:eastAsia="Georgia" w:hAnsi="Georgia" w:cs="Georgia"/>
          </w:rPr>
          <w:delText>Certification and Reports:</w:delText>
        </w:r>
      </w:del>
    </w:p>
    <w:p w14:paraId="3121EBCF" w14:textId="77777777" w:rsidR="008F456D" w:rsidRDefault="008F456D" w:rsidP="008F456D">
      <w:pPr>
        <w:spacing w:after="0" w:line="480" w:lineRule="auto"/>
        <w:jc w:val="both"/>
        <w:rPr>
          <w:del w:id="926" w:author="Jade Raposa [2]" w:date="2024-10-15T01:55:00Z"/>
          <w:rFonts w:ascii="Georgia" w:eastAsia="Georgia" w:hAnsi="Georgia" w:cs="Georgia"/>
        </w:rPr>
        <w:pPrChange w:id="927" w:author="Jade Raposa [2]" w:date="2024-10-15T01:55:00Z">
          <w:pPr>
            <w:spacing w:after="0" w:line="480" w:lineRule="auto"/>
            <w:ind w:left="720"/>
            <w:jc w:val="both"/>
          </w:pPr>
        </w:pPrChange>
      </w:pPr>
    </w:p>
    <w:p w14:paraId="5106CAEF" w14:textId="77777777" w:rsidR="008F456D" w:rsidRDefault="008F456D">
      <w:pPr>
        <w:spacing w:after="0" w:line="480" w:lineRule="auto"/>
        <w:jc w:val="both"/>
        <w:rPr>
          <w:del w:id="928" w:author="Jade Raposa [2]" w:date="2024-10-15T01:53:00Z"/>
          <w:rFonts w:ascii="Georgia" w:eastAsia="Georgia" w:hAnsi="Georgia" w:cs="Georgia"/>
        </w:rPr>
      </w:pPr>
    </w:p>
    <w:p w14:paraId="679EFBDD" w14:textId="77777777" w:rsidR="008F456D" w:rsidRDefault="008F456D">
      <w:pPr>
        <w:spacing w:after="0" w:line="480" w:lineRule="auto"/>
        <w:jc w:val="both"/>
        <w:rPr>
          <w:del w:id="929" w:author="Jade Raposa [2]" w:date="2024-10-15T01:53:00Z"/>
          <w:rFonts w:ascii="Georgia" w:eastAsia="Georgia" w:hAnsi="Georgia" w:cs="Georgia"/>
        </w:rPr>
      </w:pPr>
    </w:p>
    <w:p w14:paraId="4E26E341" w14:textId="77777777" w:rsidR="008F456D" w:rsidRDefault="008F456D">
      <w:pPr>
        <w:spacing w:after="0" w:line="480" w:lineRule="auto"/>
        <w:jc w:val="both"/>
        <w:rPr>
          <w:del w:id="930" w:author="Jade Raposa [2]" w:date="2024-10-15T01:53:00Z"/>
          <w:rFonts w:ascii="Georgia" w:eastAsia="Georgia" w:hAnsi="Georgia" w:cs="Georgia"/>
        </w:rPr>
      </w:pPr>
    </w:p>
    <w:p w14:paraId="3AB43722" w14:textId="77777777" w:rsidR="008F456D" w:rsidRDefault="008F456D">
      <w:pPr>
        <w:spacing w:after="0" w:line="480" w:lineRule="auto"/>
        <w:jc w:val="both"/>
        <w:rPr>
          <w:rFonts w:ascii="Georgia" w:eastAsia="Georgia" w:hAnsi="Georgia" w:cs="Georgia"/>
        </w:rPr>
      </w:pPr>
    </w:p>
    <w:p w14:paraId="7D602502" w14:textId="77777777" w:rsidR="008F456D" w:rsidRPr="008F456D" w:rsidRDefault="00000000" w:rsidP="008F456D">
      <w:pPr>
        <w:pStyle w:val="ListParagraph"/>
        <w:numPr>
          <w:ilvl w:val="0"/>
          <w:numId w:val="9"/>
        </w:numPr>
        <w:spacing w:after="0" w:line="480" w:lineRule="auto"/>
        <w:jc w:val="both"/>
        <w:rPr>
          <w:rFonts w:ascii="Georgia" w:eastAsia="Georgia" w:hAnsi="Georgia" w:cs="Georgia"/>
          <w:rPrChange w:id="931" w:author="Jade Raposa [2]" w:date="2024-10-15T01:55:00Z">
            <w:rPr/>
          </w:rPrChange>
        </w:rPr>
        <w:pPrChange w:id="932" w:author="Jade Raposa [2]" w:date="2024-10-15T01:55:00Z">
          <w:pPr>
            <w:spacing w:after="0" w:line="480" w:lineRule="auto"/>
            <w:jc w:val="both"/>
          </w:pPr>
        </w:pPrChange>
      </w:pPr>
      <w:del w:id="933" w:author="Jade Raposa [2]" w:date="2024-10-15T01:55:00Z">
        <w:r>
          <w:rPr>
            <w:rFonts w:ascii="Georgia" w:eastAsia="Georgia" w:hAnsi="Georgia" w:cs="Georgia"/>
            <w:rPrChange w:id="934" w:author="Jade Raposa [2]" w:date="2024-10-15T01:55:00Z">
              <w:rPr/>
            </w:rPrChange>
          </w:rPr>
          <w:delText>2.</w:delText>
        </w:r>
        <w:r>
          <w:rPr>
            <w:rFonts w:ascii="Georgia" w:eastAsia="Georgia" w:hAnsi="Georgia" w:cs="Georgia"/>
            <w:rPrChange w:id="935" w:author="Jade Raposa [2]" w:date="2024-10-15T01:55:00Z">
              <w:rPr/>
            </w:rPrChange>
          </w:rPr>
          <w:tab/>
        </w:r>
      </w:del>
      <w:r>
        <w:rPr>
          <w:rFonts w:ascii="Georgia" w:eastAsia="Georgia" w:hAnsi="Georgia" w:cs="Georgia"/>
          <w:rPrChange w:id="936" w:author="Jade Raposa [2]" w:date="2024-10-15T01:55:00Z">
            <w:rPr/>
          </w:rPrChange>
        </w:rPr>
        <w:t>Added features of the proposed system:</w:t>
      </w:r>
    </w:p>
    <w:p w14:paraId="6C78C27F" w14:textId="77777777" w:rsidR="008F456D" w:rsidRDefault="00000000">
      <w:pPr>
        <w:spacing w:after="0" w:line="480" w:lineRule="auto"/>
        <w:ind w:left="360"/>
        <w:jc w:val="both"/>
        <w:rPr>
          <w:del w:id="937" w:author="Jade Raposa [2]" w:date="2024-10-15T01:57:00Z"/>
          <w:rFonts w:ascii="Georgia" w:eastAsia="Georgia" w:hAnsi="Georgia" w:cs="Georgia"/>
        </w:rPr>
      </w:pPr>
      <w:r>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8F456D" w:rsidRDefault="008F456D">
      <w:pPr>
        <w:spacing w:after="0" w:line="480" w:lineRule="auto"/>
        <w:ind w:left="360"/>
        <w:jc w:val="both"/>
        <w:rPr>
          <w:ins w:id="938" w:author="Jade Raposa [2]" w:date="2024-10-15T01:57:00Z"/>
          <w:rFonts w:ascii="Georgia" w:eastAsia="Georgia" w:hAnsi="Georgia" w:cs="Georgia"/>
        </w:rPr>
      </w:pPr>
    </w:p>
    <w:p w14:paraId="6FCA7D3E" w14:textId="77777777" w:rsidR="008F456D" w:rsidRPr="008F456D" w:rsidRDefault="00000000" w:rsidP="008F456D">
      <w:pPr>
        <w:pStyle w:val="ListParagraph"/>
        <w:numPr>
          <w:ilvl w:val="0"/>
          <w:numId w:val="9"/>
        </w:numPr>
        <w:spacing w:after="0" w:line="480" w:lineRule="auto"/>
        <w:jc w:val="both"/>
        <w:rPr>
          <w:rFonts w:ascii="Georgia" w:eastAsia="Georgia" w:hAnsi="Georgia" w:cs="Georgia"/>
          <w:rPrChange w:id="939" w:author="Jade Raposa [2]" w:date="2024-10-15T01:57:00Z">
            <w:rPr/>
          </w:rPrChange>
        </w:rPr>
        <w:pPrChange w:id="940" w:author="Jade Raposa [2]" w:date="2024-10-15T01:57:00Z">
          <w:pPr>
            <w:spacing w:after="0" w:line="480" w:lineRule="auto"/>
            <w:jc w:val="both"/>
          </w:pPr>
        </w:pPrChange>
      </w:pPr>
      <w:ins w:id="941" w:author="Jade Raposa [2]" w:date="2024-10-15T01:57:00Z">
        <w:r>
          <w:rPr>
            <w:rFonts w:ascii="Georgia" w:eastAsia="Georgia" w:hAnsi="Georgia" w:cs="Georgia"/>
          </w:rPr>
          <w:t>The system was evaluated using the ISO 25010 quality model.</w:t>
        </w:r>
      </w:ins>
      <w:del w:id="942" w:author="Jade Raposa [2]" w:date="2024-10-15T01:57:00Z">
        <w:r>
          <w:rPr>
            <w:rFonts w:ascii="Georgia" w:eastAsia="Georgia" w:hAnsi="Georgia" w:cs="Georgia"/>
            <w:rPrChange w:id="943" w:author="Jade Raposa [2]" w:date="2024-10-15T01:57:00Z">
              <w:rPr/>
            </w:rPrChange>
          </w:rPr>
          <w:delText>3.</w:delText>
        </w:r>
        <w:r>
          <w:rPr>
            <w:rFonts w:ascii="Georgia" w:eastAsia="Georgia" w:hAnsi="Georgia" w:cs="Georgia"/>
            <w:rPrChange w:id="944" w:author="Jade Raposa [2]" w:date="2024-10-15T01:57:00Z">
              <w:rPr/>
            </w:rPrChange>
          </w:rPr>
          <w:tab/>
          <w:delText>The system was evaluated using the ISO 25010 quality model.</w:delText>
        </w:r>
      </w:del>
    </w:p>
    <w:p w14:paraId="46339E25" w14:textId="77777777" w:rsidR="008F456D" w:rsidRPr="008F456D" w:rsidRDefault="00000000" w:rsidP="008F456D">
      <w:pPr>
        <w:pStyle w:val="ListParagraph"/>
        <w:numPr>
          <w:ilvl w:val="0"/>
          <w:numId w:val="11"/>
        </w:numPr>
        <w:spacing w:after="0" w:line="480" w:lineRule="auto"/>
        <w:ind w:left="720"/>
        <w:jc w:val="both"/>
        <w:rPr>
          <w:rFonts w:ascii="Georgia" w:eastAsia="Georgia" w:hAnsi="Georgia" w:cs="Georgia"/>
          <w:rPrChange w:id="945" w:author="Jade Raposa [2]" w:date="2024-10-15T01:58:00Z">
            <w:rPr/>
          </w:rPrChange>
        </w:rPr>
        <w:pPrChange w:id="946" w:author="Jade Raposa [2]" w:date="2024-10-15T01:58:00Z">
          <w:pPr>
            <w:spacing w:after="0" w:line="480" w:lineRule="auto"/>
            <w:ind w:left="720"/>
            <w:jc w:val="both"/>
          </w:pPr>
        </w:pPrChange>
      </w:pPr>
      <w:del w:id="947" w:author="Jade Raposa [2]" w:date="2024-10-15T01:58:00Z">
        <w:r>
          <w:rPr>
            <w:rFonts w:ascii="Georgia" w:eastAsia="Georgia" w:hAnsi="Georgia" w:cs="Georgia"/>
            <w:rPrChange w:id="948" w:author="Jade Raposa [2]" w:date="2024-10-15T01:58:00Z">
              <w:rPr/>
            </w:rPrChange>
          </w:rPr>
          <w:delText>a.</w:delText>
        </w:r>
        <w:r>
          <w:rPr>
            <w:rFonts w:ascii="Georgia" w:eastAsia="Georgia" w:hAnsi="Georgia" w:cs="Georgia"/>
            <w:rPrChange w:id="949" w:author="Jade Raposa [2]" w:date="2024-10-15T01:58:00Z">
              <w:rPr/>
            </w:rPrChange>
          </w:rPr>
          <w:tab/>
        </w:r>
      </w:del>
      <w:r>
        <w:rPr>
          <w:rFonts w:ascii="Georgia" w:eastAsia="Georgia" w:hAnsi="Georgia" w:cs="Georgia"/>
          <w:rPrChange w:id="950" w:author="Jade Raposa [2]" w:date="2024-10-15T01: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77777" w:rsidR="008F456D" w:rsidRPr="008F456D" w:rsidRDefault="00000000" w:rsidP="008F456D">
      <w:pPr>
        <w:pStyle w:val="ListParagraph"/>
        <w:numPr>
          <w:ilvl w:val="0"/>
          <w:numId w:val="11"/>
        </w:numPr>
        <w:spacing w:after="0" w:line="480" w:lineRule="auto"/>
        <w:ind w:left="720"/>
        <w:jc w:val="both"/>
        <w:rPr>
          <w:rFonts w:ascii="Georgia" w:eastAsia="Georgia" w:hAnsi="Georgia" w:cs="Georgia"/>
          <w:rPrChange w:id="951" w:author="Jade Raposa [2]" w:date="2024-10-15T01:58:00Z">
            <w:rPr/>
          </w:rPrChange>
        </w:rPr>
        <w:pPrChange w:id="952" w:author="Jade Raposa [2]" w:date="2024-10-15T01:58:00Z">
          <w:pPr>
            <w:spacing w:after="0" w:line="480" w:lineRule="auto"/>
            <w:ind w:left="720"/>
            <w:jc w:val="both"/>
          </w:pPr>
        </w:pPrChange>
      </w:pPr>
      <w:del w:id="953" w:author="Jade Raposa [2]" w:date="2024-10-15T01:58:00Z">
        <w:r>
          <w:rPr>
            <w:rFonts w:ascii="Georgia" w:eastAsia="Georgia" w:hAnsi="Georgia" w:cs="Georgia"/>
            <w:rPrChange w:id="954" w:author="Jade Raposa [2]" w:date="2024-10-15T01:58:00Z">
              <w:rPr/>
            </w:rPrChange>
          </w:rPr>
          <w:lastRenderedPageBreak/>
          <w:delText>b.</w:delText>
        </w:r>
        <w:r>
          <w:rPr>
            <w:rFonts w:ascii="Georgia" w:eastAsia="Georgia" w:hAnsi="Georgia" w:cs="Georgia"/>
            <w:rPrChange w:id="955" w:author="Jade Raposa [2]" w:date="2024-10-15T01:58:00Z">
              <w:rPr/>
            </w:rPrChange>
          </w:rPr>
          <w:tab/>
        </w:r>
      </w:del>
      <w:r>
        <w:rPr>
          <w:rFonts w:ascii="Georgia" w:eastAsia="Georgia" w:hAnsi="Georgia" w:cs="Georgia"/>
          <w:rPrChange w:id="956" w:author="Jade Raposa [2]" w:date="2024-10-15T01: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77777777" w:rsidR="008F456D" w:rsidRDefault="00000000">
      <w:pPr>
        <w:pStyle w:val="ListParagraph"/>
        <w:numPr>
          <w:ilvl w:val="0"/>
          <w:numId w:val="11"/>
        </w:numPr>
        <w:spacing w:after="0" w:line="480" w:lineRule="auto"/>
        <w:jc w:val="both"/>
        <w:rPr>
          <w:del w:id="957" w:author="Jade Raposa [2]" w:date="2024-10-15T02:01:00Z"/>
          <w:rFonts w:ascii="Georgia" w:eastAsia="Georgia" w:hAnsi="Georgia" w:cs="Georgia"/>
        </w:rPr>
      </w:pPr>
      <w:del w:id="958" w:author="Jade Raposa [2]" w:date="2024-10-15T01:58:00Z">
        <w:r>
          <w:rPr>
            <w:rFonts w:ascii="Georgia" w:eastAsia="Georgia" w:hAnsi="Georgia" w:cs="Georgia"/>
            <w:rPrChange w:id="959" w:author="Jade Raposa [2]" w:date="2024-10-15T01:58:00Z">
              <w:rPr/>
            </w:rPrChange>
          </w:rPr>
          <w:delText>c.</w:delText>
        </w:r>
        <w:r>
          <w:rPr>
            <w:rFonts w:ascii="Georgia" w:eastAsia="Georgia" w:hAnsi="Georgia" w:cs="Georgia"/>
            <w:rPrChange w:id="960" w:author="Jade Raposa [2]" w:date="2024-10-15T01:58:00Z">
              <w:rPr/>
            </w:rPrChange>
          </w:rPr>
          <w:tab/>
        </w:r>
      </w:del>
      <w:r>
        <w:rPr>
          <w:rFonts w:ascii="Georgia" w:eastAsia="Georgia" w:hAnsi="Georgia" w:cs="Georgia"/>
          <w:rPrChange w:id="961" w:author="Jade Raposa [2]" w:date="2024-10-15T01: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8F456D" w:rsidRPr="008F456D" w:rsidRDefault="008F456D" w:rsidP="008F456D">
      <w:pPr>
        <w:pStyle w:val="ListParagraph"/>
        <w:numPr>
          <w:ilvl w:val="0"/>
          <w:numId w:val="11"/>
        </w:numPr>
        <w:spacing w:after="0" w:line="480" w:lineRule="auto"/>
        <w:ind w:left="720"/>
        <w:jc w:val="both"/>
        <w:rPr>
          <w:ins w:id="962" w:author="Jade Raposa [2]" w:date="2024-10-15T02:01:00Z"/>
          <w:rFonts w:ascii="Georgia" w:eastAsia="Georgia" w:hAnsi="Georgia" w:cs="Georgia"/>
          <w:rPrChange w:id="963" w:author="Jade Raposa [2]" w:date="2024-10-15T01:58:00Z">
            <w:rPr>
              <w:ins w:id="964" w:author="Jade Raposa [2]" w:date="2024-10-15T02:01:00Z"/>
            </w:rPr>
          </w:rPrChange>
        </w:rPr>
        <w:pPrChange w:id="965" w:author="Jade Raposa [2]" w:date="2024-10-15T01:58:00Z">
          <w:pPr>
            <w:spacing w:after="0" w:line="480" w:lineRule="auto"/>
            <w:ind w:left="720"/>
            <w:jc w:val="both"/>
          </w:pPr>
        </w:pPrChange>
      </w:pPr>
    </w:p>
    <w:p w14:paraId="2B49CFB2" w14:textId="77777777" w:rsidR="008F456D" w:rsidRDefault="00000000">
      <w:pPr>
        <w:pStyle w:val="ListParagraph"/>
        <w:rPr>
          <w:del w:id="966" w:author="Jade Raposa [2]" w:date="2024-10-15T02:01:00Z"/>
          <w:rFonts w:ascii="Georgia" w:eastAsia="Georgia" w:hAnsi="Georgia" w:cs="Georgia"/>
        </w:rPr>
      </w:pPr>
      <w:ins w:id="967" w:author="Jade Raposa [2]" w:date="2024-10-15T02:02:00Z">
        <w:r>
          <w:rPr>
            <w:rFonts w:ascii="Georgia" w:eastAsia="Georgia" w:hAnsi="Georgia" w:cs="Georgia"/>
          </w:rPr>
          <w:t>Portability:</w:t>
        </w:r>
      </w:ins>
      <w:del w:id="968" w:author="Jade Raposa [2]" w:date="2024-10-15T01:58:00Z">
        <w:r>
          <w:rPr>
            <w:rFonts w:ascii="Georgia" w:eastAsia="Georgia" w:hAnsi="Georgia" w:cs="Georgia"/>
            <w:rPrChange w:id="969" w:author="Jade Raposa [2]" w:date="2024-10-15T02:01:00Z">
              <w:rPr/>
            </w:rPrChange>
          </w:rPr>
          <w:delText>d.</w:delText>
        </w:r>
        <w:r>
          <w:rPr>
            <w:rFonts w:ascii="Georgia" w:eastAsia="Georgia" w:hAnsi="Georgia" w:cs="Georgia"/>
            <w:rPrChange w:id="970" w:author="Jade Raposa [2]" w:date="2024-10-15T02:01:00Z">
              <w:rPr/>
            </w:rPrChange>
          </w:rPr>
          <w:tab/>
        </w:r>
      </w:del>
      <w:del w:id="971" w:author="Jade Raposa [2]" w:date="2024-10-15T02:01:00Z">
        <w:r>
          <w:rPr>
            <w:rFonts w:ascii="Georgia" w:eastAsia="Georgia" w:hAnsi="Georgia" w:cs="Georgia"/>
            <w:rPrChange w:id="972" w:author="Jade Raposa [2]" w:date="2024-10-15T02:01:00Z">
              <w:rPr/>
            </w:rPrChange>
          </w:rPr>
          <w:delText>Portability:</w:delText>
        </w:r>
      </w:del>
    </w:p>
    <w:p w14:paraId="5AE9860D" w14:textId="77777777" w:rsidR="008F456D" w:rsidRDefault="00000000">
      <w:pPr>
        <w:pStyle w:val="ListParagraph"/>
        <w:numPr>
          <w:ilvl w:val="0"/>
          <w:numId w:val="11"/>
        </w:numPr>
        <w:spacing w:after="0" w:line="480" w:lineRule="auto"/>
        <w:jc w:val="both"/>
        <w:rPr>
          <w:ins w:id="973" w:author="Jade Raposa [2]" w:date="2024-10-15T02:03:00Z"/>
          <w:rFonts w:ascii="Georgia" w:eastAsia="Georgia" w:hAnsi="Georgia" w:cs="Georgia"/>
        </w:rPr>
      </w:pPr>
      <w:ins w:id="974" w:author="Jade Raposa [2]" w:date="2024-10-15T02:03:00Z">
        <w:r>
          <w:rPr>
            <w:rFonts w:ascii="Georgia" w:eastAsia="Georgia" w:hAnsi="Georgia" w:cs="Georgia"/>
          </w:rPr>
          <w:br/>
        </w:r>
      </w:ins>
    </w:p>
    <w:p w14:paraId="4AB1117B" w14:textId="77777777" w:rsidR="008F456D" w:rsidRDefault="00000000" w:rsidP="008F456D">
      <w:pPr>
        <w:pStyle w:val="Heading2"/>
        <w:spacing w:line="480" w:lineRule="auto"/>
        <w:jc w:val="both"/>
        <w:rPr>
          <w:ins w:id="975" w:author="Jade Raposa [2]" w:date="2024-10-15T02:03:00Z"/>
          <w:rFonts w:eastAsia="Georgia"/>
        </w:rPr>
        <w:pPrChange w:id="976" w:author="Jade Raposa [2]" w:date="2024-10-15T02:04:00Z">
          <w:pPr>
            <w:spacing w:after="0" w:line="480" w:lineRule="auto"/>
            <w:jc w:val="both"/>
          </w:pPr>
        </w:pPrChange>
      </w:pPr>
      <w:ins w:id="977" w:author="Jade Raposa [2]" w:date="2024-10-15T02:03:00Z">
        <w:r>
          <w:rPr>
            <w:rFonts w:eastAsia="Georgia"/>
          </w:rPr>
          <w:t>CONCLUSIONS</w:t>
        </w:r>
      </w:ins>
    </w:p>
    <w:p w14:paraId="006A5420" w14:textId="77777777" w:rsidR="008F456D" w:rsidRDefault="00000000">
      <w:pPr>
        <w:spacing w:after="0" w:line="480" w:lineRule="auto"/>
        <w:jc w:val="both"/>
        <w:rPr>
          <w:ins w:id="978" w:author="Jade Raposa [2]" w:date="2024-10-15T02:03:00Z"/>
          <w:rFonts w:ascii="Georgia" w:eastAsia="Georgia" w:hAnsi="Georgia" w:cs="Georgia"/>
        </w:rPr>
      </w:pPr>
      <w:ins w:id="979" w:author="Jade Raposa [2]" w:date="2024-10-15T02:04:00Z">
        <w:r>
          <w:rPr>
            <w:rFonts w:ascii="Georgia" w:eastAsia="Georgia" w:hAnsi="Georgia" w:cs="Georgia"/>
          </w:rPr>
          <w:t>Based on the findings, the conclusions below were derived:</w:t>
        </w:r>
      </w:ins>
    </w:p>
    <w:p w14:paraId="53103274" w14:textId="77777777" w:rsidR="008F456D" w:rsidRDefault="00000000" w:rsidP="008F456D">
      <w:pPr>
        <w:pStyle w:val="Heading2"/>
        <w:spacing w:line="480" w:lineRule="auto"/>
        <w:jc w:val="both"/>
        <w:rPr>
          <w:ins w:id="980" w:author="Jade Raposa [2]" w:date="2024-10-15T02:04:00Z"/>
          <w:rFonts w:eastAsia="Georgia"/>
        </w:rPr>
        <w:pPrChange w:id="981" w:author="Jade Raposa [2]" w:date="2024-10-15T02:04:00Z">
          <w:pPr>
            <w:spacing w:after="0" w:line="480" w:lineRule="auto"/>
            <w:jc w:val="both"/>
          </w:pPr>
        </w:pPrChange>
      </w:pPr>
      <w:ins w:id="982" w:author="Jade Raposa [2]" w:date="2024-10-15T02:03:00Z">
        <w:r>
          <w:rPr>
            <w:rFonts w:eastAsia="Georgia"/>
          </w:rPr>
          <w:t>RECOMMENDATIONS</w:t>
        </w:r>
      </w:ins>
    </w:p>
    <w:p w14:paraId="59F9E911" w14:textId="77777777" w:rsidR="008F456D" w:rsidRPr="008F456D" w:rsidRDefault="00000000" w:rsidP="008F456D">
      <w:pPr>
        <w:spacing w:after="0" w:line="480" w:lineRule="auto"/>
        <w:jc w:val="both"/>
        <w:rPr>
          <w:ins w:id="983" w:author="Jade Raposa [2]" w:date="2024-10-15T02:02:00Z"/>
          <w:rFonts w:ascii="Georgia" w:eastAsia="Georgia" w:hAnsi="Georgia" w:cs="Georgia"/>
          <w:rPrChange w:id="984" w:author="Jade Raposa [2]" w:date="2024-10-15T02:04:00Z">
            <w:rPr>
              <w:ins w:id="985" w:author="Jade Raposa [2]" w:date="2024-10-15T02:02:00Z"/>
            </w:rPr>
          </w:rPrChange>
        </w:rPr>
        <w:pPrChange w:id="986" w:author="Jade Raposa [2]" w:date="2024-10-15T02:03:00Z">
          <w:pPr/>
        </w:pPrChange>
      </w:pPr>
      <w:ins w:id="987" w:author="Jade Raposa [2]" w:date="2024-10-15T02:04:00Z">
        <w:r>
          <w:rPr>
            <w:rFonts w:ascii="Georgia" w:eastAsia="Georgia" w:hAnsi="Georgia" w:cs="Georgia"/>
            <w:rPrChange w:id="988" w:author="Jade Raposa [2]" w:date="2024-10-15T02:04:00Z">
              <w:rPr>
                <w:rFonts w:ascii="Georgia" w:eastAsia="Georgia" w:hAnsi="Georgia" w:cs="Georgia"/>
                <w:b/>
                <w:bCs/>
              </w:rPr>
            </w:rPrChange>
          </w:rPr>
          <w:t>Based on the conclusions, the following recommendations were formulated.</w:t>
        </w:r>
      </w:ins>
    </w:p>
    <w:p w14:paraId="255924E3" w14:textId="77777777" w:rsidR="008F456D" w:rsidRDefault="008F456D">
      <w:pPr>
        <w:rPr>
          <w:ins w:id="989" w:author="Jade Raposa [2]" w:date="2024-10-16T22:55:00Z"/>
        </w:rPr>
        <w:sectPr w:rsidR="008F456D">
          <w:headerReference w:type="default" r:id="rId100"/>
          <w:headerReference w:type="first" r:id="rId101"/>
          <w:pgSz w:w="12240" w:h="15840"/>
          <w:pgMar w:top="1620" w:right="1440" w:bottom="1440" w:left="2160" w:header="706" w:footer="706" w:gutter="0"/>
          <w:pgNumType w:start="7"/>
          <w:cols w:space="708"/>
          <w:titlePg/>
          <w:docGrid w:linePitch="360"/>
        </w:sectPr>
      </w:pPr>
    </w:p>
    <w:p w14:paraId="1576D9AC" w14:textId="77777777" w:rsidR="008F456D" w:rsidRDefault="00000000" w:rsidP="008F456D">
      <w:pPr>
        <w:jc w:val="center"/>
        <w:rPr>
          <w:del w:id="996" w:author="Jade Raposa [2]" w:date="2024-10-15T01:59:00Z"/>
        </w:rPr>
        <w:pPrChange w:id="997" w:author="Jade Raposa [2]" w:date="2024-10-16T22:55:00Z">
          <w:pPr/>
        </w:pPrChange>
      </w:pPr>
      <w:del w:id="998" w:author="Jade Raposa [2]" w:date="2024-10-15T01:59:00Z">
        <w:r>
          <w:lastRenderedPageBreak/>
          <w:delText>Conclusions</w:delText>
        </w:r>
      </w:del>
    </w:p>
    <w:p w14:paraId="7CA5B93D" w14:textId="77777777" w:rsidR="008F456D" w:rsidRDefault="008F456D" w:rsidP="008F456D">
      <w:pPr>
        <w:jc w:val="center"/>
        <w:rPr>
          <w:del w:id="999" w:author="Jade Raposa [2]" w:date="2024-10-15T01:59:00Z"/>
        </w:rPr>
        <w:pPrChange w:id="1000" w:author="Jade Raposa [2]" w:date="2024-10-16T22:55:00Z">
          <w:pPr>
            <w:pStyle w:val="Heading2"/>
          </w:pPr>
        </w:pPrChange>
      </w:pPr>
    </w:p>
    <w:p w14:paraId="7B170C2F" w14:textId="77777777" w:rsidR="008F456D" w:rsidRDefault="008F456D" w:rsidP="008F456D">
      <w:pPr>
        <w:jc w:val="center"/>
        <w:rPr>
          <w:del w:id="1001" w:author="Jade Raposa [2]" w:date="2024-10-15T01:59:00Z"/>
        </w:rPr>
        <w:pPrChange w:id="1002" w:author="Jade Raposa [2]" w:date="2024-10-16T22:55:00Z">
          <w:pPr>
            <w:spacing w:line="480" w:lineRule="auto"/>
            <w:jc w:val="both"/>
          </w:pPr>
        </w:pPrChange>
      </w:pPr>
    </w:p>
    <w:p w14:paraId="0588FC7A" w14:textId="77777777" w:rsidR="008F456D" w:rsidRDefault="008F456D" w:rsidP="008F456D">
      <w:pPr>
        <w:jc w:val="center"/>
        <w:rPr>
          <w:del w:id="1003" w:author="Jade Raposa [2]" w:date="2024-10-15T01:59:00Z"/>
        </w:rPr>
        <w:pPrChange w:id="1004" w:author="Jade Raposa [2]" w:date="2024-10-16T22:55:00Z">
          <w:pPr>
            <w:spacing w:line="480" w:lineRule="auto"/>
            <w:jc w:val="both"/>
          </w:pPr>
        </w:pPrChange>
      </w:pPr>
    </w:p>
    <w:p w14:paraId="0F6D7615" w14:textId="77777777" w:rsidR="008F456D" w:rsidRDefault="008F456D" w:rsidP="008F456D">
      <w:pPr>
        <w:jc w:val="center"/>
        <w:rPr>
          <w:del w:id="1005" w:author="Jade Raposa [2]" w:date="2024-10-15T01:59:00Z"/>
        </w:rPr>
        <w:pPrChange w:id="1006" w:author="Jade Raposa [2]" w:date="2024-10-16T22:55:00Z">
          <w:pPr>
            <w:spacing w:line="480" w:lineRule="auto"/>
            <w:jc w:val="both"/>
          </w:pPr>
        </w:pPrChange>
      </w:pPr>
    </w:p>
    <w:p w14:paraId="43CFF92F" w14:textId="77777777" w:rsidR="008F456D" w:rsidRDefault="008F456D" w:rsidP="008F456D">
      <w:pPr>
        <w:jc w:val="center"/>
        <w:rPr>
          <w:del w:id="1007" w:author="Jade Raposa [2]" w:date="2024-10-15T01:59:00Z"/>
        </w:rPr>
        <w:pPrChange w:id="1008" w:author="Jade Raposa [2]" w:date="2024-10-16T22:55:00Z">
          <w:pPr>
            <w:spacing w:line="480" w:lineRule="auto"/>
            <w:jc w:val="both"/>
          </w:pPr>
        </w:pPrChange>
      </w:pPr>
    </w:p>
    <w:p w14:paraId="7555B832" w14:textId="77777777" w:rsidR="008F456D" w:rsidRDefault="008F456D" w:rsidP="008F456D">
      <w:pPr>
        <w:jc w:val="center"/>
        <w:rPr>
          <w:del w:id="1009" w:author="Jade Raposa [2]" w:date="2024-10-15T01:59:00Z"/>
        </w:rPr>
        <w:pPrChange w:id="1010" w:author="Jade Raposa [2]" w:date="2024-10-16T22:55:00Z">
          <w:pPr>
            <w:spacing w:line="480" w:lineRule="auto"/>
            <w:jc w:val="both"/>
          </w:pPr>
        </w:pPrChange>
      </w:pPr>
    </w:p>
    <w:p w14:paraId="2A0D8C70" w14:textId="77777777" w:rsidR="008F456D" w:rsidRDefault="008F456D" w:rsidP="008F456D">
      <w:pPr>
        <w:jc w:val="center"/>
        <w:rPr>
          <w:del w:id="1011" w:author="Jade Raposa [2]" w:date="2024-10-15T01:59:00Z"/>
        </w:rPr>
        <w:pPrChange w:id="1012" w:author="Jade Raposa [2]" w:date="2024-10-16T22:55:00Z">
          <w:pPr>
            <w:spacing w:line="480" w:lineRule="auto"/>
            <w:jc w:val="both"/>
          </w:pPr>
        </w:pPrChange>
      </w:pPr>
    </w:p>
    <w:p w14:paraId="4F3E48C6" w14:textId="77777777" w:rsidR="008F456D" w:rsidRDefault="008F456D" w:rsidP="008F456D">
      <w:pPr>
        <w:jc w:val="center"/>
        <w:rPr>
          <w:del w:id="1013" w:author="Jade Raposa [2]" w:date="2024-10-15T01:59:00Z"/>
        </w:rPr>
        <w:pPrChange w:id="1014" w:author="Jade Raposa [2]" w:date="2024-10-16T22:55:00Z">
          <w:pPr>
            <w:spacing w:line="480" w:lineRule="auto"/>
            <w:jc w:val="both"/>
          </w:pPr>
        </w:pPrChange>
      </w:pPr>
    </w:p>
    <w:p w14:paraId="1812DDA0" w14:textId="77777777" w:rsidR="008F456D" w:rsidRDefault="008F456D" w:rsidP="008F456D">
      <w:pPr>
        <w:jc w:val="center"/>
        <w:rPr>
          <w:del w:id="1015" w:author="Jade Raposa [2]" w:date="2024-10-15T01:59:00Z"/>
        </w:rPr>
        <w:pPrChange w:id="1016" w:author="Jade Raposa [2]" w:date="2024-10-16T22:55:00Z">
          <w:pPr>
            <w:spacing w:line="480" w:lineRule="auto"/>
            <w:jc w:val="both"/>
          </w:pPr>
        </w:pPrChange>
      </w:pPr>
    </w:p>
    <w:p w14:paraId="22B265E0" w14:textId="77777777" w:rsidR="008F456D" w:rsidRDefault="008F456D" w:rsidP="008F456D">
      <w:pPr>
        <w:jc w:val="center"/>
        <w:rPr>
          <w:del w:id="1017" w:author="Jade Raposa [2]" w:date="2024-10-15T01:59:00Z"/>
          <w:highlight w:val="yellow"/>
        </w:rPr>
        <w:pPrChange w:id="1018" w:author="Jade Raposa [2]" w:date="2024-10-16T22:55:00Z">
          <w:pPr>
            <w:spacing w:line="480" w:lineRule="auto"/>
            <w:jc w:val="both"/>
          </w:pPr>
        </w:pPrChange>
      </w:pPr>
    </w:p>
    <w:p w14:paraId="3EF8E022" w14:textId="77777777" w:rsidR="008F456D" w:rsidRDefault="008F456D" w:rsidP="008F456D">
      <w:pPr>
        <w:jc w:val="center"/>
        <w:rPr>
          <w:del w:id="1019" w:author="Jade Raposa [2]" w:date="2024-10-15T01:59:00Z"/>
          <w:rFonts w:eastAsia="Times New Roman"/>
        </w:rPr>
        <w:pPrChange w:id="1020" w:author="Jade Raposa [2]" w:date="2024-10-16T22:55:00Z">
          <w:pPr>
            <w:spacing w:after="0" w:line="480" w:lineRule="auto"/>
            <w:jc w:val="both"/>
          </w:pPr>
        </w:pPrChange>
      </w:pPr>
    </w:p>
    <w:p w14:paraId="170A67E2" w14:textId="77777777" w:rsidR="008F456D" w:rsidRDefault="008F456D" w:rsidP="008F456D">
      <w:pPr>
        <w:jc w:val="center"/>
        <w:rPr>
          <w:del w:id="1021" w:author="Jade Raposa [2]" w:date="2024-10-15T01:59:00Z"/>
          <w:rFonts w:eastAsia="Times New Roman"/>
        </w:rPr>
        <w:pPrChange w:id="1022" w:author="Jade Raposa [2]" w:date="2024-10-16T22:55:00Z">
          <w:pPr>
            <w:spacing w:after="0" w:line="480" w:lineRule="auto"/>
            <w:jc w:val="both"/>
          </w:pPr>
        </w:pPrChange>
      </w:pPr>
    </w:p>
    <w:p w14:paraId="4B1C6185" w14:textId="77777777" w:rsidR="008F456D" w:rsidRDefault="00000000" w:rsidP="008F456D">
      <w:pPr>
        <w:spacing w:line="480" w:lineRule="auto"/>
        <w:jc w:val="center"/>
        <w:rPr>
          <w:del w:id="1023" w:author="Jade Raposa [2]"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1024" w:author="Jade Raposa [2]" w:date="2024-10-16T22:55:00Z">
          <w:pPr>
            <w:spacing w:line="480" w:lineRule="auto"/>
            <w:jc w:val="both"/>
          </w:pPr>
        </w:pPrChange>
      </w:pPr>
      <w:del w:id="1025" w:author="Jade Raposa [2]" w:date="2024-10-15T01:59:00Z">
        <w:r>
          <w:rPr>
            <w:rFonts w:ascii="Georgia" w:eastAsia="Georgia" w:hAnsi="Georgia" w:cs="Georgia"/>
            <w:b/>
          </w:rPr>
          <w:delText>Recommendations</w:delText>
        </w:r>
      </w:del>
    </w:p>
    <w:p w14:paraId="178262D3" w14:textId="77777777" w:rsidR="008F456D" w:rsidRDefault="008F456D" w:rsidP="008F456D">
      <w:pPr>
        <w:jc w:val="center"/>
        <w:rPr>
          <w:del w:id="1026" w:author="Jade Raposa [2]" w:date="2024-10-15T01:58:00Z"/>
          <w:rFonts w:ascii="Georgia" w:eastAsia="Georgia" w:hAnsi="Georgia" w:cs="Georgia"/>
          <w:b/>
        </w:rPr>
        <w:pPrChange w:id="1027" w:author="Jade Raposa [2]" w:date="2024-10-16T22:55:00Z">
          <w:pPr>
            <w:spacing w:line="480" w:lineRule="auto"/>
            <w:jc w:val="both"/>
          </w:pPr>
        </w:pPrChange>
      </w:pPr>
    </w:p>
    <w:p w14:paraId="04227BEC" w14:textId="77777777" w:rsidR="008F456D" w:rsidRDefault="008F456D" w:rsidP="008F456D">
      <w:pPr>
        <w:jc w:val="center"/>
        <w:rPr>
          <w:del w:id="1028" w:author="Jade Raposa [2]" w:date="2024-10-15T01:58:00Z"/>
          <w:rFonts w:ascii="Georgia" w:eastAsia="Times New Roman" w:hAnsi="Georgia" w:cs="Times New Roman"/>
          <w:b/>
          <w:bCs/>
          <w:lang w:eastAsia="en-PH"/>
        </w:rPr>
        <w:pPrChange w:id="1029" w:author="Jade Raposa [2]" w:date="2024-10-16T22:55:00Z">
          <w:pPr>
            <w:spacing w:after="0" w:line="480" w:lineRule="auto"/>
            <w:jc w:val="both"/>
          </w:pPr>
        </w:pPrChange>
      </w:pPr>
    </w:p>
    <w:p w14:paraId="347AADF5" w14:textId="77777777" w:rsidR="008F456D" w:rsidRDefault="008F456D" w:rsidP="008F456D">
      <w:pPr>
        <w:jc w:val="center"/>
        <w:rPr>
          <w:del w:id="1030" w:author="Jade Raposa [2]" w:date="2024-10-15T01:58:00Z"/>
          <w:rFonts w:ascii="Georgia" w:eastAsia="Times New Roman" w:hAnsi="Georgia" w:cs="Times New Roman"/>
          <w:b/>
          <w:bCs/>
          <w:lang w:eastAsia="en-PH"/>
        </w:rPr>
        <w:pPrChange w:id="1031" w:author="Jade Raposa [2]" w:date="2024-10-16T22:55:00Z">
          <w:pPr>
            <w:spacing w:after="0" w:line="480" w:lineRule="auto"/>
            <w:jc w:val="both"/>
          </w:pPr>
        </w:pPrChange>
      </w:pPr>
    </w:p>
    <w:p w14:paraId="2EC7AA18" w14:textId="77777777" w:rsidR="008F456D" w:rsidRDefault="008F456D" w:rsidP="008F456D">
      <w:pPr>
        <w:jc w:val="center"/>
        <w:rPr>
          <w:del w:id="1032" w:author="Jade Raposa [2]" w:date="2024-10-15T01:58:00Z"/>
          <w:rFonts w:ascii="Georgia" w:eastAsia="Times New Roman" w:hAnsi="Georgia" w:cs="Times New Roman"/>
          <w:b/>
          <w:bCs/>
          <w:lang w:eastAsia="en-PH"/>
        </w:rPr>
        <w:pPrChange w:id="1033" w:author="Jade Raposa [2]" w:date="2024-10-16T22:55:00Z">
          <w:pPr>
            <w:spacing w:after="0" w:line="480" w:lineRule="auto"/>
            <w:jc w:val="both"/>
          </w:pPr>
        </w:pPrChange>
      </w:pPr>
    </w:p>
    <w:p w14:paraId="56CD4BF8" w14:textId="77777777" w:rsidR="008F456D" w:rsidRDefault="008F456D" w:rsidP="008F456D">
      <w:pPr>
        <w:jc w:val="center"/>
        <w:rPr>
          <w:del w:id="1034" w:author="Jade Raposa [2]" w:date="2024-10-15T01:58:00Z"/>
          <w:rFonts w:ascii="Georgia" w:eastAsia="Times New Roman" w:hAnsi="Georgia" w:cs="Times New Roman"/>
          <w:b/>
          <w:bCs/>
          <w:lang w:eastAsia="en-PH"/>
        </w:rPr>
        <w:pPrChange w:id="1035" w:author="Jade Raposa [2]" w:date="2024-10-16T22:55:00Z">
          <w:pPr>
            <w:spacing w:after="0" w:line="480" w:lineRule="auto"/>
            <w:jc w:val="both"/>
          </w:pPr>
        </w:pPrChange>
      </w:pPr>
    </w:p>
    <w:p w14:paraId="18423B22" w14:textId="77777777" w:rsidR="008F456D" w:rsidRDefault="008F456D" w:rsidP="008F456D">
      <w:pPr>
        <w:jc w:val="center"/>
        <w:rPr>
          <w:del w:id="1036" w:author="Jade Raposa [2]" w:date="2024-10-15T01:58:00Z"/>
          <w:rFonts w:ascii="Georgia" w:eastAsia="Times New Roman" w:hAnsi="Georgia" w:cs="Times New Roman"/>
          <w:b/>
          <w:bCs/>
          <w:lang w:eastAsia="en-PH"/>
        </w:rPr>
        <w:pPrChange w:id="1037" w:author="Jade Raposa [2]" w:date="2024-10-16T22:55:00Z">
          <w:pPr>
            <w:spacing w:after="0" w:line="480" w:lineRule="auto"/>
            <w:jc w:val="both"/>
          </w:pPr>
        </w:pPrChange>
      </w:pPr>
    </w:p>
    <w:p w14:paraId="1053086E" w14:textId="77777777" w:rsidR="008F456D" w:rsidRDefault="008F456D" w:rsidP="008F456D">
      <w:pPr>
        <w:jc w:val="center"/>
        <w:rPr>
          <w:del w:id="1038" w:author="Jade Raposa [2]" w:date="2024-10-15T01:58:00Z"/>
          <w:rFonts w:ascii="Georgia" w:eastAsia="Times New Roman" w:hAnsi="Georgia" w:cs="Times New Roman"/>
          <w:b/>
          <w:bCs/>
          <w:lang w:eastAsia="en-PH"/>
        </w:rPr>
        <w:pPrChange w:id="1039" w:author="Jade Raposa [2]" w:date="2024-10-16T22:55:00Z">
          <w:pPr>
            <w:spacing w:after="0" w:line="480" w:lineRule="auto"/>
            <w:jc w:val="both"/>
          </w:pPr>
        </w:pPrChange>
      </w:pPr>
    </w:p>
    <w:p w14:paraId="5E668565" w14:textId="77777777" w:rsidR="008F456D" w:rsidRDefault="008F456D" w:rsidP="008F456D">
      <w:pPr>
        <w:jc w:val="center"/>
        <w:rPr>
          <w:del w:id="1040" w:author="Jade Raposa [2]" w:date="2024-10-15T01:58:00Z"/>
          <w:rFonts w:ascii="Georgia" w:eastAsia="Times New Roman" w:hAnsi="Georgia" w:cs="Times New Roman"/>
          <w:b/>
          <w:bCs/>
          <w:lang w:eastAsia="en-PH"/>
        </w:rPr>
        <w:pPrChange w:id="1041" w:author="Jade Raposa [2]" w:date="2024-10-16T22:55:00Z">
          <w:pPr>
            <w:spacing w:after="0" w:line="480" w:lineRule="auto"/>
            <w:jc w:val="both"/>
          </w:pPr>
        </w:pPrChange>
      </w:pPr>
    </w:p>
    <w:p w14:paraId="272957A5" w14:textId="77777777" w:rsidR="008F456D" w:rsidRDefault="008F456D" w:rsidP="008F456D">
      <w:pPr>
        <w:jc w:val="center"/>
        <w:rPr>
          <w:del w:id="1042" w:author="Jade Raposa [2]" w:date="2024-10-15T01:58:00Z"/>
          <w:rFonts w:ascii="Georgia" w:eastAsia="Times New Roman" w:hAnsi="Georgia" w:cs="Times New Roman"/>
          <w:b/>
          <w:bCs/>
          <w:lang w:eastAsia="en-PH"/>
        </w:rPr>
        <w:pPrChange w:id="1043" w:author="Jade Raposa [2]" w:date="2024-10-16T22:55:00Z">
          <w:pPr>
            <w:spacing w:after="0" w:line="480" w:lineRule="auto"/>
            <w:jc w:val="both"/>
          </w:pPr>
        </w:pPrChange>
      </w:pPr>
    </w:p>
    <w:p w14:paraId="396A7F4B" w14:textId="77777777" w:rsidR="008F456D" w:rsidRDefault="008F456D" w:rsidP="008F456D">
      <w:pPr>
        <w:jc w:val="center"/>
        <w:rPr>
          <w:del w:id="1044" w:author="Jade Raposa [2]" w:date="2024-10-15T01:58:00Z"/>
          <w:rFonts w:ascii="Georgia" w:eastAsia="Times New Roman" w:hAnsi="Georgia" w:cs="Times New Roman"/>
          <w:b/>
          <w:bCs/>
          <w:lang w:eastAsia="en-PH"/>
        </w:rPr>
        <w:pPrChange w:id="1045" w:author="Jade Raposa [2]" w:date="2024-10-16T22:55:00Z">
          <w:pPr>
            <w:spacing w:after="0" w:line="480" w:lineRule="auto"/>
            <w:jc w:val="both"/>
          </w:pPr>
        </w:pPrChange>
      </w:pPr>
    </w:p>
    <w:p w14:paraId="7C5EA6DE" w14:textId="77777777" w:rsidR="008F456D" w:rsidRDefault="008F456D" w:rsidP="008F456D">
      <w:pPr>
        <w:jc w:val="center"/>
        <w:rPr>
          <w:del w:id="1046" w:author="Jade Raposa [2]" w:date="2024-10-15T01:58:00Z"/>
          <w:rFonts w:ascii="Georgia" w:eastAsia="Times New Roman" w:hAnsi="Georgia" w:cs="Times New Roman"/>
          <w:b/>
          <w:bCs/>
          <w:lang w:eastAsia="en-PH"/>
        </w:rPr>
        <w:pPrChange w:id="1047" w:author="Jade Raposa [2]" w:date="2024-10-16T22:55:00Z">
          <w:pPr>
            <w:spacing w:after="0" w:line="480" w:lineRule="auto"/>
            <w:jc w:val="both"/>
          </w:pPr>
        </w:pPrChange>
      </w:pPr>
    </w:p>
    <w:p w14:paraId="3820DBE5" w14:textId="77777777" w:rsidR="008F456D" w:rsidRDefault="008F456D" w:rsidP="008F456D">
      <w:pPr>
        <w:jc w:val="center"/>
        <w:rPr>
          <w:del w:id="1048" w:author="Jade Raposa [2]" w:date="2024-10-15T01:58:00Z"/>
          <w:rFonts w:ascii="Georgia" w:eastAsia="Times New Roman" w:hAnsi="Georgia" w:cs="Times New Roman"/>
          <w:b/>
          <w:bCs/>
          <w:lang w:eastAsia="en-PH"/>
        </w:rPr>
        <w:pPrChange w:id="1049" w:author="Jade Raposa [2]" w:date="2024-10-16T22:55:00Z">
          <w:pPr>
            <w:spacing w:after="0" w:line="480" w:lineRule="auto"/>
            <w:jc w:val="both"/>
          </w:pPr>
        </w:pPrChange>
      </w:pPr>
    </w:p>
    <w:p w14:paraId="319812E7" w14:textId="77777777" w:rsidR="008F456D" w:rsidRDefault="008F456D" w:rsidP="008F456D">
      <w:pPr>
        <w:jc w:val="center"/>
        <w:rPr>
          <w:del w:id="1050" w:author="Jade Raposa [2]" w:date="2024-10-15T01:58:00Z"/>
          <w:rFonts w:ascii="Georgia" w:eastAsia="Times New Roman" w:hAnsi="Georgia" w:cs="Times New Roman"/>
          <w:b/>
          <w:bCs/>
          <w:lang w:eastAsia="en-PH"/>
        </w:rPr>
        <w:pPrChange w:id="1051" w:author="Jade Raposa [2]" w:date="2024-10-16T22:55:00Z">
          <w:pPr>
            <w:spacing w:after="0" w:line="480" w:lineRule="auto"/>
            <w:jc w:val="both"/>
          </w:pPr>
        </w:pPrChange>
      </w:pPr>
    </w:p>
    <w:p w14:paraId="27F6815A" w14:textId="77777777" w:rsidR="008F456D" w:rsidRDefault="008F456D" w:rsidP="008F456D">
      <w:pPr>
        <w:jc w:val="center"/>
        <w:rPr>
          <w:del w:id="1052" w:author="Jade Raposa [2]" w:date="2024-10-15T01:58:00Z"/>
          <w:rFonts w:ascii="Georgia" w:eastAsia="Times New Roman" w:hAnsi="Georgia" w:cs="Times New Roman"/>
          <w:b/>
          <w:bCs/>
          <w:lang w:eastAsia="en-PH"/>
        </w:rPr>
        <w:pPrChange w:id="1053" w:author="Jade Raposa [2]" w:date="2024-10-16T22:55:00Z">
          <w:pPr>
            <w:spacing w:after="0" w:line="480" w:lineRule="auto"/>
            <w:jc w:val="both"/>
          </w:pPr>
        </w:pPrChange>
      </w:pPr>
    </w:p>
    <w:p w14:paraId="77BAD1E6" w14:textId="77777777" w:rsidR="008F456D" w:rsidRDefault="008F456D" w:rsidP="008F456D">
      <w:pPr>
        <w:jc w:val="center"/>
        <w:rPr>
          <w:del w:id="1054" w:author="Jade Raposa [2]" w:date="2024-10-15T01:58:00Z"/>
          <w:rFonts w:ascii="Georgia" w:eastAsia="Times New Roman" w:hAnsi="Georgia" w:cs="Times New Roman"/>
          <w:b/>
          <w:bCs/>
          <w:lang w:eastAsia="en-PH"/>
        </w:rPr>
        <w:pPrChange w:id="1055" w:author="Jade Raposa [2]" w:date="2024-10-16T22:55:00Z">
          <w:pPr>
            <w:spacing w:after="0" w:line="480" w:lineRule="auto"/>
            <w:jc w:val="both"/>
          </w:pPr>
        </w:pPrChange>
      </w:pPr>
    </w:p>
    <w:p w14:paraId="611EFA0D" w14:textId="77777777" w:rsidR="008F456D" w:rsidRDefault="008F456D" w:rsidP="008F456D">
      <w:pPr>
        <w:jc w:val="center"/>
        <w:rPr>
          <w:del w:id="1056" w:author="Jade Raposa [2]" w:date="2024-10-15T01:58:00Z"/>
          <w:rFonts w:ascii="Georgia" w:eastAsia="Times New Roman" w:hAnsi="Georgia" w:cs="Times New Roman"/>
          <w:b/>
          <w:bCs/>
          <w:lang w:eastAsia="en-PH"/>
        </w:rPr>
        <w:pPrChange w:id="1057" w:author="Jade Raposa [2]" w:date="2024-10-16T22:55:00Z">
          <w:pPr>
            <w:spacing w:after="0" w:line="480" w:lineRule="auto"/>
            <w:jc w:val="both"/>
          </w:pPr>
        </w:pPrChange>
      </w:pPr>
    </w:p>
    <w:p w14:paraId="49EAD240" w14:textId="77777777" w:rsidR="008F456D" w:rsidRDefault="008F456D" w:rsidP="008F456D">
      <w:pPr>
        <w:jc w:val="center"/>
        <w:rPr>
          <w:del w:id="1058" w:author="Jade Raposa [2]" w:date="2024-10-15T01:58:00Z"/>
          <w:rFonts w:ascii="Georgia" w:eastAsia="Times New Roman" w:hAnsi="Georgia" w:cs="Times New Roman"/>
          <w:b/>
          <w:bCs/>
          <w:lang w:eastAsia="en-PH"/>
        </w:rPr>
        <w:pPrChange w:id="1059" w:author="Jade Raposa [2]" w:date="2024-10-16T22:55:00Z">
          <w:pPr>
            <w:spacing w:after="0" w:line="480" w:lineRule="auto"/>
            <w:jc w:val="both"/>
          </w:pPr>
        </w:pPrChange>
      </w:pPr>
    </w:p>
    <w:p w14:paraId="592D0CA2" w14:textId="77777777" w:rsidR="008F456D" w:rsidRDefault="008F456D" w:rsidP="008F456D">
      <w:pPr>
        <w:jc w:val="center"/>
        <w:rPr>
          <w:del w:id="1060" w:author="Jade Raposa [2]" w:date="2024-10-15T01:58:00Z"/>
          <w:rFonts w:ascii="Georgia" w:eastAsia="Times New Roman" w:hAnsi="Georgia" w:cs="Times New Roman"/>
          <w:b/>
          <w:bCs/>
          <w:lang w:eastAsia="en-PH"/>
        </w:rPr>
        <w:pPrChange w:id="1061" w:author="Jade Raposa [2]" w:date="2024-10-16T22:55:00Z">
          <w:pPr>
            <w:spacing w:after="0" w:line="480" w:lineRule="auto"/>
            <w:jc w:val="both"/>
          </w:pPr>
        </w:pPrChange>
      </w:pPr>
    </w:p>
    <w:p w14:paraId="3619D2E7" w14:textId="77777777" w:rsidR="008F456D" w:rsidRDefault="008F456D" w:rsidP="008F456D">
      <w:pPr>
        <w:jc w:val="center"/>
        <w:rPr>
          <w:del w:id="1062" w:author="Jade Raposa [2]" w:date="2024-10-15T01:58:00Z"/>
          <w:rFonts w:ascii="Georgia" w:eastAsia="Times New Roman" w:hAnsi="Georgia" w:cs="Times New Roman"/>
          <w:b/>
          <w:bCs/>
          <w:lang w:eastAsia="en-PH"/>
        </w:rPr>
        <w:pPrChange w:id="1063" w:author="Jade Raposa [2]" w:date="2024-10-16T22:55:00Z">
          <w:pPr>
            <w:spacing w:after="0" w:line="480" w:lineRule="auto"/>
            <w:jc w:val="both"/>
          </w:pPr>
        </w:pPrChange>
      </w:pPr>
    </w:p>
    <w:p w14:paraId="3E484DD3" w14:textId="77777777" w:rsidR="008F456D" w:rsidRDefault="008F456D" w:rsidP="008F456D">
      <w:pPr>
        <w:jc w:val="center"/>
        <w:rPr>
          <w:del w:id="1064" w:author="Jade Raposa [2]" w:date="2024-10-15T01:58:00Z"/>
          <w:rFonts w:ascii="Georgia" w:eastAsia="Times New Roman" w:hAnsi="Georgia" w:cs="Times New Roman"/>
          <w:b/>
          <w:bCs/>
          <w:lang w:eastAsia="en-PH"/>
        </w:rPr>
        <w:pPrChange w:id="1065" w:author="Jade Raposa [2]" w:date="2024-10-16T22:55:00Z">
          <w:pPr>
            <w:spacing w:after="0" w:line="480" w:lineRule="auto"/>
            <w:jc w:val="both"/>
          </w:pPr>
        </w:pPrChange>
      </w:pPr>
    </w:p>
    <w:p w14:paraId="4BEBE085" w14:textId="77777777" w:rsidR="008F456D" w:rsidRDefault="008F456D" w:rsidP="008F456D">
      <w:pPr>
        <w:jc w:val="center"/>
        <w:rPr>
          <w:del w:id="1066" w:author="Jade Raposa [2]" w:date="2024-10-15T01:58:00Z"/>
          <w:rFonts w:ascii="Georgia" w:eastAsia="Times New Roman" w:hAnsi="Georgia" w:cs="Times New Roman"/>
          <w:b/>
          <w:bCs/>
          <w:lang w:eastAsia="en-PH"/>
        </w:rPr>
        <w:pPrChange w:id="1067" w:author="Jade Raposa [2]" w:date="2024-10-16T22:55:00Z">
          <w:pPr>
            <w:spacing w:after="0" w:line="480" w:lineRule="auto"/>
            <w:jc w:val="both"/>
          </w:pPr>
        </w:pPrChange>
      </w:pPr>
    </w:p>
    <w:p w14:paraId="3221F084" w14:textId="77777777" w:rsidR="008F456D" w:rsidRDefault="008F456D" w:rsidP="008F456D">
      <w:pPr>
        <w:jc w:val="center"/>
        <w:rPr>
          <w:del w:id="1068" w:author="Jade Raposa [2]" w:date="2024-10-15T01:58:00Z"/>
          <w:rFonts w:ascii="Georgia" w:eastAsia="Times New Roman" w:hAnsi="Georgia" w:cs="Times New Roman"/>
          <w:b/>
          <w:bCs/>
          <w:lang w:eastAsia="en-PH"/>
        </w:rPr>
        <w:pPrChange w:id="1069" w:author="Jade Raposa [2]" w:date="2024-10-16T22:55:00Z">
          <w:pPr>
            <w:spacing w:after="0" w:line="480" w:lineRule="auto"/>
            <w:jc w:val="both"/>
          </w:pPr>
        </w:pPrChange>
      </w:pPr>
    </w:p>
    <w:p w14:paraId="49CF5E43" w14:textId="77777777" w:rsidR="008F456D" w:rsidRDefault="008F456D" w:rsidP="008F456D">
      <w:pPr>
        <w:jc w:val="center"/>
        <w:rPr>
          <w:del w:id="1070" w:author="Jade Raposa [2]" w:date="2024-10-15T01:58:00Z"/>
          <w:rFonts w:ascii="Georgia" w:eastAsia="Times New Roman" w:hAnsi="Georgia" w:cs="Times New Roman"/>
          <w:b/>
          <w:bCs/>
          <w:lang w:eastAsia="en-PH"/>
        </w:rPr>
        <w:pPrChange w:id="1071" w:author="Jade Raposa [2]" w:date="2024-10-16T22:55:00Z">
          <w:pPr>
            <w:spacing w:after="0" w:line="480" w:lineRule="auto"/>
            <w:jc w:val="both"/>
          </w:pPr>
        </w:pPrChange>
      </w:pPr>
    </w:p>
    <w:p w14:paraId="05D25FA1" w14:textId="77777777" w:rsidR="008F456D" w:rsidRDefault="008F456D" w:rsidP="008F456D">
      <w:pPr>
        <w:jc w:val="center"/>
        <w:rPr>
          <w:del w:id="1072" w:author="Jade Raposa [2]" w:date="2024-10-15T01:58:00Z"/>
          <w:rFonts w:ascii="Georgia" w:eastAsia="Times New Roman" w:hAnsi="Georgia" w:cs="Times New Roman"/>
          <w:b/>
          <w:bCs/>
          <w:lang w:eastAsia="en-PH"/>
        </w:rPr>
        <w:pPrChange w:id="1073" w:author="Jade Raposa [2]" w:date="2024-10-16T22:55:00Z">
          <w:pPr>
            <w:spacing w:after="0" w:line="480" w:lineRule="auto"/>
            <w:jc w:val="both"/>
          </w:pPr>
        </w:pPrChange>
      </w:pPr>
    </w:p>
    <w:p w14:paraId="4C78EA65" w14:textId="77777777" w:rsidR="008F456D" w:rsidRDefault="008F456D" w:rsidP="008F456D">
      <w:pPr>
        <w:jc w:val="center"/>
        <w:rPr>
          <w:del w:id="1074" w:author="Jade Raposa [2]" w:date="2024-10-15T01:59:00Z"/>
          <w:rFonts w:ascii="Georgia" w:eastAsia="Times New Roman" w:hAnsi="Georgia" w:cs="Times New Roman"/>
          <w:b/>
          <w:bCs/>
          <w:lang w:eastAsia="en-PH"/>
        </w:rPr>
        <w:pPrChange w:id="1075" w:author="Jade Raposa [2]" w:date="2024-10-16T22:55:00Z">
          <w:pPr>
            <w:spacing w:after="0" w:line="480" w:lineRule="auto"/>
            <w:jc w:val="both"/>
          </w:pPr>
        </w:pPrChange>
      </w:pPr>
    </w:p>
    <w:p w14:paraId="5D727A0A" w14:textId="77777777" w:rsidR="008F456D" w:rsidRDefault="00000000">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000000">
      <w:pPr>
        <w:spacing w:after="0" w:line="480" w:lineRule="auto"/>
        <w:ind w:left="709" w:hanging="720"/>
        <w:jc w:val="both"/>
        <w:rPr>
          <w:ins w:id="1076" w:author="Jade Raposa [2]"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000000" w:rsidP="008F456D">
      <w:pPr>
        <w:spacing w:after="0" w:line="480" w:lineRule="auto"/>
        <w:ind w:left="709"/>
        <w:jc w:val="both"/>
        <w:rPr>
          <w:rFonts w:ascii="Georgia" w:eastAsia="Times New Roman" w:hAnsi="Georgia" w:cs="Times New Roman"/>
          <w:lang w:eastAsia="en-PH"/>
        </w:rPr>
        <w:pPrChange w:id="1077" w:author="Jade Raposa [2]" w:date="2024-10-16T23:12:00Z">
          <w:pPr>
            <w:spacing w:after="0" w:line="480" w:lineRule="auto"/>
            <w:ind w:left="709" w:hanging="720"/>
            <w:jc w:val="both"/>
          </w:pPr>
        </w:pPrChange>
      </w:pPr>
      <w:del w:id="1078"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000000">
      <w:pPr>
        <w:spacing w:after="0" w:line="480" w:lineRule="auto"/>
        <w:ind w:left="709" w:hanging="720"/>
        <w:jc w:val="both"/>
        <w:rPr>
          <w:ins w:id="1079"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000000" w:rsidP="008F456D">
      <w:pPr>
        <w:spacing w:after="0" w:line="480" w:lineRule="auto"/>
        <w:ind w:left="709"/>
        <w:jc w:val="both"/>
        <w:rPr>
          <w:rFonts w:ascii="Georgia" w:eastAsia="Times New Roman" w:hAnsi="Georgia" w:cs="Times New Roman"/>
          <w:lang w:eastAsia="en-PH"/>
        </w:rPr>
        <w:pPrChange w:id="1080" w:author="Jade Raposa [2]" w:date="2024-10-16T23:11:00Z">
          <w:pPr>
            <w:spacing w:after="0" w:line="480" w:lineRule="auto"/>
            <w:ind w:left="709" w:hanging="720"/>
            <w:jc w:val="both"/>
          </w:pPr>
        </w:pPrChange>
      </w:pPr>
      <w:del w:id="1081"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000000">
      <w:pPr>
        <w:spacing w:after="0" w:line="480" w:lineRule="auto"/>
        <w:ind w:left="709" w:hanging="720"/>
        <w:jc w:val="both"/>
        <w:rPr>
          <w:ins w:id="1082"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083" w:author="Jade Raposa [2]" w:date="2024-10-16T23:11:00Z">
        <w:r>
          <w:rPr>
            <w:rFonts w:ascii="Georgia" w:eastAsia="Times New Roman" w:hAnsi="Georgia" w:cs="Times New Roman"/>
            <w:i/>
            <w:iCs/>
            <w:color w:val="000000"/>
            <w:lang w:eastAsia="en-PH"/>
          </w:rPr>
          <w:delText>Problem Solving</w:delText>
        </w:r>
      </w:del>
      <w:ins w:id="1084" w:author="Jade Raposa [2]"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000000" w:rsidP="008F456D">
      <w:pPr>
        <w:spacing w:after="0" w:line="480" w:lineRule="auto"/>
        <w:ind w:left="709"/>
        <w:jc w:val="both"/>
        <w:rPr>
          <w:rFonts w:ascii="Georgia" w:eastAsia="Times New Roman" w:hAnsi="Georgia" w:cs="Times New Roman"/>
          <w:lang w:eastAsia="en-PH"/>
        </w:rPr>
        <w:pPrChange w:id="1085" w:author="Jade Raposa [2]" w:date="2024-10-16T23:11:00Z">
          <w:pPr>
            <w:spacing w:after="0" w:line="480" w:lineRule="auto"/>
            <w:ind w:left="709" w:hanging="720"/>
            <w:jc w:val="both"/>
          </w:pPr>
        </w:pPrChange>
      </w:pPr>
      <w:del w:id="1086"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087" w:author="Jade Raposa [2]" w:date="2024-10-16T23:11:00Z">
        <w:r>
          <w:rPr>
            <w:rFonts w:ascii="Georgia" w:eastAsia="Times New Roman" w:hAnsi="Georgia" w:cs="Times New Roman"/>
            <w:color w:val="000000"/>
            <w:lang w:eastAsia="en-PH"/>
          </w:rPr>
          <w:t>-</w:t>
        </w:r>
      </w:ins>
      <w:del w:id="1088" w:author="Jade Raposa [2]"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000000">
      <w:pPr>
        <w:spacing w:after="0" w:line="480" w:lineRule="auto"/>
        <w:ind w:left="709" w:hanging="720"/>
        <w:jc w:val="both"/>
        <w:rPr>
          <w:rFonts w:ascii="Georgia" w:eastAsia="Times New Roman" w:hAnsi="Georgia" w:cs="Times New Roman"/>
          <w:color w:val="000000"/>
          <w:lang w:eastAsia="en-PH"/>
        </w:rPr>
        <w:sectPr w:rsidR="008F456D">
          <w:headerReference w:type="default" r:id="rId102"/>
          <w:headerReference w:type="first" r:id="rId10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101" w:author="Jade Raposa [2]" w:date="2024-10-16T22:59:00Z">
        <w:r>
          <w:rPr>
            <w:rFonts w:ascii="Georgia" w:eastAsia="Times New Roman" w:hAnsi="Georgia" w:cs="Times New Roman"/>
            <w:color w:val="000000"/>
            <w:lang w:eastAsia="en-PH"/>
          </w:rPr>
          <w:t>.</w:t>
        </w:r>
      </w:ins>
      <w:del w:id="1102" w:author="Jade Raposa [2]"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000000" w:rsidP="008F456D">
      <w:pPr>
        <w:spacing w:after="0" w:line="480" w:lineRule="auto"/>
        <w:ind w:left="709"/>
        <w:jc w:val="both"/>
        <w:rPr>
          <w:rFonts w:ascii="Georgia" w:eastAsia="Times New Roman" w:hAnsi="Georgia" w:cs="Times New Roman"/>
          <w:lang w:eastAsia="en-PH"/>
        </w:rPr>
        <w:pPrChange w:id="1103" w:author="Jade Raposa [2]" w:date="2024-10-16T22:59:00Z">
          <w:pPr>
            <w:spacing w:after="0" w:line="480" w:lineRule="auto"/>
            <w:ind w:left="709" w:hanging="720"/>
            <w:jc w:val="both"/>
          </w:pPr>
        </w:pPrChange>
      </w:pPr>
      <w:del w:id="1104" w:author="Jade Raposa [2]"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000000">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000000">
      <w:pPr>
        <w:spacing w:after="0" w:line="480" w:lineRule="auto"/>
        <w:ind w:left="709" w:hanging="720"/>
        <w:jc w:val="both"/>
        <w:rPr>
          <w:ins w:id="1105"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000000" w:rsidP="008F456D">
      <w:pPr>
        <w:spacing w:after="0" w:line="480" w:lineRule="auto"/>
        <w:ind w:left="709"/>
        <w:jc w:val="both"/>
        <w:rPr>
          <w:rFonts w:ascii="Georgia" w:eastAsia="Times New Roman" w:hAnsi="Georgia" w:cs="Times New Roman"/>
          <w:lang w:eastAsia="en-PH"/>
        </w:rPr>
        <w:pPrChange w:id="1106" w:author="Jade Raposa [2]" w:date="2024-10-16T23:11:00Z">
          <w:pPr>
            <w:spacing w:after="0" w:line="480" w:lineRule="auto"/>
            <w:ind w:left="709" w:hanging="720"/>
            <w:jc w:val="both"/>
          </w:pPr>
        </w:pPrChange>
      </w:pPr>
      <w:del w:id="1107"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000000">
      <w:pPr>
        <w:spacing w:after="0" w:line="480" w:lineRule="auto"/>
        <w:ind w:left="709" w:hanging="720"/>
        <w:jc w:val="both"/>
        <w:rPr>
          <w:ins w:id="1108"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000000" w:rsidP="008F456D">
      <w:pPr>
        <w:spacing w:after="0" w:line="480" w:lineRule="auto"/>
        <w:ind w:left="709"/>
        <w:jc w:val="both"/>
        <w:rPr>
          <w:rFonts w:ascii="Georgia" w:eastAsia="Times New Roman" w:hAnsi="Georgia" w:cs="Times New Roman"/>
          <w:lang w:eastAsia="en-PH"/>
        </w:rPr>
        <w:pPrChange w:id="1109" w:author="Jade Raposa [2]" w:date="2024-10-16T23:11:00Z">
          <w:pPr>
            <w:spacing w:after="0" w:line="480" w:lineRule="auto"/>
            <w:ind w:left="709" w:hanging="720"/>
            <w:jc w:val="both"/>
          </w:pPr>
        </w:pPrChange>
      </w:pPr>
      <w:del w:id="1110"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000000">
      <w:pPr>
        <w:spacing w:after="0" w:line="480" w:lineRule="auto"/>
        <w:ind w:left="709" w:hanging="709"/>
        <w:jc w:val="both"/>
        <w:rPr>
          <w:ins w:id="1111"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000000" w:rsidP="008F456D">
      <w:pPr>
        <w:spacing w:after="0" w:line="480" w:lineRule="auto"/>
        <w:ind w:left="709"/>
        <w:jc w:val="both"/>
        <w:rPr>
          <w:rFonts w:ascii="Georgia" w:eastAsia="Times New Roman" w:hAnsi="Georgia" w:cs="Times New Roman"/>
          <w:lang w:eastAsia="en-PH"/>
        </w:rPr>
        <w:pPrChange w:id="1112" w:author="Jade Raposa [2]" w:date="2024-10-16T23:10:00Z">
          <w:pPr>
            <w:spacing w:after="0" w:line="480" w:lineRule="auto"/>
            <w:ind w:left="709" w:hanging="709"/>
            <w:jc w:val="both"/>
          </w:pPr>
        </w:pPrChange>
      </w:pPr>
      <w:del w:id="1113"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000000">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000000">
      <w:pPr>
        <w:spacing w:after="0" w:line="480" w:lineRule="auto"/>
        <w:ind w:left="709" w:hanging="720"/>
        <w:jc w:val="both"/>
        <w:rPr>
          <w:ins w:id="1114"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7777777" w:rsidR="008F456D" w:rsidRDefault="00000000" w:rsidP="008F456D">
      <w:pPr>
        <w:spacing w:after="0" w:line="480" w:lineRule="auto"/>
        <w:ind w:left="709"/>
        <w:jc w:val="both"/>
        <w:rPr>
          <w:rFonts w:ascii="Georgia" w:eastAsia="Times New Roman" w:hAnsi="Georgia" w:cs="Times New Roman"/>
          <w:lang w:eastAsia="en-PH"/>
        </w:rPr>
        <w:pPrChange w:id="1115" w:author="Jade Raposa [2]" w:date="2024-10-16T23:10:00Z">
          <w:pPr>
            <w:spacing w:after="0" w:line="480" w:lineRule="auto"/>
            <w:ind w:left="709" w:hanging="720"/>
            <w:jc w:val="both"/>
          </w:pPr>
        </w:pPrChange>
      </w:pPr>
      <w:del w:id="1116"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000000">
      <w:pPr>
        <w:spacing w:after="0" w:line="480" w:lineRule="auto"/>
        <w:ind w:left="709" w:hanging="720"/>
        <w:jc w:val="both"/>
        <w:rPr>
          <w:ins w:id="1117"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000000" w:rsidP="008F456D">
      <w:pPr>
        <w:spacing w:after="0" w:line="480" w:lineRule="auto"/>
        <w:ind w:left="709"/>
        <w:jc w:val="both"/>
        <w:rPr>
          <w:rFonts w:ascii="Georgia" w:eastAsia="Times New Roman" w:hAnsi="Georgia" w:cs="Times New Roman"/>
          <w:lang w:eastAsia="en-PH"/>
        </w:rPr>
        <w:pPrChange w:id="1118" w:author="Jade Raposa [2]" w:date="2024-10-16T23:10:00Z">
          <w:pPr>
            <w:spacing w:after="0" w:line="480" w:lineRule="auto"/>
            <w:ind w:left="709" w:hanging="720"/>
            <w:jc w:val="both"/>
          </w:pPr>
        </w:pPrChange>
      </w:pPr>
      <w:del w:id="1119"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000000">
      <w:pPr>
        <w:spacing w:after="0" w:line="480" w:lineRule="auto"/>
        <w:ind w:left="709" w:hanging="720"/>
        <w:jc w:val="both"/>
        <w:rPr>
          <w:ins w:id="1120"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000000" w:rsidP="008F456D">
      <w:pPr>
        <w:spacing w:after="0" w:line="480" w:lineRule="auto"/>
        <w:ind w:left="709"/>
        <w:jc w:val="both"/>
        <w:rPr>
          <w:rFonts w:ascii="Georgia" w:eastAsia="Times New Roman" w:hAnsi="Georgia" w:cs="Times New Roman"/>
          <w:lang w:eastAsia="en-PH"/>
        </w:rPr>
        <w:pPrChange w:id="1121" w:author="Jade Raposa [2]" w:date="2024-10-16T23:10:00Z">
          <w:pPr>
            <w:spacing w:after="0" w:line="480" w:lineRule="auto"/>
            <w:ind w:left="709" w:hanging="720"/>
            <w:jc w:val="both"/>
          </w:pPr>
        </w:pPrChange>
      </w:pPr>
      <w:del w:id="1122"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000000">
      <w:pPr>
        <w:spacing w:after="0" w:line="480" w:lineRule="auto"/>
        <w:ind w:left="709" w:hanging="720"/>
        <w:jc w:val="both"/>
        <w:rPr>
          <w:rFonts w:ascii="Georgia" w:eastAsia="Times New Roman" w:hAnsi="Georgia" w:cs="Times New Roman"/>
          <w:color w:val="000000"/>
          <w:lang w:eastAsia="en-PH"/>
        </w:rPr>
        <w:sectPr w:rsidR="008F456D">
          <w:headerReference w:type="default" r:id="rId104"/>
          <w:headerReference w:type="first" r:id="rId105"/>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000000">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000000">
      <w:pPr>
        <w:spacing w:after="0" w:line="480" w:lineRule="auto"/>
        <w:ind w:left="709" w:hanging="720"/>
        <w:jc w:val="both"/>
        <w:rPr>
          <w:ins w:id="1137"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000000" w:rsidP="008F456D">
      <w:pPr>
        <w:spacing w:after="0" w:line="480" w:lineRule="auto"/>
        <w:ind w:left="709"/>
        <w:jc w:val="both"/>
        <w:rPr>
          <w:rFonts w:ascii="Georgia" w:eastAsia="Times New Roman" w:hAnsi="Georgia" w:cs="Times New Roman"/>
          <w:lang w:eastAsia="en-PH"/>
        </w:rPr>
        <w:pPrChange w:id="1138" w:author="Jade Raposa [2]" w:date="2024-10-16T23:10:00Z">
          <w:pPr>
            <w:spacing w:after="0" w:line="480" w:lineRule="auto"/>
            <w:ind w:left="709" w:hanging="720"/>
            <w:jc w:val="both"/>
          </w:pPr>
        </w:pPrChange>
      </w:pPr>
      <w:del w:id="1139"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000000">
      <w:pPr>
        <w:spacing w:after="0" w:line="480" w:lineRule="auto"/>
        <w:ind w:left="709" w:hanging="720"/>
        <w:jc w:val="both"/>
        <w:rPr>
          <w:ins w:id="1140"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000000" w:rsidP="008F456D">
      <w:pPr>
        <w:spacing w:after="0" w:line="480" w:lineRule="auto"/>
        <w:ind w:left="709"/>
        <w:jc w:val="both"/>
        <w:rPr>
          <w:rFonts w:ascii="Georgia" w:eastAsia="Times New Roman" w:hAnsi="Georgia" w:cs="Times New Roman"/>
          <w:lang w:eastAsia="en-PH"/>
        </w:rPr>
        <w:pPrChange w:id="1141" w:author="Jade Raposa [2]" w:date="2024-10-16T23:10:00Z">
          <w:pPr>
            <w:spacing w:after="0" w:line="480" w:lineRule="auto"/>
            <w:ind w:left="709" w:hanging="720"/>
            <w:jc w:val="both"/>
          </w:pPr>
        </w:pPrChange>
      </w:pPr>
      <w:del w:id="1142"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000000">
      <w:pPr>
        <w:spacing w:after="0" w:line="480" w:lineRule="auto"/>
        <w:ind w:left="709" w:hanging="720"/>
        <w:jc w:val="both"/>
        <w:rPr>
          <w:ins w:id="1143"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000000" w:rsidP="008F456D">
      <w:pPr>
        <w:spacing w:after="0" w:line="480" w:lineRule="auto"/>
        <w:ind w:left="709"/>
        <w:jc w:val="both"/>
        <w:rPr>
          <w:rFonts w:ascii="Georgia" w:eastAsia="Times New Roman" w:hAnsi="Georgia" w:cs="Times New Roman"/>
          <w:lang w:eastAsia="en-PH"/>
        </w:rPr>
        <w:pPrChange w:id="1144" w:author="Jade Raposa [2]" w:date="2024-10-16T23:10:00Z">
          <w:pPr>
            <w:spacing w:after="0" w:line="480" w:lineRule="auto"/>
            <w:ind w:left="709" w:hanging="720"/>
            <w:jc w:val="both"/>
          </w:pPr>
        </w:pPrChange>
      </w:pPr>
      <w:del w:id="1145"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000000">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000000">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000000">
      <w:pPr>
        <w:spacing w:after="0" w:line="480" w:lineRule="auto"/>
        <w:ind w:left="709" w:hanging="720"/>
        <w:jc w:val="both"/>
        <w:rPr>
          <w:ins w:id="1146"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000000">
      <w:pPr>
        <w:spacing w:after="0" w:line="480" w:lineRule="auto"/>
        <w:ind w:left="709"/>
        <w:jc w:val="both"/>
        <w:rPr>
          <w:del w:id="1147" w:author="Jade Raposa [2]" w:date="2024-10-16T23:15:00Z"/>
          <w:rFonts w:ascii="Georgia" w:eastAsia="Times New Roman" w:hAnsi="Georgia" w:cs="Times New Roman"/>
          <w:color w:val="000000"/>
          <w:lang w:eastAsia="en-PH"/>
        </w:rPr>
      </w:pPr>
      <w:del w:id="1148" w:author="Jade Raposa [2]" w:date="2024-10-16T23:10:00Z">
        <w:r>
          <w:rPr>
            <w:rFonts w:ascii="Georgia" w:eastAsia="Times New Roman" w:hAnsi="Georgia" w:cs="Times New Roman"/>
            <w:color w:val="000000"/>
            <w:lang w:eastAsia="en-PH"/>
          </w:rPr>
          <w:br/>
        </w:r>
      </w:del>
      <w:ins w:id="1149" w:author="Jade Raposa [2]"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1150" w:author="Jade Raposa [2]"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1151" w:author="Jade Raposa [2]"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rsidP="008F456D">
      <w:pPr>
        <w:spacing w:after="0" w:line="480" w:lineRule="auto"/>
        <w:ind w:left="709"/>
        <w:jc w:val="both"/>
        <w:rPr>
          <w:ins w:id="1152" w:author="Jade Raposa [2]" w:date="2024-10-16T23:15:00Z"/>
          <w:rFonts w:ascii="Georgia" w:eastAsia="Times New Roman" w:hAnsi="Georgia" w:cs="Times New Roman"/>
          <w:lang w:eastAsia="en-PH"/>
        </w:rPr>
        <w:pPrChange w:id="1153" w:author="Jade Raposa [2]" w:date="2024-10-16T23:10:00Z">
          <w:pPr>
            <w:spacing w:after="0" w:line="480" w:lineRule="auto"/>
            <w:ind w:left="709" w:hanging="720"/>
            <w:jc w:val="both"/>
          </w:pPr>
        </w:pPrChange>
      </w:pPr>
    </w:p>
    <w:p w14:paraId="3CAD500B" w14:textId="77777777" w:rsidR="008F456D" w:rsidRDefault="00000000" w:rsidP="008F456D">
      <w:pPr>
        <w:spacing w:after="0" w:line="480" w:lineRule="auto"/>
        <w:ind w:left="709" w:hanging="709"/>
        <w:jc w:val="both"/>
        <w:rPr>
          <w:ins w:id="1154" w:author="Jade Raposa [2]" w:date="2024-10-16T23:09:00Z"/>
          <w:rFonts w:ascii="Georgia" w:eastAsia="Times New Roman" w:hAnsi="Georgia" w:cs="Times New Roman"/>
          <w:color w:val="000000"/>
          <w:lang w:eastAsia="en-PH"/>
        </w:rPr>
        <w:pPrChange w:id="1155" w:author="Jade Raposa [2]"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000000" w:rsidP="008F456D">
      <w:pPr>
        <w:spacing w:after="0" w:line="480" w:lineRule="auto"/>
        <w:ind w:left="709"/>
        <w:jc w:val="both"/>
        <w:rPr>
          <w:rFonts w:ascii="Georgia" w:eastAsia="Times New Roman" w:hAnsi="Georgia" w:cs="Times New Roman"/>
          <w:lang w:eastAsia="en-PH"/>
        </w:rPr>
        <w:pPrChange w:id="1156" w:author="Jade Raposa [2]" w:date="2024-10-16T23:09:00Z">
          <w:pPr>
            <w:spacing w:after="0" w:line="480" w:lineRule="auto"/>
            <w:ind w:left="709" w:hanging="720"/>
            <w:jc w:val="both"/>
          </w:pPr>
        </w:pPrChange>
      </w:pPr>
      <w:del w:id="1157"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000000">
      <w:pPr>
        <w:spacing w:after="0" w:line="480" w:lineRule="auto"/>
        <w:ind w:left="709" w:hanging="720"/>
        <w:jc w:val="both"/>
        <w:rPr>
          <w:ins w:id="1158" w:author="Jade Raposa [2]"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000000" w:rsidP="008F456D">
      <w:pPr>
        <w:spacing w:after="0" w:line="480" w:lineRule="auto"/>
        <w:ind w:left="709"/>
        <w:jc w:val="both"/>
        <w:rPr>
          <w:rFonts w:ascii="Georgia" w:eastAsia="Times New Roman" w:hAnsi="Georgia" w:cs="Times New Roman"/>
          <w:lang w:eastAsia="en-PH"/>
        </w:rPr>
        <w:pPrChange w:id="1159" w:author="Jade Raposa [2]" w:date="2024-10-16T23:09:00Z">
          <w:pPr>
            <w:spacing w:after="0" w:line="480" w:lineRule="auto"/>
            <w:ind w:left="709" w:hanging="720"/>
            <w:jc w:val="both"/>
          </w:pPr>
        </w:pPrChange>
      </w:pPr>
      <w:del w:id="1160"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000000">
      <w:pPr>
        <w:spacing w:after="0" w:line="480" w:lineRule="auto"/>
        <w:ind w:left="709" w:hanging="720"/>
        <w:jc w:val="both"/>
        <w:rPr>
          <w:ins w:id="1161" w:author="Jade Raposa [2]"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000000" w:rsidP="008F456D">
      <w:pPr>
        <w:spacing w:after="0" w:line="480" w:lineRule="auto"/>
        <w:ind w:left="709"/>
        <w:jc w:val="both"/>
        <w:rPr>
          <w:rFonts w:ascii="Georgia" w:eastAsia="Times New Roman" w:hAnsi="Georgia" w:cs="Times New Roman"/>
          <w:lang w:eastAsia="en-PH"/>
        </w:rPr>
        <w:pPrChange w:id="1162" w:author="Jade Raposa [2]" w:date="2024-10-16T23:09:00Z">
          <w:pPr>
            <w:spacing w:after="0" w:line="480" w:lineRule="auto"/>
            <w:ind w:left="709" w:hanging="720"/>
            <w:jc w:val="both"/>
          </w:pPr>
        </w:pPrChange>
      </w:pPr>
      <w:del w:id="1163"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000000">
      <w:pPr>
        <w:spacing w:after="0" w:line="480" w:lineRule="auto"/>
        <w:ind w:left="709" w:hanging="709"/>
        <w:jc w:val="both"/>
        <w:rPr>
          <w:ins w:id="1164" w:author="Jade Raposa [2]"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000000" w:rsidP="008F456D">
      <w:pPr>
        <w:spacing w:after="0" w:line="480" w:lineRule="auto"/>
        <w:ind w:left="709"/>
        <w:jc w:val="both"/>
        <w:rPr>
          <w:rFonts w:ascii="Georgia" w:eastAsia="Times New Roman" w:hAnsi="Georgia" w:cs="Times New Roman"/>
          <w:lang w:eastAsia="en-PH"/>
        </w:rPr>
        <w:pPrChange w:id="1165" w:author="Jade Raposa [2]" w:date="2024-10-16T23:09:00Z">
          <w:pPr>
            <w:spacing w:after="0" w:line="480" w:lineRule="auto"/>
            <w:ind w:left="709" w:hanging="709"/>
            <w:jc w:val="both"/>
          </w:pPr>
        </w:pPrChange>
      </w:pPr>
      <w:ins w:id="1166" w:author="Jade Raposa [2]" w:date="2024-10-16T23:09:00Z">
        <w:r>
          <w:rPr>
            <w:rFonts w:ascii="Georgia" w:eastAsia="Times New Roman" w:hAnsi="Georgia" w:cs="Times New Roman"/>
            <w:color w:val="000000"/>
            <w:lang w:eastAsia="en-PH"/>
          </w:rPr>
          <w:t xml:space="preserve"> </w:t>
        </w:r>
      </w:ins>
      <w:del w:id="1167"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000000">
      <w:pPr>
        <w:spacing w:after="0" w:line="480" w:lineRule="auto"/>
        <w:ind w:left="709"/>
        <w:jc w:val="both"/>
        <w:rPr>
          <w:del w:id="1168" w:author="Jade Raposa [2]"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169" w:author="Jade Raposa [2]" w:date="2024-10-16T23:06:00Z">
        <w:r>
          <w:rPr>
            <w:rFonts w:ascii="Georgia" w:eastAsia="Times New Roman" w:hAnsi="Georgia" w:cs="Times New Roman"/>
            <w:color w:val="000000"/>
            <w:lang w:eastAsia="en-PH"/>
          </w:rPr>
          <w:t>-</w:t>
        </w:r>
      </w:ins>
      <w:del w:id="1170" w:author="Jade Raposa [2]"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171" w:author="Jade Raposa [2]"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172" w:author="Jade Raposa [2]" w:date="2024-10-16T23:06:00Z"/>
          <w:rFonts w:ascii="Georgia" w:eastAsia="Times New Roman" w:hAnsi="Georgia" w:cs="Times New Roman"/>
          <w:lang w:eastAsia="en-PH"/>
        </w:rPr>
      </w:pPr>
    </w:p>
    <w:p w14:paraId="24C98543" w14:textId="77777777" w:rsidR="008F456D" w:rsidRDefault="00000000">
      <w:pPr>
        <w:spacing w:after="0" w:line="480" w:lineRule="auto"/>
        <w:ind w:left="709" w:hanging="709"/>
        <w:jc w:val="both"/>
        <w:rPr>
          <w:ins w:id="1173" w:author="Jade Raposa [2]"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000000" w:rsidP="008F456D">
      <w:pPr>
        <w:spacing w:after="0" w:line="480" w:lineRule="auto"/>
        <w:ind w:left="709"/>
        <w:jc w:val="both"/>
        <w:rPr>
          <w:del w:id="1174" w:author="Jade Raposa [2]" w:date="2024-10-16T23:04:00Z"/>
          <w:rFonts w:ascii="Georgia" w:eastAsia="Times New Roman" w:hAnsi="Georgia" w:cs="Times New Roman"/>
          <w:color w:val="000000"/>
          <w:lang w:eastAsia="en-PH"/>
        </w:rPr>
        <w:pPrChange w:id="1175" w:author="Jade Raposa [2]" w:date="2024-10-16T23:12:00Z">
          <w:pPr>
            <w:spacing w:after="0" w:line="480" w:lineRule="auto"/>
            <w:ind w:left="709" w:hanging="709"/>
            <w:jc w:val="both"/>
          </w:pPr>
        </w:pPrChange>
      </w:pPr>
      <w:ins w:id="1176" w:author="Jade Raposa [2]" w:date="2024-10-16T23:09:00Z">
        <w:r>
          <w:rPr>
            <w:rFonts w:ascii="Georgia" w:eastAsia="Times New Roman" w:hAnsi="Georgia" w:cs="Times New Roman"/>
            <w:color w:val="000000"/>
            <w:lang w:eastAsia="en-PH"/>
          </w:rPr>
          <w:t>https://appinventiv.com/blog/how-we-integrate-lean-principles-in-software-development/</w:t>
        </w:r>
      </w:ins>
      <w:del w:id="1177" w:author="Jade Raposa [2]" w:date="2024-10-16T23:03:00Z">
        <w:r>
          <w:rPr>
            <w:rFonts w:ascii="Georgia" w:eastAsia="Times New Roman" w:hAnsi="Georgia" w:cs="Times New Roman"/>
            <w:color w:val="000000"/>
            <w:lang w:eastAsia="en-PH"/>
          </w:rPr>
          <w:br/>
        </w:r>
      </w:del>
    </w:p>
    <w:p w14:paraId="4C6E129A" w14:textId="77777777" w:rsidR="008F456D" w:rsidRDefault="008F456D" w:rsidP="008F456D">
      <w:pPr>
        <w:spacing w:after="0" w:line="480" w:lineRule="auto"/>
        <w:ind w:left="709"/>
        <w:jc w:val="both"/>
        <w:rPr>
          <w:ins w:id="1178" w:author="Jade Raposa [2]" w:date="2024-10-16T23:07:00Z"/>
          <w:rFonts w:ascii="Georgia" w:eastAsia="Times New Roman" w:hAnsi="Georgia" w:cs="Times New Roman"/>
          <w:color w:val="000000"/>
          <w:lang w:eastAsia="en-PH"/>
        </w:rPr>
        <w:pPrChange w:id="1179" w:author="Jade Raposa [2]"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180" w:author="Jade Raposa [2]" w:date="2024-10-16T23:08:00Z"/>
          <w:rFonts w:ascii="Georgia" w:eastAsia="Times New Roman" w:hAnsi="Georgia" w:cs="Times New Roman"/>
          <w:color w:val="000000"/>
          <w:lang w:eastAsia="en-PH"/>
        </w:rPr>
        <w:sectPr w:rsidR="008F456D">
          <w:headerReference w:type="default" r:id="rId106"/>
          <w:footerReference w:type="default" r:id="rId107"/>
          <w:headerReference w:type="first" r:id="rId108"/>
          <w:footerReference w:type="first" r:id="rId109"/>
          <w:pgSz w:w="12240" w:h="15840"/>
          <w:pgMar w:top="1440" w:right="1440" w:bottom="990" w:left="1440" w:header="708" w:footer="270" w:gutter="0"/>
          <w:pgNumType w:start="7"/>
          <w:cols w:space="708"/>
          <w:titlePg/>
          <w:docGrid w:linePitch="360"/>
        </w:sectPr>
      </w:pPr>
    </w:p>
    <w:p w14:paraId="656EFC4F" w14:textId="77777777" w:rsidR="008F456D" w:rsidRDefault="00000000" w:rsidP="008F456D">
      <w:pPr>
        <w:spacing w:after="0" w:line="480" w:lineRule="auto"/>
        <w:ind w:left="709" w:hanging="709"/>
        <w:jc w:val="both"/>
        <w:rPr>
          <w:del w:id="1198" w:author="Jade Raposa [2]"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199" w:author="Jade Raposa [2]" w:date="2024-10-16T23:06:00Z">
          <w:pPr>
            <w:spacing w:after="0" w:line="480" w:lineRule="auto"/>
            <w:ind w:left="709" w:firstLine="11"/>
            <w:jc w:val="both"/>
          </w:pPr>
        </w:pPrChange>
      </w:pPr>
      <w:del w:id="1200" w:author="Jade Raposa [2]"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000000">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000000">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000000">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000000">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000000">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000000">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000000">
      <w:pPr>
        <w:spacing w:after="0" w:line="480" w:lineRule="auto"/>
        <w:ind w:left="1418" w:hanging="720"/>
        <w:rPr>
          <w:rFonts w:ascii="Georgia" w:eastAsia="Times New Roman" w:hAnsi="Georgia" w:cs="Times New Roman"/>
          <w:lang w:eastAsia="en-PH"/>
        </w:rPr>
        <w:sectPr w:rsidR="008F456D">
          <w:footerReference w:type="default" r:id="rId110"/>
          <w:headerReference w:type="first" r:id="rId111"/>
          <w:footerReference w:type="first" r:id="rId112"/>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13"/>
          <w:headerReference w:type="first" r:id="rId114"/>
          <w:footerReference w:type="first" r:id="rId115"/>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000000">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000000">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000000">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000000">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Characteristics</w:t>
            </w:r>
          </w:p>
        </w:tc>
        <w:tc>
          <w:tcPr>
            <w:tcW w:w="465" w:type="dxa"/>
          </w:tcPr>
          <w:p w14:paraId="674DF509"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FEB9671" w14:textId="77777777">
        <w:trPr>
          <w:trHeight w:val="485"/>
        </w:trPr>
        <w:tc>
          <w:tcPr>
            <w:tcW w:w="2666" w:type="dxa"/>
            <w:vMerge w:val="restart"/>
          </w:tcPr>
          <w:p w14:paraId="243526A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 Functionality Suitability</w:t>
            </w:r>
          </w:p>
        </w:tc>
        <w:tc>
          <w:tcPr>
            <w:tcW w:w="465" w:type="dxa"/>
            <w:noWrap/>
          </w:tcPr>
          <w:p w14:paraId="0722D249"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DE9E75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715C4CD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CFBDCD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553378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707C2B4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6695124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0182C5E" w14:textId="77777777">
        <w:trPr>
          <w:trHeight w:val="406"/>
        </w:trPr>
        <w:tc>
          <w:tcPr>
            <w:tcW w:w="2666" w:type="dxa"/>
            <w:vMerge/>
          </w:tcPr>
          <w:p w14:paraId="0BF76D08"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noWrap/>
          </w:tcPr>
          <w:p w14:paraId="646E143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6E0B354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3F0721A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0FA30D77"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7D48432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A57A0F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EC7BFD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03F6C208" w14:textId="77777777">
        <w:trPr>
          <w:trHeight w:val="503"/>
        </w:trPr>
        <w:tc>
          <w:tcPr>
            <w:tcW w:w="2666" w:type="dxa"/>
            <w:vMerge/>
          </w:tcPr>
          <w:p w14:paraId="6A6AF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1F3A447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1960715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23E95C6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A8B3CB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AA58CD3"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70DAC47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13B0E2B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1DECAB14" w14:textId="77777777">
        <w:trPr>
          <w:trHeight w:val="444"/>
        </w:trPr>
        <w:tc>
          <w:tcPr>
            <w:tcW w:w="2666" w:type="dxa"/>
            <w:vMerge/>
          </w:tcPr>
          <w:p w14:paraId="2C7E52D2"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noWrap/>
          </w:tcPr>
          <w:p w14:paraId="6D8BB59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23C2F8D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09D026F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174B98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5FE9FC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7DC700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1EC24563"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09327D32" w14:textId="77777777">
        <w:trPr>
          <w:trHeight w:val="406"/>
        </w:trPr>
        <w:tc>
          <w:tcPr>
            <w:tcW w:w="2666" w:type="dxa"/>
          </w:tcPr>
          <w:p w14:paraId="1B6BD60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Sub-Average (1)</w:t>
            </w:r>
          </w:p>
        </w:tc>
        <w:tc>
          <w:tcPr>
            <w:tcW w:w="465" w:type="dxa"/>
            <w:noWrap/>
          </w:tcPr>
          <w:p w14:paraId="37C514D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1EBC9FDF"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noWrap/>
          </w:tcPr>
          <w:p w14:paraId="454DF0D9"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5A1D8F92"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3B19AC9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7F8F2764"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4.81</w:t>
            </w:r>
          </w:p>
        </w:tc>
        <w:tc>
          <w:tcPr>
            <w:tcW w:w="2792" w:type="dxa"/>
          </w:tcPr>
          <w:p w14:paraId="31E7158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5D2E8F2" w14:textId="77777777">
        <w:trPr>
          <w:trHeight w:val="441"/>
        </w:trPr>
        <w:tc>
          <w:tcPr>
            <w:tcW w:w="2666" w:type="dxa"/>
            <w:noWrap/>
          </w:tcPr>
          <w:p w14:paraId="70F998C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 Reliability</w:t>
            </w:r>
          </w:p>
        </w:tc>
        <w:tc>
          <w:tcPr>
            <w:tcW w:w="465" w:type="dxa"/>
            <w:noWrap/>
          </w:tcPr>
          <w:p w14:paraId="2075B47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 Usability</w:t>
            </w:r>
          </w:p>
        </w:tc>
        <w:tc>
          <w:tcPr>
            <w:tcW w:w="465" w:type="dxa"/>
            <w:noWrap/>
          </w:tcPr>
          <w:p w14:paraId="6503C28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4CBD8A8B" w14:textId="77777777">
        <w:trPr>
          <w:trHeight w:val="464"/>
        </w:trPr>
        <w:tc>
          <w:tcPr>
            <w:tcW w:w="2666" w:type="dxa"/>
            <w:noWrap/>
          </w:tcPr>
          <w:p w14:paraId="7E3CBD6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(3)</w:t>
            </w:r>
          </w:p>
        </w:tc>
        <w:tc>
          <w:tcPr>
            <w:tcW w:w="465" w:type="dxa"/>
          </w:tcPr>
          <w:p w14:paraId="38937E09"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0D56E7BB"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5A0496D9"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7D1BD939"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30694A1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662C81A1"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4.81</w:t>
            </w:r>
          </w:p>
        </w:tc>
        <w:tc>
          <w:tcPr>
            <w:tcW w:w="2792" w:type="dxa"/>
          </w:tcPr>
          <w:p w14:paraId="5475F82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973FEA" w14:textId="77777777">
        <w:trPr>
          <w:trHeight w:val="662"/>
        </w:trPr>
        <w:tc>
          <w:tcPr>
            <w:tcW w:w="2666" w:type="dxa"/>
          </w:tcPr>
          <w:p w14:paraId="1E78CDF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 Performance Efficiency/Speed</w:t>
            </w:r>
          </w:p>
        </w:tc>
        <w:tc>
          <w:tcPr>
            <w:tcW w:w="465" w:type="dxa"/>
            <w:noWrap/>
          </w:tcPr>
          <w:p w14:paraId="49DC61E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26A476C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noWrap/>
          </w:tcPr>
          <w:p w14:paraId="0E6E131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FDF9F9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0FB3BB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417A0FB"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9878F7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834A79B" w14:textId="77777777">
        <w:trPr>
          <w:trHeight w:val="444"/>
        </w:trPr>
        <w:tc>
          <w:tcPr>
            <w:tcW w:w="2666" w:type="dxa"/>
            <w:noWrap/>
          </w:tcPr>
          <w:p w14:paraId="557BC7A0"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5. Maintainability</w:t>
            </w:r>
          </w:p>
        </w:tc>
        <w:tc>
          <w:tcPr>
            <w:tcW w:w="465" w:type="dxa"/>
          </w:tcPr>
          <w:p w14:paraId="6C150C5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6. Portability</w:t>
            </w:r>
          </w:p>
        </w:tc>
        <w:tc>
          <w:tcPr>
            <w:tcW w:w="465" w:type="dxa"/>
            <w:noWrap/>
          </w:tcPr>
          <w:p w14:paraId="69A6BC9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000000">
      <w:pPr>
        <w:jc w:val="center"/>
        <w:rPr>
          <w:rFonts w:ascii="Georgia" w:eastAsia="Times New Roman" w:hAnsi="Georgia" w:cs="Arial"/>
          <w:color w:val="000000"/>
        </w:rPr>
        <w:sectPr w:rsidR="008F456D">
          <w:headerReference w:type="default" r:id="rId116"/>
          <w:headerReference w:type="first" r:id="rId117"/>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14CC8CC2" w14:textId="77777777">
        <w:trPr>
          <w:trHeight w:val="444"/>
        </w:trPr>
        <w:tc>
          <w:tcPr>
            <w:tcW w:w="2666" w:type="dxa"/>
            <w:vMerge w:val="restart"/>
            <w:noWrap/>
          </w:tcPr>
          <w:p w14:paraId="462B348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8. Compatibility</w:t>
            </w:r>
          </w:p>
        </w:tc>
        <w:tc>
          <w:tcPr>
            <w:tcW w:w="465" w:type="dxa"/>
          </w:tcPr>
          <w:p w14:paraId="10D2384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6BC548B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0A82A3C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50D24F07"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2F2EA6C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E025F4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7C0CDEC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25F73BE" w14:textId="77777777">
        <w:trPr>
          <w:trHeight w:val="427"/>
        </w:trPr>
        <w:tc>
          <w:tcPr>
            <w:tcW w:w="2666" w:type="dxa"/>
            <w:vMerge/>
          </w:tcPr>
          <w:p w14:paraId="0640B52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559ABD76"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2C63395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759BF13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A8265D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778990E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2BFD7D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24C91CB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F9FEC02" w14:textId="77777777">
        <w:trPr>
          <w:trHeight w:val="427"/>
        </w:trPr>
        <w:tc>
          <w:tcPr>
            <w:tcW w:w="2666" w:type="dxa"/>
            <w:noWrap/>
          </w:tcPr>
          <w:p w14:paraId="32E8230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w:t>
            </w:r>
            <w:proofErr w:type="spellStart"/>
            <w:proofErr w:type="gramStart"/>
            <w:r>
              <w:rPr>
                <w:rFonts w:ascii="Georgia" w:eastAsia="Times New Roman" w:hAnsi="Georgia" w:cs="Arial"/>
                <w:color w:val="000000"/>
                <w:kern w:val="0"/>
                <w:lang w:val="en-US"/>
                <w14:ligatures w14:val="none"/>
              </w:rPr>
              <w:t>Averag</w:t>
            </w:r>
            <w:proofErr w:type="spellEnd"/>
            <w:r>
              <w:rPr>
                <w:rFonts w:ascii="Georgia" w:eastAsia="Times New Roman" w:hAnsi="Georgia" w:cs="Arial"/>
                <w:color w:val="000000"/>
                <w:kern w:val="0"/>
                <w:lang w:val="en-US"/>
                <w14:ligatures w14:val="none"/>
              </w:rPr>
              <w:t>(</w:t>
            </w:r>
            <w:proofErr w:type="gramEnd"/>
            <w:r>
              <w:rPr>
                <w:rFonts w:ascii="Georgia" w:eastAsia="Times New Roman" w:hAnsi="Georgia" w:cs="Arial"/>
                <w:color w:val="000000"/>
                <w:kern w:val="0"/>
                <w:lang w:val="en-US"/>
                <w14:ligatures w14:val="none"/>
              </w:rPr>
              <w:t>8)</w:t>
            </w:r>
          </w:p>
        </w:tc>
        <w:tc>
          <w:tcPr>
            <w:tcW w:w="465" w:type="dxa"/>
          </w:tcPr>
          <w:p w14:paraId="539A7B0E"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686F9DA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1CFFFA25"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232C1531"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6D35B1A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24F003E6"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6D25F5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000000">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000000">
      <w:pPr>
        <w:rPr>
          <w:ins w:id="1240" w:author="Jade Raposa [2]" w:date="2024-10-17T00:34:00Z"/>
          <w:rFonts w:ascii="Georgia" w:eastAsia="Georgia" w:hAnsi="Georgia" w:cs="Georgia"/>
          <w:b/>
          <w:bCs/>
          <w:lang w:val="en-US"/>
        </w:rPr>
      </w:pPr>
      <w:ins w:id="1241" w:author="Jade Raposa [2]" w:date="2024-10-17T00:34:00Z">
        <w:r>
          <w:rPr>
            <w:rFonts w:ascii="Georgia" w:eastAsia="Georgia" w:hAnsi="Georgia" w:cs="Georgia"/>
            <w:b/>
            <w:bCs/>
            <w:lang w:val="en-US"/>
          </w:rPr>
          <w:br w:type="page"/>
        </w:r>
      </w:ins>
    </w:p>
    <w:p w14:paraId="0F949730" w14:textId="77777777" w:rsidR="008F456D" w:rsidRDefault="00000000">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000000">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r w:rsidR="008F456D" w14:paraId="35DE4CBD" w14:textId="77777777">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43D14C4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 xml:space="preserve">1. </w:t>
            </w:r>
            <w:r>
              <w:rPr>
                <w:rFonts w:ascii="Georgia" w:eastAsia="Times New Roman" w:hAnsi="Georgia" w:cs="Arial"/>
                <w:b/>
                <w:bCs/>
              </w:rPr>
              <w:t>Functional Suitability</w:t>
            </w:r>
            <w:r>
              <w:rPr>
                <w:rFonts w:ascii="Georgia" w:eastAsia="Times New Roman" w:hAnsi="Georgia" w:cs="Arial"/>
              </w:rPr>
              <w:t xml:space="preserve"> </w:t>
            </w:r>
            <w:r>
              <w:rPr>
                <w:rFonts w:ascii="Georgia" w:eastAsia="Times New Roman" w:hAnsi="Georgia" w:cs="Arial"/>
                <w:i/>
                <w:iCs/>
              </w:rPr>
              <w:t>is the capability of the system to provide functions which meet stated and implied needs when the software is used under the specified conditions</w:t>
            </w:r>
          </w:p>
        </w:tc>
      </w:tr>
    </w:tbl>
    <w:p w14:paraId="1B1B8C2E" w14:textId="77777777" w:rsidR="008F456D" w:rsidRDefault="008F456D" w:rsidP="008F456D">
      <w:pPr>
        <w:tabs>
          <w:tab w:val="center" w:pos="4680"/>
        </w:tabs>
        <w:spacing w:after="0" w:line="240" w:lineRule="auto"/>
        <w:jc w:val="center"/>
        <w:rPr>
          <w:del w:id="1242" w:author="Jade Raposa [2]" w:date="2024-10-17T00:35:00Z"/>
          <w:rFonts w:ascii="Georgia" w:eastAsia="Times New Roman" w:hAnsi="Georgia" w:cs="Arial"/>
        </w:rPr>
        <w:sectPr w:rsidR="008F456D">
          <w:headerReference w:type="default" r:id="rId118"/>
          <w:pgSz w:w="12240" w:h="15840"/>
          <w:pgMar w:top="1440" w:right="1440" w:bottom="1440" w:left="1440" w:header="708" w:footer="708" w:gutter="0"/>
          <w:pgNumType w:start="1"/>
          <w:cols w:space="708"/>
          <w:docGrid w:linePitch="360"/>
        </w:sectPr>
        <w:pPrChange w:id="1253" w:author="Jade Raposa [2]" w:date="2024-10-17T00:35:00Z">
          <w:pPr>
            <w:spacing w:after="0" w:line="240" w:lineRule="auto"/>
            <w:jc w:val="center"/>
          </w:pPr>
        </w:pPrChange>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8F456D" w14:paraId="6091FADC" w14:textId="77777777">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32BFCF"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1F5372D"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Expectation</w:t>
            </w:r>
          </w:p>
        </w:tc>
      </w:tr>
      <w:tr w:rsidR="008F456D" w14:paraId="46391D51"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5B51AE1A"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0EFA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1A1D4BE4"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18268F1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A4CE11E"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77F5078B"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70F52937"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83B1673"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2FF88A1"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0E2F4F38"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7FEC43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361523"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30297D27"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2B313E4"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B5D38C3" w14:textId="77777777">
        <w:trPr>
          <w:trHeight w:val="676"/>
        </w:trPr>
        <w:tc>
          <w:tcPr>
            <w:tcW w:w="970" w:type="dxa"/>
            <w:tcBorders>
              <w:top w:val="nil"/>
              <w:left w:val="single" w:sz="4" w:space="0" w:color="auto"/>
              <w:bottom w:val="single" w:sz="4" w:space="0" w:color="auto"/>
              <w:right w:val="single" w:sz="4" w:space="0" w:color="auto"/>
            </w:tcBorders>
            <w:vAlign w:val="center"/>
          </w:tcPr>
          <w:p w14:paraId="44D5B638"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5BC640D"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5380"/>
        <w:gridCol w:w="1160"/>
        <w:gridCol w:w="1818"/>
      </w:tblGrid>
      <w:tr w:rsidR="008F456D" w14:paraId="77F106E3"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9B367F2" w14:textId="77777777" w:rsidR="008F456D" w:rsidRDefault="008F456D">
            <w:pPr>
              <w:spacing w:after="0" w:line="240" w:lineRule="auto"/>
              <w:jc w:val="center"/>
              <w:rPr>
                <w:rFonts w:ascii="Georgia" w:eastAsia="Times New Roman" w:hAnsi="Georgia" w:cs="Arial"/>
                <w:b/>
                <w:bCs/>
              </w:rPr>
            </w:pPr>
          </w:p>
        </w:tc>
        <w:tc>
          <w:tcPr>
            <w:tcW w:w="5380" w:type="dxa"/>
            <w:tcBorders>
              <w:top w:val="nil"/>
              <w:left w:val="nil"/>
              <w:bottom w:val="single" w:sz="4" w:space="0" w:color="auto"/>
              <w:right w:val="single" w:sz="4" w:space="0" w:color="auto"/>
            </w:tcBorders>
            <w:shd w:val="clear" w:color="auto" w:fill="auto"/>
            <w:vAlign w:val="center"/>
          </w:tcPr>
          <w:p w14:paraId="32A79172"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007159C0" w14:textId="77777777" w:rsidR="008F456D" w:rsidRDefault="008F456D">
      <w:pPr>
        <w:spacing w:after="0" w:line="240" w:lineRule="auto"/>
        <w:jc w:val="center"/>
        <w:rPr>
          <w:ins w:id="1254" w:author="Jade Raposa [2]" w:date="2024-10-17T00:38:00Z"/>
          <w:rFonts w:ascii="Georgia" w:eastAsia="Times New Roman" w:hAnsi="Georgia" w:cs="Arial"/>
          <w:b/>
          <w:bCs/>
        </w:rPr>
        <w:sectPr w:rsidR="008F456D">
          <w:headerReference w:type="default" r:id="rId119"/>
          <w:headerReference w:type="first" r:id="rId120"/>
          <w:pgSz w:w="12240" w:h="15840"/>
          <w:pgMar w:top="1710" w:right="1440" w:bottom="1440" w:left="1440" w:header="708" w:footer="708" w:gutter="0"/>
          <w:pgNumType w:start="1"/>
          <w:cols w:space="708"/>
          <w:titlePg/>
          <w:docGrid w:linePitch="360"/>
        </w:sectPr>
      </w:pPr>
    </w:p>
    <w:tbl>
      <w:tblPr>
        <w:tblpPr w:leftFromText="180" w:rightFromText="180" w:vertAnchor="text" w:horzAnchor="margin" w:tblpY="396"/>
        <w:tblW w:w="9328" w:type="dxa"/>
        <w:tblLayout w:type="fixed"/>
        <w:tblLook w:val="04A0" w:firstRow="1" w:lastRow="0" w:firstColumn="1" w:lastColumn="0" w:noHBand="0" w:noVBand="1"/>
        <w:tblPrChange w:id="1270" w:author="Jade Raposa [2]" w:date="2024-10-17T00:41:00Z">
          <w:tblPr>
            <w:tblpPr w:leftFromText="180" w:rightFromText="180" w:vertAnchor="text" w:horzAnchor="margin" w:tblpY="993"/>
            <w:tblW w:w="9328" w:type="dxa"/>
            <w:tblLayout w:type="fixed"/>
            <w:tblLook w:val="04A0" w:firstRow="1" w:lastRow="0" w:firstColumn="1" w:lastColumn="0" w:noHBand="0" w:noVBand="1"/>
          </w:tblPr>
        </w:tblPrChange>
      </w:tblPr>
      <w:tblGrid>
        <w:gridCol w:w="970"/>
        <w:gridCol w:w="2368"/>
        <w:gridCol w:w="448"/>
        <w:gridCol w:w="449"/>
        <w:gridCol w:w="448"/>
        <w:gridCol w:w="449"/>
        <w:gridCol w:w="449"/>
        <w:gridCol w:w="769"/>
        <w:gridCol w:w="1160"/>
        <w:gridCol w:w="1818"/>
        <w:tblGridChange w:id="1271">
          <w:tblGrid>
            <w:gridCol w:w="970"/>
            <w:gridCol w:w="2368"/>
            <w:gridCol w:w="448"/>
            <w:gridCol w:w="449"/>
            <w:gridCol w:w="448"/>
            <w:gridCol w:w="449"/>
            <w:gridCol w:w="449"/>
            <w:gridCol w:w="769"/>
            <w:gridCol w:w="1160"/>
            <w:gridCol w:w="1818"/>
          </w:tblGrid>
        </w:tblGridChange>
      </w:tblGrid>
      <w:tr w:rsidR="008F456D" w14:paraId="0D679CE8" w14:textId="77777777" w:rsidTr="008F456D">
        <w:trPr>
          <w:trHeight w:val="474"/>
          <w:trPrChange w:id="1272" w:author="Jade Raposa [2]" w:date="2024-10-17T00:41:00Z">
            <w:trPr>
              <w:trHeight w:val="474"/>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273"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4A23211" w14:textId="77777777" w:rsidR="008F456D" w:rsidRDefault="00000000">
            <w:pPr>
              <w:spacing w:after="0" w:line="240" w:lineRule="auto"/>
              <w:jc w:val="center"/>
              <w:rPr>
                <w:del w:id="1274" w:author="Jade Raposa [2]" w:date="2024-10-17T00:45:00Z"/>
                <w:rFonts w:ascii="Georgia" w:eastAsia="Times New Roman" w:hAnsi="Georgia" w:cs="Arial"/>
                <w:b/>
                <w:bCs/>
              </w:rPr>
            </w:pPr>
            <w:del w:id="1275" w:author="Jade Raposa [2]" w:date="2024-10-17T00:45:00Z">
              <w:r>
                <w:rPr>
                  <w:rFonts w:ascii="Georgia" w:eastAsia="Times New Roman" w:hAnsi="Georgia" w:cs="Arial"/>
                  <w:b/>
                  <w:bCs/>
                </w:rPr>
                <w:lastRenderedPageBreak/>
                <w:delText xml:space="preserve">2. Performance Efficiency </w:delText>
              </w:r>
              <w:r>
                <w:rPr>
                  <w:rFonts w:ascii="Georgia" w:eastAsia="Times New Roman" w:hAnsi="Georgia" w:cs="Arial"/>
                  <w:i/>
                  <w:iCs/>
                </w:rPr>
                <w:delText>is the capability of the software product to provide appropriate performance, relative to the amount of the resources used.</w:delText>
              </w:r>
            </w:del>
          </w:p>
        </w:tc>
      </w:tr>
      <w:tr w:rsidR="008F456D" w14:paraId="2654A231" w14:textId="77777777" w:rsidTr="008F456D">
        <w:trPr>
          <w:trHeight w:val="270"/>
          <w:trPrChange w:id="1276" w:author="Jade Raposa [2]" w:date="2024-10-17T00:41:00Z">
            <w:trPr>
              <w:trHeight w:val="270"/>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277"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5AFB24F4" w14:textId="77777777" w:rsidR="008F456D" w:rsidRDefault="008F456D">
            <w:pPr>
              <w:spacing w:after="0" w:line="240" w:lineRule="auto"/>
              <w:jc w:val="center"/>
              <w:rPr>
                <w:del w:id="127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279"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6FC59914" w14:textId="77777777" w:rsidR="008F456D" w:rsidRDefault="00000000">
            <w:pPr>
              <w:spacing w:after="0" w:line="240" w:lineRule="auto"/>
              <w:jc w:val="center"/>
              <w:rPr>
                <w:del w:id="1280" w:author="Jade Raposa [2]" w:date="2024-10-17T00:45:00Z"/>
                <w:rFonts w:ascii="Georgia" w:eastAsia="Times New Roman" w:hAnsi="Georgia" w:cs="Arial"/>
                <w:i/>
                <w:iCs/>
              </w:rPr>
            </w:pPr>
            <w:del w:id="1281" w:author="Jade Raposa [2]" w:date="2024-10-17T00:45:00Z">
              <w:r>
                <w:rPr>
                  <w:rFonts w:ascii="Georgia" w:eastAsia="Times New Roman" w:hAnsi="Georgia" w:cs="Arial"/>
                  <w:i/>
                  <w:iCs/>
                </w:rPr>
                <w:delText>Time Behavior</w:delText>
              </w:r>
            </w:del>
          </w:p>
        </w:tc>
        <w:tc>
          <w:tcPr>
            <w:tcW w:w="448" w:type="dxa"/>
            <w:tcBorders>
              <w:top w:val="nil"/>
              <w:left w:val="nil"/>
              <w:bottom w:val="single" w:sz="4" w:space="0" w:color="auto"/>
              <w:right w:val="single" w:sz="4" w:space="0" w:color="auto"/>
            </w:tcBorders>
            <w:shd w:val="clear" w:color="auto" w:fill="auto"/>
            <w:vAlign w:val="center"/>
            <w:tcPrChange w:id="128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A8E7873" w14:textId="77777777" w:rsidR="008F456D" w:rsidRDefault="00000000">
            <w:pPr>
              <w:spacing w:after="0" w:line="240" w:lineRule="auto"/>
              <w:jc w:val="center"/>
              <w:rPr>
                <w:del w:id="1283" w:author="Jade Raposa [2]" w:date="2024-10-17T00:45:00Z"/>
                <w:rFonts w:ascii="Georgia" w:eastAsia="Times New Roman" w:hAnsi="Georgia" w:cs="Arial"/>
              </w:rPr>
            </w:pPr>
            <w:del w:id="1284"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28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6AF81B6" w14:textId="77777777" w:rsidR="008F456D" w:rsidRDefault="00000000">
            <w:pPr>
              <w:spacing w:after="0" w:line="240" w:lineRule="auto"/>
              <w:jc w:val="center"/>
              <w:rPr>
                <w:del w:id="1286" w:author="Jade Raposa [2]" w:date="2024-10-17T00:45:00Z"/>
                <w:rFonts w:ascii="Georgia" w:eastAsia="Times New Roman" w:hAnsi="Georgia" w:cs="Arial"/>
              </w:rPr>
            </w:pPr>
            <w:del w:id="1287"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28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60FE3DA" w14:textId="77777777" w:rsidR="008F456D" w:rsidRDefault="00000000">
            <w:pPr>
              <w:spacing w:after="0" w:line="240" w:lineRule="auto"/>
              <w:jc w:val="center"/>
              <w:rPr>
                <w:del w:id="1289" w:author="Jade Raposa [2]" w:date="2024-10-17T00:45:00Z"/>
                <w:rFonts w:ascii="Georgia" w:eastAsia="Times New Roman" w:hAnsi="Georgia" w:cs="Arial"/>
              </w:rPr>
            </w:pPr>
            <w:del w:id="1290"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29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AA52001" w14:textId="77777777" w:rsidR="008F456D" w:rsidRDefault="00000000">
            <w:pPr>
              <w:spacing w:after="0" w:line="240" w:lineRule="auto"/>
              <w:jc w:val="center"/>
              <w:rPr>
                <w:del w:id="1292" w:author="Jade Raposa [2]" w:date="2024-10-17T00:45:00Z"/>
                <w:rFonts w:ascii="Georgia" w:eastAsia="Times New Roman" w:hAnsi="Georgia" w:cs="Arial"/>
              </w:rPr>
            </w:pPr>
            <w:del w:id="129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29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BC978DD" w14:textId="77777777" w:rsidR="008F456D" w:rsidRDefault="00000000">
            <w:pPr>
              <w:spacing w:after="0" w:line="240" w:lineRule="auto"/>
              <w:jc w:val="center"/>
              <w:rPr>
                <w:del w:id="1295" w:author="Jade Raposa [2]" w:date="2024-10-17T00:45:00Z"/>
                <w:rFonts w:ascii="Georgia" w:eastAsia="Times New Roman" w:hAnsi="Georgia" w:cs="Arial"/>
              </w:rPr>
            </w:pPr>
            <w:del w:id="1296"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297"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B2EA075" w14:textId="77777777" w:rsidR="008F456D" w:rsidRDefault="00000000">
            <w:pPr>
              <w:spacing w:after="0" w:line="240" w:lineRule="auto"/>
              <w:jc w:val="center"/>
              <w:rPr>
                <w:del w:id="1298" w:author="Jade Raposa [2]" w:date="2024-10-17T00:45:00Z"/>
                <w:rFonts w:ascii="Georgia" w:eastAsia="Times New Roman" w:hAnsi="Georgia" w:cs="Arial"/>
              </w:rPr>
            </w:pPr>
            <w:del w:id="1299"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30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6CE912E" w14:textId="77777777" w:rsidR="008F456D" w:rsidRDefault="00000000">
            <w:pPr>
              <w:spacing w:after="0" w:line="240" w:lineRule="auto"/>
              <w:jc w:val="center"/>
              <w:rPr>
                <w:del w:id="1301" w:author="Jade Raposa [2]" w:date="2024-10-17T00:45:00Z"/>
                <w:rFonts w:ascii="Georgia" w:eastAsia="Times New Roman" w:hAnsi="Georgia" w:cs="Arial"/>
                <w:b/>
                <w:bCs/>
              </w:rPr>
            </w:pPr>
            <w:del w:id="1302"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0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7DA4621B" w14:textId="77777777" w:rsidR="008F456D" w:rsidRDefault="00000000">
            <w:pPr>
              <w:spacing w:after="0" w:line="240" w:lineRule="auto"/>
              <w:jc w:val="center"/>
              <w:rPr>
                <w:del w:id="1304" w:author="Jade Raposa [2]" w:date="2024-10-17T00:45:00Z"/>
                <w:rFonts w:ascii="Georgia" w:eastAsia="Times New Roman" w:hAnsi="Georgia" w:cs="Arial"/>
              </w:rPr>
            </w:pPr>
            <w:del w:id="1305" w:author="Jade Raposa [2]" w:date="2024-10-17T00:45:00Z">
              <w:r>
                <w:rPr>
                  <w:rFonts w:ascii="Georgia" w:eastAsia="Times New Roman" w:hAnsi="Georgia" w:cs="Arial"/>
                </w:rPr>
                <w:delText>More than What is Expected</w:delText>
              </w:r>
            </w:del>
          </w:p>
        </w:tc>
      </w:tr>
      <w:tr w:rsidR="008F456D" w14:paraId="279AE79B" w14:textId="77777777" w:rsidTr="008F456D">
        <w:trPr>
          <w:trHeight w:val="405"/>
          <w:trPrChange w:id="1306"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307"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7DEF95C" w14:textId="77777777" w:rsidR="008F456D" w:rsidRDefault="008F456D">
            <w:pPr>
              <w:spacing w:after="0" w:line="240" w:lineRule="auto"/>
              <w:jc w:val="center"/>
              <w:rPr>
                <w:del w:id="130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09"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601103CE" w14:textId="77777777" w:rsidR="008F456D" w:rsidRDefault="00000000">
            <w:pPr>
              <w:spacing w:after="0" w:line="240" w:lineRule="auto"/>
              <w:jc w:val="center"/>
              <w:rPr>
                <w:del w:id="1310" w:author="Jade Raposa [2]" w:date="2024-10-17T00:45:00Z"/>
                <w:rFonts w:ascii="Georgia" w:eastAsia="Times New Roman" w:hAnsi="Georgia" w:cs="Arial"/>
                <w:i/>
                <w:iCs/>
              </w:rPr>
            </w:pPr>
            <w:del w:id="1311" w:author="Jade Raposa [2]" w:date="2024-10-17T00:45:00Z">
              <w:r>
                <w:rPr>
                  <w:rFonts w:ascii="Georgia" w:eastAsia="Times New Roman" w:hAnsi="Georgia" w:cs="Arial"/>
                  <w:i/>
                  <w:iCs/>
                </w:rPr>
                <w:delText>Resource Utilization</w:delText>
              </w:r>
            </w:del>
          </w:p>
        </w:tc>
        <w:tc>
          <w:tcPr>
            <w:tcW w:w="448" w:type="dxa"/>
            <w:tcBorders>
              <w:top w:val="nil"/>
              <w:left w:val="nil"/>
              <w:bottom w:val="single" w:sz="4" w:space="0" w:color="auto"/>
              <w:right w:val="single" w:sz="4" w:space="0" w:color="auto"/>
            </w:tcBorders>
            <w:shd w:val="clear" w:color="auto" w:fill="auto"/>
            <w:vAlign w:val="center"/>
            <w:tcPrChange w:id="131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7CBD752" w14:textId="77777777" w:rsidR="008F456D" w:rsidRDefault="00000000">
            <w:pPr>
              <w:spacing w:after="0" w:line="240" w:lineRule="auto"/>
              <w:jc w:val="center"/>
              <w:rPr>
                <w:del w:id="1313" w:author="Jade Raposa [2]" w:date="2024-10-17T00:45:00Z"/>
                <w:rFonts w:ascii="Georgia" w:eastAsia="Times New Roman" w:hAnsi="Georgia" w:cs="Arial"/>
              </w:rPr>
            </w:pPr>
            <w:del w:id="1314"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31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2102454" w14:textId="77777777" w:rsidR="008F456D" w:rsidRDefault="00000000">
            <w:pPr>
              <w:spacing w:after="0" w:line="240" w:lineRule="auto"/>
              <w:jc w:val="center"/>
              <w:rPr>
                <w:del w:id="1316" w:author="Jade Raposa [2]" w:date="2024-10-17T00:45:00Z"/>
                <w:rFonts w:ascii="Georgia" w:eastAsia="Times New Roman" w:hAnsi="Georgia" w:cs="Arial"/>
              </w:rPr>
            </w:pPr>
            <w:del w:id="1317"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31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04E858E" w14:textId="77777777" w:rsidR="008F456D" w:rsidRDefault="00000000">
            <w:pPr>
              <w:spacing w:after="0" w:line="240" w:lineRule="auto"/>
              <w:jc w:val="center"/>
              <w:rPr>
                <w:del w:id="1319" w:author="Jade Raposa [2]" w:date="2024-10-17T00:45:00Z"/>
                <w:rFonts w:ascii="Georgia" w:eastAsia="Times New Roman" w:hAnsi="Georgia" w:cs="Arial"/>
              </w:rPr>
            </w:pPr>
            <w:del w:id="1320"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32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F6666A9" w14:textId="77777777" w:rsidR="008F456D" w:rsidRDefault="00000000">
            <w:pPr>
              <w:spacing w:after="0" w:line="240" w:lineRule="auto"/>
              <w:jc w:val="center"/>
              <w:rPr>
                <w:del w:id="1322" w:author="Jade Raposa [2]" w:date="2024-10-17T00:45:00Z"/>
                <w:rFonts w:ascii="Georgia" w:eastAsia="Times New Roman" w:hAnsi="Georgia" w:cs="Arial"/>
              </w:rPr>
            </w:pPr>
            <w:del w:id="132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2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67D4593" w14:textId="77777777" w:rsidR="008F456D" w:rsidRDefault="00000000">
            <w:pPr>
              <w:spacing w:after="0" w:line="240" w:lineRule="auto"/>
              <w:jc w:val="center"/>
              <w:rPr>
                <w:del w:id="1325" w:author="Jade Raposa [2]" w:date="2024-10-17T00:45:00Z"/>
                <w:rFonts w:ascii="Georgia" w:eastAsia="Times New Roman" w:hAnsi="Georgia" w:cs="Arial"/>
              </w:rPr>
            </w:pPr>
            <w:del w:id="1326"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327"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EE2ECA0" w14:textId="77777777" w:rsidR="008F456D" w:rsidRDefault="00000000">
            <w:pPr>
              <w:spacing w:after="0" w:line="240" w:lineRule="auto"/>
              <w:jc w:val="center"/>
              <w:rPr>
                <w:del w:id="1328" w:author="Jade Raposa [2]" w:date="2024-10-17T00:45:00Z"/>
                <w:rFonts w:ascii="Georgia" w:eastAsia="Times New Roman" w:hAnsi="Georgia" w:cs="Arial"/>
              </w:rPr>
            </w:pPr>
            <w:del w:id="1329"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33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29C6FE5" w14:textId="77777777" w:rsidR="008F456D" w:rsidRDefault="00000000">
            <w:pPr>
              <w:spacing w:after="0" w:line="240" w:lineRule="auto"/>
              <w:jc w:val="center"/>
              <w:rPr>
                <w:del w:id="1331" w:author="Jade Raposa [2]" w:date="2024-10-17T00:45:00Z"/>
                <w:rFonts w:ascii="Georgia" w:eastAsia="Times New Roman" w:hAnsi="Georgia" w:cs="Arial"/>
                <w:b/>
                <w:bCs/>
              </w:rPr>
            </w:pPr>
            <w:del w:id="1332"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3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67D7FC1" w14:textId="77777777" w:rsidR="008F456D" w:rsidRDefault="00000000">
            <w:pPr>
              <w:spacing w:after="0" w:line="240" w:lineRule="auto"/>
              <w:jc w:val="center"/>
              <w:rPr>
                <w:del w:id="1334" w:author="Jade Raposa [2]" w:date="2024-10-17T00:45:00Z"/>
                <w:rFonts w:ascii="Georgia" w:eastAsia="Times New Roman" w:hAnsi="Georgia" w:cs="Arial"/>
              </w:rPr>
            </w:pPr>
            <w:del w:id="1335" w:author="Jade Raposa [2]" w:date="2024-10-17T00:45:00Z">
              <w:r>
                <w:rPr>
                  <w:rFonts w:ascii="Georgia" w:eastAsia="Times New Roman" w:hAnsi="Georgia" w:cs="Arial"/>
                </w:rPr>
                <w:delText>More than What is Expected</w:delText>
              </w:r>
            </w:del>
          </w:p>
        </w:tc>
      </w:tr>
      <w:tr w:rsidR="008F456D" w14:paraId="4C0A08B5" w14:textId="77777777" w:rsidTr="008F456D">
        <w:trPr>
          <w:trHeight w:val="405"/>
          <w:trPrChange w:id="1336"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337"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CB3ECA3" w14:textId="77777777" w:rsidR="008F456D" w:rsidRDefault="008F456D">
            <w:pPr>
              <w:spacing w:after="0" w:line="240" w:lineRule="auto"/>
              <w:jc w:val="center"/>
              <w:rPr>
                <w:del w:id="133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39"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1D8A266C" w14:textId="77777777" w:rsidR="008F456D" w:rsidRDefault="00000000">
            <w:pPr>
              <w:spacing w:after="0" w:line="240" w:lineRule="auto"/>
              <w:jc w:val="center"/>
              <w:rPr>
                <w:del w:id="1340" w:author="Jade Raposa [2]" w:date="2024-10-17T00:45:00Z"/>
                <w:rFonts w:ascii="Georgia" w:eastAsia="Times New Roman" w:hAnsi="Georgia" w:cs="Arial"/>
                <w:i/>
                <w:iCs/>
              </w:rPr>
            </w:pPr>
            <w:del w:id="1341" w:author="Jade Raposa [2]" w:date="2024-10-17T00:45:00Z">
              <w:r>
                <w:rPr>
                  <w:rFonts w:ascii="Georgia" w:eastAsia="Times New Roman" w:hAnsi="Georgia" w:cs="Arial"/>
                  <w:i/>
                  <w:iCs/>
                </w:rPr>
                <w:delText>Capacity</w:delText>
              </w:r>
            </w:del>
          </w:p>
        </w:tc>
        <w:tc>
          <w:tcPr>
            <w:tcW w:w="448" w:type="dxa"/>
            <w:tcBorders>
              <w:top w:val="nil"/>
              <w:left w:val="nil"/>
              <w:bottom w:val="single" w:sz="4" w:space="0" w:color="auto"/>
              <w:right w:val="single" w:sz="4" w:space="0" w:color="auto"/>
            </w:tcBorders>
            <w:shd w:val="clear" w:color="auto" w:fill="auto"/>
            <w:vAlign w:val="center"/>
            <w:tcPrChange w:id="134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7F0C4CA" w14:textId="77777777" w:rsidR="008F456D" w:rsidRDefault="00000000">
            <w:pPr>
              <w:spacing w:after="0" w:line="240" w:lineRule="auto"/>
              <w:jc w:val="center"/>
              <w:rPr>
                <w:del w:id="1343" w:author="Jade Raposa [2]" w:date="2024-10-17T00:45:00Z"/>
                <w:rFonts w:ascii="Georgia" w:eastAsia="Times New Roman" w:hAnsi="Georgia" w:cs="Arial"/>
              </w:rPr>
            </w:pPr>
            <w:del w:id="134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4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ABA6521" w14:textId="77777777" w:rsidR="008F456D" w:rsidRDefault="00000000">
            <w:pPr>
              <w:spacing w:after="0" w:line="240" w:lineRule="auto"/>
              <w:jc w:val="center"/>
              <w:rPr>
                <w:del w:id="1346" w:author="Jade Raposa [2]" w:date="2024-10-17T00:45:00Z"/>
                <w:rFonts w:ascii="Georgia" w:eastAsia="Times New Roman" w:hAnsi="Georgia" w:cs="Arial"/>
              </w:rPr>
            </w:pPr>
            <w:del w:id="1347"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34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BC68478" w14:textId="77777777" w:rsidR="008F456D" w:rsidRDefault="00000000">
            <w:pPr>
              <w:spacing w:after="0" w:line="240" w:lineRule="auto"/>
              <w:jc w:val="center"/>
              <w:rPr>
                <w:del w:id="1349" w:author="Jade Raposa [2]" w:date="2024-10-17T00:45:00Z"/>
                <w:rFonts w:ascii="Georgia" w:eastAsia="Times New Roman" w:hAnsi="Georgia" w:cs="Arial"/>
              </w:rPr>
            </w:pPr>
            <w:del w:id="135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5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9D4D57F" w14:textId="77777777" w:rsidR="008F456D" w:rsidRDefault="00000000">
            <w:pPr>
              <w:spacing w:after="0" w:line="240" w:lineRule="auto"/>
              <w:jc w:val="center"/>
              <w:rPr>
                <w:del w:id="1352" w:author="Jade Raposa [2]" w:date="2024-10-17T00:45:00Z"/>
                <w:rFonts w:ascii="Georgia" w:eastAsia="Times New Roman" w:hAnsi="Georgia" w:cs="Arial"/>
              </w:rPr>
            </w:pPr>
            <w:del w:id="135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5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50F442D" w14:textId="77777777" w:rsidR="008F456D" w:rsidRDefault="00000000">
            <w:pPr>
              <w:spacing w:after="0" w:line="240" w:lineRule="auto"/>
              <w:jc w:val="center"/>
              <w:rPr>
                <w:del w:id="1355" w:author="Jade Raposa [2]" w:date="2024-10-17T00:45:00Z"/>
                <w:rFonts w:ascii="Georgia" w:eastAsia="Times New Roman" w:hAnsi="Georgia" w:cs="Arial"/>
              </w:rPr>
            </w:pPr>
            <w:del w:id="1356"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357"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5B7406D" w14:textId="77777777" w:rsidR="008F456D" w:rsidRDefault="00000000">
            <w:pPr>
              <w:spacing w:after="0" w:line="240" w:lineRule="auto"/>
              <w:jc w:val="center"/>
              <w:rPr>
                <w:del w:id="1358" w:author="Jade Raposa [2]" w:date="2024-10-17T00:45:00Z"/>
                <w:rFonts w:ascii="Georgia" w:eastAsia="Times New Roman" w:hAnsi="Georgia" w:cs="Arial"/>
              </w:rPr>
            </w:pPr>
            <w:del w:id="1359"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36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022F536B" w14:textId="77777777" w:rsidR="008F456D" w:rsidRDefault="00000000">
            <w:pPr>
              <w:spacing w:after="0" w:line="240" w:lineRule="auto"/>
              <w:jc w:val="center"/>
              <w:rPr>
                <w:del w:id="1361" w:author="Jade Raposa [2]" w:date="2024-10-17T00:45:00Z"/>
                <w:rFonts w:ascii="Georgia" w:eastAsia="Times New Roman" w:hAnsi="Georgia" w:cs="Arial"/>
                <w:b/>
                <w:bCs/>
              </w:rPr>
            </w:pPr>
            <w:del w:id="1362"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6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C9FDDBA" w14:textId="77777777" w:rsidR="008F456D" w:rsidRDefault="00000000">
            <w:pPr>
              <w:spacing w:after="0" w:line="240" w:lineRule="auto"/>
              <w:jc w:val="center"/>
              <w:rPr>
                <w:del w:id="1364" w:author="Jade Raposa [2]" w:date="2024-10-17T00:45:00Z"/>
                <w:rFonts w:ascii="Georgia" w:eastAsia="Times New Roman" w:hAnsi="Georgia" w:cs="Arial"/>
              </w:rPr>
            </w:pPr>
            <w:del w:id="1365" w:author="Jade Raposa [2]" w:date="2024-10-17T00:45:00Z">
              <w:r>
                <w:rPr>
                  <w:rFonts w:ascii="Georgia" w:eastAsia="Times New Roman" w:hAnsi="Georgia" w:cs="Arial"/>
                </w:rPr>
                <w:delText>More than What is Expected</w:delText>
              </w:r>
            </w:del>
          </w:p>
        </w:tc>
      </w:tr>
      <w:tr w:rsidR="008F456D" w14:paraId="1D366682" w14:textId="77777777" w:rsidTr="008F456D">
        <w:trPr>
          <w:trHeight w:val="270"/>
          <w:trPrChange w:id="1366"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367"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37FCD3F5" w14:textId="77777777" w:rsidR="008F456D" w:rsidRDefault="008F456D">
            <w:pPr>
              <w:spacing w:after="0" w:line="240" w:lineRule="auto"/>
              <w:jc w:val="center"/>
              <w:rPr>
                <w:del w:id="1368"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369"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795C2D6D" w14:textId="77777777" w:rsidR="008F456D" w:rsidRDefault="00000000">
            <w:pPr>
              <w:spacing w:after="0" w:line="240" w:lineRule="auto"/>
              <w:rPr>
                <w:del w:id="1370" w:author="Jade Raposa [2]" w:date="2024-10-17T00:45:00Z"/>
                <w:rFonts w:ascii="Georgia" w:eastAsia="Times New Roman" w:hAnsi="Georgia" w:cs="Arial"/>
                <w:b/>
                <w:bCs/>
              </w:rPr>
            </w:pPr>
            <w:del w:id="1371" w:author="Jade Raposa [2]" w:date="2024-10-17T00:45:00Z">
              <w:r>
                <w:rPr>
                  <w:rFonts w:ascii="Georgia" w:eastAsia="Times New Roman" w:hAnsi="Georgia" w:cs="Arial"/>
                  <w:b/>
                  <w:bCs/>
                  <w:i/>
                  <w:iCs/>
                </w:rPr>
                <w:delText>Sub-Average (2)</w:delText>
              </w:r>
            </w:del>
          </w:p>
        </w:tc>
        <w:tc>
          <w:tcPr>
            <w:tcW w:w="1160" w:type="dxa"/>
            <w:tcBorders>
              <w:top w:val="nil"/>
              <w:left w:val="nil"/>
              <w:bottom w:val="single" w:sz="4" w:space="0" w:color="auto"/>
              <w:right w:val="single" w:sz="4" w:space="0" w:color="auto"/>
            </w:tcBorders>
            <w:shd w:val="clear" w:color="auto" w:fill="auto"/>
            <w:vAlign w:val="center"/>
            <w:tcPrChange w:id="1372"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60479D1E" w14:textId="77777777" w:rsidR="008F456D" w:rsidRDefault="00000000">
            <w:pPr>
              <w:spacing w:after="0" w:line="240" w:lineRule="auto"/>
              <w:jc w:val="center"/>
              <w:rPr>
                <w:del w:id="1373" w:author="Jade Raposa [2]" w:date="2024-10-17T00:45:00Z"/>
                <w:rFonts w:ascii="Georgia" w:eastAsia="Times New Roman" w:hAnsi="Georgia" w:cs="Arial"/>
                <w:b/>
                <w:bCs/>
              </w:rPr>
            </w:pPr>
            <w:del w:id="1374"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75"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6635EBE" w14:textId="77777777" w:rsidR="008F456D" w:rsidRDefault="00000000">
            <w:pPr>
              <w:spacing w:after="0" w:line="240" w:lineRule="auto"/>
              <w:jc w:val="center"/>
              <w:rPr>
                <w:del w:id="1376" w:author="Jade Raposa [2]" w:date="2024-10-17T00:45:00Z"/>
                <w:rFonts w:ascii="Georgia" w:eastAsia="Times New Roman" w:hAnsi="Georgia" w:cs="Arial"/>
                <w:b/>
                <w:bCs/>
              </w:rPr>
            </w:pPr>
            <w:del w:id="1377" w:author="Jade Raposa [2]" w:date="2024-10-17T00:45:00Z">
              <w:r>
                <w:rPr>
                  <w:rFonts w:ascii="Georgia" w:eastAsia="Times New Roman" w:hAnsi="Georgia" w:cs="Arial"/>
                </w:rPr>
                <w:delText>More than What is Expected</w:delText>
              </w:r>
            </w:del>
          </w:p>
        </w:tc>
      </w:tr>
      <w:tr w:rsidR="008F456D" w14:paraId="7154442E" w14:textId="77777777" w:rsidTr="008F456D">
        <w:trPr>
          <w:trHeight w:val="533"/>
          <w:trPrChange w:id="1378" w:author="Jade Raposa [2]" w:date="2024-10-17T00:41:00Z">
            <w:trPr>
              <w:trHeight w:val="533"/>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379"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B0747A4" w14:textId="77777777" w:rsidR="008F456D" w:rsidRDefault="00000000">
            <w:pPr>
              <w:spacing w:after="0" w:line="240" w:lineRule="auto"/>
              <w:jc w:val="center"/>
              <w:rPr>
                <w:del w:id="1380" w:author="Jade Raposa [2]" w:date="2024-10-17T00:45:00Z"/>
                <w:rFonts w:ascii="Georgia" w:eastAsia="Times New Roman" w:hAnsi="Georgia" w:cs="Arial"/>
              </w:rPr>
            </w:pPr>
            <w:del w:id="1381" w:author="Jade Raposa [2]" w:date="2024-10-17T00:45:00Z">
              <w:r>
                <w:rPr>
                  <w:rFonts w:ascii="Georgia" w:eastAsia="Times New Roman" w:hAnsi="Georgia" w:cs="Arial"/>
                </w:rPr>
                <w:delText xml:space="preserve">3. </w:delText>
              </w:r>
              <w:r>
                <w:rPr>
                  <w:rFonts w:ascii="Georgia" w:eastAsia="Times New Roman" w:hAnsi="Georgia" w:cs="Arial"/>
                  <w:b/>
                  <w:bCs/>
                </w:rPr>
                <w:delText>Compatibility</w:delText>
              </w:r>
              <w:r>
                <w:rPr>
                  <w:rFonts w:ascii="Georgia" w:eastAsia="Times New Roman" w:hAnsi="Georgia" w:cs="Arial"/>
                </w:rPr>
                <w:delText xml:space="preserve"> </w:delText>
              </w:r>
              <w:r>
                <w:rPr>
                  <w:rFonts w:ascii="Georgia" w:eastAsia="Times New Roman" w:hAnsi="Georgia" w:cs="Arial"/>
                  <w:i/>
                  <w:iCs/>
                </w:rPr>
                <w:delText>is the capability system can exchange information with other products, systems or components, and/or perform its required functions while sharing the same hardware or software environment</w:delText>
              </w:r>
            </w:del>
          </w:p>
        </w:tc>
      </w:tr>
      <w:tr w:rsidR="008F456D" w14:paraId="5174271A" w14:textId="77777777" w:rsidTr="008F456D">
        <w:trPr>
          <w:trHeight w:val="812"/>
          <w:trPrChange w:id="1382" w:author="Jade Raposa [2]" w:date="2024-10-17T00:41:00Z">
            <w:trPr>
              <w:trHeight w:val="812"/>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383"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48C87E3D" w14:textId="77777777" w:rsidR="008F456D" w:rsidRDefault="008F456D">
            <w:pPr>
              <w:spacing w:after="0" w:line="240" w:lineRule="auto"/>
              <w:jc w:val="center"/>
              <w:rPr>
                <w:del w:id="138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85"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E9FC8CB" w14:textId="77777777" w:rsidR="008F456D" w:rsidRDefault="00000000">
            <w:pPr>
              <w:spacing w:after="0" w:line="240" w:lineRule="auto"/>
              <w:jc w:val="center"/>
              <w:rPr>
                <w:del w:id="1386" w:author="Jade Raposa [2]" w:date="2024-10-17T00:45:00Z"/>
                <w:rFonts w:ascii="Georgia" w:eastAsia="Times New Roman" w:hAnsi="Georgia" w:cs="Arial"/>
                <w:i/>
                <w:iCs/>
              </w:rPr>
            </w:pPr>
            <w:del w:id="1387" w:author="Jade Raposa [2]" w:date="2024-10-17T00:45:00Z">
              <w:r>
                <w:rPr>
                  <w:rFonts w:ascii="Georgia" w:eastAsia="Times New Roman" w:hAnsi="Georgia" w:cs="Arial"/>
                  <w:i/>
                  <w:iCs/>
                </w:rPr>
                <w:delText>Co-Existence</w:delText>
              </w:r>
            </w:del>
          </w:p>
        </w:tc>
        <w:tc>
          <w:tcPr>
            <w:tcW w:w="448" w:type="dxa"/>
            <w:tcBorders>
              <w:top w:val="nil"/>
              <w:left w:val="nil"/>
              <w:bottom w:val="single" w:sz="4" w:space="0" w:color="auto"/>
              <w:right w:val="single" w:sz="4" w:space="0" w:color="auto"/>
            </w:tcBorders>
            <w:shd w:val="clear" w:color="auto" w:fill="auto"/>
            <w:vAlign w:val="center"/>
            <w:tcPrChange w:id="138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2E6FD65" w14:textId="77777777" w:rsidR="008F456D" w:rsidRDefault="00000000">
            <w:pPr>
              <w:spacing w:after="0" w:line="240" w:lineRule="auto"/>
              <w:jc w:val="center"/>
              <w:rPr>
                <w:del w:id="1389" w:author="Jade Raposa [2]" w:date="2024-10-17T00:45:00Z"/>
                <w:rFonts w:ascii="Georgia" w:eastAsia="Times New Roman" w:hAnsi="Georgia" w:cs="Arial"/>
              </w:rPr>
            </w:pPr>
            <w:del w:id="1390"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39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293E9E0" w14:textId="77777777" w:rsidR="008F456D" w:rsidRDefault="00000000">
            <w:pPr>
              <w:spacing w:after="0" w:line="240" w:lineRule="auto"/>
              <w:jc w:val="center"/>
              <w:rPr>
                <w:del w:id="1392" w:author="Jade Raposa [2]" w:date="2024-10-17T00:45:00Z"/>
                <w:rFonts w:ascii="Georgia" w:eastAsia="Times New Roman" w:hAnsi="Georgia" w:cs="Arial"/>
              </w:rPr>
            </w:pPr>
            <w:del w:id="1393"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394"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F801C95" w14:textId="77777777" w:rsidR="008F456D" w:rsidRDefault="00000000">
            <w:pPr>
              <w:spacing w:after="0" w:line="240" w:lineRule="auto"/>
              <w:jc w:val="center"/>
              <w:rPr>
                <w:del w:id="1395" w:author="Jade Raposa [2]" w:date="2024-10-17T00:45:00Z"/>
                <w:rFonts w:ascii="Georgia" w:eastAsia="Times New Roman" w:hAnsi="Georgia" w:cs="Arial"/>
              </w:rPr>
            </w:pPr>
            <w:del w:id="1396"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97"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0D52A50" w14:textId="77777777" w:rsidR="008F456D" w:rsidRDefault="00000000">
            <w:pPr>
              <w:spacing w:after="0" w:line="240" w:lineRule="auto"/>
              <w:jc w:val="center"/>
              <w:rPr>
                <w:del w:id="1398" w:author="Jade Raposa [2]" w:date="2024-10-17T00:45:00Z"/>
                <w:rFonts w:ascii="Georgia" w:eastAsia="Times New Roman" w:hAnsi="Georgia" w:cs="Arial"/>
              </w:rPr>
            </w:pPr>
            <w:del w:id="139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0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CC52304" w14:textId="77777777" w:rsidR="008F456D" w:rsidRDefault="00000000">
            <w:pPr>
              <w:spacing w:after="0" w:line="240" w:lineRule="auto"/>
              <w:jc w:val="center"/>
              <w:rPr>
                <w:del w:id="1401" w:author="Jade Raposa [2]" w:date="2024-10-17T00:45:00Z"/>
                <w:rFonts w:ascii="Georgia" w:eastAsia="Times New Roman" w:hAnsi="Georgia" w:cs="Arial"/>
              </w:rPr>
            </w:pPr>
            <w:del w:id="1402"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03"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41DD3622" w14:textId="77777777" w:rsidR="008F456D" w:rsidRDefault="00000000">
            <w:pPr>
              <w:spacing w:after="0" w:line="240" w:lineRule="auto"/>
              <w:jc w:val="center"/>
              <w:rPr>
                <w:del w:id="1404" w:author="Jade Raposa [2]" w:date="2024-10-17T00:45:00Z"/>
                <w:rFonts w:ascii="Georgia" w:eastAsia="Times New Roman" w:hAnsi="Georgia" w:cs="Arial"/>
              </w:rPr>
            </w:pPr>
            <w:del w:id="1405"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406"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E727C7C" w14:textId="77777777" w:rsidR="008F456D" w:rsidRDefault="00000000">
            <w:pPr>
              <w:spacing w:after="0" w:line="240" w:lineRule="auto"/>
              <w:jc w:val="center"/>
              <w:rPr>
                <w:del w:id="1407" w:author="Jade Raposa [2]" w:date="2024-10-17T00:45:00Z"/>
                <w:rFonts w:ascii="Georgia" w:eastAsia="Times New Roman" w:hAnsi="Georgia" w:cs="Arial"/>
                <w:b/>
                <w:bCs/>
              </w:rPr>
            </w:pPr>
            <w:del w:id="1408"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09"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91E7B7C" w14:textId="77777777" w:rsidR="008F456D" w:rsidRDefault="00000000">
            <w:pPr>
              <w:spacing w:after="0" w:line="240" w:lineRule="auto"/>
              <w:jc w:val="center"/>
              <w:rPr>
                <w:del w:id="1410" w:author="Jade Raposa [2]" w:date="2024-10-17T00:45:00Z"/>
                <w:rFonts w:ascii="Georgia" w:eastAsia="Times New Roman" w:hAnsi="Georgia" w:cs="Arial"/>
              </w:rPr>
            </w:pPr>
            <w:del w:id="1411" w:author="Jade Raposa [2]" w:date="2024-10-17T00:45:00Z">
              <w:r>
                <w:rPr>
                  <w:rFonts w:ascii="Georgia" w:eastAsia="Times New Roman" w:hAnsi="Georgia" w:cs="Arial"/>
                </w:rPr>
                <w:delText>More than What is Expected</w:delText>
              </w:r>
            </w:del>
          </w:p>
        </w:tc>
      </w:tr>
      <w:tr w:rsidR="008F456D" w14:paraId="4FD222AE" w14:textId="77777777" w:rsidTr="008F456D">
        <w:trPr>
          <w:trHeight w:val="405"/>
          <w:trPrChange w:id="1412"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413"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00CEF3A" w14:textId="77777777" w:rsidR="008F456D" w:rsidRDefault="008F456D">
            <w:pPr>
              <w:spacing w:after="0" w:line="240" w:lineRule="auto"/>
              <w:jc w:val="center"/>
              <w:rPr>
                <w:del w:id="141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15"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3B427BA8" w14:textId="77777777" w:rsidR="008F456D" w:rsidRDefault="00000000">
            <w:pPr>
              <w:spacing w:after="0" w:line="240" w:lineRule="auto"/>
              <w:jc w:val="center"/>
              <w:rPr>
                <w:del w:id="1416" w:author="Jade Raposa [2]" w:date="2024-10-17T00:45:00Z"/>
                <w:rFonts w:ascii="Georgia" w:eastAsia="Times New Roman" w:hAnsi="Georgia" w:cs="Arial"/>
                <w:i/>
                <w:iCs/>
              </w:rPr>
            </w:pPr>
            <w:del w:id="1417" w:author="Jade Raposa [2]" w:date="2024-10-17T00:45:00Z">
              <w:r>
                <w:rPr>
                  <w:rFonts w:ascii="Georgia" w:eastAsia="Times New Roman" w:hAnsi="Georgia" w:cs="Arial"/>
                  <w:i/>
                  <w:iCs/>
                </w:rPr>
                <w:delText>Interoperability</w:delText>
              </w:r>
            </w:del>
          </w:p>
        </w:tc>
        <w:tc>
          <w:tcPr>
            <w:tcW w:w="448" w:type="dxa"/>
            <w:tcBorders>
              <w:top w:val="nil"/>
              <w:left w:val="nil"/>
              <w:bottom w:val="single" w:sz="4" w:space="0" w:color="auto"/>
              <w:right w:val="single" w:sz="4" w:space="0" w:color="auto"/>
            </w:tcBorders>
            <w:shd w:val="clear" w:color="auto" w:fill="auto"/>
            <w:vAlign w:val="center"/>
            <w:tcPrChange w:id="141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08EB1FA" w14:textId="77777777" w:rsidR="008F456D" w:rsidRDefault="00000000">
            <w:pPr>
              <w:spacing w:after="0" w:line="240" w:lineRule="auto"/>
              <w:jc w:val="center"/>
              <w:rPr>
                <w:del w:id="1419" w:author="Jade Raposa [2]" w:date="2024-10-17T00:45:00Z"/>
                <w:rFonts w:ascii="Georgia" w:eastAsia="Times New Roman" w:hAnsi="Georgia" w:cs="Arial"/>
              </w:rPr>
            </w:pPr>
            <w:del w:id="1420"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42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D4E8468" w14:textId="77777777" w:rsidR="008F456D" w:rsidRDefault="00000000">
            <w:pPr>
              <w:spacing w:after="0" w:line="240" w:lineRule="auto"/>
              <w:jc w:val="center"/>
              <w:rPr>
                <w:del w:id="1422" w:author="Jade Raposa [2]" w:date="2024-10-17T00:45:00Z"/>
                <w:rFonts w:ascii="Georgia" w:eastAsia="Times New Roman" w:hAnsi="Georgia" w:cs="Arial"/>
              </w:rPr>
            </w:pPr>
            <w:del w:id="1423"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424"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83A79A6" w14:textId="77777777" w:rsidR="008F456D" w:rsidRDefault="00000000">
            <w:pPr>
              <w:spacing w:after="0" w:line="240" w:lineRule="auto"/>
              <w:jc w:val="center"/>
              <w:rPr>
                <w:del w:id="1425" w:author="Jade Raposa [2]" w:date="2024-10-17T00:45:00Z"/>
                <w:rFonts w:ascii="Georgia" w:eastAsia="Times New Roman" w:hAnsi="Georgia" w:cs="Arial"/>
              </w:rPr>
            </w:pPr>
            <w:del w:id="1426"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27"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659C208" w14:textId="77777777" w:rsidR="008F456D" w:rsidRDefault="00000000">
            <w:pPr>
              <w:spacing w:after="0" w:line="240" w:lineRule="auto"/>
              <w:jc w:val="center"/>
              <w:rPr>
                <w:del w:id="1428" w:author="Jade Raposa [2]" w:date="2024-10-17T00:45:00Z"/>
                <w:rFonts w:ascii="Georgia" w:eastAsia="Times New Roman" w:hAnsi="Georgia" w:cs="Arial"/>
              </w:rPr>
            </w:pPr>
            <w:del w:id="142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3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754F86" w14:textId="77777777" w:rsidR="008F456D" w:rsidRDefault="00000000">
            <w:pPr>
              <w:spacing w:after="0" w:line="240" w:lineRule="auto"/>
              <w:jc w:val="center"/>
              <w:rPr>
                <w:del w:id="1431" w:author="Jade Raposa [2]" w:date="2024-10-17T00:45:00Z"/>
                <w:rFonts w:ascii="Georgia" w:eastAsia="Times New Roman" w:hAnsi="Georgia" w:cs="Arial"/>
              </w:rPr>
            </w:pPr>
            <w:del w:id="1432"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33"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B789E5E" w14:textId="77777777" w:rsidR="008F456D" w:rsidRDefault="00000000">
            <w:pPr>
              <w:spacing w:after="0" w:line="240" w:lineRule="auto"/>
              <w:jc w:val="center"/>
              <w:rPr>
                <w:del w:id="1434" w:author="Jade Raposa [2]" w:date="2024-10-17T00:45:00Z"/>
                <w:rFonts w:ascii="Georgia" w:eastAsia="Times New Roman" w:hAnsi="Georgia" w:cs="Arial"/>
              </w:rPr>
            </w:pPr>
            <w:del w:id="1435"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436"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D60826B" w14:textId="77777777" w:rsidR="008F456D" w:rsidRDefault="00000000">
            <w:pPr>
              <w:spacing w:after="0" w:line="240" w:lineRule="auto"/>
              <w:jc w:val="center"/>
              <w:rPr>
                <w:del w:id="1437" w:author="Jade Raposa [2]" w:date="2024-10-17T00:45:00Z"/>
                <w:rFonts w:ascii="Georgia" w:eastAsia="Times New Roman" w:hAnsi="Georgia" w:cs="Arial"/>
                <w:b/>
                <w:bCs/>
              </w:rPr>
            </w:pPr>
            <w:del w:id="1438"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39"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A782FE4" w14:textId="77777777" w:rsidR="008F456D" w:rsidRDefault="00000000">
            <w:pPr>
              <w:spacing w:after="0" w:line="240" w:lineRule="auto"/>
              <w:jc w:val="center"/>
              <w:rPr>
                <w:del w:id="1440" w:author="Jade Raposa [2]" w:date="2024-10-17T00:45:00Z"/>
                <w:rFonts w:ascii="Georgia" w:eastAsia="Times New Roman" w:hAnsi="Georgia" w:cs="Arial"/>
              </w:rPr>
            </w:pPr>
            <w:del w:id="1441" w:author="Jade Raposa [2]" w:date="2024-10-17T00:45:00Z">
              <w:r>
                <w:rPr>
                  <w:rFonts w:ascii="Georgia" w:eastAsia="Times New Roman" w:hAnsi="Georgia" w:cs="Arial"/>
                </w:rPr>
                <w:delText>More than What is Expected</w:delText>
              </w:r>
            </w:del>
          </w:p>
        </w:tc>
      </w:tr>
      <w:tr w:rsidR="008F456D" w14:paraId="2032BD82" w14:textId="77777777" w:rsidTr="008F456D">
        <w:trPr>
          <w:trHeight w:val="270"/>
          <w:trPrChange w:id="1442"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443"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4B8959C8" w14:textId="77777777" w:rsidR="008F456D" w:rsidRDefault="008F456D">
            <w:pPr>
              <w:spacing w:after="0" w:line="240" w:lineRule="auto"/>
              <w:jc w:val="center"/>
              <w:rPr>
                <w:del w:id="1444"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445"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6F462F0F" w14:textId="77777777" w:rsidR="008F456D" w:rsidRDefault="00000000">
            <w:pPr>
              <w:spacing w:after="0" w:line="240" w:lineRule="auto"/>
              <w:rPr>
                <w:del w:id="1446" w:author="Jade Raposa [2]" w:date="2024-10-17T00:45:00Z"/>
                <w:rFonts w:ascii="Georgia" w:eastAsia="Times New Roman" w:hAnsi="Georgia" w:cs="Arial"/>
                <w:b/>
                <w:bCs/>
              </w:rPr>
            </w:pPr>
            <w:del w:id="1447" w:author="Jade Raposa [2]" w:date="2024-10-17T00:45:00Z">
              <w:r>
                <w:rPr>
                  <w:rFonts w:ascii="Georgia" w:eastAsia="Times New Roman" w:hAnsi="Georgia" w:cs="Arial"/>
                  <w:b/>
                  <w:bCs/>
                  <w:i/>
                  <w:iCs/>
                </w:rPr>
                <w:delText>Sub-Average (3)</w:delText>
              </w:r>
            </w:del>
          </w:p>
        </w:tc>
        <w:tc>
          <w:tcPr>
            <w:tcW w:w="1160" w:type="dxa"/>
            <w:tcBorders>
              <w:top w:val="nil"/>
              <w:left w:val="nil"/>
              <w:bottom w:val="single" w:sz="4" w:space="0" w:color="auto"/>
              <w:right w:val="single" w:sz="4" w:space="0" w:color="auto"/>
            </w:tcBorders>
            <w:shd w:val="clear" w:color="auto" w:fill="auto"/>
            <w:vAlign w:val="center"/>
            <w:tcPrChange w:id="1448"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728857BE" w14:textId="77777777" w:rsidR="008F456D" w:rsidRDefault="00000000">
            <w:pPr>
              <w:spacing w:after="0" w:line="240" w:lineRule="auto"/>
              <w:jc w:val="center"/>
              <w:rPr>
                <w:del w:id="1449" w:author="Jade Raposa [2]" w:date="2024-10-17T00:45:00Z"/>
                <w:rFonts w:ascii="Georgia" w:eastAsia="Times New Roman" w:hAnsi="Georgia" w:cs="Arial"/>
                <w:b/>
                <w:bCs/>
              </w:rPr>
            </w:pPr>
            <w:del w:id="1450"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51"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739B199E" w14:textId="77777777" w:rsidR="008F456D" w:rsidRDefault="00000000">
            <w:pPr>
              <w:spacing w:after="0" w:line="240" w:lineRule="auto"/>
              <w:jc w:val="center"/>
              <w:rPr>
                <w:del w:id="1452" w:author="Jade Raposa [2]" w:date="2024-10-17T00:45:00Z"/>
                <w:rFonts w:ascii="Georgia" w:eastAsia="Times New Roman" w:hAnsi="Georgia" w:cs="Arial"/>
                <w:b/>
                <w:bCs/>
              </w:rPr>
            </w:pPr>
            <w:del w:id="1453" w:author="Jade Raposa [2]" w:date="2024-10-17T00:45:00Z">
              <w:r>
                <w:rPr>
                  <w:rFonts w:ascii="Georgia" w:eastAsia="Times New Roman" w:hAnsi="Georgia" w:cs="Arial"/>
                </w:rPr>
                <w:delText>More than What is Expected</w:delText>
              </w:r>
            </w:del>
          </w:p>
        </w:tc>
      </w:tr>
      <w:tr w:rsidR="008F456D" w14:paraId="7F8FC917" w14:textId="77777777" w:rsidTr="008F456D">
        <w:trPr>
          <w:trHeight w:val="498"/>
          <w:trPrChange w:id="1454" w:author="Jade Raposa [2]" w:date="2024-10-17T00:41:00Z">
            <w:trPr>
              <w:trHeight w:val="498"/>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455"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59CE87C" w14:textId="77777777" w:rsidR="008F456D" w:rsidRDefault="00000000">
            <w:pPr>
              <w:spacing w:after="0" w:line="240" w:lineRule="auto"/>
              <w:jc w:val="center"/>
              <w:rPr>
                <w:del w:id="1456" w:author="Jade Raposa [2]" w:date="2024-10-17T00:45:00Z"/>
                <w:rFonts w:ascii="Georgia" w:eastAsia="Times New Roman" w:hAnsi="Georgia" w:cs="Arial"/>
              </w:rPr>
            </w:pPr>
            <w:del w:id="1457" w:author="Jade Raposa [2]" w:date="2024-10-17T00:45:00Z">
              <w:r>
                <w:rPr>
                  <w:rFonts w:ascii="Georgia" w:eastAsia="Times New Roman" w:hAnsi="Georgia" w:cs="Arial"/>
                </w:rPr>
                <w:delText xml:space="preserve">4. </w:delText>
              </w:r>
              <w:r>
                <w:rPr>
                  <w:rFonts w:ascii="Georgia" w:eastAsia="Times New Roman" w:hAnsi="Georgia" w:cs="Arial"/>
                  <w:b/>
                  <w:bCs/>
                </w:rPr>
                <w:delText xml:space="preserve">Usability </w:delText>
              </w:r>
              <w:r>
                <w:rPr>
                  <w:rFonts w:ascii="Georgia" w:eastAsia="Times New Roman" w:hAnsi="Georgia" w:cs="Arial"/>
                  <w:i/>
                  <w:iCs/>
                </w:rPr>
                <w:delText>is the ability of the system can be used by specified users to achieve specified goals with effectiveness, efficiency and satisfaction in a specified context of use.</w:delText>
              </w:r>
            </w:del>
          </w:p>
        </w:tc>
      </w:tr>
      <w:tr w:rsidR="008F456D" w14:paraId="72AE119E" w14:textId="77777777" w:rsidTr="008F456D">
        <w:trPr>
          <w:trHeight w:val="405"/>
          <w:trPrChange w:id="1458" w:author="Jade Raposa [2]" w:date="2024-10-17T00: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459"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4A2274B6" w14:textId="77777777" w:rsidR="008F456D" w:rsidRDefault="008F456D">
            <w:pPr>
              <w:spacing w:after="0" w:line="240" w:lineRule="auto"/>
              <w:jc w:val="center"/>
              <w:rPr>
                <w:del w:id="1460"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61"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26E43F9D" w14:textId="77777777" w:rsidR="008F456D" w:rsidRDefault="00000000">
            <w:pPr>
              <w:spacing w:after="0" w:line="240" w:lineRule="auto"/>
              <w:jc w:val="center"/>
              <w:rPr>
                <w:del w:id="1462" w:author="Jade Raposa [2]" w:date="2024-10-17T00:45:00Z"/>
                <w:rFonts w:ascii="Georgia" w:eastAsia="Times New Roman" w:hAnsi="Georgia" w:cs="Arial"/>
                <w:i/>
                <w:iCs/>
              </w:rPr>
            </w:pPr>
            <w:del w:id="1463" w:author="Jade Raposa [2]" w:date="2024-10-17T00:45:00Z">
              <w:r>
                <w:rPr>
                  <w:rFonts w:ascii="Georgia" w:eastAsia="Times New Roman" w:hAnsi="Georgia" w:cs="Arial"/>
                  <w:i/>
                  <w:iCs/>
                </w:rPr>
                <w:delText>Appropriateness recognizability</w:delText>
              </w:r>
            </w:del>
          </w:p>
        </w:tc>
        <w:tc>
          <w:tcPr>
            <w:tcW w:w="448" w:type="dxa"/>
            <w:tcBorders>
              <w:top w:val="nil"/>
              <w:left w:val="nil"/>
              <w:bottom w:val="single" w:sz="4" w:space="0" w:color="auto"/>
              <w:right w:val="single" w:sz="4" w:space="0" w:color="auto"/>
            </w:tcBorders>
            <w:shd w:val="clear" w:color="auto" w:fill="auto"/>
            <w:vAlign w:val="center"/>
            <w:tcPrChange w:id="1464"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1D69272E" w14:textId="77777777" w:rsidR="008F456D" w:rsidRDefault="00000000">
            <w:pPr>
              <w:spacing w:after="0" w:line="240" w:lineRule="auto"/>
              <w:jc w:val="center"/>
              <w:rPr>
                <w:del w:id="1465" w:author="Jade Raposa [2]" w:date="2024-10-17T00:45:00Z"/>
                <w:rFonts w:ascii="Georgia" w:eastAsia="Times New Roman" w:hAnsi="Georgia" w:cs="Arial"/>
              </w:rPr>
            </w:pPr>
            <w:del w:id="1466"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67"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610CB94" w14:textId="77777777" w:rsidR="008F456D" w:rsidRDefault="00000000">
            <w:pPr>
              <w:spacing w:after="0" w:line="240" w:lineRule="auto"/>
              <w:jc w:val="center"/>
              <w:rPr>
                <w:del w:id="1468" w:author="Jade Raposa [2]" w:date="2024-10-17T00:45:00Z"/>
                <w:rFonts w:ascii="Georgia" w:eastAsia="Times New Roman" w:hAnsi="Georgia" w:cs="Arial"/>
              </w:rPr>
            </w:pPr>
            <w:del w:id="1469"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470"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2D5ECBA0" w14:textId="77777777" w:rsidR="008F456D" w:rsidRDefault="00000000">
            <w:pPr>
              <w:spacing w:after="0" w:line="240" w:lineRule="auto"/>
              <w:jc w:val="center"/>
              <w:rPr>
                <w:del w:id="1471" w:author="Jade Raposa [2]" w:date="2024-10-17T00:45:00Z"/>
                <w:rFonts w:ascii="Georgia" w:eastAsia="Times New Roman" w:hAnsi="Georgia" w:cs="Arial"/>
              </w:rPr>
            </w:pPr>
            <w:del w:id="1472"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73"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8B69151" w14:textId="77777777" w:rsidR="008F456D" w:rsidRDefault="00000000">
            <w:pPr>
              <w:spacing w:after="0" w:line="240" w:lineRule="auto"/>
              <w:jc w:val="center"/>
              <w:rPr>
                <w:del w:id="1474" w:author="Jade Raposa [2]" w:date="2024-10-17T00:45:00Z"/>
                <w:rFonts w:ascii="Georgia" w:eastAsia="Times New Roman" w:hAnsi="Georgia" w:cs="Arial"/>
              </w:rPr>
            </w:pPr>
            <w:del w:id="147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7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EF1A23E" w14:textId="77777777" w:rsidR="008F456D" w:rsidRDefault="00000000">
            <w:pPr>
              <w:spacing w:after="0" w:line="240" w:lineRule="auto"/>
              <w:jc w:val="center"/>
              <w:rPr>
                <w:del w:id="1477" w:author="Jade Raposa [2]" w:date="2024-10-17T00:45:00Z"/>
                <w:rFonts w:ascii="Georgia" w:eastAsia="Times New Roman" w:hAnsi="Georgia" w:cs="Arial"/>
              </w:rPr>
            </w:pPr>
            <w:del w:id="1478"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79"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16EA3237" w14:textId="77777777" w:rsidR="008F456D" w:rsidRDefault="00000000">
            <w:pPr>
              <w:spacing w:after="0" w:line="240" w:lineRule="auto"/>
              <w:jc w:val="center"/>
              <w:rPr>
                <w:del w:id="1480" w:author="Jade Raposa [2]" w:date="2024-10-17T00:45:00Z"/>
                <w:rFonts w:ascii="Georgia" w:eastAsia="Times New Roman" w:hAnsi="Georgia" w:cs="Arial"/>
              </w:rPr>
            </w:pPr>
            <w:del w:id="1481"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482"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31952E0A" w14:textId="77777777" w:rsidR="008F456D" w:rsidRDefault="00000000">
            <w:pPr>
              <w:spacing w:after="0" w:line="240" w:lineRule="auto"/>
              <w:jc w:val="center"/>
              <w:rPr>
                <w:del w:id="1483" w:author="Jade Raposa [2]" w:date="2024-10-17T00:45:00Z"/>
                <w:rFonts w:ascii="Georgia" w:eastAsia="Times New Roman" w:hAnsi="Georgia" w:cs="Arial"/>
                <w:b/>
                <w:bCs/>
              </w:rPr>
            </w:pPr>
            <w:del w:id="1484"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485"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4314091A" w14:textId="77777777" w:rsidR="008F456D" w:rsidRDefault="00000000">
            <w:pPr>
              <w:spacing w:after="0" w:line="240" w:lineRule="auto"/>
              <w:jc w:val="center"/>
              <w:rPr>
                <w:del w:id="1486" w:author="Jade Raposa [2]" w:date="2024-10-17T00:45:00Z"/>
                <w:rFonts w:ascii="Georgia" w:eastAsia="Times New Roman" w:hAnsi="Georgia" w:cs="Arial"/>
              </w:rPr>
            </w:pPr>
            <w:del w:id="1487" w:author="Jade Raposa [2]" w:date="2024-10-17T00:45:00Z">
              <w:r>
                <w:rPr>
                  <w:rFonts w:ascii="Georgia" w:eastAsia="Times New Roman" w:hAnsi="Georgia" w:cs="Arial"/>
                </w:rPr>
                <w:delText>More than What is Expected</w:delText>
              </w:r>
            </w:del>
          </w:p>
        </w:tc>
      </w:tr>
      <w:tr w:rsidR="008F456D" w14:paraId="2DC5C144" w14:textId="77777777" w:rsidTr="008F456D">
        <w:trPr>
          <w:trHeight w:val="812"/>
          <w:trPrChange w:id="1488" w:author="Jade Raposa [2]" w:date="2024-10-17T00:41:00Z">
            <w:trPr>
              <w:trHeight w:val="812"/>
            </w:trPr>
          </w:trPrChange>
        </w:trPr>
        <w:tc>
          <w:tcPr>
            <w:tcW w:w="970" w:type="dxa"/>
            <w:vMerge/>
            <w:tcBorders>
              <w:top w:val="nil"/>
              <w:left w:val="single" w:sz="4" w:space="0" w:color="auto"/>
              <w:bottom w:val="single" w:sz="4" w:space="0" w:color="auto"/>
              <w:right w:val="single" w:sz="4" w:space="0" w:color="auto"/>
            </w:tcBorders>
            <w:vAlign w:val="center"/>
            <w:tcPrChange w:id="1489"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AE6DF2D" w14:textId="77777777" w:rsidR="008F456D" w:rsidRDefault="008F456D">
            <w:pPr>
              <w:spacing w:after="0" w:line="240" w:lineRule="auto"/>
              <w:jc w:val="center"/>
              <w:rPr>
                <w:del w:id="1490"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91"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260C6FBB" w14:textId="77777777" w:rsidR="008F456D" w:rsidRDefault="00000000">
            <w:pPr>
              <w:spacing w:after="0" w:line="240" w:lineRule="auto"/>
              <w:jc w:val="center"/>
              <w:rPr>
                <w:del w:id="1492" w:author="Jade Raposa [2]" w:date="2024-10-17T00:45:00Z"/>
                <w:rFonts w:ascii="Georgia" w:eastAsia="Times New Roman" w:hAnsi="Georgia" w:cs="Arial"/>
                <w:i/>
                <w:iCs/>
              </w:rPr>
            </w:pPr>
            <w:del w:id="1493" w:author="Jade Raposa [2]" w:date="2024-10-17T00:45:00Z">
              <w:r>
                <w:rPr>
                  <w:rFonts w:ascii="Georgia" w:eastAsia="Times New Roman" w:hAnsi="Georgia" w:cs="Arial"/>
                  <w:i/>
                  <w:iCs/>
                </w:rPr>
                <w:delText>Learnability</w:delText>
              </w:r>
            </w:del>
          </w:p>
        </w:tc>
        <w:tc>
          <w:tcPr>
            <w:tcW w:w="448" w:type="dxa"/>
            <w:tcBorders>
              <w:top w:val="nil"/>
              <w:left w:val="nil"/>
              <w:bottom w:val="single" w:sz="4" w:space="0" w:color="auto"/>
              <w:right w:val="single" w:sz="4" w:space="0" w:color="auto"/>
            </w:tcBorders>
            <w:shd w:val="clear" w:color="auto" w:fill="auto"/>
            <w:vAlign w:val="center"/>
            <w:tcPrChange w:id="1494"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6271D1E" w14:textId="77777777" w:rsidR="008F456D" w:rsidRDefault="00000000">
            <w:pPr>
              <w:spacing w:after="0" w:line="240" w:lineRule="auto"/>
              <w:jc w:val="center"/>
              <w:rPr>
                <w:del w:id="1495" w:author="Jade Raposa [2]" w:date="2024-10-17T00:45:00Z"/>
                <w:rFonts w:ascii="Georgia" w:eastAsia="Times New Roman" w:hAnsi="Georgia" w:cs="Arial"/>
              </w:rPr>
            </w:pPr>
            <w:del w:id="1496"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497"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594ECFA" w14:textId="77777777" w:rsidR="008F456D" w:rsidRDefault="00000000">
            <w:pPr>
              <w:spacing w:after="0" w:line="240" w:lineRule="auto"/>
              <w:jc w:val="center"/>
              <w:rPr>
                <w:del w:id="1498" w:author="Jade Raposa [2]" w:date="2024-10-17T00:45:00Z"/>
                <w:rFonts w:ascii="Georgia" w:eastAsia="Times New Roman" w:hAnsi="Georgia" w:cs="Arial"/>
              </w:rPr>
            </w:pPr>
            <w:del w:id="1499"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500"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1D540DF0" w14:textId="77777777" w:rsidR="008F456D" w:rsidRDefault="00000000">
            <w:pPr>
              <w:spacing w:after="0" w:line="240" w:lineRule="auto"/>
              <w:jc w:val="center"/>
              <w:rPr>
                <w:del w:id="1501" w:author="Jade Raposa [2]" w:date="2024-10-17T00:45:00Z"/>
                <w:rFonts w:ascii="Georgia" w:eastAsia="Times New Roman" w:hAnsi="Georgia" w:cs="Arial"/>
              </w:rPr>
            </w:pPr>
            <w:del w:id="1502"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03"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A75EDE" w14:textId="77777777" w:rsidR="008F456D" w:rsidRDefault="00000000">
            <w:pPr>
              <w:spacing w:after="0" w:line="240" w:lineRule="auto"/>
              <w:jc w:val="center"/>
              <w:rPr>
                <w:del w:id="1504" w:author="Jade Raposa [2]" w:date="2024-10-17T00:45:00Z"/>
                <w:rFonts w:ascii="Georgia" w:eastAsia="Times New Roman" w:hAnsi="Georgia" w:cs="Arial"/>
              </w:rPr>
            </w:pPr>
            <w:del w:id="150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0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BEF4AB4" w14:textId="77777777" w:rsidR="008F456D" w:rsidRDefault="00000000">
            <w:pPr>
              <w:spacing w:after="0" w:line="240" w:lineRule="auto"/>
              <w:jc w:val="center"/>
              <w:rPr>
                <w:del w:id="1507" w:author="Jade Raposa [2]" w:date="2024-10-17T00:45:00Z"/>
                <w:rFonts w:ascii="Georgia" w:eastAsia="Times New Roman" w:hAnsi="Georgia" w:cs="Arial"/>
              </w:rPr>
            </w:pPr>
            <w:del w:id="1508"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09"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611D65A" w14:textId="77777777" w:rsidR="008F456D" w:rsidRDefault="008F456D">
            <w:pPr>
              <w:spacing w:after="0" w:line="240" w:lineRule="auto"/>
              <w:jc w:val="center"/>
              <w:rPr>
                <w:del w:id="1510" w:author="Jade Raposa [2]"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Change w:id="1511"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1558F105" w14:textId="77777777" w:rsidR="008F456D" w:rsidRDefault="00000000">
            <w:pPr>
              <w:spacing w:after="0" w:line="240" w:lineRule="auto"/>
              <w:jc w:val="center"/>
              <w:rPr>
                <w:del w:id="1512" w:author="Jade Raposa [2]" w:date="2024-10-17T00:45:00Z"/>
                <w:rFonts w:ascii="Georgia" w:eastAsia="Times New Roman" w:hAnsi="Georgia" w:cs="Arial"/>
                <w:b/>
                <w:bCs/>
              </w:rPr>
            </w:pPr>
            <w:del w:id="1513"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514"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10231ABF" w14:textId="77777777" w:rsidR="008F456D" w:rsidRDefault="00000000">
            <w:pPr>
              <w:spacing w:after="0" w:line="240" w:lineRule="auto"/>
              <w:jc w:val="center"/>
              <w:rPr>
                <w:del w:id="1515" w:author="Jade Raposa [2]" w:date="2024-10-17T00:45:00Z"/>
                <w:rFonts w:ascii="Georgia" w:eastAsia="Times New Roman" w:hAnsi="Georgia" w:cs="Arial"/>
              </w:rPr>
            </w:pPr>
            <w:del w:id="1516" w:author="Jade Raposa [2]" w:date="2024-10-17T00:45:00Z">
              <w:r>
                <w:rPr>
                  <w:rFonts w:ascii="Georgia" w:eastAsia="Times New Roman" w:hAnsi="Georgia" w:cs="Arial"/>
                </w:rPr>
                <w:delText>More than What is Expected</w:delText>
              </w:r>
            </w:del>
          </w:p>
        </w:tc>
      </w:tr>
      <w:tr w:rsidR="008F456D" w14:paraId="747D9F0F" w14:textId="77777777" w:rsidTr="008F456D">
        <w:trPr>
          <w:trHeight w:val="270"/>
          <w:trPrChange w:id="1517" w:author="Jade Raposa [2]" w:date="2024-10-17T00:41:00Z">
            <w:trPr>
              <w:trHeight w:val="270"/>
            </w:trPr>
          </w:trPrChange>
        </w:trPr>
        <w:tc>
          <w:tcPr>
            <w:tcW w:w="970" w:type="dxa"/>
            <w:vMerge/>
            <w:tcBorders>
              <w:top w:val="nil"/>
              <w:left w:val="single" w:sz="4" w:space="0" w:color="auto"/>
              <w:bottom w:val="single" w:sz="4" w:space="0" w:color="auto"/>
              <w:right w:val="single" w:sz="4" w:space="0" w:color="auto"/>
            </w:tcBorders>
            <w:vAlign w:val="center"/>
            <w:tcPrChange w:id="1518"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6942A2B" w14:textId="77777777" w:rsidR="008F456D" w:rsidRDefault="008F456D">
            <w:pPr>
              <w:spacing w:after="0" w:line="240" w:lineRule="auto"/>
              <w:jc w:val="center"/>
              <w:rPr>
                <w:del w:id="151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520"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D226CA4" w14:textId="77777777" w:rsidR="008F456D" w:rsidRDefault="00000000">
            <w:pPr>
              <w:spacing w:after="0" w:line="240" w:lineRule="auto"/>
              <w:jc w:val="center"/>
              <w:rPr>
                <w:del w:id="1521" w:author="Jade Raposa [2]" w:date="2024-10-17T00:45:00Z"/>
                <w:rFonts w:ascii="Georgia" w:eastAsia="Times New Roman" w:hAnsi="Georgia" w:cs="Arial"/>
                <w:i/>
                <w:iCs/>
              </w:rPr>
            </w:pPr>
            <w:del w:id="1522" w:author="Jade Raposa [2]" w:date="2024-10-17T00:45:00Z">
              <w:r>
                <w:rPr>
                  <w:rFonts w:ascii="Georgia" w:eastAsia="Times New Roman" w:hAnsi="Georgia" w:cs="Arial"/>
                  <w:i/>
                  <w:iCs/>
                </w:rPr>
                <w:delText>Operability</w:delText>
              </w:r>
            </w:del>
          </w:p>
        </w:tc>
        <w:tc>
          <w:tcPr>
            <w:tcW w:w="448" w:type="dxa"/>
            <w:tcBorders>
              <w:top w:val="nil"/>
              <w:left w:val="nil"/>
              <w:bottom w:val="single" w:sz="4" w:space="0" w:color="auto"/>
              <w:right w:val="single" w:sz="4" w:space="0" w:color="auto"/>
            </w:tcBorders>
            <w:shd w:val="clear" w:color="auto" w:fill="auto"/>
            <w:vAlign w:val="center"/>
            <w:tcPrChange w:id="152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CAEB22F" w14:textId="77777777" w:rsidR="008F456D" w:rsidRDefault="00000000">
            <w:pPr>
              <w:spacing w:after="0" w:line="240" w:lineRule="auto"/>
              <w:jc w:val="center"/>
              <w:rPr>
                <w:del w:id="1524" w:author="Jade Raposa [2]" w:date="2024-10-17T00:45:00Z"/>
                <w:rFonts w:ascii="Georgia" w:eastAsia="Times New Roman" w:hAnsi="Georgia" w:cs="Arial"/>
              </w:rPr>
            </w:pPr>
            <w:del w:id="1525" w:author="Jade Raposa [2]" w:date="2024-10-17T00:45:00Z">
              <w:r>
                <w:rPr>
                  <w:rFonts w:ascii="Georgia" w:eastAsia="Times New Roman" w:hAnsi="Georgia" w:cs="Arial"/>
                </w:rPr>
                <w:delText>2</w:delText>
              </w:r>
            </w:del>
          </w:p>
        </w:tc>
        <w:tc>
          <w:tcPr>
            <w:tcW w:w="449" w:type="dxa"/>
            <w:tcBorders>
              <w:top w:val="nil"/>
              <w:left w:val="nil"/>
              <w:bottom w:val="single" w:sz="4" w:space="0" w:color="auto"/>
              <w:right w:val="single" w:sz="4" w:space="0" w:color="auto"/>
            </w:tcBorders>
            <w:shd w:val="clear" w:color="auto" w:fill="auto"/>
            <w:vAlign w:val="center"/>
            <w:tcPrChange w:id="152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4F6906A" w14:textId="77777777" w:rsidR="008F456D" w:rsidRDefault="00000000">
            <w:pPr>
              <w:spacing w:after="0" w:line="240" w:lineRule="auto"/>
              <w:jc w:val="center"/>
              <w:rPr>
                <w:del w:id="1527" w:author="Jade Raposa [2]" w:date="2024-10-17T00:45:00Z"/>
                <w:rFonts w:ascii="Georgia" w:eastAsia="Times New Roman" w:hAnsi="Georgia" w:cs="Arial"/>
              </w:rPr>
            </w:pPr>
            <w:del w:id="1528"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52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20EF618" w14:textId="77777777" w:rsidR="008F456D" w:rsidRDefault="00000000">
            <w:pPr>
              <w:spacing w:after="0" w:line="240" w:lineRule="auto"/>
              <w:jc w:val="center"/>
              <w:rPr>
                <w:del w:id="1530" w:author="Jade Raposa [2]" w:date="2024-10-17T00:45:00Z"/>
                <w:rFonts w:ascii="Georgia" w:eastAsia="Times New Roman" w:hAnsi="Georgia" w:cs="Arial"/>
              </w:rPr>
            </w:pPr>
            <w:del w:id="1531"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3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303CA6A" w14:textId="77777777" w:rsidR="008F456D" w:rsidRDefault="00000000">
            <w:pPr>
              <w:spacing w:after="0" w:line="240" w:lineRule="auto"/>
              <w:jc w:val="center"/>
              <w:rPr>
                <w:del w:id="1533" w:author="Jade Raposa [2]" w:date="2024-10-17T00:45:00Z"/>
                <w:rFonts w:ascii="Georgia" w:eastAsia="Times New Roman" w:hAnsi="Georgia" w:cs="Arial"/>
              </w:rPr>
            </w:pPr>
            <w:del w:id="153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3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3791A39" w14:textId="77777777" w:rsidR="008F456D" w:rsidRDefault="00000000">
            <w:pPr>
              <w:spacing w:after="0" w:line="240" w:lineRule="auto"/>
              <w:jc w:val="center"/>
              <w:rPr>
                <w:del w:id="1536" w:author="Jade Raposa [2]" w:date="2024-10-17T00:45:00Z"/>
                <w:rFonts w:ascii="Georgia" w:eastAsia="Times New Roman" w:hAnsi="Georgia" w:cs="Arial"/>
              </w:rPr>
            </w:pPr>
            <w:del w:id="1537"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38"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37EFF51E" w14:textId="77777777" w:rsidR="008F456D" w:rsidRDefault="00000000">
            <w:pPr>
              <w:spacing w:after="0" w:line="240" w:lineRule="auto"/>
              <w:jc w:val="center"/>
              <w:rPr>
                <w:del w:id="1539" w:author="Jade Raposa [2]" w:date="2024-10-17T00:45:00Z"/>
                <w:rFonts w:ascii="Georgia" w:eastAsia="Times New Roman" w:hAnsi="Georgia" w:cs="Arial"/>
              </w:rPr>
            </w:pPr>
            <w:del w:id="1540"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541"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0B9B55C5" w14:textId="77777777" w:rsidR="008F456D" w:rsidRDefault="00000000">
            <w:pPr>
              <w:spacing w:after="0" w:line="240" w:lineRule="auto"/>
              <w:jc w:val="center"/>
              <w:rPr>
                <w:del w:id="1542" w:author="Jade Raposa [2]" w:date="2024-10-17T00:45:00Z"/>
                <w:rFonts w:ascii="Georgia" w:eastAsia="Times New Roman" w:hAnsi="Georgia" w:cs="Arial"/>
                <w:b/>
                <w:bCs/>
              </w:rPr>
            </w:pPr>
            <w:del w:id="1543" w:author="Jade Raposa [2]" w:date="2024-10-17T00:45:00Z">
              <w:r>
                <w:rPr>
                  <w:rFonts w:ascii="Georgia" w:eastAsia="Times New Roman" w:hAnsi="Georgia" w:cs="Arial"/>
                  <w:b/>
                  <w:bCs/>
                </w:rPr>
                <w:delText>5.00</w:delText>
              </w:r>
            </w:del>
          </w:p>
        </w:tc>
        <w:tc>
          <w:tcPr>
            <w:tcW w:w="1818" w:type="dxa"/>
            <w:tcBorders>
              <w:top w:val="nil"/>
              <w:left w:val="nil"/>
              <w:bottom w:val="single" w:sz="4" w:space="0" w:color="auto"/>
              <w:right w:val="single" w:sz="4" w:space="0" w:color="auto"/>
            </w:tcBorders>
            <w:shd w:val="clear" w:color="auto" w:fill="auto"/>
            <w:vAlign w:val="center"/>
            <w:tcPrChange w:id="1544"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136202F" w14:textId="77777777" w:rsidR="008F456D" w:rsidRDefault="00000000">
            <w:pPr>
              <w:spacing w:after="0" w:line="240" w:lineRule="auto"/>
              <w:jc w:val="center"/>
              <w:rPr>
                <w:del w:id="1545" w:author="Jade Raposa [2]" w:date="2024-10-17T00:45:00Z"/>
                <w:rFonts w:ascii="Georgia" w:eastAsia="Times New Roman" w:hAnsi="Georgia" w:cs="Arial"/>
              </w:rPr>
            </w:pPr>
            <w:del w:id="1546" w:author="Jade Raposa [2]" w:date="2024-10-17T00:45:00Z">
              <w:r>
                <w:rPr>
                  <w:rFonts w:ascii="Georgia" w:eastAsia="Times New Roman" w:hAnsi="Georgia" w:cs="Arial"/>
                </w:rPr>
                <w:delText>Far More than What is Expected</w:delText>
              </w:r>
            </w:del>
          </w:p>
        </w:tc>
      </w:tr>
      <w:tr w:rsidR="008F456D" w14:paraId="32CCAF60" w14:textId="77777777" w:rsidTr="008F456D">
        <w:trPr>
          <w:trHeight w:val="405"/>
          <w:trPrChange w:id="1547"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548"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24C098C" w14:textId="77777777" w:rsidR="008F456D" w:rsidRDefault="008F456D">
            <w:pPr>
              <w:spacing w:after="0" w:line="240" w:lineRule="auto"/>
              <w:jc w:val="center"/>
              <w:rPr>
                <w:del w:id="154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550"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0A170685" w14:textId="77777777" w:rsidR="008F456D" w:rsidRDefault="00000000">
            <w:pPr>
              <w:spacing w:after="0" w:line="240" w:lineRule="auto"/>
              <w:jc w:val="center"/>
              <w:rPr>
                <w:del w:id="1551" w:author="Jade Raposa [2]" w:date="2024-10-17T00:45:00Z"/>
                <w:rFonts w:ascii="Georgia" w:eastAsia="Times New Roman" w:hAnsi="Georgia" w:cs="Arial"/>
                <w:i/>
                <w:iCs/>
              </w:rPr>
            </w:pPr>
            <w:del w:id="1552" w:author="Jade Raposa [2]" w:date="2024-10-17T00:45:00Z">
              <w:r>
                <w:rPr>
                  <w:rFonts w:ascii="Georgia" w:eastAsia="Times New Roman" w:hAnsi="Georgia" w:cs="Arial"/>
                  <w:i/>
                  <w:iCs/>
                </w:rPr>
                <w:delText>User interface aesthetics</w:delText>
              </w:r>
            </w:del>
          </w:p>
        </w:tc>
        <w:tc>
          <w:tcPr>
            <w:tcW w:w="448" w:type="dxa"/>
            <w:tcBorders>
              <w:top w:val="nil"/>
              <w:left w:val="nil"/>
              <w:bottom w:val="single" w:sz="4" w:space="0" w:color="auto"/>
              <w:right w:val="single" w:sz="4" w:space="0" w:color="auto"/>
            </w:tcBorders>
            <w:shd w:val="clear" w:color="auto" w:fill="auto"/>
            <w:vAlign w:val="center"/>
            <w:tcPrChange w:id="155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061DACF" w14:textId="77777777" w:rsidR="008F456D" w:rsidRDefault="00000000">
            <w:pPr>
              <w:spacing w:after="0" w:line="240" w:lineRule="auto"/>
              <w:jc w:val="center"/>
              <w:rPr>
                <w:del w:id="1554" w:author="Jade Raposa [2]" w:date="2024-10-17T00:45:00Z"/>
                <w:rFonts w:ascii="Georgia" w:eastAsia="Times New Roman" w:hAnsi="Georgia" w:cs="Arial"/>
              </w:rPr>
            </w:pPr>
            <w:del w:id="155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5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513FD68" w14:textId="77777777" w:rsidR="008F456D" w:rsidRDefault="00000000">
            <w:pPr>
              <w:spacing w:after="0" w:line="240" w:lineRule="auto"/>
              <w:jc w:val="center"/>
              <w:rPr>
                <w:del w:id="1557" w:author="Jade Raposa [2]" w:date="2024-10-17T00:45:00Z"/>
                <w:rFonts w:ascii="Georgia" w:eastAsia="Times New Roman" w:hAnsi="Georgia" w:cs="Arial"/>
              </w:rPr>
            </w:pPr>
            <w:del w:id="1558"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55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AED6030" w14:textId="77777777" w:rsidR="008F456D" w:rsidRDefault="00000000">
            <w:pPr>
              <w:spacing w:after="0" w:line="240" w:lineRule="auto"/>
              <w:jc w:val="center"/>
              <w:rPr>
                <w:del w:id="1560" w:author="Jade Raposa [2]" w:date="2024-10-17T00:45:00Z"/>
                <w:rFonts w:ascii="Georgia" w:eastAsia="Times New Roman" w:hAnsi="Georgia" w:cs="Arial"/>
              </w:rPr>
            </w:pPr>
            <w:del w:id="1561"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56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F8FF05F" w14:textId="77777777" w:rsidR="008F456D" w:rsidRDefault="00000000">
            <w:pPr>
              <w:spacing w:after="0" w:line="240" w:lineRule="auto"/>
              <w:jc w:val="center"/>
              <w:rPr>
                <w:del w:id="1563" w:author="Jade Raposa [2]" w:date="2024-10-17T00:45:00Z"/>
                <w:rFonts w:ascii="Georgia" w:eastAsia="Times New Roman" w:hAnsi="Georgia" w:cs="Arial"/>
              </w:rPr>
            </w:pPr>
            <w:del w:id="156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6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0054BAC" w14:textId="77777777" w:rsidR="008F456D" w:rsidRDefault="00000000">
            <w:pPr>
              <w:spacing w:after="0" w:line="240" w:lineRule="auto"/>
              <w:jc w:val="center"/>
              <w:rPr>
                <w:del w:id="1566" w:author="Jade Raposa [2]" w:date="2024-10-17T00:45:00Z"/>
                <w:rFonts w:ascii="Georgia" w:eastAsia="Times New Roman" w:hAnsi="Georgia" w:cs="Arial"/>
              </w:rPr>
            </w:pPr>
            <w:del w:id="1567"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68"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5634D32F" w14:textId="77777777" w:rsidR="008F456D" w:rsidRDefault="00000000">
            <w:pPr>
              <w:spacing w:after="0" w:line="240" w:lineRule="auto"/>
              <w:jc w:val="center"/>
              <w:rPr>
                <w:del w:id="1569" w:author="Jade Raposa [2]" w:date="2024-10-17T00:45:00Z"/>
                <w:rFonts w:ascii="Georgia" w:eastAsia="Times New Roman" w:hAnsi="Georgia" w:cs="Arial"/>
              </w:rPr>
            </w:pPr>
            <w:del w:id="1570"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571"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39699C6" w14:textId="77777777" w:rsidR="008F456D" w:rsidRDefault="00000000">
            <w:pPr>
              <w:spacing w:after="0" w:line="240" w:lineRule="auto"/>
              <w:jc w:val="center"/>
              <w:rPr>
                <w:del w:id="1572" w:author="Jade Raposa [2]" w:date="2024-10-17T00:45:00Z"/>
                <w:rFonts w:ascii="Georgia" w:eastAsia="Times New Roman" w:hAnsi="Georgia" w:cs="Arial"/>
                <w:b/>
                <w:bCs/>
              </w:rPr>
            </w:pPr>
            <w:del w:id="1573" w:author="Jade Raposa [2]" w:date="2024-10-17T00:45:00Z">
              <w:r>
                <w:rPr>
                  <w:rFonts w:ascii="Georgia" w:eastAsia="Times New Roman" w:hAnsi="Georgia" w:cs="Arial"/>
                  <w:b/>
                  <w:bCs/>
                </w:rPr>
                <w:delText>3.50</w:delText>
              </w:r>
            </w:del>
          </w:p>
        </w:tc>
        <w:tc>
          <w:tcPr>
            <w:tcW w:w="1818" w:type="dxa"/>
            <w:tcBorders>
              <w:top w:val="nil"/>
              <w:left w:val="nil"/>
              <w:bottom w:val="single" w:sz="4" w:space="0" w:color="auto"/>
              <w:right w:val="single" w:sz="4" w:space="0" w:color="auto"/>
            </w:tcBorders>
            <w:shd w:val="clear" w:color="auto" w:fill="auto"/>
            <w:vAlign w:val="center"/>
            <w:tcPrChange w:id="1574"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039629C2" w14:textId="77777777" w:rsidR="008F456D" w:rsidRDefault="00000000">
            <w:pPr>
              <w:spacing w:after="0" w:line="240" w:lineRule="auto"/>
              <w:jc w:val="center"/>
              <w:rPr>
                <w:del w:id="1575" w:author="Jade Raposa [2]" w:date="2024-10-17T00:45:00Z"/>
                <w:rFonts w:ascii="Georgia" w:eastAsia="Times New Roman" w:hAnsi="Georgia" w:cs="Arial"/>
              </w:rPr>
            </w:pPr>
            <w:del w:id="1576" w:author="Jade Raposa [2]" w:date="2024-10-17T00:45:00Z">
              <w:r>
                <w:rPr>
                  <w:rFonts w:ascii="Georgia" w:eastAsia="Times New Roman" w:hAnsi="Georgia" w:cs="Arial"/>
                </w:rPr>
                <w:delText>Presence of The Expectation</w:delText>
              </w:r>
            </w:del>
          </w:p>
        </w:tc>
      </w:tr>
      <w:tr w:rsidR="008F456D" w14:paraId="39C8E256" w14:textId="77777777" w:rsidTr="008F456D">
        <w:trPr>
          <w:trHeight w:val="541"/>
          <w:trPrChange w:id="1577" w:author="Jade Raposa [2]" w:date="2024-10-17T00:41:00Z">
            <w:trPr>
              <w:trHeight w:val="541"/>
            </w:trPr>
          </w:trPrChange>
        </w:trPr>
        <w:tc>
          <w:tcPr>
            <w:tcW w:w="970" w:type="dxa"/>
            <w:vMerge/>
            <w:tcBorders>
              <w:top w:val="nil"/>
              <w:left w:val="single" w:sz="4" w:space="0" w:color="auto"/>
              <w:bottom w:val="single" w:sz="4" w:space="0" w:color="auto"/>
              <w:right w:val="single" w:sz="4" w:space="0" w:color="auto"/>
            </w:tcBorders>
            <w:vAlign w:val="center"/>
            <w:tcPrChange w:id="1578"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170BCAE" w14:textId="77777777" w:rsidR="008F456D" w:rsidRDefault="008F456D">
            <w:pPr>
              <w:spacing w:after="0" w:line="240" w:lineRule="auto"/>
              <w:jc w:val="center"/>
              <w:rPr>
                <w:del w:id="157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580"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0D035201" w14:textId="77777777" w:rsidR="008F456D" w:rsidRDefault="00000000">
            <w:pPr>
              <w:spacing w:after="0" w:line="240" w:lineRule="auto"/>
              <w:jc w:val="center"/>
              <w:rPr>
                <w:del w:id="1581" w:author="Jade Raposa [2]" w:date="2024-10-17T00:45:00Z"/>
                <w:rFonts w:ascii="Georgia" w:eastAsia="Times New Roman" w:hAnsi="Georgia" w:cs="Arial"/>
                <w:i/>
                <w:iCs/>
              </w:rPr>
            </w:pPr>
            <w:del w:id="1582" w:author="Jade Raposa [2]" w:date="2024-10-17T00:45:00Z">
              <w:r>
                <w:rPr>
                  <w:rFonts w:ascii="Georgia" w:eastAsia="Times New Roman" w:hAnsi="Georgia" w:cs="Arial"/>
                  <w:i/>
                  <w:iCs/>
                </w:rPr>
                <w:delText>Accessibility</w:delText>
              </w:r>
            </w:del>
          </w:p>
        </w:tc>
        <w:tc>
          <w:tcPr>
            <w:tcW w:w="448" w:type="dxa"/>
            <w:tcBorders>
              <w:top w:val="nil"/>
              <w:left w:val="nil"/>
              <w:bottom w:val="single" w:sz="4" w:space="0" w:color="auto"/>
              <w:right w:val="single" w:sz="4" w:space="0" w:color="auto"/>
            </w:tcBorders>
            <w:shd w:val="clear" w:color="auto" w:fill="auto"/>
            <w:vAlign w:val="center"/>
            <w:tcPrChange w:id="158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36DAE54" w14:textId="77777777" w:rsidR="008F456D" w:rsidRDefault="00000000">
            <w:pPr>
              <w:spacing w:after="0" w:line="240" w:lineRule="auto"/>
              <w:jc w:val="center"/>
              <w:rPr>
                <w:del w:id="1584" w:author="Jade Raposa [2]" w:date="2024-10-17T00:45:00Z"/>
                <w:rFonts w:ascii="Georgia" w:eastAsia="Times New Roman" w:hAnsi="Georgia" w:cs="Arial"/>
              </w:rPr>
            </w:pPr>
            <w:del w:id="158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8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1C5AEAC" w14:textId="77777777" w:rsidR="008F456D" w:rsidRDefault="00000000">
            <w:pPr>
              <w:spacing w:after="0" w:line="240" w:lineRule="auto"/>
              <w:jc w:val="center"/>
              <w:rPr>
                <w:del w:id="1587" w:author="Jade Raposa [2]" w:date="2024-10-17T00:45:00Z"/>
                <w:rFonts w:ascii="Georgia" w:eastAsia="Times New Roman" w:hAnsi="Georgia" w:cs="Arial"/>
              </w:rPr>
            </w:pPr>
            <w:del w:id="1588"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58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7CAD461" w14:textId="77777777" w:rsidR="008F456D" w:rsidRDefault="00000000">
            <w:pPr>
              <w:spacing w:after="0" w:line="240" w:lineRule="auto"/>
              <w:jc w:val="center"/>
              <w:rPr>
                <w:del w:id="1590" w:author="Jade Raposa [2]" w:date="2024-10-17T00:45:00Z"/>
                <w:rFonts w:ascii="Georgia" w:eastAsia="Times New Roman" w:hAnsi="Georgia" w:cs="Arial"/>
              </w:rPr>
            </w:pPr>
            <w:del w:id="1591"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9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B424331" w14:textId="77777777" w:rsidR="008F456D" w:rsidRDefault="00000000">
            <w:pPr>
              <w:spacing w:after="0" w:line="240" w:lineRule="auto"/>
              <w:jc w:val="center"/>
              <w:rPr>
                <w:del w:id="1593" w:author="Jade Raposa [2]" w:date="2024-10-17T00:45:00Z"/>
                <w:rFonts w:ascii="Georgia" w:eastAsia="Times New Roman" w:hAnsi="Georgia" w:cs="Arial"/>
              </w:rPr>
            </w:pPr>
            <w:del w:id="159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9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81859E3" w14:textId="77777777" w:rsidR="008F456D" w:rsidRDefault="00000000">
            <w:pPr>
              <w:spacing w:after="0" w:line="240" w:lineRule="auto"/>
              <w:jc w:val="center"/>
              <w:rPr>
                <w:del w:id="1596" w:author="Jade Raposa [2]" w:date="2024-10-17T00:45:00Z"/>
                <w:rFonts w:ascii="Georgia" w:eastAsia="Times New Roman" w:hAnsi="Georgia" w:cs="Arial"/>
              </w:rPr>
            </w:pPr>
            <w:del w:id="1597"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98"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93D1DF3" w14:textId="77777777" w:rsidR="008F456D" w:rsidRDefault="00000000">
            <w:pPr>
              <w:spacing w:after="0" w:line="240" w:lineRule="auto"/>
              <w:jc w:val="center"/>
              <w:rPr>
                <w:del w:id="1599" w:author="Jade Raposa [2]" w:date="2024-10-17T00:45:00Z"/>
                <w:rFonts w:ascii="Georgia" w:eastAsia="Times New Roman" w:hAnsi="Georgia" w:cs="Arial"/>
              </w:rPr>
            </w:pPr>
            <w:del w:id="1600"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601"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28B2CDDE" w14:textId="77777777" w:rsidR="008F456D" w:rsidRDefault="00000000">
            <w:pPr>
              <w:spacing w:after="0" w:line="240" w:lineRule="auto"/>
              <w:jc w:val="center"/>
              <w:rPr>
                <w:del w:id="1602" w:author="Jade Raposa [2]" w:date="2024-10-17T00:45:00Z"/>
                <w:rFonts w:ascii="Georgia" w:eastAsia="Times New Roman" w:hAnsi="Georgia" w:cs="Arial"/>
                <w:b/>
                <w:bCs/>
              </w:rPr>
            </w:pPr>
            <w:del w:id="1603"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604"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E908846" w14:textId="77777777" w:rsidR="008F456D" w:rsidRDefault="00000000">
            <w:pPr>
              <w:spacing w:after="0" w:line="240" w:lineRule="auto"/>
              <w:jc w:val="center"/>
              <w:rPr>
                <w:del w:id="1605" w:author="Jade Raposa [2]" w:date="2024-10-17T00:45:00Z"/>
                <w:rFonts w:ascii="Georgia" w:eastAsia="Times New Roman" w:hAnsi="Georgia" w:cs="Arial"/>
              </w:rPr>
            </w:pPr>
            <w:del w:id="1606" w:author="Jade Raposa [2]" w:date="2024-10-17T00:45:00Z">
              <w:r>
                <w:rPr>
                  <w:rFonts w:ascii="Georgia" w:eastAsia="Times New Roman" w:hAnsi="Georgia" w:cs="Arial"/>
                </w:rPr>
                <w:delText>More than What is Expected</w:delText>
              </w:r>
            </w:del>
          </w:p>
        </w:tc>
      </w:tr>
      <w:tr w:rsidR="008F456D" w14:paraId="3024DB78" w14:textId="77777777" w:rsidTr="008F456D">
        <w:trPr>
          <w:trHeight w:val="270"/>
          <w:trPrChange w:id="1607"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608"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6A9FCF49" w14:textId="77777777" w:rsidR="008F456D" w:rsidRDefault="008F456D">
            <w:pPr>
              <w:spacing w:after="0" w:line="240" w:lineRule="auto"/>
              <w:jc w:val="center"/>
              <w:rPr>
                <w:del w:id="1609"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610"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0FE01FC1" w14:textId="77777777" w:rsidR="008F456D" w:rsidRDefault="00000000">
            <w:pPr>
              <w:spacing w:after="0" w:line="240" w:lineRule="auto"/>
              <w:rPr>
                <w:del w:id="1611" w:author="Jade Raposa [2]" w:date="2024-10-17T00:45:00Z"/>
                <w:rFonts w:ascii="Georgia" w:eastAsia="Times New Roman" w:hAnsi="Georgia" w:cs="Arial"/>
                <w:b/>
                <w:bCs/>
              </w:rPr>
            </w:pPr>
            <w:del w:id="1612" w:author="Jade Raposa [2]" w:date="2024-10-17T00:45:00Z">
              <w:r>
                <w:rPr>
                  <w:rFonts w:ascii="Georgia" w:eastAsia="Times New Roman" w:hAnsi="Georgia" w:cs="Arial"/>
                  <w:b/>
                  <w:bCs/>
                  <w:i/>
                  <w:iCs/>
                </w:rPr>
                <w:delText>Sub-Average (4)</w:delText>
              </w:r>
            </w:del>
          </w:p>
        </w:tc>
        <w:tc>
          <w:tcPr>
            <w:tcW w:w="1160" w:type="dxa"/>
            <w:tcBorders>
              <w:top w:val="nil"/>
              <w:left w:val="nil"/>
              <w:bottom w:val="single" w:sz="4" w:space="0" w:color="auto"/>
              <w:right w:val="single" w:sz="4" w:space="0" w:color="auto"/>
            </w:tcBorders>
            <w:shd w:val="clear" w:color="auto" w:fill="auto"/>
            <w:vAlign w:val="center"/>
            <w:tcPrChange w:id="1613"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242EE8BC" w14:textId="77777777" w:rsidR="008F456D" w:rsidRDefault="00000000">
            <w:pPr>
              <w:spacing w:after="0" w:line="240" w:lineRule="auto"/>
              <w:jc w:val="center"/>
              <w:rPr>
                <w:del w:id="1614" w:author="Jade Raposa [2]" w:date="2024-10-17T00:45:00Z"/>
                <w:rFonts w:ascii="Georgia" w:eastAsia="Times New Roman" w:hAnsi="Georgia" w:cs="Arial"/>
                <w:b/>
                <w:bCs/>
              </w:rPr>
            </w:pPr>
            <w:del w:id="1615" w:author="Jade Raposa [2]" w:date="2024-10-17T00:45:00Z">
              <w:r>
                <w:rPr>
                  <w:rFonts w:ascii="Georgia" w:eastAsia="Times New Roman" w:hAnsi="Georgia" w:cs="Arial"/>
                  <w:b/>
                  <w:bCs/>
                </w:rPr>
                <w:delText>4.20</w:delText>
              </w:r>
            </w:del>
          </w:p>
        </w:tc>
        <w:tc>
          <w:tcPr>
            <w:tcW w:w="1818" w:type="dxa"/>
            <w:tcBorders>
              <w:top w:val="nil"/>
              <w:left w:val="nil"/>
              <w:bottom w:val="single" w:sz="4" w:space="0" w:color="auto"/>
              <w:right w:val="single" w:sz="4" w:space="0" w:color="auto"/>
            </w:tcBorders>
            <w:shd w:val="clear" w:color="auto" w:fill="auto"/>
            <w:vAlign w:val="center"/>
            <w:tcPrChange w:id="1616"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6A341EC" w14:textId="77777777" w:rsidR="008F456D" w:rsidRDefault="00000000">
            <w:pPr>
              <w:spacing w:after="0" w:line="240" w:lineRule="auto"/>
              <w:jc w:val="center"/>
              <w:rPr>
                <w:del w:id="1617" w:author="Jade Raposa [2]" w:date="2024-10-17T00:45:00Z"/>
                <w:rFonts w:ascii="Georgia" w:eastAsia="Times New Roman" w:hAnsi="Georgia" w:cs="Arial"/>
                <w:b/>
                <w:bCs/>
              </w:rPr>
            </w:pPr>
            <w:del w:id="1618" w:author="Jade Raposa [2]" w:date="2024-10-17T00:45:00Z">
              <w:r>
                <w:rPr>
                  <w:rFonts w:ascii="Georgia" w:eastAsia="Times New Roman" w:hAnsi="Georgia" w:cs="Arial"/>
                </w:rPr>
                <w:delText>More than What is Expected</w:delText>
              </w:r>
            </w:del>
          </w:p>
        </w:tc>
      </w:tr>
      <w:tr w:rsidR="008F456D" w14:paraId="6DAB093B" w14:textId="77777777" w:rsidTr="008F456D">
        <w:trPr>
          <w:trHeight w:val="439"/>
          <w:trPrChange w:id="1619" w:author="Jade Raposa [2]" w:date="2024-10-17T00:41:00Z">
            <w:trPr>
              <w:trHeight w:val="439"/>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620"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104512E" w14:textId="77777777" w:rsidR="008F456D" w:rsidRDefault="00000000">
            <w:pPr>
              <w:spacing w:after="0" w:line="240" w:lineRule="auto"/>
              <w:jc w:val="center"/>
              <w:rPr>
                <w:del w:id="1621" w:author="Jade Raposa [2]" w:date="2024-10-17T00:45:00Z"/>
                <w:rFonts w:ascii="Georgia" w:eastAsia="Times New Roman" w:hAnsi="Georgia" w:cs="Arial"/>
              </w:rPr>
            </w:pPr>
            <w:del w:id="1622" w:author="Jade Raposa [2]" w:date="2024-10-17T00:45:00Z">
              <w:r>
                <w:rPr>
                  <w:rFonts w:ascii="Georgia" w:eastAsia="Times New Roman" w:hAnsi="Georgia" w:cs="Arial"/>
                </w:rPr>
                <w:delText xml:space="preserve">5. </w:delText>
              </w:r>
              <w:r>
                <w:rPr>
                  <w:rFonts w:ascii="Georgia" w:eastAsia="Times New Roman" w:hAnsi="Georgia" w:cs="Arial"/>
                  <w:b/>
                  <w:bCs/>
                </w:rPr>
                <w:delText>Reliability</w:delText>
              </w:r>
              <w:r>
                <w:rPr>
                  <w:rFonts w:ascii="Georgia" w:eastAsia="Times New Roman" w:hAnsi="Georgia" w:cs="Arial"/>
                </w:rPr>
                <w:delText xml:space="preserve"> </w:delText>
              </w:r>
              <w:r>
                <w:rPr>
                  <w:rFonts w:ascii="Georgia" w:eastAsia="Times New Roman" w:hAnsi="Georgia" w:cs="Arial"/>
                  <w:i/>
                  <w:iCs/>
                </w:rPr>
                <w:delText>is the capability of the system or component performs specified functions under specified conditions for a specified period of time.</w:delText>
              </w:r>
            </w:del>
          </w:p>
        </w:tc>
      </w:tr>
      <w:tr w:rsidR="008F456D" w14:paraId="330281A9" w14:textId="77777777" w:rsidTr="008F456D">
        <w:trPr>
          <w:trHeight w:val="405"/>
          <w:trPrChange w:id="1623" w:author="Jade Raposa [2]" w:date="2024-10-17T00: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624"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558E0D20" w14:textId="77777777" w:rsidR="008F456D" w:rsidRDefault="008F456D">
            <w:pPr>
              <w:spacing w:after="0" w:line="240" w:lineRule="auto"/>
              <w:jc w:val="center"/>
              <w:rPr>
                <w:del w:id="1625"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626"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59A65A8" w14:textId="77777777" w:rsidR="008F456D" w:rsidRDefault="00000000">
            <w:pPr>
              <w:spacing w:after="0" w:line="240" w:lineRule="auto"/>
              <w:jc w:val="center"/>
              <w:rPr>
                <w:del w:id="1627" w:author="Jade Raposa [2]" w:date="2024-10-17T00:45:00Z"/>
                <w:rFonts w:ascii="Georgia" w:eastAsia="Times New Roman" w:hAnsi="Georgia" w:cs="Arial"/>
                <w:i/>
                <w:iCs/>
              </w:rPr>
            </w:pPr>
            <w:del w:id="1628" w:author="Jade Raposa [2]" w:date="2024-10-17T00:45:00Z">
              <w:r>
                <w:rPr>
                  <w:rFonts w:ascii="Georgia" w:eastAsia="Times New Roman" w:hAnsi="Georgia" w:cs="Arial"/>
                  <w:i/>
                  <w:iCs/>
                </w:rPr>
                <w:delText>Maturity</w:delText>
              </w:r>
            </w:del>
          </w:p>
        </w:tc>
        <w:tc>
          <w:tcPr>
            <w:tcW w:w="448" w:type="dxa"/>
            <w:tcBorders>
              <w:top w:val="nil"/>
              <w:left w:val="nil"/>
              <w:bottom w:val="single" w:sz="4" w:space="0" w:color="auto"/>
              <w:right w:val="single" w:sz="4" w:space="0" w:color="auto"/>
            </w:tcBorders>
            <w:shd w:val="clear" w:color="auto" w:fill="auto"/>
            <w:vAlign w:val="center"/>
            <w:tcPrChange w:id="162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F3AC07D" w14:textId="77777777" w:rsidR="008F456D" w:rsidRDefault="00000000">
            <w:pPr>
              <w:spacing w:after="0" w:line="240" w:lineRule="auto"/>
              <w:jc w:val="center"/>
              <w:rPr>
                <w:del w:id="1630" w:author="Jade Raposa [2]" w:date="2024-10-17T00:45:00Z"/>
                <w:rFonts w:ascii="Georgia" w:eastAsia="Times New Roman" w:hAnsi="Georgia" w:cs="Arial"/>
              </w:rPr>
            </w:pPr>
            <w:del w:id="1631"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3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BF748D0" w14:textId="77777777" w:rsidR="008F456D" w:rsidRDefault="00000000">
            <w:pPr>
              <w:spacing w:after="0" w:line="240" w:lineRule="auto"/>
              <w:jc w:val="center"/>
              <w:rPr>
                <w:del w:id="1633" w:author="Jade Raposa [2]" w:date="2024-10-17T00:45:00Z"/>
                <w:rFonts w:ascii="Georgia" w:eastAsia="Times New Roman" w:hAnsi="Georgia" w:cs="Arial"/>
              </w:rPr>
            </w:pPr>
            <w:del w:id="1634"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635"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78B11F63" w14:textId="77777777" w:rsidR="008F456D" w:rsidRDefault="00000000">
            <w:pPr>
              <w:spacing w:after="0" w:line="240" w:lineRule="auto"/>
              <w:jc w:val="center"/>
              <w:rPr>
                <w:del w:id="1636" w:author="Jade Raposa [2]" w:date="2024-10-17T00:45:00Z"/>
                <w:rFonts w:ascii="Georgia" w:eastAsia="Times New Roman" w:hAnsi="Georgia" w:cs="Arial"/>
              </w:rPr>
            </w:pPr>
            <w:del w:id="1637"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638"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E0E1246" w14:textId="77777777" w:rsidR="008F456D" w:rsidRDefault="00000000">
            <w:pPr>
              <w:spacing w:after="0" w:line="240" w:lineRule="auto"/>
              <w:jc w:val="center"/>
              <w:rPr>
                <w:del w:id="1639" w:author="Jade Raposa [2]" w:date="2024-10-17T00:45:00Z"/>
                <w:rFonts w:ascii="Georgia" w:eastAsia="Times New Roman" w:hAnsi="Georgia" w:cs="Arial"/>
              </w:rPr>
            </w:pPr>
            <w:del w:id="164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4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DFE444" w14:textId="77777777" w:rsidR="008F456D" w:rsidRDefault="00000000">
            <w:pPr>
              <w:spacing w:after="0" w:line="240" w:lineRule="auto"/>
              <w:jc w:val="center"/>
              <w:rPr>
                <w:del w:id="1642" w:author="Jade Raposa [2]" w:date="2024-10-17T00:45:00Z"/>
                <w:rFonts w:ascii="Georgia" w:eastAsia="Times New Roman" w:hAnsi="Georgia" w:cs="Arial"/>
              </w:rPr>
            </w:pPr>
            <w:del w:id="1643"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644"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444E090" w14:textId="77777777" w:rsidR="008F456D" w:rsidRDefault="00000000">
            <w:pPr>
              <w:spacing w:after="0" w:line="240" w:lineRule="auto"/>
              <w:jc w:val="center"/>
              <w:rPr>
                <w:del w:id="1645" w:author="Jade Raposa [2]" w:date="2024-10-17T00:45:00Z"/>
                <w:rFonts w:ascii="Georgia" w:eastAsia="Times New Roman" w:hAnsi="Georgia" w:cs="Arial"/>
              </w:rPr>
            </w:pPr>
            <w:del w:id="1646"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647"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1167E8AE" w14:textId="77777777" w:rsidR="008F456D" w:rsidRDefault="00000000">
            <w:pPr>
              <w:spacing w:after="0" w:line="240" w:lineRule="auto"/>
              <w:jc w:val="center"/>
              <w:rPr>
                <w:del w:id="1648" w:author="Jade Raposa [2]" w:date="2024-10-17T00:45:00Z"/>
                <w:rFonts w:ascii="Georgia" w:eastAsia="Times New Roman" w:hAnsi="Georgia" w:cs="Arial"/>
                <w:b/>
                <w:bCs/>
              </w:rPr>
            </w:pPr>
            <w:del w:id="1649" w:author="Jade Raposa [2]" w:date="2024-10-17T00:45:00Z">
              <w:r>
                <w:rPr>
                  <w:rFonts w:ascii="Georgia" w:eastAsia="Times New Roman" w:hAnsi="Georgia" w:cs="Arial"/>
                  <w:b/>
                  <w:bCs/>
                </w:rPr>
                <w:delText>3.50</w:delText>
              </w:r>
            </w:del>
          </w:p>
        </w:tc>
        <w:tc>
          <w:tcPr>
            <w:tcW w:w="1818" w:type="dxa"/>
            <w:tcBorders>
              <w:top w:val="nil"/>
              <w:left w:val="nil"/>
              <w:bottom w:val="single" w:sz="4" w:space="0" w:color="auto"/>
              <w:right w:val="single" w:sz="4" w:space="0" w:color="auto"/>
            </w:tcBorders>
            <w:shd w:val="clear" w:color="auto" w:fill="auto"/>
            <w:vAlign w:val="center"/>
            <w:tcPrChange w:id="1650"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A561222" w14:textId="77777777" w:rsidR="008F456D" w:rsidRDefault="00000000">
            <w:pPr>
              <w:spacing w:after="0" w:line="240" w:lineRule="auto"/>
              <w:jc w:val="center"/>
              <w:rPr>
                <w:del w:id="1651" w:author="Jade Raposa [2]" w:date="2024-10-17T00:45:00Z"/>
                <w:rFonts w:ascii="Georgia" w:eastAsia="Times New Roman" w:hAnsi="Georgia" w:cs="Arial"/>
              </w:rPr>
            </w:pPr>
            <w:del w:id="1652" w:author="Jade Raposa [2]" w:date="2024-10-17T00:45:00Z">
              <w:r>
                <w:rPr>
                  <w:rFonts w:ascii="Georgia" w:eastAsia="Times New Roman" w:hAnsi="Georgia" w:cs="Arial"/>
                </w:rPr>
                <w:delText>Presence of The Expectation</w:delText>
              </w:r>
            </w:del>
          </w:p>
        </w:tc>
      </w:tr>
      <w:tr w:rsidR="008F456D" w14:paraId="4BF90081" w14:textId="77777777" w:rsidTr="008F456D">
        <w:trPr>
          <w:trHeight w:val="405"/>
          <w:trPrChange w:id="1653"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654"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02350C09" w14:textId="77777777" w:rsidR="008F456D" w:rsidRDefault="008F456D">
            <w:pPr>
              <w:spacing w:after="0" w:line="240" w:lineRule="auto"/>
              <w:jc w:val="center"/>
              <w:rPr>
                <w:del w:id="1655"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656"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81B6E5D" w14:textId="77777777" w:rsidR="008F456D" w:rsidRDefault="00000000">
            <w:pPr>
              <w:spacing w:after="0" w:line="240" w:lineRule="auto"/>
              <w:jc w:val="center"/>
              <w:rPr>
                <w:del w:id="1657" w:author="Jade Raposa [2]" w:date="2024-10-17T00:45:00Z"/>
                <w:rFonts w:ascii="Georgia" w:eastAsia="Times New Roman" w:hAnsi="Georgia" w:cs="Arial"/>
                <w:i/>
                <w:iCs/>
              </w:rPr>
            </w:pPr>
            <w:del w:id="1658" w:author="Jade Raposa [2]" w:date="2024-10-17T00:45:00Z">
              <w:r>
                <w:rPr>
                  <w:rFonts w:ascii="Georgia" w:eastAsia="Times New Roman" w:hAnsi="Georgia" w:cs="Arial"/>
                  <w:i/>
                  <w:iCs/>
                </w:rPr>
                <w:delText>Availability</w:delText>
              </w:r>
            </w:del>
          </w:p>
        </w:tc>
        <w:tc>
          <w:tcPr>
            <w:tcW w:w="448" w:type="dxa"/>
            <w:tcBorders>
              <w:top w:val="nil"/>
              <w:left w:val="nil"/>
              <w:bottom w:val="single" w:sz="4" w:space="0" w:color="auto"/>
              <w:right w:val="single" w:sz="4" w:space="0" w:color="auto"/>
            </w:tcBorders>
            <w:shd w:val="clear" w:color="auto" w:fill="auto"/>
            <w:vAlign w:val="center"/>
            <w:tcPrChange w:id="165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F65CF5C" w14:textId="77777777" w:rsidR="008F456D" w:rsidRDefault="00000000">
            <w:pPr>
              <w:spacing w:after="0" w:line="240" w:lineRule="auto"/>
              <w:jc w:val="center"/>
              <w:rPr>
                <w:del w:id="1660" w:author="Jade Raposa [2]" w:date="2024-10-17T00:45:00Z"/>
                <w:rFonts w:ascii="Georgia" w:eastAsia="Times New Roman" w:hAnsi="Georgia" w:cs="Arial"/>
              </w:rPr>
            </w:pPr>
            <w:del w:id="1661"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66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FD0EAA4" w14:textId="77777777" w:rsidR="008F456D" w:rsidRDefault="00000000">
            <w:pPr>
              <w:spacing w:after="0" w:line="240" w:lineRule="auto"/>
              <w:jc w:val="center"/>
              <w:rPr>
                <w:del w:id="1663" w:author="Jade Raposa [2]" w:date="2024-10-17T00:45:00Z"/>
                <w:rFonts w:ascii="Georgia" w:eastAsia="Times New Roman" w:hAnsi="Georgia" w:cs="Arial"/>
              </w:rPr>
            </w:pPr>
            <w:del w:id="1664"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665"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CC676D5" w14:textId="77777777" w:rsidR="008F456D" w:rsidRDefault="00000000">
            <w:pPr>
              <w:spacing w:after="0" w:line="240" w:lineRule="auto"/>
              <w:jc w:val="center"/>
              <w:rPr>
                <w:del w:id="1666" w:author="Jade Raposa [2]" w:date="2024-10-17T00:45:00Z"/>
                <w:rFonts w:ascii="Georgia" w:eastAsia="Times New Roman" w:hAnsi="Georgia" w:cs="Arial"/>
              </w:rPr>
            </w:pPr>
            <w:del w:id="1667"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68"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4C9C0BE" w14:textId="77777777" w:rsidR="008F456D" w:rsidRDefault="00000000">
            <w:pPr>
              <w:spacing w:after="0" w:line="240" w:lineRule="auto"/>
              <w:jc w:val="center"/>
              <w:rPr>
                <w:del w:id="1669" w:author="Jade Raposa [2]" w:date="2024-10-17T00:45:00Z"/>
                <w:rFonts w:ascii="Georgia" w:eastAsia="Times New Roman" w:hAnsi="Georgia" w:cs="Arial"/>
              </w:rPr>
            </w:pPr>
            <w:del w:id="167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7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AF3FA24" w14:textId="77777777" w:rsidR="008F456D" w:rsidRDefault="00000000">
            <w:pPr>
              <w:spacing w:after="0" w:line="240" w:lineRule="auto"/>
              <w:jc w:val="center"/>
              <w:rPr>
                <w:del w:id="1672" w:author="Jade Raposa [2]" w:date="2024-10-17T00:45:00Z"/>
                <w:rFonts w:ascii="Georgia" w:eastAsia="Times New Roman" w:hAnsi="Georgia" w:cs="Arial"/>
              </w:rPr>
            </w:pPr>
            <w:del w:id="1673"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674"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1CCFE4A3" w14:textId="77777777" w:rsidR="008F456D" w:rsidRDefault="00000000">
            <w:pPr>
              <w:spacing w:after="0" w:line="240" w:lineRule="auto"/>
              <w:jc w:val="center"/>
              <w:rPr>
                <w:del w:id="1675" w:author="Jade Raposa [2]" w:date="2024-10-17T00:45:00Z"/>
                <w:rFonts w:ascii="Georgia" w:eastAsia="Times New Roman" w:hAnsi="Georgia" w:cs="Arial"/>
              </w:rPr>
            </w:pPr>
            <w:del w:id="1676"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677"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6E830579" w14:textId="77777777" w:rsidR="008F456D" w:rsidRDefault="00000000">
            <w:pPr>
              <w:spacing w:after="0" w:line="240" w:lineRule="auto"/>
              <w:jc w:val="center"/>
              <w:rPr>
                <w:del w:id="1678" w:author="Jade Raposa [2]" w:date="2024-10-17T00:45:00Z"/>
                <w:rFonts w:ascii="Georgia" w:eastAsia="Times New Roman" w:hAnsi="Georgia" w:cs="Arial"/>
                <w:b/>
                <w:bCs/>
              </w:rPr>
            </w:pPr>
            <w:del w:id="1679"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680"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375DF01" w14:textId="77777777" w:rsidR="008F456D" w:rsidRDefault="00000000">
            <w:pPr>
              <w:spacing w:after="0" w:line="240" w:lineRule="auto"/>
              <w:jc w:val="center"/>
              <w:rPr>
                <w:del w:id="1681" w:author="Jade Raposa [2]" w:date="2024-10-17T00:45:00Z"/>
                <w:rFonts w:ascii="Georgia" w:eastAsia="Times New Roman" w:hAnsi="Georgia" w:cs="Arial"/>
              </w:rPr>
            </w:pPr>
            <w:del w:id="1682" w:author="Jade Raposa [2]" w:date="2024-10-17T00:45:00Z">
              <w:r>
                <w:rPr>
                  <w:rFonts w:ascii="Georgia" w:eastAsia="Times New Roman" w:hAnsi="Georgia" w:cs="Arial"/>
                </w:rPr>
                <w:delText>More than What is Expected</w:delText>
              </w:r>
            </w:del>
          </w:p>
        </w:tc>
      </w:tr>
      <w:tr w:rsidR="008F456D" w14:paraId="34DA72A3" w14:textId="77777777" w:rsidTr="008F456D">
        <w:trPr>
          <w:trHeight w:val="270"/>
          <w:trPrChange w:id="1683"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684"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2A953838" w14:textId="77777777" w:rsidR="008F456D" w:rsidRDefault="008F456D">
            <w:pPr>
              <w:spacing w:after="0" w:line="240" w:lineRule="auto"/>
              <w:jc w:val="center"/>
              <w:rPr>
                <w:del w:id="1685" w:author="Jade Raposa [2]" w:date="2024-10-17T00:45:00Z"/>
                <w:rFonts w:ascii="Georgia" w:eastAsia="Times New Roman" w:hAnsi="Georgia" w:cs="Arial"/>
                <w:b/>
                <w:bCs/>
              </w:rPr>
            </w:pPr>
          </w:p>
          <w:p w14:paraId="399A90A4" w14:textId="77777777" w:rsidR="008F456D" w:rsidRDefault="008F456D">
            <w:pPr>
              <w:rPr>
                <w:del w:id="1686" w:author="Jade Raposa [2]"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Change w:id="1687"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79ABA450" w14:textId="77777777" w:rsidR="008F456D" w:rsidRDefault="00000000">
            <w:pPr>
              <w:spacing w:after="0" w:line="240" w:lineRule="auto"/>
              <w:rPr>
                <w:del w:id="1688" w:author="Jade Raposa [2]" w:date="2024-10-17T00:45:00Z"/>
                <w:rFonts w:ascii="Georgia" w:eastAsia="Times New Roman" w:hAnsi="Georgia" w:cs="Arial"/>
                <w:b/>
                <w:bCs/>
              </w:rPr>
            </w:pPr>
            <w:del w:id="1689" w:author="Jade Raposa [2]" w:date="2024-10-17T00:45:00Z">
              <w:r>
                <w:rPr>
                  <w:rFonts w:ascii="Georgia" w:eastAsia="Times New Roman" w:hAnsi="Georgia" w:cs="Arial"/>
                  <w:b/>
                  <w:bCs/>
                  <w:i/>
                  <w:iCs/>
                </w:rPr>
                <w:delText>Sub-Average (5)</w:delText>
              </w:r>
            </w:del>
          </w:p>
        </w:tc>
        <w:tc>
          <w:tcPr>
            <w:tcW w:w="1160" w:type="dxa"/>
            <w:tcBorders>
              <w:top w:val="nil"/>
              <w:left w:val="nil"/>
              <w:bottom w:val="single" w:sz="4" w:space="0" w:color="auto"/>
              <w:right w:val="single" w:sz="4" w:space="0" w:color="auto"/>
            </w:tcBorders>
            <w:shd w:val="clear" w:color="auto" w:fill="auto"/>
            <w:vAlign w:val="center"/>
            <w:tcPrChange w:id="169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8CB8EDE" w14:textId="77777777" w:rsidR="008F456D" w:rsidRDefault="00000000">
            <w:pPr>
              <w:spacing w:after="0" w:line="240" w:lineRule="auto"/>
              <w:jc w:val="center"/>
              <w:rPr>
                <w:del w:id="1691" w:author="Jade Raposa [2]" w:date="2024-10-17T00:45:00Z"/>
                <w:rFonts w:ascii="Georgia" w:eastAsia="Times New Roman" w:hAnsi="Georgia" w:cs="Arial"/>
                <w:b/>
                <w:bCs/>
              </w:rPr>
            </w:pPr>
            <w:del w:id="1692"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69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4434B397" w14:textId="77777777" w:rsidR="008F456D" w:rsidRDefault="00000000">
            <w:pPr>
              <w:spacing w:after="0" w:line="240" w:lineRule="auto"/>
              <w:jc w:val="center"/>
              <w:rPr>
                <w:del w:id="1694" w:author="Jade Raposa [2]" w:date="2024-10-17T00:45:00Z"/>
                <w:rFonts w:ascii="Georgia" w:eastAsia="Times New Roman" w:hAnsi="Georgia" w:cs="Arial"/>
                <w:b/>
                <w:bCs/>
              </w:rPr>
            </w:pPr>
            <w:del w:id="1695" w:author="Jade Raposa [2]" w:date="2024-10-17T00:45:00Z">
              <w:r>
                <w:rPr>
                  <w:rFonts w:ascii="Georgia" w:eastAsia="Times New Roman" w:hAnsi="Georgia" w:cs="Arial"/>
                </w:rPr>
                <w:delText>More than What is Expected</w:delText>
              </w:r>
            </w:del>
          </w:p>
        </w:tc>
      </w:tr>
      <w:tr w:rsidR="008F456D" w14:paraId="4FA9A79C" w14:textId="77777777" w:rsidTr="008F456D">
        <w:trPr>
          <w:trHeight w:val="450"/>
          <w:trPrChange w:id="1696" w:author="Jade Raposa [2]" w:date="2024-10-17T00:41:00Z">
            <w:trPr>
              <w:trHeight w:val="450"/>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697"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B6C9555" w14:textId="77777777" w:rsidR="008F456D" w:rsidRDefault="00000000">
            <w:pPr>
              <w:spacing w:after="0" w:line="240" w:lineRule="auto"/>
              <w:jc w:val="center"/>
              <w:rPr>
                <w:del w:id="1698" w:author="Jade Raposa [2]" w:date="2024-10-17T00:45:00Z"/>
                <w:rFonts w:ascii="Georgia" w:eastAsia="Times New Roman" w:hAnsi="Georgia" w:cs="Arial"/>
              </w:rPr>
            </w:pPr>
            <w:del w:id="1699" w:author="Jade Raposa [2]" w:date="2024-10-17T00:45:00Z">
              <w:r>
                <w:rPr>
                  <w:rFonts w:ascii="Georgia" w:eastAsia="Times New Roman" w:hAnsi="Georgia" w:cs="Arial"/>
                </w:rPr>
                <w:delText xml:space="preserve">6. </w:delText>
              </w:r>
              <w:r>
                <w:rPr>
                  <w:rFonts w:ascii="Georgia" w:eastAsia="Times New Roman" w:hAnsi="Georgia" w:cs="Arial"/>
                  <w:b/>
                  <w:bCs/>
                </w:rPr>
                <w:delText>Security</w:delText>
              </w:r>
              <w:r>
                <w:rPr>
                  <w:rFonts w:ascii="Georgia" w:eastAsia="Times New Roman" w:hAnsi="Georgia" w:cs="Arial"/>
                </w:rPr>
                <w:delText xml:space="preserve"> </w:delText>
              </w:r>
              <w:r>
                <w:rPr>
                  <w:rFonts w:ascii="Georgia" w:eastAsia="Times New Roman" w:hAnsi="Georgia" w:cs="Arial"/>
                  <w:i/>
                  <w:iCs/>
                </w:rPr>
                <w:delText>is the capability of the system to system protects information and data so that persons or other products or systems have the degree of data access appropriate to their types and levels of authorization.</w:delText>
              </w:r>
            </w:del>
          </w:p>
        </w:tc>
      </w:tr>
    </w:tbl>
    <w:tbl>
      <w:tblPr>
        <w:tblpPr w:leftFromText="180" w:rightFromText="180" w:vertAnchor="text" w:horzAnchor="margin" w:tblpY="-10"/>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47E53EF8" w14:textId="77777777">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61A9BDDA" w14:textId="77777777" w:rsidR="008F456D" w:rsidRDefault="00000000">
            <w:pPr>
              <w:spacing w:after="0" w:line="240" w:lineRule="auto"/>
              <w:jc w:val="center"/>
              <w:rPr>
                <w:ins w:id="1700" w:author="Jade Raposa [2]" w:date="2024-10-17T00:45:00Z"/>
                <w:rFonts w:ascii="Georgia" w:eastAsia="Times New Roman" w:hAnsi="Georgia" w:cs="Arial"/>
                <w:b/>
                <w:bCs/>
              </w:rPr>
            </w:pPr>
            <w:ins w:id="1701" w:author="Jade Raposa [2]" w:date="2024-10-17T00:45:00Z">
              <w:r>
                <w:rPr>
                  <w:rFonts w:ascii="Georgia" w:eastAsia="Times New Roman" w:hAnsi="Georgia" w:cs="Arial"/>
                  <w:b/>
                  <w:bCs/>
                </w:rPr>
                <w:t xml:space="preserve">2. Performance Efficiency </w:t>
              </w:r>
              <w:r>
                <w:rPr>
                  <w:rFonts w:ascii="Georgia" w:eastAsia="Times New Roman" w:hAnsi="Georgia" w:cs="Arial"/>
                  <w:i/>
                  <w:iCs/>
                </w:rPr>
                <w:t>is the capability of the software product to provide appropriate performance, relative to the amount of the resources used.</w:t>
              </w:r>
            </w:ins>
          </w:p>
        </w:tc>
      </w:tr>
      <w:tr w:rsidR="008F456D" w14:paraId="2700DF5B" w14:textId="77777777">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40AD83B7" w14:textId="77777777" w:rsidR="008F456D" w:rsidRDefault="008F456D">
            <w:pPr>
              <w:spacing w:after="0" w:line="240" w:lineRule="auto"/>
              <w:jc w:val="center"/>
              <w:rPr>
                <w:ins w:id="1702"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BA2D23B" w14:textId="77777777" w:rsidR="008F456D" w:rsidRDefault="00000000">
            <w:pPr>
              <w:spacing w:after="0" w:line="240" w:lineRule="auto"/>
              <w:jc w:val="center"/>
              <w:rPr>
                <w:ins w:id="1703" w:author="Jade Raposa [2]" w:date="2024-10-17T00:45:00Z"/>
                <w:rFonts w:ascii="Georgia" w:eastAsia="Times New Roman" w:hAnsi="Georgia" w:cs="Arial"/>
                <w:i/>
                <w:iCs/>
              </w:rPr>
            </w:pPr>
            <w:ins w:id="1704" w:author="Jade Raposa [2]" w:date="2024-10-17T00:45:00Z">
              <w:r>
                <w:rPr>
                  <w:rFonts w:ascii="Georgia" w:eastAsia="Times New Roman" w:hAnsi="Georgia" w:cs="Arial"/>
                  <w:i/>
                  <w:iCs/>
                </w:rPr>
                <w:t>Time Behavior</w:t>
              </w:r>
            </w:ins>
          </w:p>
        </w:tc>
        <w:tc>
          <w:tcPr>
            <w:tcW w:w="448" w:type="dxa"/>
            <w:tcBorders>
              <w:top w:val="nil"/>
              <w:left w:val="nil"/>
              <w:bottom w:val="single" w:sz="4" w:space="0" w:color="auto"/>
              <w:right w:val="single" w:sz="4" w:space="0" w:color="auto"/>
            </w:tcBorders>
            <w:shd w:val="clear" w:color="auto" w:fill="auto"/>
            <w:vAlign w:val="center"/>
          </w:tcPr>
          <w:p w14:paraId="1067F79B" w14:textId="77777777" w:rsidR="008F456D" w:rsidRDefault="00000000">
            <w:pPr>
              <w:spacing w:after="0" w:line="240" w:lineRule="auto"/>
              <w:jc w:val="center"/>
              <w:rPr>
                <w:ins w:id="1705" w:author="Jade Raposa [2]" w:date="2024-10-17T00:45:00Z"/>
                <w:rFonts w:ascii="Georgia" w:eastAsia="Times New Roman" w:hAnsi="Georgia" w:cs="Arial"/>
              </w:rPr>
            </w:pPr>
            <w:ins w:id="1706"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F92A46F" w14:textId="77777777" w:rsidR="008F456D" w:rsidRDefault="00000000">
            <w:pPr>
              <w:spacing w:after="0" w:line="240" w:lineRule="auto"/>
              <w:jc w:val="center"/>
              <w:rPr>
                <w:ins w:id="1707" w:author="Jade Raposa [2]" w:date="2024-10-17T00:45:00Z"/>
                <w:rFonts w:ascii="Georgia" w:eastAsia="Times New Roman" w:hAnsi="Georgia" w:cs="Arial"/>
              </w:rPr>
            </w:pPr>
            <w:ins w:id="1708"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37BB4031" w14:textId="77777777" w:rsidR="008F456D" w:rsidRDefault="00000000">
            <w:pPr>
              <w:spacing w:after="0" w:line="240" w:lineRule="auto"/>
              <w:jc w:val="center"/>
              <w:rPr>
                <w:ins w:id="1709" w:author="Jade Raposa [2]" w:date="2024-10-17T00:45:00Z"/>
                <w:rFonts w:ascii="Georgia" w:eastAsia="Times New Roman" w:hAnsi="Georgia" w:cs="Arial"/>
              </w:rPr>
            </w:pPr>
            <w:ins w:id="1710"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259A7A09" w14:textId="77777777" w:rsidR="008F456D" w:rsidRDefault="00000000">
            <w:pPr>
              <w:spacing w:after="0" w:line="240" w:lineRule="auto"/>
              <w:jc w:val="center"/>
              <w:rPr>
                <w:ins w:id="1711" w:author="Jade Raposa [2]" w:date="2024-10-17T00:45:00Z"/>
                <w:rFonts w:ascii="Georgia" w:eastAsia="Times New Roman" w:hAnsi="Georgia" w:cs="Arial"/>
              </w:rPr>
            </w:pPr>
            <w:ins w:id="171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24863C4" w14:textId="77777777" w:rsidR="008F456D" w:rsidRDefault="00000000">
            <w:pPr>
              <w:spacing w:after="0" w:line="240" w:lineRule="auto"/>
              <w:jc w:val="center"/>
              <w:rPr>
                <w:ins w:id="1713" w:author="Jade Raposa [2]" w:date="2024-10-17T00:45:00Z"/>
                <w:rFonts w:ascii="Georgia" w:eastAsia="Times New Roman" w:hAnsi="Georgia" w:cs="Arial"/>
              </w:rPr>
            </w:pPr>
            <w:ins w:id="1714"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E282E65" w14:textId="77777777" w:rsidR="008F456D" w:rsidRDefault="00000000">
            <w:pPr>
              <w:spacing w:after="0" w:line="240" w:lineRule="auto"/>
              <w:jc w:val="center"/>
              <w:rPr>
                <w:ins w:id="1715" w:author="Jade Raposa [2]" w:date="2024-10-17T00:45:00Z"/>
                <w:rFonts w:ascii="Georgia" w:eastAsia="Times New Roman" w:hAnsi="Georgia" w:cs="Arial"/>
              </w:rPr>
            </w:pPr>
            <w:ins w:id="1716"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688AA84" w14:textId="77777777" w:rsidR="008F456D" w:rsidRDefault="00000000">
            <w:pPr>
              <w:spacing w:after="0" w:line="240" w:lineRule="auto"/>
              <w:jc w:val="center"/>
              <w:rPr>
                <w:ins w:id="1717" w:author="Jade Raposa [2]" w:date="2024-10-17T00:45:00Z"/>
                <w:rFonts w:ascii="Georgia" w:eastAsia="Times New Roman" w:hAnsi="Georgia" w:cs="Arial"/>
                <w:b/>
                <w:bCs/>
              </w:rPr>
            </w:pPr>
            <w:ins w:id="1718"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44024AEB" w14:textId="77777777" w:rsidR="008F456D" w:rsidRDefault="00000000">
            <w:pPr>
              <w:spacing w:after="0" w:line="240" w:lineRule="auto"/>
              <w:jc w:val="center"/>
              <w:rPr>
                <w:ins w:id="1719" w:author="Jade Raposa [2]" w:date="2024-10-17T00:45:00Z"/>
                <w:rFonts w:ascii="Georgia" w:eastAsia="Times New Roman" w:hAnsi="Georgia" w:cs="Arial"/>
              </w:rPr>
            </w:pPr>
            <w:ins w:id="1720" w:author="Jade Raposa [2]" w:date="2024-10-17T00:45:00Z">
              <w:r>
                <w:rPr>
                  <w:rFonts w:ascii="Georgia" w:eastAsia="Times New Roman" w:hAnsi="Georgia" w:cs="Arial"/>
                </w:rPr>
                <w:t>More than What is Expected</w:t>
              </w:r>
            </w:ins>
          </w:p>
        </w:tc>
      </w:tr>
      <w:tr w:rsidR="008F456D" w14:paraId="23A82F15"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6785728F" w14:textId="77777777" w:rsidR="008F456D" w:rsidRDefault="008F456D">
            <w:pPr>
              <w:spacing w:after="0" w:line="240" w:lineRule="auto"/>
              <w:jc w:val="center"/>
              <w:rPr>
                <w:ins w:id="1721"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588C340" w14:textId="77777777" w:rsidR="008F456D" w:rsidRDefault="00000000">
            <w:pPr>
              <w:spacing w:after="0" w:line="240" w:lineRule="auto"/>
              <w:jc w:val="center"/>
              <w:rPr>
                <w:ins w:id="1722" w:author="Jade Raposa [2]" w:date="2024-10-17T00:45:00Z"/>
                <w:rFonts w:ascii="Georgia" w:eastAsia="Times New Roman" w:hAnsi="Georgia" w:cs="Arial"/>
                <w:i/>
                <w:iCs/>
              </w:rPr>
            </w:pPr>
            <w:ins w:id="1723" w:author="Jade Raposa [2]" w:date="2024-10-17T00:45:00Z">
              <w:r>
                <w:rPr>
                  <w:rFonts w:ascii="Georgia" w:eastAsia="Times New Roman" w:hAnsi="Georgia" w:cs="Arial"/>
                  <w:i/>
                  <w:iCs/>
                </w:rPr>
                <w:t>Resource Utilization</w:t>
              </w:r>
            </w:ins>
          </w:p>
        </w:tc>
        <w:tc>
          <w:tcPr>
            <w:tcW w:w="448" w:type="dxa"/>
            <w:tcBorders>
              <w:top w:val="nil"/>
              <w:left w:val="nil"/>
              <w:bottom w:val="single" w:sz="4" w:space="0" w:color="auto"/>
              <w:right w:val="single" w:sz="4" w:space="0" w:color="auto"/>
            </w:tcBorders>
            <w:shd w:val="clear" w:color="auto" w:fill="auto"/>
            <w:vAlign w:val="center"/>
          </w:tcPr>
          <w:p w14:paraId="6AB725EB" w14:textId="77777777" w:rsidR="008F456D" w:rsidRDefault="00000000">
            <w:pPr>
              <w:spacing w:after="0" w:line="240" w:lineRule="auto"/>
              <w:jc w:val="center"/>
              <w:rPr>
                <w:ins w:id="1724" w:author="Jade Raposa [2]" w:date="2024-10-17T00:45:00Z"/>
                <w:rFonts w:ascii="Georgia" w:eastAsia="Times New Roman" w:hAnsi="Georgia" w:cs="Arial"/>
              </w:rPr>
            </w:pPr>
            <w:ins w:id="1725"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0F36A701" w14:textId="77777777" w:rsidR="008F456D" w:rsidRDefault="00000000">
            <w:pPr>
              <w:spacing w:after="0" w:line="240" w:lineRule="auto"/>
              <w:jc w:val="center"/>
              <w:rPr>
                <w:ins w:id="1726" w:author="Jade Raposa [2]" w:date="2024-10-17T00:45:00Z"/>
                <w:rFonts w:ascii="Georgia" w:eastAsia="Times New Roman" w:hAnsi="Georgia" w:cs="Arial"/>
              </w:rPr>
            </w:pPr>
            <w:ins w:id="1727"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3EB183CA" w14:textId="77777777" w:rsidR="008F456D" w:rsidRDefault="00000000">
            <w:pPr>
              <w:spacing w:after="0" w:line="240" w:lineRule="auto"/>
              <w:jc w:val="center"/>
              <w:rPr>
                <w:ins w:id="1728" w:author="Jade Raposa [2]" w:date="2024-10-17T00:45:00Z"/>
                <w:rFonts w:ascii="Georgia" w:eastAsia="Times New Roman" w:hAnsi="Georgia" w:cs="Arial"/>
              </w:rPr>
            </w:pPr>
            <w:ins w:id="1729"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3B19BF97" w14:textId="77777777" w:rsidR="008F456D" w:rsidRDefault="00000000">
            <w:pPr>
              <w:spacing w:after="0" w:line="240" w:lineRule="auto"/>
              <w:jc w:val="center"/>
              <w:rPr>
                <w:ins w:id="1730" w:author="Jade Raposa [2]" w:date="2024-10-17T00:45:00Z"/>
                <w:rFonts w:ascii="Georgia" w:eastAsia="Times New Roman" w:hAnsi="Georgia" w:cs="Arial"/>
              </w:rPr>
            </w:pPr>
            <w:ins w:id="1731"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5D7CA36" w14:textId="77777777" w:rsidR="008F456D" w:rsidRDefault="00000000">
            <w:pPr>
              <w:spacing w:after="0" w:line="240" w:lineRule="auto"/>
              <w:jc w:val="center"/>
              <w:rPr>
                <w:ins w:id="1732" w:author="Jade Raposa [2]" w:date="2024-10-17T00:45:00Z"/>
                <w:rFonts w:ascii="Georgia" w:eastAsia="Times New Roman" w:hAnsi="Georgia" w:cs="Arial"/>
              </w:rPr>
            </w:pPr>
            <w:ins w:id="1733"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27568F6" w14:textId="77777777" w:rsidR="008F456D" w:rsidRDefault="00000000">
            <w:pPr>
              <w:spacing w:after="0" w:line="240" w:lineRule="auto"/>
              <w:jc w:val="center"/>
              <w:rPr>
                <w:ins w:id="1734" w:author="Jade Raposa [2]" w:date="2024-10-17T00:45:00Z"/>
                <w:rFonts w:ascii="Georgia" w:eastAsia="Times New Roman" w:hAnsi="Georgia" w:cs="Arial"/>
              </w:rPr>
            </w:pPr>
            <w:ins w:id="1735"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D487C10" w14:textId="77777777" w:rsidR="008F456D" w:rsidRDefault="00000000">
            <w:pPr>
              <w:spacing w:after="0" w:line="240" w:lineRule="auto"/>
              <w:jc w:val="center"/>
              <w:rPr>
                <w:ins w:id="1736" w:author="Jade Raposa [2]" w:date="2024-10-17T00:45:00Z"/>
                <w:rFonts w:ascii="Georgia" w:eastAsia="Times New Roman" w:hAnsi="Georgia" w:cs="Arial"/>
                <w:b/>
                <w:bCs/>
              </w:rPr>
            </w:pPr>
            <w:ins w:id="1737"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30CC2B5C" w14:textId="77777777" w:rsidR="008F456D" w:rsidRDefault="00000000">
            <w:pPr>
              <w:spacing w:after="0" w:line="240" w:lineRule="auto"/>
              <w:jc w:val="center"/>
              <w:rPr>
                <w:ins w:id="1738" w:author="Jade Raposa [2]" w:date="2024-10-17T00:45:00Z"/>
                <w:rFonts w:ascii="Georgia" w:eastAsia="Times New Roman" w:hAnsi="Georgia" w:cs="Arial"/>
              </w:rPr>
            </w:pPr>
            <w:ins w:id="1739" w:author="Jade Raposa [2]" w:date="2024-10-17T00:45:00Z">
              <w:r>
                <w:rPr>
                  <w:rFonts w:ascii="Georgia" w:eastAsia="Times New Roman" w:hAnsi="Georgia" w:cs="Arial"/>
                </w:rPr>
                <w:t>More than What is Expected</w:t>
              </w:r>
            </w:ins>
          </w:p>
        </w:tc>
      </w:tr>
      <w:tr w:rsidR="008F456D" w14:paraId="54378A72"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0622F71F" w14:textId="77777777" w:rsidR="008F456D" w:rsidRDefault="008F456D">
            <w:pPr>
              <w:spacing w:after="0" w:line="240" w:lineRule="auto"/>
              <w:jc w:val="center"/>
              <w:rPr>
                <w:ins w:id="1740"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66F2679" w14:textId="77777777" w:rsidR="008F456D" w:rsidRDefault="00000000">
            <w:pPr>
              <w:spacing w:after="0" w:line="240" w:lineRule="auto"/>
              <w:jc w:val="center"/>
              <w:rPr>
                <w:ins w:id="1741" w:author="Jade Raposa [2]" w:date="2024-10-17T00:45:00Z"/>
                <w:rFonts w:ascii="Georgia" w:eastAsia="Times New Roman" w:hAnsi="Georgia" w:cs="Arial"/>
                <w:i/>
                <w:iCs/>
              </w:rPr>
            </w:pPr>
            <w:ins w:id="1742" w:author="Jade Raposa [2]" w:date="2024-10-17T00:45:00Z">
              <w:r>
                <w:rPr>
                  <w:rFonts w:ascii="Georgia" w:eastAsia="Times New Roman" w:hAnsi="Georgia" w:cs="Arial"/>
                  <w:i/>
                  <w:iCs/>
                </w:rPr>
                <w:t>Capacity</w:t>
              </w:r>
            </w:ins>
          </w:p>
        </w:tc>
        <w:tc>
          <w:tcPr>
            <w:tcW w:w="448" w:type="dxa"/>
            <w:tcBorders>
              <w:top w:val="nil"/>
              <w:left w:val="nil"/>
              <w:bottom w:val="single" w:sz="4" w:space="0" w:color="auto"/>
              <w:right w:val="single" w:sz="4" w:space="0" w:color="auto"/>
            </w:tcBorders>
            <w:shd w:val="clear" w:color="auto" w:fill="auto"/>
            <w:vAlign w:val="center"/>
          </w:tcPr>
          <w:p w14:paraId="7123AAFF" w14:textId="77777777" w:rsidR="008F456D" w:rsidRDefault="00000000">
            <w:pPr>
              <w:spacing w:after="0" w:line="240" w:lineRule="auto"/>
              <w:jc w:val="center"/>
              <w:rPr>
                <w:ins w:id="1743" w:author="Jade Raposa [2]" w:date="2024-10-17T00:45:00Z"/>
                <w:rFonts w:ascii="Georgia" w:eastAsia="Times New Roman" w:hAnsi="Georgia" w:cs="Arial"/>
              </w:rPr>
            </w:pPr>
            <w:ins w:id="174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063FDF0" w14:textId="77777777" w:rsidR="008F456D" w:rsidRDefault="00000000">
            <w:pPr>
              <w:spacing w:after="0" w:line="240" w:lineRule="auto"/>
              <w:jc w:val="center"/>
              <w:rPr>
                <w:ins w:id="1745" w:author="Jade Raposa [2]" w:date="2024-10-17T00:45:00Z"/>
                <w:rFonts w:ascii="Georgia" w:eastAsia="Times New Roman" w:hAnsi="Georgia" w:cs="Arial"/>
              </w:rPr>
            </w:pPr>
            <w:ins w:id="1746"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17119910" w14:textId="77777777" w:rsidR="008F456D" w:rsidRDefault="00000000">
            <w:pPr>
              <w:spacing w:after="0" w:line="240" w:lineRule="auto"/>
              <w:jc w:val="center"/>
              <w:rPr>
                <w:ins w:id="1747" w:author="Jade Raposa [2]" w:date="2024-10-17T00:45:00Z"/>
                <w:rFonts w:ascii="Georgia" w:eastAsia="Times New Roman" w:hAnsi="Georgia" w:cs="Arial"/>
              </w:rPr>
            </w:pPr>
            <w:ins w:id="1748"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929A91F" w14:textId="77777777" w:rsidR="008F456D" w:rsidRDefault="00000000">
            <w:pPr>
              <w:spacing w:after="0" w:line="240" w:lineRule="auto"/>
              <w:jc w:val="center"/>
              <w:rPr>
                <w:ins w:id="1749" w:author="Jade Raposa [2]" w:date="2024-10-17T00:45:00Z"/>
                <w:rFonts w:ascii="Georgia" w:eastAsia="Times New Roman" w:hAnsi="Georgia" w:cs="Arial"/>
              </w:rPr>
            </w:pPr>
            <w:ins w:id="1750"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49D5D8" w14:textId="77777777" w:rsidR="008F456D" w:rsidRDefault="00000000">
            <w:pPr>
              <w:spacing w:after="0" w:line="240" w:lineRule="auto"/>
              <w:jc w:val="center"/>
              <w:rPr>
                <w:ins w:id="1751" w:author="Jade Raposa [2]" w:date="2024-10-17T00:45:00Z"/>
                <w:rFonts w:ascii="Georgia" w:eastAsia="Times New Roman" w:hAnsi="Georgia" w:cs="Arial"/>
              </w:rPr>
            </w:pPr>
            <w:ins w:id="1752"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19DABB9" w14:textId="77777777" w:rsidR="008F456D" w:rsidRDefault="00000000">
            <w:pPr>
              <w:spacing w:after="0" w:line="240" w:lineRule="auto"/>
              <w:jc w:val="center"/>
              <w:rPr>
                <w:ins w:id="1753" w:author="Jade Raposa [2]" w:date="2024-10-17T00:45:00Z"/>
                <w:rFonts w:ascii="Georgia" w:eastAsia="Times New Roman" w:hAnsi="Georgia" w:cs="Arial"/>
              </w:rPr>
            </w:pPr>
            <w:ins w:id="1754"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38D1A59C" w14:textId="77777777" w:rsidR="008F456D" w:rsidRDefault="00000000">
            <w:pPr>
              <w:spacing w:after="0" w:line="240" w:lineRule="auto"/>
              <w:jc w:val="center"/>
              <w:rPr>
                <w:ins w:id="1755" w:author="Jade Raposa [2]" w:date="2024-10-17T00:45:00Z"/>
                <w:rFonts w:ascii="Georgia" w:eastAsia="Times New Roman" w:hAnsi="Georgia" w:cs="Arial"/>
                <w:b/>
                <w:bCs/>
              </w:rPr>
            </w:pPr>
            <w:ins w:id="1756"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5DCB1D7F" w14:textId="77777777" w:rsidR="008F456D" w:rsidRDefault="00000000">
            <w:pPr>
              <w:spacing w:after="0" w:line="240" w:lineRule="auto"/>
              <w:jc w:val="center"/>
              <w:rPr>
                <w:ins w:id="1757" w:author="Jade Raposa [2]" w:date="2024-10-17T00:45:00Z"/>
                <w:rFonts w:ascii="Georgia" w:eastAsia="Times New Roman" w:hAnsi="Georgia" w:cs="Arial"/>
              </w:rPr>
            </w:pPr>
            <w:ins w:id="1758" w:author="Jade Raposa [2]" w:date="2024-10-17T00:45:00Z">
              <w:r>
                <w:rPr>
                  <w:rFonts w:ascii="Georgia" w:eastAsia="Times New Roman" w:hAnsi="Georgia" w:cs="Arial"/>
                </w:rPr>
                <w:t>More than What is Expected</w:t>
              </w:r>
            </w:ins>
          </w:p>
        </w:tc>
      </w:tr>
      <w:tr w:rsidR="008F456D" w14:paraId="6D34A4EA"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71C7142C" w14:textId="77777777" w:rsidR="008F456D" w:rsidRDefault="008F456D">
            <w:pPr>
              <w:spacing w:after="0" w:line="240" w:lineRule="auto"/>
              <w:jc w:val="center"/>
              <w:rPr>
                <w:ins w:id="1759"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D5DD73D" w14:textId="77777777" w:rsidR="008F456D" w:rsidRDefault="00000000">
            <w:pPr>
              <w:spacing w:after="0" w:line="240" w:lineRule="auto"/>
              <w:rPr>
                <w:ins w:id="1760" w:author="Jade Raposa [2]" w:date="2024-10-17T00:45:00Z"/>
                <w:rFonts w:ascii="Georgia" w:eastAsia="Times New Roman" w:hAnsi="Georgia" w:cs="Arial"/>
                <w:b/>
                <w:bCs/>
              </w:rPr>
            </w:pPr>
            <w:ins w:id="1761" w:author="Jade Raposa [2]" w:date="2024-10-17T00:45:00Z">
              <w:r>
                <w:rPr>
                  <w:rFonts w:ascii="Georgia" w:eastAsia="Times New Roman" w:hAnsi="Georgia" w:cs="Arial"/>
                  <w:b/>
                  <w:bCs/>
                  <w:i/>
                  <w:iCs/>
                </w:rPr>
                <w:t>Sub-Average (2)</w:t>
              </w:r>
            </w:ins>
          </w:p>
        </w:tc>
        <w:tc>
          <w:tcPr>
            <w:tcW w:w="1160" w:type="dxa"/>
            <w:tcBorders>
              <w:top w:val="nil"/>
              <w:left w:val="nil"/>
              <w:bottom w:val="single" w:sz="4" w:space="0" w:color="auto"/>
              <w:right w:val="single" w:sz="4" w:space="0" w:color="auto"/>
            </w:tcBorders>
            <w:shd w:val="clear" w:color="auto" w:fill="auto"/>
            <w:vAlign w:val="center"/>
          </w:tcPr>
          <w:p w14:paraId="141737B9" w14:textId="77777777" w:rsidR="008F456D" w:rsidRDefault="00000000">
            <w:pPr>
              <w:spacing w:after="0" w:line="240" w:lineRule="auto"/>
              <w:jc w:val="center"/>
              <w:rPr>
                <w:ins w:id="1762" w:author="Jade Raposa [2]" w:date="2024-10-17T00:45:00Z"/>
                <w:rFonts w:ascii="Georgia" w:eastAsia="Times New Roman" w:hAnsi="Georgia" w:cs="Arial"/>
                <w:b/>
                <w:bCs/>
              </w:rPr>
            </w:pPr>
            <w:ins w:id="1763"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59C171B9" w14:textId="77777777" w:rsidR="008F456D" w:rsidRDefault="00000000">
            <w:pPr>
              <w:spacing w:after="0" w:line="240" w:lineRule="auto"/>
              <w:jc w:val="center"/>
              <w:rPr>
                <w:ins w:id="1764" w:author="Jade Raposa [2]" w:date="2024-10-17T00:45:00Z"/>
                <w:rFonts w:ascii="Georgia" w:eastAsia="Times New Roman" w:hAnsi="Georgia" w:cs="Arial"/>
                <w:b/>
                <w:bCs/>
              </w:rPr>
            </w:pPr>
            <w:ins w:id="1765" w:author="Jade Raposa [2]" w:date="2024-10-17T00:45:00Z">
              <w:r>
                <w:rPr>
                  <w:rFonts w:ascii="Georgia" w:eastAsia="Times New Roman" w:hAnsi="Georgia" w:cs="Arial"/>
                </w:rPr>
                <w:t>More than What is Expected</w:t>
              </w:r>
            </w:ins>
          </w:p>
        </w:tc>
      </w:tr>
      <w:tr w:rsidR="008F456D" w14:paraId="1323F544" w14:textId="77777777">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7A795A1" w14:textId="77777777" w:rsidR="008F456D" w:rsidRDefault="00000000">
            <w:pPr>
              <w:spacing w:after="0" w:line="240" w:lineRule="auto"/>
              <w:jc w:val="center"/>
              <w:rPr>
                <w:ins w:id="1766" w:author="Jade Raposa [2]" w:date="2024-10-17T00:45:00Z"/>
                <w:rFonts w:ascii="Georgia" w:eastAsia="Times New Roman" w:hAnsi="Georgia" w:cs="Arial"/>
              </w:rPr>
            </w:pPr>
            <w:ins w:id="1767" w:author="Jade Raposa [2]" w:date="2024-10-17T00:45:00Z">
              <w:r>
                <w:rPr>
                  <w:rFonts w:ascii="Georgia" w:eastAsia="Times New Roman" w:hAnsi="Georgia" w:cs="Arial"/>
                </w:rPr>
                <w:t xml:space="preserve">3. </w:t>
              </w:r>
              <w:r>
                <w:rPr>
                  <w:rFonts w:ascii="Georgia" w:eastAsia="Times New Roman" w:hAnsi="Georgia" w:cs="Arial"/>
                  <w:b/>
                  <w:bCs/>
                </w:rPr>
                <w:t>Compatibility</w:t>
              </w:r>
              <w:r>
                <w:rPr>
                  <w:rFonts w:ascii="Georgia" w:eastAsia="Times New Roman" w:hAnsi="Georgia" w:cs="Arial"/>
                </w:rPr>
                <w:t xml:space="preserve"> </w:t>
              </w:r>
              <w:r>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ins>
          </w:p>
        </w:tc>
      </w:tr>
      <w:tr w:rsidR="008F456D" w14:paraId="60C06551" w14:textId="77777777">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584F8E2" w14:textId="77777777" w:rsidR="008F456D" w:rsidRDefault="008F456D">
            <w:pPr>
              <w:spacing w:after="0" w:line="240" w:lineRule="auto"/>
              <w:jc w:val="center"/>
              <w:rPr>
                <w:ins w:id="176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4CE55F" w14:textId="77777777" w:rsidR="008F456D" w:rsidRDefault="00000000">
            <w:pPr>
              <w:spacing w:after="0" w:line="240" w:lineRule="auto"/>
              <w:jc w:val="center"/>
              <w:rPr>
                <w:ins w:id="1769" w:author="Jade Raposa [2]" w:date="2024-10-17T00:45:00Z"/>
                <w:rFonts w:ascii="Georgia" w:eastAsia="Times New Roman" w:hAnsi="Georgia" w:cs="Arial"/>
                <w:i/>
                <w:iCs/>
              </w:rPr>
            </w:pPr>
            <w:ins w:id="1770" w:author="Jade Raposa [2]" w:date="2024-10-17T00:45:00Z">
              <w:r>
                <w:rPr>
                  <w:rFonts w:ascii="Georgia" w:eastAsia="Times New Roman" w:hAnsi="Georgia" w:cs="Arial"/>
                  <w:i/>
                  <w:iCs/>
                </w:rPr>
                <w:t>Co-Existence</w:t>
              </w:r>
            </w:ins>
          </w:p>
        </w:tc>
        <w:tc>
          <w:tcPr>
            <w:tcW w:w="448" w:type="dxa"/>
            <w:tcBorders>
              <w:top w:val="nil"/>
              <w:left w:val="nil"/>
              <w:bottom w:val="single" w:sz="4" w:space="0" w:color="auto"/>
              <w:right w:val="single" w:sz="4" w:space="0" w:color="auto"/>
            </w:tcBorders>
            <w:shd w:val="clear" w:color="auto" w:fill="auto"/>
            <w:vAlign w:val="center"/>
          </w:tcPr>
          <w:p w14:paraId="56083D3C" w14:textId="77777777" w:rsidR="008F456D" w:rsidRDefault="00000000">
            <w:pPr>
              <w:spacing w:after="0" w:line="240" w:lineRule="auto"/>
              <w:jc w:val="center"/>
              <w:rPr>
                <w:ins w:id="1771" w:author="Jade Raposa [2]" w:date="2024-10-17T00:45:00Z"/>
                <w:rFonts w:ascii="Georgia" w:eastAsia="Times New Roman" w:hAnsi="Georgia" w:cs="Arial"/>
              </w:rPr>
            </w:pPr>
            <w:ins w:id="1772"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5220AD4" w14:textId="77777777" w:rsidR="008F456D" w:rsidRDefault="00000000">
            <w:pPr>
              <w:spacing w:after="0" w:line="240" w:lineRule="auto"/>
              <w:jc w:val="center"/>
              <w:rPr>
                <w:ins w:id="1773" w:author="Jade Raposa [2]" w:date="2024-10-17T00:45:00Z"/>
                <w:rFonts w:ascii="Georgia" w:eastAsia="Times New Roman" w:hAnsi="Georgia" w:cs="Arial"/>
              </w:rPr>
            </w:pPr>
            <w:ins w:id="1774"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6062D4C" w14:textId="77777777" w:rsidR="008F456D" w:rsidRDefault="00000000">
            <w:pPr>
              <w:spacing w:after="0" w:line="240" w:lineRule="auto"/>
              <w:jc w:val="center"/>
              <w:rPr>
                <w:ins w:id="1775" w:author="Jade Raposa [2]" w:date="2024-10-17T00:45:00Z"/>
                <w:rFonts w:ascii="Georgia" w:eastAsia="Times New Roman" w:hAnsi="Georgia" w:cs="Arial"/>
              </w:rPr>
            </w:pPr>
            <w:ins w:id="1776"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604A4FC" w14:textId="77777777" w:rsidR="008F456D" w:rsidRDefault="00000000">
            <w:pPr>
              <w:spacing w:after="0" w:line="240" w:lineRule="auto"/>
              <w:jc w:val="center"/>
              <w:rPr>
                <w:ins w:id="1777" w:author="Jade Raposa [2]" w:date="2024-10-17T00:45:00Z"/>
                <w:rFonts w:ascii="Georgia" w:eastAsia="Times New Roman" w:hAnsi="Georgia" w:cs="Arial"/>
              </w:rPr>
            </w:pPr>
            <w:ins w:id="1778"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B3A325C" w14:textId="77777777" w:rsidR="008F456D" w:rsidRDefault="00000000">
            <w:pPr>
              <w:spacing w:after="0" w:line="240" w:lineRule="auto"/>
              <w:jc w:val="center"/>
              <w:rPr>
                <w:ins w:id="1779" w:author="Jade Raposa [2]" w:date="2024-10-17T00:45:00Z"/>
                <w:rFonts w:ascii="Georgia" w:eastAsia="Times New Roman" w:hAnsi="Georgia" w:cs="Arial"/>
              </w:rPr>
            </w:pPr>
            <w:ins w:id="1780"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2AAD2F5" w14:textId="77777777" w:rsidR="008F456D" w:rsidRDefault="00000000">
            <w:pPr>
              <w:spacing w:after="0" w:line="240" w:lineRule="auto"/>
              <w:jc w:val="center"/>
              <w:rPr>
                <w:ins w:id="1781" w:author="Jade Raposa [2]" w:date="2024-10-17T00:45:00Z"/>
                <w:rFonts w:ascii="Georgia" w:eastAsia="Times New Roman" w:hAnsi="Georgia" w:cs="Arial"/>
              </w:rPr>
            </w:pPr>
            <w:ins w:id="1782"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2E6BCB2F" w14:textId="77777777" w:rsidR="008F456D" w:rsidRDefault="00000000">
            <w:pPr>
              <w:spacing w:after="0" w:line="240" w:lineRule="auto"/>
              <w:jc w:val="center"/>
              <w:rPr>
                <w:ins w:id="1783" w:author="Jade Raposa [2]" w:date="2024-10-17T00:45:00Z"/>
                <w:rFonts w:ascii="Georgia" w:eastAsia="Times New Roman" w:hAnsi="Georgia" w:cs="Arial"/>
                <w:b/>
                <w:bCs/>
              </w:rPr>
            </w:pPr>
            <w:ins w:id="1784"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785E9D2B" w14:textId="77777777" w:rsidR="008F456D" w:rsidRDefault="00000000">
            <w:pPr>
              <w:spacing w:after="0" w:line="240" w:lineRule="auto"/>
              <w:jc w:val="center"/>
              <w:rPr>
                <w:ins w:id="1785" w:author="Jade Raposa [2]" w:date="2024-10-17T00:45:00Z"/>
                <w:rFonts w:ascii="Georgia" w:eastAsia="Times New Roman" w:hAnsi="Georgia" w:cs="Arial"/>
              </w:rPr>
            </w:pPr>
            <w:ins w:id="1786" w:author="Jade Raposa [2]" w:date="2024-10-17T00:45:00Z">
              <w:r>
                <w:rPr>
                  <w:rFonts w:ascii="Georgia" w:eastAsia="Times New Roman" w:hAnsi="Georgia" w:cs="Arial"/>
                </w:rPr>
                <w:t>More than What is Expected</w:t>
              </w:r>
            </w:ins>
          </w:p>
        </w:tc>
      </w:tr>
      <w:tr w:rsidR="008F456D" w14:paraId="1C5972FF"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4FFBC771" w14:textId="77777777" w:rsidR="008F456D" w:rsidRDefault="008F456D">
            <w:pPr>
              <w:spacing w:after="0" w:line="240" w:lineRule="auto"/>
              <w:jc w:val="center"/>
              <w:rPr>
                <w:ins w:id="1787"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91F0CED" w14:textId="77777777" w:rsidR="008F456D" w:rsidRDefault="00000000">
            <w:pPr>
              <w:spacing w:after="0" w:line="240" w:lineRule="auto"/>
              <w:jc w:val="center"/>
              <w:rPr>
                <w:ins w:id="1788" w:author="Jade Raposa [2]" w:date="2024-10-17T00:45:00Z"/>
                <w:rFonts w:ascii="Georgia" w:eastAsia="Times New Roman" w:hAnsi="Georgia" w:cs="Arial"/>
                <w:i/>
                <w:iCs/>
              </w:rPr>
            </w:pPr>
            <w:ins w:id="1789" w:author="Jade Raposa [2]" w:date="2024-10-17T00:45:00Z">
              <w:r>
                <w:rPr>
                  <w:rFonts w:ascii="Georgia" w:eastAsia="Times New Roman" w:hAnsi="Georgia" w:cs="Arial"/>
                  <w:i/>
                  <w:iCs/>
                </w:rPr>
                <w:t>Interoperability</w:t>
              </w:r>
            </w:ins>
          </w:p>
        </w:tc>
        <w:tc>
          <w:tcPr>
            <w:tcW w:w="448" w:type="dxa"/>
            <w:tcBorders>
              <w:top w:val="nil"/>
              <w:left w:val="nil"/>
              <w:bottom w:val="single" w:sz="4" w:space="0" w:color="auto"/>
              <w:right w:val="single" w:sz="4" w:space="0" w:color="auto"/>
            </w:tcBorders>
            <w:shd w:val="clear" w:color="auto" w:fill="auto"/>
            <w:vAlign w:val="center"/>
          </w:tcPr>
          <w:p w14:paraId="073F8F88" w14:textId="77777777" w:rsidR="008F456D" w:rsidRDefault="00000000">
            <w:pPr>
              <w:spacing w:after="0" w:line="240" w:lineRule="auto"/>
              <w:jc w:val="center"/>
              <w:rPr>
                <w:ins w:id="1790" w:author="Jade Raposa [2]" w:date="2024-10-17T00:45:00Z"/>
                <w:rFonts w:ascii="Georgia" w:eastAsia="Times New Roman" w:hAnsi="Georgia" w:cs="Arial"/>
              </w:rPr>
            </w:pPr>
            <w:ins w:id="1791"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2C72070F" w14:textId="77777777" w:rsidR="008F456D" w:rsidRDefault="00000000">
            <w:pPr>
              <w:spacing w:after="0" w:line="240" w:lineRule="auto"/>
              <w:jc w:val="center"/>
              <w:rPr>
                <w:ins w:id="1792" w:author="Jade Raposa [2]" w:date="2024-10-17T00:45:00Z"/>
                <w:rFonts w:ascii="Georgia" w:eastAsia="Times New Roman" w:hAnsi="Georgia" w:cs="Arial"/>
              </w:rPr>
            </w:pPr>
            <w:ins w:id="1793"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2D859C33" w14:textId="77777777" w:rsidR="008F456D" w:rsidRDefault="00000000">
            <w:pPr>
              <w:spacing w:after="0" w:line="240" w:lineRule="auto"/>
              <w:jc w:val="center"/>
              <w:rPr>
                <w:ins w:id="1794" w:author="Jade Raposa [2]" w:date="2024-10-17T00:45:00Z"/>
                <w:rFonts w:ascii="Georgia" w:eastAsia="Times New Roman" w:hAnsi="Georgia" w:cs="Arial"/>
              </w:rPr>
            </w:pPr>
            <w:ins w:id="1795"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9C60A85" w14:textId="77777777" w:rsidR="008F456D" w:rsidRDefault="00000000">
            <w:pPr>
              <w:spacing w:after="0" w:line="240" w:lineRule="auto"/>
              <w:jc w:val="center"/>
              <w:rPr>
                <w:ins w:id="1796" w:author="Jade Raposa [2]" w:date="2024-10-17T00:45:00Z"/>
                <w:rFonts w:ascii="Georgia" w:eastAsia="Times New Roman" w:hAnsi="Georgia" w:cs="Arial"/>
              </w:rPr>
            </w:pPr>
            <w:ins w:id="1797"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D8E80C9" w14:textId="77777777" w:rsidR="008F456D" w:rsidRDefault="00000000">
            <w:pPr>
              <w:spacing w:after="0" w:line="240" w:lineRule="auto"/>
              <w:jc w:val="center"/>
              <w:rPr>
                <w:ins w:id="1798" w:author="Jade Raposa [2]" w:date="2024-10-17T00:45:00Z"/>
                <w:rFonts w:ascii="Georgia" w:eastAsia="Times New Roman" w:hAnsi="Georgia" w:cs="Arial"/>
              </w:rPr>
            </w:pPr>
            <w:ins w:id="1799"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EEF6B39" w14:textId="77777777" w:rsidR="008F456D" w:rsidRDefault="00000000">
            <w:pPr>
              <w:spacing w:after="0" w:line="240" w:lineRule="auto"/>
              <w:jc w:val="center"/>
              <w:rPr>
                <w:ins w:id="1800" w:author="Jade Raposa [2]" w:date="2024-10-17T00:45:00Z"/>
                <w:rFonts w:ascii="Georgia" w:eastAsia="Times New Roman" w:hAnsi="Georgia" w:cs="Arial"/>
              </w:rPr>
            </w:pPr>
            <w:ins w:id="1801"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1F13921" w14:textId="77777777" w:rsidR="008F456D" w:rsidRDefault="00000000">
            <w:pPr>
              <w:spacing w:after="0" w:line="240" w:lineRule="auto"/>
              <w:jc w:val="center"/>
              <w:rPr>
                <w:ins w:id="1802" w:author="Jade Raposa [2]" w:date="2024-10-17T00:45:00Z"/>
                <w:rFonts w:ascii="Georgia" w:eastAsia="Times New Roman" w:hAnsi="Georgia" w:cs="Arial"/>
                <w:b/>
                <w:bCs/>
              </w:rPr>
            </w:pPr>
            <w:ins w:id="1803"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7E299581" w14:textId="77777777" w:rsidR="008F456D" w:rsidRDefault="00000000">
            <w:pPr>
              <w:spacing w:after="0" w:line="240" w:lineRule="auto"/>
              <w:jc w:val="center"/>
              <w:rPr>
                <w:ins w:id="1804" w:author="Jade Raposa [2]" w:date="2024-10-17T00:45:00Z"/>
                <w:rFonts w:ascii="Georgia" w:eastAsia="Times New Roman" w:hAnsi="Georgia" w:cs="Arial"/>
              </w:rPr>
            </w:pPr>
            <w:ins w:id="1805" w:author="Jade Raposa [2]" w:date="2024-10-17T00:45:00Z">
              <w:r>
                <w:rPr>
                  <w:rFonts w:ascii="Georgia" w:eastAsia="Times New Roman" w:hAnsi="Georgia" w:cs="Arial"/>
                </w:rPr>
                <w:t>More than What is Expected</w:t>
              </w:r>
            </w:ins>
          </w:p>
        </w:tc>
      </w:tr>
      <w:tr w:rsidR="008F456D" w14:paraId="5451B651"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E9D614D" w14:textId="77777777" w:rsidR="008F456D" w:rsidRDefault="008F456D">
            <w:pPr>
              <w:spacing w:after="0" w:line="240" w:lineRule="auto"/>
              <w:jc w:val="center"/>
              <w:rPr>
                <w:ins w:id="1806"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66AA9772" w14:textId="77777777" w:rsidR="008F456D" w:rsidRDefault="00000000">
            <w:pPr>
              <w:spacing w:after="0" w:line="240" w:lineRule="auto"/>
              <w:rPr>
                <w:ins w:id="1807" w:author="Jade Raposa [2]" w:date="2024-10-17T00:45:00Z"/>
                <w:rFonts w:ascii="Georgia" w:eastAsia="Times New Roman" w:hAnsi="Georgia" w:cs="Arial"/>
                <w:b/>
                <w:bCs/>
              </w:rPr>
            </w:pPr>
            <w:ins w:id="1808" w:author="Jade Raposa [2]" w:date="2024-10-17T00:45:00Z">
              <w:r>
                <w:rPr>
                  <w:rFonts w:ascii="Georgia" w:eastAsia="Times New Roman" w:hAnsi="Georgia" w:cs="Arial"/>
                  <w:b/>
                  <w:bCs/>
                  <w:i/>
                  <w:iCs/>
                </w:rPr>
                <w:t>Sub-Average (3)</w:t>
              </w:r>
            </w:ins>
          </w:p>
        </w:tc>
        <w:tc>
          <w:tcPr>
            <w:tcW w:w="1160" w:type="dxa"/>
            <w:tcBorders>
              <w:top w:val="nil"/>
              <w:left w:val="nil"/>
              <w:bottom w:val="single" w:sz="4" w:space="0" w:color="auto"/>
              <w:right w:val="single" w:sz="4" w:space="0" w:color="auto"/>
            </w:tcBorders>
            <w:shd w:val="clear" w:color="auto" w:fill="auto"/>
            <w:vAlign w:val="center"/>
          </w:tcPr>
          <w:p w14:paraId="3980CD67" w14:textId="77777777" w:rsidR="008F456D" w:rsidRDefault="00000000">
            <w:pPr>
              <w:spacing w:after="0" w:line="240" w:lineRule="auto"/>
              <w:jc w:val="center"/>
              <w:rPr>
                <w:ins w:id="1809" w:author="Jade Raposa [2]" w:date="2024-10-17T00:45:00Z"/>
                <w:rFonts w:ascii="Georgia" w:eastAsia="Times New Roman" w:hAnsi="Georgia" w:cs="Arial"/>
                <w:b/>
                <w:bCs/>
              </w:rPr>
            </w:pPr>
            <w:ins w:id="1810"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1D54ABDB" w14:textId="77777777" w:rsidR="008F456D" w:rsidRDefault="00000000">
            <w:pPr>
              <w:spacing w:after="0" w:line="240" w:lineRule="auto"/>
              <w:jc w:val="center"/>
              <w:rPr>
                <w:ins w:id="1811" w:author="Jade Raposa [2]" w:date="2024-10-17T00:45:00Z"/>
                <w:rFonts w:ascii="Georgia" w:eastAsia="Times New Roman" w:hAnsi="Georgia" w:cs="Arial"/>
                <w:b/>
                <w:bCs/>
              </w:rPr>
            </w:pPr>
            <w:ins w:id="1812" w:author="Jade Raposa [2]" w:date="2024-10-17T00:45:00Z">
              <w:r>
                <w:rPr>
                  <w:rFonts w:ascii="Georgia" w:eastAsia="Times New Roman" w:hAnsi="Georgia" w:cs="Arial"/>
                </w:rPr>
                <w:t>More than What is Expected</w:t>
              </w:r>
            </w:ins>
          </w:p>
        </w:tc>
      </w:tr>
      <w:tr w:rsidR="008F456D" w14:paraId="7ADCEA42" w14:textId="77777777">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5DCC1F62" w14:textId="77777777" w:rsidR="008F456D" w:rsidRDefault="00000000">
            <w:pPr>
              <w:spacing w:after="0" w:line="240" w:lineRule="auto"/>
              <w:jc w:val="center"/>
              <w:rPr>
                <w:ins w:id="1813" w:author="Jade Raposa [2]" w:date="2024-10-17T00:45:00Z"/>
                <w:rFonts w:ascii="Georgia" w:eastAsia="Times New Roman" w:hAnsi="Georgia" w:cs="Arial"/>
              </w:rPr>
            </w:pPr>
            <w:ins w:id="1814" w:author="Jade Raposa [2]"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8F456D" w14:paraId="126055FD"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0813E941" w14:textId="77777777" w:rsidR="008F456D" w:rsidRDefault="008F456D">
            <w:pPr>
              <w:spacing w:after="0" w:line="240" w:lineRule="auto"/>
              <w:jc w:val="center"/>
              <w:rPr>
                <w:ins w:id="1815"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EE81F14" w14:textId="77777777" w:rsidR="008F456D" w:rsidRDefault="00000000">
            <w:pPr>
              <w:spacing w:after="0" w:line="240" w:lineRule="auto"/>
              <w:jc w:val="center"/>
              <w:rPr>
                <w:ins w:id="1816" w:author="Jade Raposa [2]" w:date="2024-10-17T00:45:00Z"/>
                <w:rFonts w:ascii="Georgia" w:eastAsia="Times New Roman" w:hAnsi="Georgia" w:cs="Arial"/>
                <w:i/>
                <w:iCs/>
              </w:rPr>
            </w:pPr>
            <w:ins w:id="1817" w:author="Jade Raposa [2]"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29FD3283" w14:textId="77777777" w:rsidR="008F456D" w:rsidRDefault="00000000">
            <w:pPr>
              <w:spacing w:after="0" w:line="240" w:lineRule="auto"/>
              <w:jc w:val="center"/>
              <w:rPr>
                <w:ins w:id="1818" w:author="Jade Raposa [2]" w:date="2024-10-17T00:45:00Z"/>
                <w:rFonts w:ascii="Georgia" w:eastAsia="Times New Roman" w:hAnsi="Georgia" w:cs="Arial"/>
              </w:rPr>
            </w:pPr>
            <w:ins w:id="1819"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18782F6" w14:textId="77777777" w:rsidR="008F456D" w:rsidRDefault="00000000">
            <w:pPr>
              <w:spacing w:after="0" w:line="240" w:lineRule="auto"/>
              <w:jc w:val="center"/>
              <w:rPr>
                <w:ins w:id="1820" w:author="Jade Raposa [2]" w:date="2024-10-17T00:45:00Z"/>
                <w:rFonts w:ascii="Georgia" w:eastAsia="Times New Roman" w:hAnsi="Georgia" w:cs="Arial"/>
              </w:rPr>
            </w:pPr>
            <w:ins w:id="1821"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76B7FA1F" w14:textId="77777777" w:rsidR="008F456D" w:rsidRDefault="00000000">
            <w:pPr>
              <w:spacing w:after="0" w:line="240" w:lineRule="auto"/>
              <w:jc w:val="center"/>
              <w:rPr>
                <w:ins w:id="1822" w:author="Jade Raposa [2]" w:date="2024-10-17T00:45:00Z"/>
                <w:rFonts w:ascii="Georgia" w:eastAsia="Times New Roman" w:hAnsi="Georgia" w:cs="Arial"/>
              </w:rPr>
            </w:pPr>
            <w:ins w:id="1823"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B0360B0" w14:textId="77777777" w:rsidR="008F456D" w:rsidRDefault="00000000">
            <w:pPr>
              <w:spacing w:after="0" w:line="240" w:lineRule="auto"/>
              <w:jc w:val="center"/>
              <w:rPr>
                <w:ins w:id="1824" w:author="Jade Raposa [2]" w:date="2024-10-17T00:45:00Z"/>
                <w:rFonts w:ascii="Georgia" w:eastAsia="Times New Roman" w:hAnsi="Georgia" w:cs="Arial"/>
              </w:rPr>
            </w:pPr>
            <w:ins w:id="1825"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BA1094B" w14:textId="77777777" w:rsidR="008F456D" w:rsidRDefault="00000000">
            <w:pPr>
              <w:spacing w:after="0" w:line="240" w:lineRule="auto"/>
              <w:jc w:val="center"/>
              <w:rPr>
                <w:ins w:id="1826" w:author="Jade Raposa [2]" w:date="2024-10-17T00:45:00Z"/>
                <w:rFonts w:ascii="Georgia" w:eastAsia="Times New Roman" w:hAnsi="Georgia" w:cs="Arial"/>
              </w:rPr>
            </w:pPr>
            <w:ins w:id="1827"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0BEE556C" w14:textId="77777777" w:rsidR="008F456D" w:rsidRDefault="00000000">
            <w:pPr>
              <w:spacing w:after="0" w:line="240" w:lineRule="auto"/>
              <w:jc w:val="center"/>
              <w:rPr>
                <w:ins w:id="1828" w:author="Jade Raposa [2]" w:date="2024-10-17T00:45:00Z"/>
                <w:rFonts w:ascii="Georgia" w:eastAsia="Times New Roman" w:hAnsi="Georgia" w:cs="Arial"/>
              </w:rPr>
            </w:pPr>
            <w:ins w:id="1829"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14FB52C" w14:textId="77777777" w:rsidR="008F456D" w:rsidRDefault="00000000">
            <w:pPr>
              <w:spacing w:after="0" w:line="240" w:lineRule="auto"/>
              <w:jc w:val="center"/>
              <w:rPr>
                <w:ins w:id="1830" w:author="Jade Raposa [2]" w:date="2024-10-17T00:45:00Z"/>
                <w:rFonts w:ascii="Georgia" w:eastAsia="Times New Roman" w:hAnsi="Georgia" w:cs="Arial"/>
                <w:b/>
                <w:bCs/>
              </w:rPr>
            </w:pPr>
            <w:ins w:id="1831"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9E647E0" w14:textId="77777777" w:rsidR="008F456D" w:rsidRDefault="00000000">
            <w:pPr>
              <w:spacing w:after="0" w:line="240" w:lineRule="auto"/>
              <w:jc w:val="center"/>
              <w:rPr>
                <w:ins w:id="1832" w:author="Jade Raposa [2]" w:date="2024-10-17T00:45:00Z"/>
                <w:rFonts w:ascii="Georgia" w:eastAsia="Times New Roman" w:hAnsi="Georgia" w:cs="Arial"/>
              </w:rPr>
            </w:pPr>
            <w:ins w:id="1833" w:author="Jade Raposa [2]" w:date="2024-10-17T00:45:00Z">
              <w:r>
                <w:rPr>
                  <w:rFonts w:ascii="Georgia" w:eastAsia="Times New Roman" w:hAnsi="Georgia" w:cs="Arial"/>
                </w:rPr>
                <w:t>More than What is Expected</w:t>
              </w:r>
            </w:ins>
          </w:p>
        </w:tc>
      </w:tr>
      <w:tr w:rsidR="008F456D" w14:paraId="257F02C1"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14CF76E5" w14:textId="77777777" w:rsidR="008F456D" w:rsidRDefault="008F456D">
            <w:pPr>
              <w:spacing w:after="0" w:line="240" w:lineRule="auto"/>
              <w:jc w:val="center"/>
              <w:rPr>
                <w:ins w:id="183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610FA91" w14:textId="77777777" w:rsidR="008F456D" w:rsidRDefault="00000000">
            <w:pPr>
              <w:spacing w:after="0" w:line="240" w:lineRule="auto"/>
              <w:jc w:val="center"/>
              <w:rPr>
                <w:ins w:id="1835" w:author="Jade Raposa [2]" w:date="2024-10-17T00:45:00Z"/>
                <w:rFonts w:ascii="Georgia" w:eastAsia="Times New Roman" w:hAnsi="Georgia" w:cs="Arial"/>
                <w:i/>
                <w:iCs/>
              </w:rPr>
            </w:pPr>
            <w:ins w:id="1836" w:author="Jade Raposa [2]"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0469828B" w14:textId="77777777" w:rsidR="008F456D" w:rsidRDefault="00000000">
            <w:pPr>
              <w:spacing w:after="0" w:line="240" w:lineRule="auto"/>
              <w:jc w:val="center"/>
              <w:rPr>
                <w:ins w:id="1837" w:author="Jade Raposa [2]" w:date="2024-10-17T00:45:00Z"/>
                <w:rFonts w:ascii="Georgia" w:eastAsia="Times New Roman" w:hAnsi="Georgia" w:cs="Arial"/>
              </w:rPr>
            </w:pPr>
            <w:ins w:id="1838"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EC1B755" w14:textId="77777777" w:rsidR="008F456D" w:rsidRDefault="00000000">
            <w:pPr>
              <w:spacing w:after="0" w:line="240" w:lineRule="auto"/>
              <w:jc w:val="center"/>
              <w:rPr>
                <w:ins w:id="1839" w:author="Jade Raposa [2]" w:date="2024-10-17T00:45:00Z"/>
                <w:rFonts w:ascii="Georgia" w:eastAsia="Times New Roman" w:hAnsi="Georgia" w:cs="Arial"/>
              </w:rPr>
            </w:pPr>
            <w:ins w:id="1840"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8A3117E" w14:textId="77777777" w:rsidR="008F456D" w:rsidRDefault="00000000">
            <w:pPr>
              <w:spacing w:after="0" w:line="240" w:lineRule="auto"/>
              <w:jc w:val="center"/>
              <w:rPr>
                <w:ins w:id="1841" w:author="Jade Raposa [2]" w:date="2024-10-17T00:45:00Z"/>
                <w:rFonts w:ascii="Georgia" w:eastAsia="Times New Roman" w:hAnsi="Georgia" w:cs="Arial"/>
              </w:rPr>
            </w:pPr>
            <w:ins w:id="184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2E2F1E8" w14:textId="77777777" w:rsidR="008F456D" w:rsidRDefault="00000000">
            <w:pPr>
              <w:spacing w:after="0" w:line="240" w:lineRule="auto"/>
              <w:jc w:val="center"/>
              <w:rPr>
                <w:ins w:id="1843" w:author="Jade Raposa [2]" w:date="2024-10-17T00:45:00Z"/>
                <w:rFonts w:ascii="Georgia" w:eastAsia="Times New Roman" w:hAnsi="Georgia" w:cs="Arial"/>
              </w:rPr>
            </w:pPr>
            <w:ins w:id="184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76710AC" w14:textId="77777777" w:rsidR="008F456D" w:rsidRDefault="00000000">
            <w:pPr>
              <w:spacing w:after="0" w:line="240" w:lineRule="auto"/>
              <w:jc w:val="center"/>
              <w:rPr>
                <w:ins w:id="1845" w:author="Jade Raposa [2]" w:date="2024-10-17T00:45:00Z"/>
                <w:rFonts w:ascii="Georgia" w:eastAsia="Times New Roman" w:hAnsi="Georgia" w:cs="Arial"/>
              </w:rPr>
            </w:pPr>
            <w:ins w:id="1846"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7F76396" w14:textId="77777777" w:rsidR="008F456D" w:rsidRDefault="008F456D">
            <w:pPr>
              <w:spacing w:after="0" w:line="240" w:lineRule="auto"/>
              <w:jc w:val="center"/>
              <w:rPr>
                <w:ins w:id="1847" w:author="Jade Raposa [2]"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48B447CF" w14:textId="77777777" w:rsidR="008F456D" w:rsidRDefault="00000000">
            <w:pPr>
              <w:spacing w:after="0" w:line="240" w:lineRule="auto"/>
              <w:jc w:val="center"/>
              <w:rPr>
                <w:ins w:id="1848" w:author="Jade Raposa [2]" w:date="2024-10-17T00:45:00Z"/>
                <w:rFonts w:ascii="Georgia" w:eastAsia="Times New Roman" w:hAnsi="Georgia" w:cs="Arial"/>
                <w:b/>
                <w:bCs/>
              </w:rPr>
            </w:pPr>
            <w:ins w:id="1849"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4733B3A1" w14:textId="77777777" w:rsidR="008F456D" w:rsidRDefault="00000000">
            <w:pPr>
              <w:spacing w:after="0" w:line="240" w:lineRule="auto"/>
              <w:jc w:val="center"/>
              <w:rPr>
                <w:ins w:id="1850" w:author="Jade Raposa [2]" w:date="2024-10-17T00:45:00Z"/>
                <w:rFonts w:ascii="Georgia" w:eastAsia="Times New Roman" w:hAnsi="Georgia" w:cs="Arial"/>
              </w:rPr>
            </w:pPr>
            <w:ins w:id="1851" w:author="Jade Raposa [2]" w:date="2024-10-17T00:45:00Z">
              <w:r>
                <w:rPr>
                  <w:rFonts w:ascii="Georgia" w:eastAsia="Times New Roman" w:hAnsi="Georgia" w:cs="Arial"/>
                </w:rPr>
                <w:t>More than What is Expected</w:t>
              </w:r>
            </w:ins>
          </w:p>
        </w:tc>
      </w:tr>
      <w:tr w:rsidR="008F456D" w14:paraId="30B3C985"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149962BC" w14:textId="77777777" w:rsidR="008F456D" w:rsidRDefault="008F456D">
            <w:pPr>
              <w:spacing w:after="0" w:line="240" w:lineRule="auto"/>
              <w:jc w:val="center"/>
              <w:rPr>
                <w:ins w:id="1852"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B6D77C0" w14:textId="77777777" w:rsidR="008F456D" w:rsidRDefault="00000000">
            <w:pPr>
              <w:spacing w:after="0" w:line="240" w:lineRule="auto"/>
              <w:jc w:val="center"/>
              <w:rPr>
                <w:ins w:id="1853" w:author="Jade Raposa [2]" w:date="2024-10-17T00:45:00Z"/>
                <w:rFonts w:ascii="Georgia" w:eastAsia="Times New Roman" w:hAnsi="Georgia" w:cs="Arial"/>
                <w:i/>
                <w:iCs/>
              </w:rPr>
            </w:pPr>
            <w:ins w:id="1854" w:author="Jade Raposa [2]"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1197D619" w14:textId="77777777" w:rsidR="008F456D" w:rsidRDefault="00000000">
            <w:pPr>
              <w:spacing w:after="0" w:line="240" w:lineRule="auto"/>
              <w:jc w:val="center"/>
              <w:rPr>
                <w:ins w:id="1855" w:author="Jade Raposa [2]" w:date="2024-10-17T00:45:00Z"/>
                <w:rFonts w:ascii="Georgia" w:eastAsia="Times New Roman" w:hAnsi="Georgia" w:cs="Arial"/>
              </w:rPr>
            </w:pPr>
            <w:ins w:id="1856" w:author="Jade Raposa [2]"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08FD2C4A" w14:textId="77777777" w:rsidR="008F456D" w:rsidRDefault="00000000">
            <w:pPr>
              <w:spacing w:after="0" w:line="240" w:lineRule="auto"/>
              <w:jc w:val="center"/>
              <w:rPr>
                <w:ins w:id="1857" w:author="Jade Raposa [2]" w:date="2024-10-17T00:45:00Z"/>
                <w:rFonts w:ascii="Georgia" w:eastAsia="Times New Roman" w:hAnsi="Georgia" w:cs="Arial"/>
              </w:rPr>
            </w:pPr>
            <w:ins w:id="1858"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7398D6FD" w14:textId="77777777" w:rsidR="008F456D" w:rsidRDefault="00000000">
            <w:pPr>
              <w:spacing w:after="0" w:line="240" w:lineRule="auto"/>
              <w:jc w:val="center"/>
              <w:rPr>
                <w:ins w:id="1859" w:author="Jade Raposa [2]" w:date="2024-10-17T00:45:00Z"/>
                <w:rFonts w:ascii="Georgia" w:eastAsia="Times New Roman" w:hAnsi="Georgia" w:cs="Arial"/>
              </w:rPr>
            </w:pPr>
            <w:ins w:id="1860"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97CAC62" w14:textId="77777777" w:rsidR="008F456D" w:rsidRDefault="00000000">
            <w:pPr>
              <w:spacing w:after="0" w:line="240" w:lineRule="auto"/>
              <w:jc w:val="center"/>
              <w:rPr>
                <w:ins w:id="1861" w:author="Jade Raposa [2]" w:date="2024-10-17T00:45:00Z"/>
                <w:rFonts w:ascii="Georgia" w:eastAsia="Times New Roman" w:hAnsi="Georgia" w:cs="Arial"/>
              </w:rPr>
            </w:pPr>
            <w:ins w:id="186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EEE0AD6" w14:textId="77777777" w:rsidR="008F456D" w:rsidRDefault="00000000">
            <w:pPr>
              <w:spacing w:after="0" w:line="240" w:lineRule="auto"/>
              <w:jc w:val="center"/>
              <w:rPr>
                <w:ins w:id="1863" w:author="Jade Raposa [2]" w:date="2024-10-17T00:45:00Z"/>
                <w:rFonts w:ascii="Georgia" w:eastAsia="Times New Roman" w:hAnsi="Georgia" w:cs="Arial"/>
              </w:rPr>
            </w:pPr>
            <w:ins w:id="1864"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D22886A" w14:textId="77777777" w:rsidR="008F456D" w:rsidRDefault="00000000">
            <w:pPr>
              <w:spacing w:after="0" w:line="240" w:lineRule="auto"/>
              <w:jc w:val="center"/>
              <w:rPr>
                <w:ins w:id="1865" w:author="Jade Raposa [2]" w:date="2024-10-17T00:45:00Z"/>
                <w:rFonts w:ascii="Georgia" w:eastAsia="Times New Roman" w:hAnsi="Georgia" w:cs="Arial"/>
              </w:rPr>
            </w:pPr>
            <w:ins w:id="1866"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0D807B9" w14:textId="77777777" w:rsidR="008F456D" w:rsidRDefault="00000000">
            <w:pPr>
              <w:spacing w:after="0" w:line="240" w:lineRule="auto"/>
              <w:jc w:val="center"/>
              <w:rPr>
                <w:ins w:id="1867" w:author="Jade Raposa [2]" w:date="2024-10-17T00:45:00Z"/>
                <w:rFonts w:ascii="Georgia" w:eastAsia="Times New Roman" w:hAnsi="Georgia" w:cs="Arial"/>
                <w:b/>
                <w:bCs/>
              </w:rPr>
            </w:pPr>
            <w:ins w:id="1868" w:author="Jade Raposa [2]"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0AAD2D69" w14:textId="77777777" w:rsidR="008F456D" w:rsidRDefault="00000000">
            <w:pPr>
              <w:spacing w:after="0" w:line="240" w:lineRule="auto"/>
              <w:jc w:val="center"/>
              <w:rPr>
                <w:ins w:id="1869" w:author="Jade Raposa [2]" w:date="2024-10-17T00:45:00Z"/>
                <w:rFonts w:ascii="Georgia" w:eastAsia="Times New Roman" w:hAnsi="Georgia" w:cs="Arial"/>
              </w:rPr>
            </w:pPr>
            <w:ins w:id="1870" w:author="Jade Raposa [2]" w:date="2024-10-17T00:45:00Z">
              <w:r>
                <w:rPr>
                  <w:rFonts w:ascii="Georgia" w:eastAsia="Times New Roman" w:hAnsi="Georgia" w:cs="Arial"/>
                </w:rPr>
                <w:t>Far More than What is Expected</w:t>
              </w:r>
            </w:ins>
          </w:p>
        </w:tc>
      </w:tr>
      <w:tr w:rsidR="008F456D" w14:paraId="701E64EF"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7C46CBE1" w14:textId="77777777" w:rsidR="008F456D" w:rsidRDefault="008F456D">
            <w:pPr>
              <w:spacing w:after="0" w:line="240" w:lineRule="auto"/>
              <w:jc w:val="center"/>
              <w:rPr>
                <w:ins w:id="1871"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3086B67" w14:textId="77777777" w:rsidR="008F456D" w:rsidRDefault="00000000">
            <w:pPr>
              <w:spacing w:after="0" w:line="240" w:lineRule="auto"/>
              <w:jc w:val="center"/>
              <w:rPr>
                <w:ins w:id="1872" w:author="Jade Raposa [2]" w:date="2024-10-17T00:45:00Z"/>
                <w:rFonts w:ascii="Georgia" w:eastAsia="Times New Roman" w:hAnsi="Georgia" w:cs="Arial"/>
                <w:i/>
                <w:iCs/>
              </w:rPr>
            </w:pPr>
            <w:ins w:id="1873" w:author="Jade Raposa [2]"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350D2137" w14:textId="77777777" w:rsidR="008F456D" w:rsidRDefault="00000000">
            <w:pPr>
              <w:spacing w:after="0" w:line="240" w:lineRule="auto"/>
              <w:jc w:val="center"/>
              <w:rPr>
                <w:ins w:id="1874" w:author="Jade Raposa [2]" w:date="2024-10-17T00:45:00Z"/>
                <w:rFonts w:ascii="Georgia" w:eastAsia="Times New Roman" w:hAnsi="Georgia" w:cs="Arial"/>
              </w:rPr>
            </w:pPr>
            <w:ins w:id="1875"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53C009CE" w14:textId="77777777" w:rsidR="008F456D" w:rsidRDefault="00000000">
            <w:pPr>
              <w:spacing w:after="0" w:line="240" w:lineRule="auto"/>
              <w:jc w:val="center"/>
              <w:rPr>
                <w:ins w:id="1876" w:author="Jade Raposa [2]" w:date="2024-10-17T00:45:00Z"/>
                <w:rFonts w:ascii="Georgia" w:eastAsia="Times New Roman" w:hAnsi="Georgia" w:cs="Arial"/>
              </w:rPr>
            </w:pPr>
            <w:ins w:id="1877"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094500FA" w14:textId="77777777" w:rsidR="008F456D" w:rsidRDefault="00000000">
            <w:pPr>
              <w:spacing w:after="0" w:line="240" w:lineRule="auto"/>
              <w:jc w:val="center"/>
              <w:rPr>
                <w:ins w:id="1878" w:author="Jade Raposa [2]" w:date="2024-10-17T00:45:00Z"/>
                <w:rFonts w:ascii="Georgia" w:eastAsia="Times New Roman" w:hAnsi="Georgia" w:cs="Arial"/>
              </w:rPr>
            </w:pPr>
            <w:ins w:id="1879"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374321D4" w14:textId="77777777" w:rsidR="008F456D" w:rsidRDefault="00000000">
            <w:pPr>
              <w:spacing w:after="0" w:line="240" w:lineRule="auto"/>
              <w:jc w:val="center"/>
              <w:rPr>
                <w:ins w:id="1880" w:author="Jade Raposa [2]" w:date="2024-10-17T00:45:00Z"/>
                <w:rFonts w:ascii="Georgia" w:eastAsia="Times New Roman" w:hAnsi="Georgia" w:cs="Arial"/>
              </w:rPr>
            </w:pPr>
            <w:ins w:id="1881"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575A5E6" w14:textId="77777777" w:rsidR="008F456D" w:rsidRDefault="00000000">
            <w:pPr>
              <w:spacing w:after="0" w:line="240" w:lineRule="auto"/>
              <w:jc w:val="center"/>
              <w:rPr>
                <w:ins w:id="1882" w:author="Jade Raposa [2]" w:date="2024-10-17T00:45:00Z"/>
                <w:rFonts w:ascii="Georgia" w:eastAsia="Times New Roman" w:hAnsi="Georgia" w:cs="Arial"/>
              </w:rPr>
            </w:pPr>
            <w:ins w:id="1883"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D6A20E7" w14:textId="77777777" w:rsidR="008F456D" w:rsidRDefault="00000000">
            <w:pPr>
              <w:spacing w:after="0" w:line="240" w:lineRule="auto"/>
              <w:jc w:val="center"/>
              <w:rPr>
                <w:ins w:id="1884" w:author="Jade Raposa [2]" w:date="2024-10-17T00:45:00Z"/>
                <w:rFonts w:ascii="Georgia" w:eastAsia="Times New Roman" w:hAnsi="Georgia" w:cs="Arial"/>
              </w:rPr>
            </w:pPr>
            <w:ins w:id="1885"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B7D082C" w14:textId="77777777" w:rsidR="008F456D" w:rsidRDefault="00000000">
            <w:pPr>
              <w:spacing w:after="0" w:line="240" w:lineRule="auto"/>
              <w:jc w:val="center"/>
              <w:rPr>
                <w:ins w:id="1886" w:author="Jade Raposa [2]" w:date="2024-10-17T00:45:00Z"/>
                <w:rFonts w:ascii="Georgia" w:eastAsia="Times New Roman" w:hAnsi="Georgia" w:cs="Arial"/>
                <w:b/>
                <w:bCs/>
              </w:rPr>
            </w:pPr>
            <w:ins w:id="1887" w:author="Jade Raposa [2]"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66AF5A0C" w14:textId="77777777" w:rsidR="008F456D" w:rsidRDefault="00000000">
            <w:pPr>
              <w:spacing w:after="0" w:line="240" w:lineRule="auto"/>
              <w:jc w:val="center"/>
              <w:rPr>
                <w:ins w:id="1888" w:author="Jade Raposa [2]" w:date="2024-10-17T00:45:00Z"/>
                <w:rFonts w:ascii="Georgia" w:eastAsia="Times New Roman" w:hAnsi="Georgia" w:cs="Arial"/>
              </w:rPr>
            </w:pPr>
            <w:ins w:id="1889" w:author="Jade Raposa [2]" w:date="2024-10-17T00:45:00Z">
              <w:r>
                <w:rPr>
                  <w:rFonts w:ascii="Georgia" w:eastAsia="Times New Roman" w:hAnsi="Georgia" w:cs="Arial"/>
                </w:rPr>
                <w:t>Presence of The Expectation</w:t>
              </w:r>
            </w:ins>
          </w:p>
        </w:tc>
      </w:tr>
      <w:tr w:rsidR="008F456D" w14:paraId="42AEE6E0"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59131836" w14:textId="77777777" w:rsidR="008F456D" w:rsidRDefault="008F456D">
            <w:pPr>
              <w:spacing w:after="0" w:line="240" w:lineRule="auto"/>
              <w:jc w:val="center"/>
              <w:rPr>
                <w:ins w:id="1890"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C94C554" w14:textId="77777777" w:rsidR="008F456D" w:rsidRDefault="00000000">
            <w:pPr>
              <w:spacing w:after="0" w:line="240" w:lineRule="auto"/>
              <w:jc w:val="center"/>
              <w:rPr>
                <w:ins w:id="1891" w:author="Jade Raposa [2]" w:date="2024-10-17T00:45:00Z"/>
                <w:rFonts w:ascii="Georgia" w:eastAsia="Times New Roman" w:hAnsi="Georgia" w:cs="Arial"/>
                <w:i/>
                <w:iCs/>
              </w:rPr>
            </w:pPr>
            <w:ins w:id="1892" w:author="Jade Raposa [2]"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02630F12" w14:textId="77777777" w:rsidR="008F456D" w:rsidRDefault="00000000">
            <w:pPr>
              <w:spacing w:after="0" w:line="240" w:lineRule="auto"/>
              <w:jc w:val="center"/>
              <w:rPr>
                <w:ins w:id="1893" w:author="Jade Raposa [2]" w:date="2024-10-17T00:45:00Z"/>
                <w:rFonts w:ascii="Georgia" w:eastAsia="Times New Roman" w:hAnsi="Georgia" w:cs="Arial"/>
              </w:rPr>
            </w:pPr>
            <w:ins w:id="189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D45DA11" w14:textId="77777777" w:rsidR="008F456D" w:rsidRDefault="00000000">
            <w:pPr>
              <w:spacing w:after="0" w:line="240" w:lineRule="auto"/>
              <w:jc w:val="center"/>
              <w:rPr>
                <w:ins w:id="1895" w:author="Jade Raposa [2]" w:date="2024-10-17T00:45:00Z"/>
                <w:rFonts w:ascii="Georgia" w:eastAsia="Times New Roman" w:hAnsi="Georgia" w:cs="Arial"/>
              </w:rPr>
            </w:pPr>
            <w:ins w:id="1896"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6BCB7E50" w14:textId="77777777" w:rsidR="008F456D" w:rsidRDefault="00000000">
            <w:pPr>
              <w:spacing w:after="0" w:line="240" w:lineRule="auto"/>
              <w:jc w:val="center"/>
              <w:rPr>
                <w:ins w:id="1897" w:author="Jade Raposa [2]" w:date="2024-10-17T00:45:00Z"/>
                <w:rFonts w:ascii="Georgia" w:eastAsia="Times New Roman" w:hAnsi="Georgia" w:cs="Arial"/>
              </w:rPr>
            </w:pPr>
            <w:ins w:id="1898"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8B9C67C" w14:textId="77777777" w:rsidR="008F456D" w:rsidRDefault="00000000">
            <w:pPr>
              <w:spacing w:after="0" w:line="240" w:lineRule="auto"/>
              <w:jc w:val="center"/>
              <w:rPr>
                <w:ins w:id="1899" w:author="Jade Raposa [2]" w:date="2024-10-17T00:45:00Z"/>
                <w:rFonts w:ascii="Georgia" w:eastAsia="Times New Roman" w:hAnsi="Georgia" w:cs="Arial"/>
              </w:rPr>
            </w:pPr>
            <w:ins w:id="1900"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A0073F8" w14:textId="77777777" w:rsidR="008F456D" w:rsidRDefault="00000000">
            <w:pPr>
              <w:spacing w:after="0" w:line="240" w:lineRule="auto"/>
              <w:jc w:val="center"/>
              <w:rPr>
                <w:ins w:id="1901" w:author="Jade Raposa [2]" w:date="2024-10-17T00:45:00Z"/>
                <w:rFonts w:ascii="Georgia" w:eastAsia="Times New Roman" w:hAnsi="Georgia" w:cs="Arial"/>
              </w:rPr>
            </w:pPr>
            <w:ins w:id="1902"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E6D9A61" w14:textId="77777777" w:rsidR="008F456D" w:rsidRDefault="00000000">
            <w:pPr>
              <w:spacing w:after="0" w:line="240" w:lineRule="auto"/>
              <w:jc w:val="center"/>
              <w:rPr>
                <w:ins w:id="1903" w:author="Jade Raposa [2]" w:date="2024-10-17T00:45:00Z"/>
                <w:rFonts w:ascii="Georgia" w:eastAsia="Times New Roman" w:hAnsi="Georgia" w:cs="Arial"/>
              </w:rPr>
            </w:pPr>
            <w:ins w:id="1904"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DC8584C" w14:textId="77777777" w:rsidR="008F456D" w:rsidRDefault="00000000">
            <w:pPr>
              <w:spacing w:after="0" w:line="240" w:lineRule="auto"/>
              <w:jc w:val="center"/>
              <w:rPr>
                <w:ins w:id="1905" w:author="Jade Raposa [2]" w:date="2024-10-17T00:45:00Z"/>
                <w:rFonts w:ascii="Georgia" w:eastAsia="Times New Roman" w:hAnsi="Georgia" w:cs="Arial"/>
                <w:b/>
                <w:bCs/>
              </w:rPr>
            </w:pPr>
            <w:ins w:id="1906"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9F04C60" w14:textId="77777777" w:rsidR="008F456D" w:rsidRDefault="00000000">
            <w:pPr>
              <w:spacing w:after="0" w:line="240" w:lineRule="auto"/>
              <w:jc w:val="center"/>
              <w:rPr>
                <w:ins w:id="1907" w:author="Jade Raposa [2]" w:date="2024-10-17T00:45:00Z"/>
                <w:rFonts w:ascii="Georgia" w:eastAsia="Times New Roman" w:hAnsi="Georgia" w:cs="Arial"/>
              </w:rPr>
            </w:pPr>
            <w:ins w:id="1908" w:author="Jade Raposa [2]" w:date="2024-10-17T00:45:00Z">
              <w:r>
                <w:rPr>
                  <w:rFonts w:ascii="Georgia" w:eastAsia="Times New Roman" w:hAnsi="Georgia" w:cs="Arial"/>
                </w:rPr>
                <w:t>More than What is Expected</w:t>
              </w:r>
            </w:ins>
          </w:p>
        </w:tc>
      </w:tr>
      <w:tr w:rsidR="008F456D" w14:paraId="37453F9D"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4ADBFDB6" w14:textId="77777777" w:rsidR="008F456D" w:rsidRDefault="008F456D">
            <w:pPr>
              <w:spacing w:after="0" w:line="240" w:lineRule="auto"/>
              <w:jc w:val="center"/>
              <w:rPr>
                <w:ins w:id="1909"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4A0FCE4" w14:textId="77777777" w:rsidR="008F456D" w:rsidRDefault="00000000">
            <w:pPr>
              <w:spacing w:after="0" w:line="240" w:lineRule="auto"/>
              <w:rPr>
                <w:ins w:id="1910" w:author="Jade Raposa [2]" w:date="2024-10-17T00:45:00Z"/>
                <w:rFonts w:ascii="Georgia" w:eastAsia="Times New Roman" w:hAnsi="Georgia" w:cs="Arial"/>
                <w:b/>
                <w:bCs/>
              </w:rPr>
            </w:pPr>
            <w:ins w:id="1911" w:author="Jade Raposa [2]"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5F12A57F" w14:textId="77777777" w:rsidR="008F456D" w:rsidRDefault="00000000">
            <w:pPr>
              <w:spacing w:after="0" w:line="240" w:lineRule="auto"/>
              <w:jc w:val="center"/>
              <w:rPr>
                <w:ins w:id="1912" w:author="Jade Raposa [2]" w:date="2024-10-17T00:45:00Z"/>
                <w:rFonts w:ascii="Georgia" w:eastAsia="Times New Roman" w:hAnsi="Georgia" w:cs="Arial"/>
                <w:b/>
                <w:bCs/>
              </w:rPr>
            </w:pPr>
            <w:ins w:id="1913" w:author="Jade Raposa [2]"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6963DDEA" w14:textId="77777777" w:rsidR="008F456D" w:rsidRDefault="00000000">
            <w:pPr>
              <w:spacing w:after="0" w:line="240" w:lineRule="auto"/>
              <w:jc w:val="center"/>
              <w:rPr>
                <w:ins w:id="1914" w:author="Jade Raposa [2]" w:date="2024-10-17T00:45:00Z"/>
                <w:rFonts w:ascii="Georgia" w:eastAsia="Times New Roman" w:hAnsi="Georgia" w:cs="Arial"/>
                <w:b/>
                <w:bCs/>
              </w:rPr>
            </w:pPr>
            <w:ins w:id="1915" w:author="Jade Raposa [2]" w:date="2024-10-17T00:45:00Z">
              <w:r>
                <w:rPr>
                  <w:rFonts w:ascii="Georgia" w:eastAsia="Times New Roman" w:hAnsi="Georgia" w:cs="Arial"/>
                </w:rPr>
                <w:t>More than What is Expected</w:t>
              </w:r>
            </w:ins>
          </w:p>
        </w:tc>
      </w:tr>
      <w:tr w:rsidR="008F456D" w14:paraId="5F876816" w14:textId="77777777">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6A62932" w14:textId="77777777" w:rsidR="008F456D" w:rsidRDefault="00000000">
            <w:pPr>
              <w:spacing w:after="0" w:line="240" w:lineRule="auto"/>
              <w:jc w:val="center"/>
              <w:rPr>
                <w:ins w:id="1916" w:author="Jade Raposa [2]" w:date="2024-10-17T00:45:00Z"/>
                <w:rFonts w:ascii="Georgia" w:eastAsia="Times New Roman" w:hAnsi="Georgia" w:cs="Arial"/>
              </w:rPr>
            </w:pPr>
            <w:ins w:id="1917" w:author="Jade Raposa [2]"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8F456D" w14:paraId="111BAE0A"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8B0F6D2" w14:textId="77777777" w:rsidR="008F456D" w:rsidRDefault="008F456D">
            <w:pPr>
              <w:spacing w:after="0" w:line="240" w:lineRule="auto"/>
              <w:jc w:val="center"/>
              <w:rPr>
                <w:ins w:id="191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F9C688" w14:textId="77777777" w:rsidR="008F456D" w:rsidRDefault="00000000">
            <w:pPr>
              <w:spacing w:after="0" w:line="240" w:lineRule="auto"/>
              <w:jc w:val="center"/>
              <w:rPr>
                <w:ins w:id="1919" w:author="Jade Raposa [2]" w:date="2024-10-17T00:45:00Z"/>
                <w:rFonts w:ascii="Georgia" w:eastAsia="Times New Roman" w:hAnsi="Georgia" w:cs="Arial"/>
                <w:i/>
                <w:iCs/>
              </w:rPr>
            </w:pPr>
            <w:ins w:id="1920" w:author="Jade Raposa [2]"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74422CFD" w14:textId="77777777" w:rsidR="008F456D" w:rsidRDefault="00000000">
            <w:pPr>
              <w:spacing w:after="0" w:line="240" w:lineRule="auto"/>
              <w:jc w:val="center"/>
              <w:rPr>
                <w:ins w:id="1921" w:author="Jade Raposa [2]" w:date="2024-10-17T00:45:00Z"/>
                <w:rFonts w:ascii="Georgia" w:eastAsia="Times New Roman" w:hAnsi="Georgia" w:cs="Arial"/>
              </w:rPr>
            </w:pPr>
            <w:ins w:id="192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9C4E118" w14:textId="77777777" w:rsidR="008F456D" w:rsidRDefault="00000000">
            <w:pPr>
              <w:spacing w:after="0" w:line="240" w:lineRule="auto"/>
              <w:jc w:val="center"/>
              <w:rPr>
                <w:ins w:id="1923" w:author="Jade Raposa [2]" w:date="2024-10-17T00:45:00Z"/>
                <w:rFonts w:ascii="Georgia" w:eastAsia="Times New Roman" w:hAnsi="Georgia" w:cs="Arial"/>
              </w:rPr>
            </w:pPr>
            <w:ins w:id="1924"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00FC20E0" w14:textId="77777777" w:rsidR="008F456D" w:rsidRDefault="00000000">
            <w:pPr>
              <w:spacing w:after="0" w:line="240" w:lineRule="auto"/>
              <w:jc w:val="center"/>
              <w:rPr>
                <w:ins w:id="1925" w:author="Jade Raposa [2]" w:date="2024-10-17T00:45:00Z"/>
                <w:rFonts w:ascii="Georgia" w:eastAsia="Times New Roman" w:hAnsi="Georgia" w:cs="Arial"/>
              </w:rPr>
            </w:pPr>
            <w:ins w:id="1926"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6385EBF8" w14:textId="77777777" w:rsidR="008F456D" w:rsidRDefault="00000000">
            <w:pPr>
              <w:spacing w:after="0" w:line="240" w:lineRule="auto"/>
              <w:jc w:val="center"/>
              <w:rPr>
                <w:ins w:id="1927" w:author="Jade Raposa [2]" w:date="2024-10-17T00:45:00Z"/>
                <w:rFonts w:ascii="Georgia" w:eastAsia="Times New Roman" w:hAnsi="Georgia" w:cs="Arial"/>
              </w:rPr>
            </w:pPr>
            <w:ins w:id="1928"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3BA6496" w14:textId="77777777" w:rsidR="008F456D" w:rsidRDefault="00000000">
            <w:pPr>
              <w:spacing w:after="0" w:line="240" w:lineRule="auto"/>
              <w:jc w:val="center"/>
              <w:rPr>
                <w:ins w:id="1929" w:author="Jade Raposa [2]" w:date="2024-10-17T00:45:00Z"/>
                <w:rFonts w:ascii="Georgia" w:eastAsia="Times New Roman" w:hAnsi="Georgia" w:cs="Arial"/>
              </w:rPr>
            </w:pPr>
            <w:ins w:id="1930"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0B1851D" w14:textId="77777777" w:rsidR="008F456D" w:rsidRDefault="00000000">
            <w:pPr>
              <w:spacing w:after="0" w:line="240" w:lineRule="auto"/>
              <w:jc w:val="center"/>
              <w:rPr>
                <w:ins w:id="1931" w:author="Jade Raposa [2]" w:date="2024-10-17T00:45:00Z"/>
                <w:rFonts w:ascii="Georgia" w:eastAsia="Times New Roman" w:hAnsi="Georgia" w:cs="Arial"/>
              </w:rPr>
            </w:pPr>
            <w:ins w:id="1932"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54C9355" w14:textId="77777777" w:rsidR="008F456D" w:rsidRDefault="00000000">
            <w:pPr>
              <w:spacing w:after="0" w:line="240" w:lineRule="auto"/>
              <w:jc w:val="center"/>
              <w:rPr>
                <w:ins w:id="1933" w:author="Jade Raposa [2]" w:date="2024-10-17T00:45:00Z"/>
                <w:rFonts w:ascii="Georgia" w:eastAsia="Times New Roman" w:hAnsi="Georgia" w:cs="Arial"/>
                <w:b/>
                <w:bCs/>
              </w:rPr>
            </w:pPr>
            <w:ins w:id="1934" w:author="Jade Raposa [2]"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5BD1001" w14:textId="77777777" w:rsidR="008F456D" w:rsidRDefault="00000000">
            <w:pPr>
              <w:spacing w:after="0" w:line="240" w:lineRule="auto"/>
              <w:jc w:val="center"/>
              <w:rPr>
                <w:ins w:id="1935" w:author="Jade Raposa [2]" w:date="2024-10-17T00:45:00Z"/>
                <w:rFonts w:ascii="Georgia" w:eastAsia="Times New Roman" w:hAnsi="Georgia" w:cs="Arial"/>
              </w:rPr>
            </w:pPr>
            <w:ins w:id="1936" w:author="Jade Raposa [2]" w:date="2024-10-17T00:45:00Z">
              <w:r>
                <w:rPr>
                  <w:rFonts w:ascii="Georgia" w:eastAsia="Times New Roman" w:hAnsi="Georgia" w:cs="Arial"/>
                </w:rPr>
                <w:t>Presence of The Expectation</w:t>
              </w:r>
            </w:ins>
          </w:p>
        </w:tc>
      </w:tr>
      <w:tr w:rsidR="008F456D" w14:paraId="3E30D6E6"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6DF06788" w14:textId="77777777" w:rsidR="008F456D" w:rsidRDefault="008F456D">
            <w:pPr>
              <w:spacing w:after="0" w:line="240" w:lineRule="auto"/>
              <w:jc w:val="center"/>
              <w:rPr>
                <w:ins w:id="1937"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AC0CB8F" w14:textId="77777777" w:rsidR="008F456D" w:rsidRDefault="00000000">
            <w:pPr>
              <w:spacing w:after="0" w:line="240" w:lineRule="auto"/>
              <w:jc w:val="center"/>
              <w:rPr>
                <w:ins w:id="1938" w:author="Jade Raposa [2]" w:date="2024-10-17T00:45:00Z"/>
                <w:rFonts w:ascii="Georgia" w:eastAsia="Times New Roman" w:hAnsi="Georgia" w:cs="Arial"/>
                <w:i/>
                <w:iCs/>
              </w:rPr>
            </w:pPr>
            <w:ins w:id="1939" w:author="Jade Raposa [2]"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114E103B" w14:textId="77777777" w:rsidR="008F456D" w:rsidRDefault="00000000">
            <w:pPr>
              <w:spacing w:after="0" w:line="240" w:lineRule="auto"/>
              <w:jc w:val="center"/>
              <w:rPr>
                <w:ins w:id="1940" w:author="Jade Raposa [2]" w:date="2024-10-17T00:45:00Z"/>
                <w:rFonts w:ascii="Georgia" w:eastAsia="Times New Roman" w:hAnsi="Georgia" w:cs="Arial"/>
              </w:rPr>
            </w:pPr>
            <w:ins w:id="1941"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D174C2" w14:textId="77777777" w:rsidR="008F456D" w:rsidRDefault="00000000">
            <w:pPr>
              <w:spacing w:after="0" w:line="240" w:lineRule="auto"/>
              <w:jc w:val="center"/>
              <w:rPr>
                <w:ins w:id="1942" w:author="Jade Raposa [2]" w:date="2024-10-17T00:45:00Z"/>
                <w:rFonts w:ascii="Georgia" w:eastAsia="Times New Roman" w:hAnsi="Georgia" w:cs="Arial"/>
              </w:rPr>
            </w:pPr>
            <w:ins w:id="1943"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07921B3" w14:textId="77777777" w:rsidR="008F456D" w:rsidRDefault="00000000">
            <w:pPr>
              <w:spacing w:after="0" w:line="240" w:lineRule="auto"/>
              <w:jc w:val="center"/>
              <w:rPr>
                <w:ins w:id="1944" w:author="Jade Raposa [2]" w:date="2024-10-17T00:45:00Z"/>
                <w:rFonts w:ascii="Georgia" w:eastAsia="Times New Roman" w:hAnsi="Georgia" w:cs="Arial"/>
              </w:rPr>
            </w:pPr>
            <w:ins w:id="1945"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520EA72B" w14:textId="77777777" w:rsidR="008F456D" w:rsidRDefault="00000000">
            <w:pPr>
              <w:spacing w:after="0" w:line="240" w:lineRule="auto"/>
              <w:jc w:val="center"/>
              <w:rPr>
                <w:ins w:id="1946" w:author="Jade Raposa [2]" w:date="2024-10-17T00:45:00Z"/>
                <w:rFonts w:ascii="Georgia" w:eastAsia="Times New Roman" w:hAnsi="Georgia" w:cs="Arial"/>
              </w:rPr>
            </w:pPr>
            <w:ins w:id="1947"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72FFFFB" w14:textId="77777777" w:rsidR="008F456D" w:rsidRDefault="00000000">
            <w:pPr>
              <w:spacing w:after="0" w:line="240" w:lineRule="auto"/>
              <w:jc w:val="center"/>
              <w:rPr>
                <w:ins w:id="1948" w:author="Jade Raposa [2]" w:date="2024-10-17T00:45:00Z"/>
                <w:rFonts w:ascii="Georgia" w:eastAsia="Times New Roman" w:hAnsi="Georgia" w:cs="Arial"/>
              </w:rPr>
            </w:pPr>
            <w:ins w:id="1949"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77BEE1E" w14:textId="77777777" w:rsidR="008F456D" w:rsidRDefault="00000000">
            <w:pPr>
              <w:spacing w:after="0" w:line="240" w:lineRule="auto"/>
              <w:jc w:val="center"/>
              <w:rPr>
                <w:ins w:id="1950" w:author="Jade Raposa [2]" w:date="2024-10-17T00:45:00Z"/>
                <w:rFonts w:ascii="Georgia" w:eastAsia="Times New Roman" w:hAnsi="Georgia" w:cs="Arial"/>
              </w:rPr>
            </w:pPr>
            <w:ins w:id="1951"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86AB5A3" w14:textId="77777777" w:rsidR="008F456D" w:rsidRDefault="00000000">
            <w:pPr>
              <w:spacing w:after="0" w:line="240" w:lineRule="auto"/>
              <w:jc w:val="center"/>
              <w:rPr>
                <w:ins w:id="1952" w:author="Jade Raposa [2]" w:date="2024-10-17T00:45:00Z"/>
                <w:rFonts w:ascii="Georgia" w:eastAsia="Times New Roman" w:hAnsi="Georgia" w:cs="Arial"/>
                <w:b/>
                <w:bCs/>
              </w:rPr>
            </w:pPr>
            <w:ins w:id="1953"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10C705A9" w14:textId="77777777" w:rsidR="008F456D" w:rsidRDefault="00000000">
            <w:pPr>
              <w:spacing w:after="0" w:line="240" w:lineRule="auto"/>
              <w:jc w:val="center"/>
              <w:rPr>
                <w:ins w:id="1954" w:author="Jade Raposa [2]" w:date="2024-10-17T00:45:00Z"/>
                <w:rFonts w:ascii="Georgia" w:eastAsia="Times New Roman" w:hAnsi="Georgia" w:cs="Arial"/>
              </w:rPr>
            </w:pPr>
            <w:ins w:id="1955" w:author="Jade Raposa [2]" w:date="2024-10-17T00:45:00Z">
              <w:r>
                <w:rPr>
                  <w:rFonts w:ascii="Georgia" w:eastAsia="Times New Roman" w:hAnsi="Georgia" w:cs="Arial"/>
                </w:rPr>
                <w:t>More than What is Expected</w:t>
              </w:r>
            </w:ins>
          </w:p>
        </w:tc>
      </w:tr>
      <w:tr w:rsidR="008F456D" w14:paraId="08D04AC3"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72B0F95D" w14:textId="77777777" w:rsidR="008F456D" w:rsidRDefault="008F456D">
            <w:pPr>
              <w:spacing w:after="0" w:line="240" w:lineRule="auto"/>
              <w:jc w:val="center"/>
              <w:rPr>
                <w:ins w:id="1956" w:author="Jade Raposa [2]" w:date="2024-10-17T00:45:00Z"/>
                <w:rFonts w:ascii="Georgia" w:eastAsia="Times New Roman" w:hAnsi="Georgia" w:cs="Arial"/>
                <w:b/>
                <w:bCs/>
              </w:rPr>
            </w:pPr>
          </w:p>
          <w:p w14:paraId="0A5B4D63" w14:textId="77777777" w:rsidR="008F456D" w:rsidRDefault="008F456D">
            <w:pPr>
              <w:rPr>
                <w:ins w:id="1957" w:author="Jade Raposa [2]"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6BB49851" w14:textId="77777777" w:rsidR="008F456D" w:rsidRDefault="00000000">
            <w:pPr>
              <w:spacing w:after="0" w:line="240" w:lineRule="auto"/>
              <w:rPr>
                <w:ins w:id="1958" w:author="Jade Raposa [2]" w:date="2024-10-17T00:45:00Z"/>
                <w:rFonts w:ascii="Georgia" w:eastAsia="Times New Roman" w:hAnsi="Georgia" w:cs="Arial"/>
                <w:b/>
                <w:bCs/>
              </w:rPr>
            </w:pPr>
            <w:ins w:id="1959" w:author="Jade Raposa [2]"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0A4454F7" w14:textId="77777777" w:rsidR="008F456D" w:rsidRDefault="00000000">
            <w:pPr>
              <w:spacing w:after="0" w:line="240" w:lineRule="auto"/>
              <w:jc w:val="center"/>
              <w:rPr>
                <w:ins w:id="1960" w:author="Jade Raposa [2]" w:date="2024-10-17T00:45:00Z"/>
                <w:rFonts w:ascii="Georgia" w:eastAsia="Times New Roman" w:hAnsi="Georgia" w:cs="Arial"/>
                <w:b/>
                <w:bCs/>
              </w:rPr>
            </w:pPr>
            <w:ins w:id="1961"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7C2CD1" w14:textId="77777777" w:rsidR="008F456D" w:rsidRDefault="00000000">
            <w:pPr>
              <w:spacing w:after="0" w:line="240" w:lineRule="auto"/>
              <w:jc w:val="center"/>
              <w:rPr>
                <w:ins w:id="1962" w:author="Jade Raposa [2]" w:date="2024-10-17T00:45:00Z"/>
                <w:rFonts w:ascii="Georgia" w:eastAsia="Times New Roman" w:hAnsi="Georgia" w:cs="Arial"/>
                <w:b/>
                <w:bCs/>
              </w:rPr>
            </w:pPr>
            <w:ins w:id="1963" w:author="Jade Raposa [2]" w:date="2024-10-17T00:45:00Z">
              <w:r>
                <w:rPr>
                  <w:rFonts w:ascii="Georgia" w:eastAsia="Times New Roman" w:hAnsi="Georgia" w:cs="Arial"/>
                </w:rPr>
                <w:t>More than What is Expected</w:t>
              </w:r>
            </w:ins>
          </w:p>
        </w:tc>
      </w:tr>
      <w:tr w:rsidR="008F456D" w14:paraId="18546473" w14:textId="77777777">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39D0BFA1" w14:textId="77777777" w:rsidR="008F456D" w:rsidRDefault="00000000">
            <w:pPr>
              <w:spacing w:after="0" w:line="240" w:lineRule="auto"/>
              <w:jc w:val="center"/>
              <w:rPr>
                <w:ins w:id="1964" w:author="Jade Raposa [2]" w:date="2024-10-17T00:45:00Z"/>
                <w:rFonts w:ascii="Georgia" w:eastAsia="Times New Roman" w:hAnsi="Georgia" w:cs="Arial"/>
              </w:rPr>
            </w:pPr>
            <w:ins w:id="1965" w:author="Jade Raposa [2]" w:date="2024-10-17T00:45:00Z">
              <w:r>
                <w:rPr>
                  <w:rFonts w:ascii="Georgia" w:eastAsia="Times New Roman" w:hAnsi="Georgia" w:cs="Arial"/>
                </w:rPr>
                <w:t xml:space="preserve">6. </w:t>
              </w:r>
              <w:r>
                <w:rPr>
                  <w:rFonts w:ascii="Georgia" w:eastAsia="Times New Roman" w:hAnsi="Georgia" w:cs="Arial"/>
                  <w:b/>
                  <w:bCs/>
                </w:rPr>
                <w:t>Security</w:t>
              </w:r>
              <w:r>
                <w:rPr>
                  <w:rFonts w:ascii="Georgia" w:eastAsia="Times New Roman" w:hAnsi="Georgia" w:cs="Arial"/>
                </w:rPr>
                <w:t xml:space="preserve"> </w:t>
              </w:r>
              <w:r>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ins>
          </w:p>
        </w:tc>
      </w:tr>
    </w:tbl>
    <w:p w14:paraId="32700003" w14:textId="77777777" w:rsidR="008F456D" w:rsidRDefault="008F456D">
      <w:pPr>
        <w:spacing w:after="0" w:line="240" w:lineRule="auto"/>
        <w:jc w:val="center"/>
        <w:rPr>
          <w:del w:id="1966" w:author="Jade Raposa [2]" w:date="2024-10-17T00:29:00Z"/>
          <w:rFonts w:ascii="Georgia" w:eastAsia="Times New Roman" w:hAnsi="Georgia" w:cs="Arial"/>
          <w:b/>
          <w:bCs/>
        </w:rPr>
        <w:sectPr w:rsidR="008F456D">
          <w:pgSz w:w="12240" w:h="15840"/>
          <w:pgMar w:top="1710" w:right="1440" w:bottom="1440" w:left="1440" w:header="708" w:footer="708" w:gutter="0"/>
          <w:pgNumType w:start="1"/>
          <w:cols w:space="708"/>
          <w:titlePg/>
          <w:docGrid w:linePitch="360"/>
        </w:sectPr>
      </w:pPr>
    </w:p>
    <w:p w14:paraId="007FAE76" w14:textId="77777777" w:rsidR="008F456D" w:rsidRDefault="008F456D">
      <w:pPr>
        <w:rPr>
          <w:ins w:id="1967" w:author="Jade Raposa [2]" w:date="2024-10-17T00:30:00Z"/>
          <w:rFonts w:ascii="Georgia" w:eastAsia="Times New Roman" w:hAnsi="Georgia" w:cs="Arial"/>
          <w:b/>
          <w:bCs/>
        </w:rPr>
      </w:pPr>
    </w:p>
    <w:p w14:paraId="7C37250E" w14:textId="77777777" w:rsidR="008F456D" w:rsidRDefault="008F456D">
      <w:pPr>
        <w:spacing w:after="0" w:line="240" w:lineRule="auto"/>
        <w:jc w:val="center"/>
        <w:rPr>
          <w:del w:id="1968" w:author="Jade Raposa [2]" w:date="2024-10-17T00:30:00Z"/>
          <w:rFonts w:ascii="Georgia" w:eastAsia="Times New Roman" w:hAnsi="Georgia" w:cs="Arial"/>
        </w:rPr>
        <w:sectPr w:rsidR="008F456D">
          <w:headerReference w:type="default" r:id="rId121"/>
          <w:pgSz w:w="12240" w:h="15840"/>
          <w:pgMar w:top="1710" w:right="1440" w:bottom="1440" w:left="1440" w:header="708" w:footer="708" w:gutter="0"/>
          <w:pgNumType w:start="1"/>
          <w:cols w:space="708"/>
          <w:titlePg/>
          <w:docGrid w:linePitch="360"/>
        </w:sectPr>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1B9B905D"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172ED686"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E893C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59ADBA"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39FDFEE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27AEF7"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The Expectation</w:t>
            </w:r>
          </w:p>
        </w:tc>
      </w:tr>
      <w:tr w:rsidR="008F456D" w14:paraId="385427D3"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F6A8B5E"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57163F8"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The Expectation</w:t>
            </w:r>
          </w:p>
        </w:tc>
      </w:tr>
      <w:tr w:rsidR="008F456D" w14:paraId="45D1C650"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0F88AE4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992D7D3"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44C07B3E"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1BB1CFB2"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88AC496"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F035383" w14:textId="77777777">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969" w:author="Jade Raposa [2]" w:date="2024-10-17T00:43:00Z"/>
          <w:rFonts w:ascii="Georgia" w:eastAsia="Georgia" w:hAnsi="Georgia" w:cs="Georgia"/>
          <w:b/>
          <w:bCs/>
          <w:lang w:val="en-US"/>
        </w:rPr>
        <w:sectPr w:rsidR="008F456D">
          <w:headerReference w:type="default" r:id="rId122"/>
          <w:headerReference w:type="first" r:id="rId123"/>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990" w:author="Jade Raposa [2]"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991" w:author="Jade Raposa [2]"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77777777" w:rsidR="008F456D" w:rsidRDefault="00000000">
      <w:pPr>
        <w:spacing w:line="480" w:lineRule="auto"/>
        <w:ind w:firstLine="720"/>
        <w:jc w:val="both"/>
        <w:rPr>
          <w:rFonts w:ascii="Georgia" w:hAnsi="Georgia"/>
        </w:rPr>
      </w:pPr>
      <w:r>
        <w:rPr>
          <w:rFonts w:ascii="Georgia" w:eastAsia="Georgia" w:hAnsi="Georgia" w:cs="Georgia"/>
          <w:bCs/>
          <w:lang w:val="en-US"/>
        </w:rPr>
        <w:t>Table C.1 shows the pilot testing results from IT professionals, assessing rea</w:t>
      </w:r>
      <w:ins w:id="1992" w:author="Jade Raposa [2]"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993" w:author="Jade Raposa [2]"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24"/>
          <w:headerReference w:type="first" r:id="rId125"/>
          <w:pgSz w:w="12240" w:h="15840"/>
          <w:pgMar w:top="1620" w:right="1440" w:bottom="1440" w:left="1440" w:header="708" w:footer="708" w:gutter="0"/>
          <w:pgNumType w:start="1"/>
          <w:cols w:space="708"/>
          <w:titlePg/>
          <w:docGrid w:linePitch="360"/>
        </w:sectPr>
      </w:pPr>
    </w:p>
    <w:p w14:paraId="5ED0BF09" w14:textId="77777777" w:rsidR="008F456D" w:rsidRDefault="00000000" w:rsidP="008F456D">
      <w:pPr>
        <w:pStyle w:val="Heading2"/>
        <w:spacing w:line="480" w:lineRule="auto"/>
        <w:jc w:val="center"/>
        <w:rPr>
          <w:rFonts w:eastAsia="Georgia"/>
        </w:rPr>
        <w:pPrChange w:id="2006" w:author="Jade Raposa [2]" w:date="2024-10-15T02:20:00Z">
          <w:pPr>
            <w:spacing w:line="480" w:lineRule="auto"/>
            <w:jc w:val="center"/>
          </w:pPr>
        </w:pPrChange>
      </w:pPr>
      <w:r>
        <w:rPr>
          <w:rFonts w:eastAsia="Georgia"/>
        </w:rPr>
        <w:lastRenderedPageBreak/>
        <w:t>APPENDIX D</w:t>
      </w:r>
    </w:p>
    <w:p w14:paraId="6C7FA114" w14:textId="77777777" w:rsidR="008F456D" w:rsidRDefault="00000000" w:rsidP="008F456D">
      <w:pPr>
        <w:spacing w:after="0" w:line="480" w:lineRule="auto"/>
        <w:jc w:val="center"/>
        <w:rPr>
          <w:rFonts w:ascii="Georgia" w:eastAsia="Georgia" w:hAnsi="Georgia" w:cs="Georgia"/>
          <w:b/>
        </w:rPr>
        <w:pPrChange w:id="2007" w:author="Jade Raposa [2]"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000000" w:rsidP="008F456D">
      <w:pPr>
        <w:spacing w:line="360" w:lineRule="auto"/>
        <w:ind w:left="720"/>
        <w:rPr>
          <w:rFonts w:ascii="Georgia" w:hAnsi="Georgia"/>
          <w:b/>
          <w:bCs/>
          <w:rPrChange w:id="2008" w:author="Jade Raposa [2]" w:date="2024-10-15T02:18:00Z">
            <w:rPr>
              <w:b/>
              <w:bCs/>
            </w:rPr>
          </w:rPrChange>
        </w:rPr>
        <w:pPrChange w:id="2009" w:author="Jade Raposa [2]" w:date="2024-10-15T02:46:00Z">
          <w:pPr>
            <w:ind w:left="720"/>
          </w:pPr>
        </w:pPrChange>
      </w:pPr>
      <w:bookmarkStart w:id="2010" w:name="_Hlk179778553"/>
      <w:r>
        <w:rPr>
          <w:rFonts w:ascii="Georgia" w:hAnsi="Georgia"/>
          <w:b/>
          <w:bCs/>
          <w:rPrChange w:id="2011" w:author="Jade Raposa [2]" w:date="2024-10-15T02:18:00Z">
            <w:rPr>
              <w:b/>
              <w:bCs/>
            </w:rPr>
          </w:rPrChange>
        </w:rPr>
        <w:t>MENTEE SIDE:</w:t>
      </w:r>
    </w:p>
    <w:p w14:paraId="623405AC"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012" w:author="Jade Raposa [2]" w:date="2024-10-15T02:18:00Z">
            <w:rPr>
              <w:b/>
              <w:bCs/>
            </w:rPr>
          </w:rPrChange>
        </w:rPr>
        <w:pPrChange w:id="2013" w:author="Jade Raposa [2]" w:date="2024-10-15T02:46:00Z">
          <w:pPr>
            <w:pStyle w:val="ListParagraph"/>
            <w:numPr>
              <w:numId w:val="16"/>
            </w:numPr>
            <w:ind w:left="2160" w:hanging="360"/>
          </w:pPr>
        </w:pPrChange>
      </w:pPr>
      <w:r>
        <w:rPr>
          <w:rFonts w:ascii="Georgia" w:hAnsi="Georgia"/>
          <w:rPrChange w:id="2014" w:author="Jade Raposa [2]" w:date="2024-10-15T02:18:00Z">
            <w:rPr/>
          </w:rPrChange>
        </w:rPr>
        <w:t xml:space="preserve">Select your role, the option is </w:t>
      </w:r>
      <w:r>
        <w:rPr>
          <w:rFonts w:ascii="Georgia" w:hAnsi="Georgia"/>
          <w:b/>
          <w:bCs/>
          <w:rPrChange w:id="2015" w:author="Jade Raposa [2]" w:date="2024-10-15T02:18:00Z">
            <w:rPr>
              <w:b/>
              <w:bCs/>
            </w:rPr>
          </w:rPrChange>
        </w:rPr>
        <w:t>“MENTEE”</w:t>
      </w:r>
    </w:p>
    <w:p w14:paraId="00CA9166" w14:textId="77777777" w:rsidR="008F456D" w:rsidRPr="008F456D" w:rsidRDefault="00000000" w:rsidP="008F456D">
      <w:pPr>
        <w:spacing w:line="360" w:lineRule="auto"/>
        <w:ind w:left="1620" w:hanging="450"/>
        <w:rPr>
          <w:rFonts w:ascii="Georgia" w:hAnsi="Georgia"/>
          <w:b/>
          <w:bCs/>
          <w:rPrChange w:id="2016" w:author="Jade Raposa [2]" w:date="2024-10-15T02:18:00Z">
            <w:rPr>
              <w:b/>
              <w:bCs/>
            </w:rPr>
          </w:rPrChange>
        </w:rPr>
        <w:pPrChange w:id="2017" w:author="Jade Raposa [2]" w:date="2024-10-15T02:46:00Z">
          <w:pPr>
            <w:ind w:left="720"/>
          </w:pPr>
        </w:pPrChange>
      </w:pPr>
      <w:r>
        <w:rPr>
          <w:rFonts w:ascii="Georgia" w:hAnsi="Georgia"/>
          <w:b/>
          <w:bCs/>
          <w:noProof/>
          <w:rPrChange w:id="2018" w:author="Jade Raposa [2]"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rsidP="008F456D">
      <w:pPr>
        <w:spacing w:line="360" w:lineRule="auto"/>
        <w:ind w:left="1620" w:hanging="450"/>
        <w:rPr>
          <w:rFonts w:ascii="Georgia" w:hAnsi="Georgia"/>
          <w:b/>
          <w:bCs/>
          <w:rPrChange w:id="2019" w:author="Jade Raposa [2]" w:date="2024-10-15T02:18:00Z">
            <w:rPr>
              <w:b/>
              <w:bCs/>
            </w:rPr>
          </w:rPrChange>
        </w:rPr>
        <w:pPrChange w:id="2020" w:author="Jade Raposa [2]" w:date="2024-10-15T02:46:00Z">
          <w:pPr>
            <w:ind w:left="720"/>
          </w:pPr>
        </w:pPrChange>
      </w:pPr>
    </w:p>
    <w:p w14:paraId="7417D73E" w14:textId="77777777" w:rsidR="008F456D" w:rsidRPr="008F456D" w:rsidRDefault="008F456D" w:rsidP="008F456D">
      <w:pPr>
        <w:spacing w:line="360" w:lineRule="auto"/>
        <w:ind w:left="1620" w:hanging="450"/>
        <w:rPr>
          <w:rFonts w:ascii="Georgia" w:hAnsi="Georgia"/>
          <w:b/>
          <w:bCs/>
          <w:rPrChange w:id="2021" w:author="Jade Raposa [2]" w:date="2024-10-15T02:18:00Z">
            <w:rPr>
              <w:b/>
              <w:bCs/>
            </w:rPr>
          </w:rPrChange>
        </w:rPr>
        <w:pPrChange w:id="2022" w:author="Jade Raposa [2]" w:date="2024-10-15T02:46:00Z">
          <w:pPr>
            <w:ind w:left="720"/>
          </w:pPr>
        </w:pPrChange>
      </w:pPr>
    </w:p>
    <w:p w14:paraId="51A96C9E" w14:textId="77777777" w:rsidR="008F456D" w:rsidRPr="008F456D" w:rsidRDefault="008F456D" w:rsidP="008F456D">
      <w:pPr>
        <w:spacing w:line="360" w:lineRule="auto"/>
        <w:ind w:left="1620" w:hanging="450"/>
        <w:rPr>
          <w:rFonts w:ascii="Georgia" w:hAnsi="Georgia"/>
          <w:b/>
          <w:bCs/>
          <w:rPrChange w:id="2023" w:author="Jade Raposa [2]" w:date="2024-10-15T02:18:00Z">
            <w:rPr>
              <w:b/>
              <w:bCs/>
            </w:rPr>
          </w:rPrChange>
        </w:rPr>
        <w:pPrChange w:id="2024" w:author="Jade Raposa [2]" w:date="2024-10-15T02:46:00Z">
          <w:pPr>
            <w:ind w:left="720"/>
          </w:pPr>
        </w:pPrChange>
      </w:pPr>
    </w:p>
    <w:p w14:paraId="6BB8D66B" w14:textId="77777777" w:rsidR="008F456D" w:rsidRPr="008F456D" w:rsidRDefault="008F456D" w:rsidP="008F456D">
      <w:pPr>
        <w:spacing w:line="360" w:lineRule="auto"/>
        <w:ind w:left="1620" w:hanging="450"/>
        <w:rPr>
          <w:rFonts w:ascii="Georgia" w:hAnsi="Georgia"/>
          <w:b/>
          <w:bCs/>
          <w:rPrChange w:id="2025" w:author="Jade Raposa [2]" w:date="2024-10-15T02:18:00Z">
            <w:rPr>
              <w:b/>
              <w:bCs/>
            </w:rPr>
          </w:rPrChange>
        </w:rPr>
        <w:pPrChange w:id="2026" w:author="Jade Raposa [2]" w:date="2024-10-15T02:46:00Z">
          <w:pPr>
            <w:ind w:left="720"/>
          </w:pPr>
        </w:pPrChange>
      </w:pPr>
    </w:p>
    <w:p w14:paraId="2D06ABBA" w14:textId="77777777" w:rsidR="008F456D" w:rsidRPr="008F456D" w:rsidRDefault="00000000" w:rsidP="008F456D">
      <w:pPr>
        <w:spacing w:line="360" w:lineRule="auto"/>
        <w:ind w:left="1620" w:hanging="450"/>
        <w:rPr>
          <w:rFonts w:ascii="Georgia" w:hAnsi="Georgia"/>
          <w:b/>
          <w:bCs/>
          <w:rPrChange w:id="2027" w:author="Jade Raposa [2]" w:date="2024-10-15T02:18:00Z">
            <w:rPr>
              <w:b/>
              <w:bCs/>
            </w:rPr>
          </w:rPrChange>
        </w:rPr>
        <w:pPrChange w:id="2028" w:author="Jade Raposa [2]" w:date="2024-10-15T02:46:00Z">
          <w:pPr>
            <w:ind w:left="720"/>
          </w:pPr>
        </w:pPrChange>
      </w:pPr>
      <w:r>
        <w:rPr>
          <w:rFonts w:ascii="Georgia" w:hAnsi="Georgia"/>
          <w:b/>
          <w:bCs/>
          <w:noProof/>
          <w:rPrChange w:id="2029" w:author="Jade Raposa [2]"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44.65pt;margin-top:9.1pt;height:21.35pt;width:10.65pt;z-index:251695104;v-text-anchor:middle;mso-width-relative:page;mso-height-relative:page;" fillcolor="#C00000" filled="t" stroked="t" coordsize="21600,21600" o:gfxdata="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4eiorWAAAACQEAAA8AAAAAAAAAAQAgAAAAIgAA&#10;AGRycy9kb3ducmV2LnhtbFBLAQIUABQAAAAIAIdO4kD6pVjUfAIAACMFAAAOAAAAAAAAAAEAIAAA&#10;ACUBAABkcnMvZTJvRG9jLnhtbFBLBQYAAAAABgAGAFkBAAATBgAAAAA=&#10;" adj="5399,5400">
                <v:fill on="t" focussize="0,0"/>
                <v:stroke weight="1pt" color="#172C51 [3204]" miterlimit="8" joinstyle="miter"/>
                <v:imagedata o:title=""/>
                <o:lock v:ext="edit" aspectratio="f"/>
              </v:shape>
            </w:pict>
          </mc:Fallback>
        </mc:AlternateContent>
      </w:r>
    </w:p>
    <w:p w14:paraId="73F6C4ED" w14:textId="77777777" w:rsidR="008F456D" w:rsidRPr="008F456D" w:rsidRDefault="008F456D" w:rsidP="008F456D">
      <w:pPr>
        <w:spacing w:line="360" w:lineRule="auto"/>
        <w:ind w:left="1620" w:hanging="450"/>
        <w:rPr>
          <w:rFonts w:ascii="Georgia" w:hAnsi="Georgia"/>
          <w:b/>
          <w:bCs/>
          <w:rPrChange w:id="2030" w:author="Jade Raposa [2]" w:date="2024-10-15T02:18:00Z">
            <w:rPr>
              <w:b/>
              <w:bCs/>
            </w:rPr>
          </w:rPrChange>
        </w:rPr>
        <w:pPrChange w:id="2031" w:author="Jade Raposa [2]" w:date="2024-10-15T02:46:00Z">
          <w:pPr>
            <w:ind w:left="720"/>
          </w:pPr>
        </w:pPrChange>
      </w:pPr>
    </w:p>
    <w:p w14:paraId="5CEDA771" w14:textId="77777777" w:rsidR="008F456D" w:rsidRPr="008F456D" w:rsidRDefault="008F456D" w:rsidP="008F456D">
      <w:pPr>
        <w:spacing w:line="360" w:lineRule="auto"/>
        <w:ind w:left="1620" w:hanging="450"/>
        <w:rPr>
          <w:del w:id="2032" w:author="Jade Raposa [2]" w:date="2024-10-15T02:47:00Z"/>
          <w:rFonts w:ascii="Georgia" w:hAnsi="Georgia"/>
          <w:b/>
          <w:bCs/>
          <w:rPrChange w:id="2033" w:author="Jade Raposa [2]" w:date="2024-10-15T02:18:00Z">
            <w:rPr>
              <w:del w:id="2034" w:author="Jade Raposa [2]" w:date="2024-10-15T02:47:00Z"/>
              <w:b/>
              <w:bCs/>
            </w:rPr>
          </w:rPrChange>
        </w:rPr>
        <w:pPrChange w:id="2035" w:author="Jade Raposa [2]" w:date="2024-10-15T02:46:00Z">
          <w:pPr>
            <w:ind w:left="720"/>
          </w:pPr>
        </w:pPrChange>
      </w:pPr>
    </w:p>
    <w:p w14:paraId="243D70E5" w14:textId="77777777" w:rsidR="008F456D" w:rsidRPr="008F456D" w:rsidRDefault="008F456D" w:rsidP="008F456D">
      <w:pPr>
        <w:spacing w:line="360" w:lineRule="auto"/>
        <w:rPr>
          <w:rFonts w:ascii="Georgia" w:hAnsi="Georgia"/>
          <w:b/>
          <w:bCs/>
          <w:rPrChange w:id="2036" w:author="Jade Raposa [2]" w:date="2024-10-15T02:18:00Z">
            <w:rPr>
              <w:b/>
              <w:bCs/>
            </w:rPr>
          </w:rPrChange>
        </w:rPr>
        <w:pPrChange w:id="2037" w:author="Jade Raposa [2]" w:date="2024-10-15T02:47:00Z">
          <w:pPr>
            <w:ind w:left="720"/>
          </w:pPr>
        </w:pPrChange>
      </w:pPr>
    </w:p>
    <w:p w14:paraId="6420C8AC" w14:textId="77777777" w:rsidR="008F456D" w:rsidRPr="008F456D" w:rsidRDefault="00000000" w:rsidP="008F456D">
      <w:pPr>
        <w:pStyle w:val="ListParagraph"/>
        <w:numPr>
          <w:ilvl w:val="0"/>
          <w:numId w:val="16"/>
        </w:numPr>
        <w:spacing w:line="360" w:lineRule="auto"/>
        <w:ind w:left="1620" w:hanging="450"/>
        <w:rPr>
          <w:rFonts w:ascii="Georgia" w:hAnsi="Georgia"/>
          <w:rPrChange w:id="2038" w:author="Jade Raposa [2]" w:date="2024-10-15T02:18:00Z">
            <w:rPr/>
          </w:rPrChange>
        </w:rPr>
        <w:pPrChange w:id="2039" w:author="Jade Raposa [2]" w:date="2024-10-15T02:46:00Z">
          <w:pPr>
            <w:pStyle w:val="ListParagraph"/>
            <w:numPr>
              <w:numId w:val="16"/>
            </w:numPr>
            <w:ind w:left="2160" w:hanging="360"/>
          </w:pPr>
        </w:pPrChange>
      </w:pPr>
      <w:r>
        <w:rPr>
          <w:rFonts w:ascii="Georgia" w:hAnsi="Georgia"/>
          <w:rPrChange w:id="2040" w:author="Jade Raposa [2]" w:date="2024-10-15T02:18:00Z">
            <w:rPr/>
          </w:rPrChange>
        </w:rPr>
        <w:t xml:space="preserve">Tap </w:t>
      </w:r>
      <w:r>
        <w:rPr>
          <w:rFonts w:ascii="Georgia" w:hAnsi="Georgia"/>
          <w:b/>
          <w:bCs/>
          <w:rPrChange w:id="2041" w:author="Jade Raposa [2]" w:date="2024-10-15T02:18:00Z">
            <w:rPr>
              <w:b/>
              <w:bCs/>
            </w:rPr>
          </w:rPrChange>
        </w:rPr>
        <w:t>“SIGN UP”</w:t>
      </w:r>
      <w:r>
        <w:rPr>
          <w:rFonts w:ascii="Georgia" w:hAnsi="Georgia"/>
          <w:rPrChange w:id="2042" w:author="Jade Raposa [2]" w:date="2024-10-15T02:18:00Z">
            <w:rPr/>
          </w:rPrChange>
        </w:rPr>
        <w:t xml:space="preserve"> to create an account. Make sure to use your </w:t>
      </w:r>
      <w:r>
        <w:rPr>
          <w:rFonts w:ascii="Georgia" w:hAnsi="Georgia"/>
          <w:b/>
          <w:bCs/>
          <w:rPrChange w:id="2043" w:author="Jade Raposa [2]" w:date="2024-10-15T02:18:00Z">
            <w:rPr>
              <w:b/>
              <w:bCs/>
            </w:rPr>
          </w:rPrChange>
        </w:rPr>
        <w:t>“@dwc-legazpi.edu”</w:t>
      </w:r>
      <w:r>
        <w:rPr>
          <w:rFonts w:ascii="Georgia" w:hAnsi="Georgia"/>
          <w:rPrChange w:id="2044" w:author="Jade Raposa [2]" w:date="2024-10-15T02:18:00Z">
            <w:rPr/>
          </w:rPrChange>
        </w:rPr>
        <w:t xml:space="preserve"> email.</w:t>
      </w:r>
    </w:p>
    <w:p w14:paraId="58BF5343" w14:textId="77777777" w:rsidR="008F456D" w:rsidRPr="008F456D" w:rsidRDefault="00000000" w:rsidP="008F456D">
      <w:pPr>
        <w:spacing w:line="360" w:lineRule="auto"/>
        <w:ind w:left="1620" w:hanging="450"/>
        <w:rPr>
          <w:rFonts w:ascii="Georgia" w:hAnsi="Georgia"/>
          <w:rPrChange w:id="2045" w:author="Jade Raposa [2]" w:date="2024-10-15T02:18:00Z">
            <w:rPr/>
          </w:rPrChange>
        </w:rPr>
        <w:pPrChange w:id="2046" w:author="Jade Raposa [2]" w:date="2024-10-15T02:46:00Z">
          <w:pPr>
            <w:ind w:left="720"/>
          </w:pPr>
        </w:pPrChange>
      </w:pPr>
      <w:r>
        <w:rPr>
          <w:rFonts w:ascii="Georgia" w:hAnsi="Georgia"/>
          <w:b/>
          <w:bCs/>
          <w:noProof/>
          <w:rPrChange w:id="2047" w:author="Jade Raposa [2]"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rsidP="008F456D">
      <w:pPr>
        <w:spacing w:line="360" w:lineRule="auto"/>
        <w:ind w:left="1620" w:hanging="450"/>
        <w:rPr>
          <w:rFonts w:ascii="Georgia" w:hAnsi="Georgia"/>
          <w:rPrChange w:id="2048" w:author="Jade Raposa [2]" w:date="2024-10-15T02:18:00Z">
            <w:rPr/>
          </w:rPrChange>
        </w:rPr>
        <w:pPrChange w:id="2049" w:author="Jade Raposa [2]" w:date="2024-10-15T02:46:00Z">
          <w:pPr>
            <w:ind w:left="720"/>
          </w:pPr>
        </w:pPrChange>
      </w:pPr>
    </w:p>
    <w:p w14:paraId="357F0114" w14:textId="77777777" w:rsidR="008F456D" w:rsidRPr="008F456D" w:rsidRDefault="008F456D" w:rsidP="008F456D">
      <w:pPr>
        <w:spacing w:line="360" w:lineRule="auto"/>
        <w:ind w:left="1620" w:hanging="450"/>
        <w:rPr>
          <w:rFonts w:ascii="Georgia" w:hAnsi="Georgia"/>
          <w:rPrChange w:id="2050" w:author="Jade Raposa [2]" w:date="2024-10-15T02:18:00Z">
            <w:rPr/>
          </w:rPrChange>
        </w:rPr>
        <w:pPrChange w:id="2051" w:author="Jade Raposa [2]" w:date="2024-10-15T02:46:00Z">
          <w:pPr>
            <w:ind w:left="720"/>
          </w:pPr>
        </w:pPrChange>
      </w:pPr>
    </w:p>
    <w:p w14:paraId="64593AD3" w14:textId="77777777" w:rsidR="008F456D" w:rsidRPr="008F456D" w:rsidRDefault="008F456D" w:rsidP="008F456D">
      <w:pPr>
        <w:spacing w:line="360" w:lineRule="auto"/>
        <w:ind w:left="1620" w:hanging="450"/>
        <w:rPr>
          <w:rFonts w:ascii="Georgia" w:hAnsi="Georgia"/>
          <w:rPrChange w:id="2052" w:author="Jade Raposa [2]" w:date="2024-10-15T02:18:00Z">
            <w:rPr/>
          </w:rPrChange>
        </w:rPr>
        <w:pPrChange w:id="2053" w:author="Jade Raposa [2]" w:date="2024-10-15T02:46:00Z">
          <w:pPr>
            <w:ind w:left="720"/>
          </w:pPr>
        </w:pPrChange>
      </w:pPr>
    </w:p>
    <w:p w14:paraId="4E329355" w14:textId="77777777" w:rsidR="008F456D" w:rsidRPr="008F456D" w:rsidRDefault="00000000" w:rsidP="008F456D">
      <w:pPr>
        <w:spacing w:line="360" w:lineRule="auto"/>
        <w:ind w:left="1620" w:hanging="450"/>
        <w:rPr>
          <w:rFonts w:ascii="Georgia" w:hAnsi="Georgia"/>
          <w:rPrChange w:id="2054" w:author="Jade Raposa [2]" w:date="2024-10-15T02:18:00Z">
            <w:rPr/>
          </w:rPrChange>
        </w:rPr>
        <w:pPrChange w:id="2055" w:author="Jade Raposa [2]" w:date="2024-10-15T02:46:00Z">
          <w:pPr>
            <w:ind w:left="720"/>
          </w:pPr>
        </w:pPrChange>
      </w:pPr>
      <w:r>
        <w:rPr>
          <w:rFonts w:ascii="Georgia" w:hAnsi="Georgia"/>
          <w:b/>
          <w:bCs/>
          <w:noProof/>
          <w:rPrChange w:id="2056" w:author="Jade Raposa [2]"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58.8pt;margin-top:7.65pt;height:21.35pt;width:10.65pt;z-index:251696128;v-text-anchor:middle;mso-width-relative:page;mso-height-relative:page;" fillcolor="#C00000" filled="t" stroked="t" coordsize="21600,21600" o:gfxdata="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eEGhx1gAAAAkBAAAPAAAAAAAAAAEAIAAAACIA&#10;AABkcnMvZG93bnJldi54bWxQSwECFAAUAAAACACHTuJAdCrALX0CAAAjBQAADgAAAAAAAAABACAA&#10;AAAlAQAAZHJzL2Uyb0RvYy54bWxQSwUGAAAAAAYABgBZAQAAFAYAAAAA&#10;" adj="5399,5400">
                <v:fill on="t" focussize="0,0"/>
                <v:stroke weight="1pt" color="#172C51 [3204]" miterlimit="8" joinstyle="miter"/>
                <v:imagedata o:title=""/>
                <o:lock v:ext="edit" aspectratio="f"/>
              </v:shape>
            </w:pict>
          </mc:Fallback>
        </mc:AlternateContent>
      </w:r>
    </w:p>
    <w:p w14:paraId="054B0630" w14:textId="77777777" w:rsidR="008F456D" w:rsidRDefault="008F456D">
      <w:pPr>
        <w:spacing w:line="360" w:lineRule="auto"/>
        <w:rPr>
          <w:del w:id="2057" w:author="Jade Raposa [2]" w:date="2024-10-17T00:49:00Z"/>
          <w:rFonts w:ascii="Georgia" w:hAnsi="Georgia"/>
        </w:rPr>
      </w:pPr>
    </w:p>
    <w:p w14:paraId="6C2D0B8D" w14:textId="77777777" w:rsidR="008F456D" w:rsidRDefault="008F456D">
      <w:pPr>
        <w:spacing w:line="360" w:lineRule="auto"/>
        <w:ind w:left="1620" w:hanging="450"/>
        <w:rPr>
          <w:ins w:id="2058" w:author="Jade Raposa [2]" w:date="2024-10-17T00:51:00Z"/>
          <w:rFonts w:ascii="Georgia" w:hAnsi="Georgia"/>
        </w:rPr>
      </w:pPr>
    </w:p>
    <w:p w14:paraId="365AC7B0" w14:textId="77777777" w:rsidR="008F456D" w:rsidRDefault="008F456D">
      <w:pPr>
        <w:spacing w:line="360" w:lineRule="auto"/>
        <w:ind w:left="1620" w:hanging="450"/>
        <w:rPr>
          <w:ins w:id="2059" w:author="Jade Raposa [2]" w:date="2024-10-17T00:51:00Z"/>
          <w:rFonts w:ascii="Georgia" w:hAnsi="Georgia"/>
        </w:rPr>
      </w:pPr>
    </w:p>
    <w:p w14:paraId="5A975658" w14:textId="77777777" w:rsidR="008F456D" w:rsidRPr="008F456D" w:rsidRDefault="008F456D" w:rsidP="008F456D">
      <w:pPr>
        <w:spacing w:line="360" w:lineRule="auto"/>
        <w:ind w:left="1620" w:hanging="450"/>
        <w:rPr>
          <w:ins w:id="2060" w:author="Jade Raposa [2]" w:date="2024-10-17T00:51:00Z"/>
          <w:rFonts w:ascii="Georgia" w:hAnsi="Georgia"/>
          <w:rPrChange w:id="2061" w:author="Jade Raposa [2]" w:date="2024-10-15T02:18:00Z">
            <w:rPr>
              <w:ins w:id="2062" w:author="Jade Raposa [2]" w:date="2024-10-17T00:51:00Z"/>
            </w:rPr>
          </w:rPrChange>
        </w:rPr>
        <w:pPrChange w:id="2063" w:author="Jade Raposa [2]" w:date="2024-10-15T02:46:00Z">
          <w:pPr>
            <w:ind w:left="720"/>
          </w:pPr>
        </w:pPrChange>
      </w:pPr>
    </w:p>
    <w:p w14:paraId="6C17B47E" w14:textId="77777777" w:rsidR="008F456D" w:rsidRDefault="008F456D">
      <w:pPr>
        <w:spacing w:line="360" w:lineRule="auto"/>
        <w:rPr>
          <w:ins w:id="2064" w:author="Jade Raposa [2]" w:date="2024-10-17T00:48:00Z"/>
          <w:rFonts w:ascii="Georgia" w:hAnsi="Georgia"/>
        </w:rPr>
        <w:sectPr w:rsidR="008F456D">
          <w:headerReference w:type="default" r:id="rId128"/>
          <w:pgSz w:w="12240" w:h="15840"/>
          <w:pgMar w:top="1440" w:right="1440" w:bottom="1440" w:left="1440" w:header="708" w:footer="708" w:gutter="0"/>
          <w:pgNumType w:start="1"/>
          <w:cols w:space="708"/>
          <w:docGrid w:linePitch="360"/>
        </w:sectPr>
      </w:pPr>
    </w:p>
    <w:p w14:paraId="61AE5A7A" w14:textId="77777777" w:rsidR="008F456D" w:rsidRPr="008F456D" w:rsidRDefault="008F456D" w:rsidP="008F456D">
      <w:pPr>
        <w:ind w:left="1620" w:hanging="450"/>
        <w:rPr>
          <w:del w:id="2075" w:author="Jade Raposa [2]" w:date="2024-10-15T02:47:00Z"/>
          <w:rFonts w:ascii="Georgia" w:hAnsi="Georgia"/>
          <w:rPrChange w:id="2076" w:author="Jade Raposa [2]" w:date="2024-10-15T02:18:00Z">
            <w:rPr>
              <w:del w:id="2077" w:author="Jade Raposa [2]" w:date="2024-10-15T02:47:00Z"/>
            </w:rPr>
          </w:rPrChange>
        </w:rPr>
        <w:pPrChange w:id="2078" w:author="Jade Raposa [2]" w:date="2024-10-17T00:47:00Z">
          <w:pPr>
            <w:ind w:left="720"/>
          </w:pPr>
        </w:pPrChange>
      </w:pPr>
    </w:p>
    <w:p w14:paraId="6C6357FC" w14:textId="77777777" w:rsidR="008F456D" w:rsidRPr="008F456D" w:rsidRDefault="008F456D" w:rsidP="008F456D">
      <w:pPr>
        <w:spacing w:line="360" w:lineRule="auto"/>
        <w:rPr>
          <w:rFonts w:ascii="Georgia" w:hAnsi="Georgia"/>
          <w:rPrChange w:id="2079" w:author="Jade Raposa [2]" w:date="2024-10-15T02:18:00Z">
            <w:rPr/>
          </w:rPrChange>
        </w:rPr>
        <w:pPrChange w:id="2080" w:author="Jade Raposa [2]" w:date="2024-10-15T02:47:00Z">
          <w:pPr>
            <w:ind w:left="720"/>
          </w:pPr>
        </w:pPrChange>
      </w:pPr>
    </w:p>
    <w:p w14:paraId="432E18FB" w14:textId="77777777" w:rsidR="008F456D" w:rsidRPr="008F456D" w:rsidRDefault="00000000" w:rsidP="008F456D">
      <w:pPr>
        <w:pStyle w:val="ListParagraph"/>
        <w:numPr>
          <w:ilvl w:val="0"/>
          <w:numId w:val="16"/>
        </w:numPr>
        <w:spacing w:line="360" w:lineRule="auto"/>
        <w:ind w:left="1620" w:hanging="450"/>
        <w:rPr>
          <w:del w:id="2081" w:author="Jade Raposa [2]" w:date="2024-10-15T02:47:00Z"/>
          <w:rFonts w:ascii="Georgia" w:hAnsi="Georgia"/>
          <w:b/>
          <w:bCs/>
          <w:rPrChange w:id="2082" w:author="Jade Raposa [2]" w:date="2024-10-15T02:47:00Z">
            <w:rPr>
              <w:del w:id="2083" w:author="Jade Raposa [2]" w:date="2024-10-15T02:47:00Z"/>
              <w:b/>
              <w:bCs/>
            </w:rPr>
          </w:rPrChange>
        </w:rPr>
        <w:sectPr w:rsidR="008F456D" w:rsidRPr="008F456D">
          <w:pgSz w:w="12240" w:h="15840"/>
          <w:pgMar w:top="1440" w:right="1440" w:bottom="1440" w:left="1440" w:header="708" w:footer="708" w:gutter="0"/>
          <w:pgNumType w:start="1"/>
          <w:cols w:space="708"/>
          <w:titlePg/>
          <w:docGrid w:linePitch="360"/>
        </w:sectPr>
        <w:pPrChange w:id="2084" w:author="Jade Raposa [2]" w:date="2024-10-15T02:46:00Z">
          <w:pPr>
            <w:pStyle w:val="ListParagraph"/>
            <w:numPr>
              <w:numId w:val="16"/>
            </w:numPr>
            <w:ind w:left="2160" w:hanging="360"/>
          </w:pPr>
        </w:pPrChange>
      </w:pPr>
      <w:r>
        <w:rPr>
          <w:rFonts w:ascii="Georgia" w:hAnsi="Georgia"/>
          <w:rPrChange w:id="2085" w:author="Jade Raposa [2]" w:date="2024-10-15T02:47:00Z">
            <w:rPr/>
          </w:rPrChange>
        </w:rPr>
        <w:t xml:space="preserve">Enter your </w:t>
      </w:r>
      <w:r>
        <w:rPr>
          <w:rFonts w:ascii="Georgia" w:hAnsi="Georgia"/>
          <w:b/>
          <w:bCs/>
          <w:rPrChange w:id="2086" w:author="Jade Raposa [2]" w:date="2024-10-15T02:47:00Z">
            <w:rPr>
              <w:b/>
              <w:bCs/>
            </w:rPr>
          </w:rPrChange>
        </w:rPr>
        <w:t>“EMAIL”</w:t>
      </w:r>
      <w:r>
        <w:rPr>
          <w:rFonts w:ascii="Georgia" w:hAnsi="Georgia"/>
          <w:rPrChange w:id="2087" w:author="Jade Raposa [2]" w:date="2024-10-15T02:47:00Z">
            <w:rPr/>
          </w:rPrChange>
        </w:rPr>
        <w:t xml:space="preserve"> using the school account, and set your </w:t>
      </w:r>
      <w:r>
        <w:rPr>
          <w:rFonts w:ascii="Georgia" w:hAnsi="Georgia"/>
          <w:b/>
          <w:bCs/>
          <w:rPrChange w:id="2088" w:author="Jade Raposa [2]" w:date="2024-10-15T02:47:00Z">
            <w:rPr>
              <w:b/>
              <w:bCs/>
            </w:rPr>
          </w:rPrChange>
        </w:rPr>
        <w:t>“PASSWORD”.</w:t>
      </w:r>
      <w:r>
        <w:rPr>
          <w:rFonts w:ascii="Georgia" w:hAnsi="Georgia"/>
          <w:rPrChange w:id="2089" w:author="Jade Raposa [2]" w:date="2024-10-15T02:47:00Z">
            <w:rPr/>
          </w:rPrChange>
        </w:rPr>
        <w:t xml:space="preserve"> Press </w:t>
      </w:r>
      <w:r>
        <w:rPr>
          <w:rFonts w:ascii="Georgia" w:hAnsi="Georgia"/>
          <w:b/>
          <w:bCs/>
          <w:rPrChange w:id="2090" w:author="Jade Raposa [2]" w:date="2024-10-15T02:47:00Z">
            <w:rPr>
              <w:b/>
              <w:bCs/>
            </w:rPr>
          </w:rPrChange>
        </w:rPr>
        <w:t>“Next.”</w:t>
      </w:r>
      <w:ins w:id="2091" w:author="Jade Raposa [2]" w:date="2024-10-15T02:47:00Z">
        <w:r>
          <w:rPr>
            <w:rFonts w:ascii="Georgia" w:hAnsi="Georgia"/>
            <w:b/>
            <w:bCs/>
          </w:rPr>
          <w:t xml:space="preserve"> </w:t>
        </w:r>
      </w:ins>
    </w:p>
    <w:p w14:paraId="3A33571B" w14:textId="77777777" w:rsidR="008F456D" w:rsidRPr="008F456D" w:rsidRDefault="008F456D" w:rsidP="008F456D">
      <w:pPr>
        <w:pStyle w:val="ListParagraph"/>
        <w:spacing w:line="360" w:lineRule="auto"/>
        <w:ind w:left="1620" w:hanging="450"/>
        <w:rPr>
          <w:del w:id="2092" w:author="Jade Raposa [2]" w:date="2024-10-15T02:47:00Z"/>
          <w:rFonts w:ascii="Georgia" w:hAnsi="Georgia"/>
          <w:b/>
          <w:bCs/>
          <w:rPrChange w:id="2093" w:author="Jade Raposa [2]" w:date="2024-10-15T02:18:00Z">
            <w:rPr>
              <w:del w:id="2094" w:author="Jade Raposa [2]" w:date="2024-10-15T02:47:00Z"/>
              <w:b/>
              <w:bCs/>
            </w:rPr>
          </w:rPrChange>
        </w:rPr>
        <w:pPrChange w:id="2095" w:author="Jade Raposa [2]" w:date="2024-10-15T02:46:00Z">
          <w:pPr>
            <w:pStyle w:val="ListParagraph"/>
            <w:ind w:left="2160"/>
          </w:pPr>
        </w:pPrChange>
      </w:pPr>
    </w:p>
    <w:p w14:paraId="5EA18AB0" w14:textId="77777777" w:rsidR="008F456D" w:rsidRPr="008F456D" w:rsidRDefault="008F456D" w:rsidP="008F456D">
      <w:pPr>
        <w:pStyle w:val="ListParagraph"/>
        <w:numPr>
          <w:ilvl w:val="0"/>
          <w:numId w:val="16"/>
        </w:numPr>
        <w:spacing w:line="360" w:lineRule="auto"/>
        <w:ind w:left="1620" w:hanging="450"/>
        <w:rPr>
          <w:rFonts w:ascii="Georgia" w:hAnsi="Georgia"/>
          <w:rPrChange w:id="2096" w:author="Jade Raposa [2]" w:date="2024-10-15T02:18:00Z">
            <w:rPr/>
          </w:rPrChange>
        </w:rPr>
        <w:pPrChange w:id="2097" w:author="Jade Raposa [2]" w:date="2024-10-15T02:47:00Z">
          <w:pPr>
            <w:ind w:left="720"/>
          </w:pPr>
        </w:pPrChange>
      </w:pPr>
    </w:p>
    <w:p w14:paraId="765260A5" w14:textId="77777777" w:rsidR="008F456D" w:rsidRPr="008F456D" w:rsidRDefault="00000000" w:rsidP="008F456D">
      <w:pPr>
        <w:spacing w:line="360" w:lineRule="auto"/>
        <w:ind w:left="1620" w:hanging="450"/>
        <w:rPr>
          <w:rFonts w:ascii="Georgia" w:hAnsi="Georgia"/>
          <w:rPrChange w:id="2098" w:author="Jade Raposa [2]" w:date="2024-10-15T02:18:00Z">
            <w:rPr/>
          </w:rPrChange>
        </w:rPr>
        <w:pPrChange w:id="2099" w:author="Jade Raposa [2]" w:date="2024-10-15T02:46:00Z">
          <w:pPr>
            <w:ind w:left="720"/>
          </w:pPr>
        </w:pPrChange>
      </w:pPr>
      <w:r>
        <w:rPr>
          <w:rFonts w:ascii="Georgia" w:hAnsi="Georgia"/>
          <w:noProof/>
          <w:rPrChange w:id="2100" w:author="Jade Raposa [2]"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rsidP="008F456D">
      <w:pPr>
        <w:spacing w:line="360" w:lineRule="auto"/>
        <w:ind w:left="1620" w:hanging="450"/>
        <w:rPr>
          <w:rFonts w:ascii="Georgia" w:hAnsi="Georgia"/>
          <w:rPrChange w:id="2101" w:author="Jade Raposa [2]" w:date="2024-10-15T02:18:00Z">
            <w:rPr/>
          </w:rPrChange>
        </w:rPr>
        <w:pPrChange w:id="2102" w:author="Jade Raposa [2]" w:date="2024-10-15T02:46:00Z">
          <w:pPr>
            <w:ind w:left="720"/>
          </w:pPr>
        </w:pPrChange>
      </w:pPr>
    </w:p>
    <w:p w14:paraId="669A6A16" w14:textId="77777777" w:rsidR="008F456D" w:rsidRPr="008F456D" w:rsidRDefault="008F456D" w:rsidP="008F456D">
      <w:pPr>
        <w:spacing w:line="360" w:lineRule="auto"/>
        <w:ind w:left="1620" w:hanging="450"/>
        <w:rPr>
          <w:rFonts w:ascii="Georgia" w:hAnsi="Georgia"/>
          <w:rPrChange w:id="2103" w:author="Jade Raposa [2]" w:date="2024-10-15T02:18:00Z">
            <w:rPr/>
          </w:rPrChange>
        </w:rPr>
        <w:pPrChange w:id="2104" w:author="Jade Raposa [2]" w:date="2024-10-15T02:46:00Z">
          <w:pPr>
            <w:ind w:left="720"/>
          </w:pPr>
        </w:pPrChange>
      </w:pPr>
    </w:p>
    <w:p w14:paraId="4CE4BB89" w14:textId="77777777" w:rsidR="008F456D" w:rsidRPr="008F456D" w:rsidRDefault="008F456D" w:rsidP="008F456D">
      <w:pPr>
        <w:spacing w:line="360" w:lineRule="auto"/>
        <w:ind w:left="1620" w:hanging="450"/>
        <w:rPr>
          <w:rFonts w:ascii="Georgia" w:hAnsi="Georgia"/>
          <w:rPrChange w:id="2105" w:author="Jade Raposa [2]" w:date="2024-10-15T02:18:00Z">
            <w:rPr/>
          </w:rPrChange>
        </w:rPr>
        <w:pPrChange w:id="2106" w:author="Jade Raposa [2]" w:date="2024-10-15T02:46:00Z">
          <w:pPr>
            <w:ind w:left="720"/>
          </w:pPr>
        </w:pPrChange>
      </w:pPr>
    </w:p>
    <w:p w14:paraId="7DFB6609" w14:textId="77777777" w:rsidR="008F456D" w:rsidRPr="008F456D" w:rsidRDefault="008F456D" w:rsidP="008F456D">
      <w:pPr>
        <w:spacing w:line="360" w:lineRule="auto"/>
        <w:ind w:left="1620" w:hanging="450"/>
        <w:rPr>
          <w:rFonts w:ascii="Georgia" w:hAnsi="Georgia"/>
          <w:rPrChange w:id="2107" w:author="Jade Raposa [2]" w:date="2024-10-15T02:18:00Z">
            <w:rPr/>
          </w:rPrChange>
        </w:rPr>
        <w:pPrChange w:id="2108" w:author="Jade Raposa [2]" w:date="2024-10-15T02:46:00Z">
          <w:pPr>
            <w:ind w:left="720"/>
          </w:pPr>
        </w:pPrChange>
      </w:pPr>
    </w:p>
    <w:p w14:paraId="30865D5C" w14:textId="77777777" w:rsidR="008F456D" w:rsidRDefault="008F456D">
      <w:pPr>
        <w:spacing w:line="360" w:lineRule="auto"/>
        <w:rPr>
          <w:del w:id="2109" w:author="Jade Raposa [2]" w:date="2024-10-17T00:49:00Z"/>
          <w:rFonts w:ascii="Georgia" w:hAnsi="Georgia"/>
        </w:rPr>
      </w:pPr>
    </w:p>
    <w:p w14:paraId="7AE8D66F" w14:textId="77777777" w:rsidR="008F456D" w:rsidRPr="008F456D" w:rsidRDefault="008F456D" w:rsidP="008F456D">
      <w:pPr>
        <w:spacing w:line="360" w:lineRule="auto"/>
        <w:ind w:left="1620" w:hanging="450"/>
        <w:rPr>
          <w:ins w:id="2110" w:author="Jade Raposa [2]" w:date="2024-10-17T00:49:00Z"/>
          <w:rFonts w:ascii="Georgia" w:hAnsi="Georgia"/>
          <w:rPrChange w:id="2111" w:author="Jade Raposa [2]" w:date="2024-10-15T02:18:00Z">
            <w:rPr>
              <w:ins w:id="2112" w:author="Jade Raposa [2]" w:date="2024-10-17T00:49:00Z"/>
            </w:rPr>
          </w:rPrChange>
        </w:rPr>
        <w:pPrChange w:id="2113" w:author="Jade Raposa [2]" w:date="2024-10-15T02:46:00Z">
          <w:pPr>
            <w:ind w:left="720"/>
          </w:pPr>
        </w:pPrChange>
      </w:pPr>
    </w:p>
    <w:p w14:paraId="38654123" w14:textId="77777777" w:rsidR="008F456D" w:rsidRPr="008F456D" w:rsidRDefault="008F456D" w:rsidP="008F456D">
      <w:pPr>
        <w:spacing w:line="360" w:lineRule="auto"/>
        <w:rPr>
          <w:rFonts w:ascii="Georgia" w:hAnsi="Georgia"/>
          <w:rPrChange w:id="2114" w:author="Jade Raposa [2]" w:date="2024-10-15T02:18:00Z">
            <w:rPr/>
          </w:rPrChange>
        </w:rPr>
        <w:pPrChange w:id="2115" w:author="Jade Raposa [2]" w:date="2024-10-17T00:49:00Z">
          <w:pPr>
            <w:ind w:left="720"/>
          </w:pPr>
        </w:pPrChange>
      </w:pPr>
    </w:p>
    <w:p w14:paraId="12E548A4"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116" w:author="Jade Raposa [2]" w:date="2024-10-15T02:19:00Z">
            <w:rPr>
              <w:b/>
              <w:bCs/>
            </w:rPr>
          </w:rPrChange>
        </w:rPr>
        <w:pPrChange w:id="2117" w:author="Jade Raposa [2]" w:date="2024-10-15T02:46:00Z">
          <w:pPr>
            <w:pStyle w:val="ListParagraph"/>
            <w:numPr>
              <w:numId w:val="16"/>
            </w:numPr>
            <w:ind w:left="2160" w:hanging="360"/>
          </w:pPr>
        </w:pPrChange>
      </w:pPr>
      <w:r>
        <w:rPr>
          <w:rFonts w:ascii="Georgia" w:hAnsi="Georgia"/>
          <w:rPrChange w:id="2118" w:author="Jade Raposa [2]" w:date="2024-10-15T02:19:00Z">
            <w:rPr/>
          </w:rPrChange>
        </w:rPr>
        <w:t xml:space="preserve">You will enter your </w:t>
      </w:r>
      <w:r>
        <w:rPr>
          <w:rFonts w:ascii="Georgia" w:hAnsi="Georgia"/>
          <w:b/>
          <w:bCs/>
          <w:rPrChange w:id="2119" w:author="Jade Raposa [2]" w:date="2024-10-15T02:19:00Z">
            <w:rPr>
              <w:b/>
              <w:bCs/>
            </w:rPr>
          </w:rPrChange>
        </w:rPr>
        <w:t>“FIRST NAME”,</w:t>
      </w:r>
      <w:r>
        <w:rPr>
          <w:rFonts w:ascii="Georgia" w:hAnsi="Georgia"/>
          <w:rPrChange w:id="2120" w:author="Jade Raposa [2]" w:date="2024-10-15T02:19:00Z">
            <w:rPr/>
          </w:rPrChange>
        </w:rPr>
        <w:t xml:space="preserve"> </w:t>
      </w:r>
      <w:r>
        <w:rPr>
          <w:rFonts w:ascii="Georgia" w:hAnsi="Georgia"/>
          <w:b/>
          <w:bCs/>
          <w:rPrChange w:id="2121" w:author="Jade Raposa [2]" w:date="2024-10-15T02:19:00Z">
            <w:rPr>
              <w:b/>
              <w:bCs/>
            </w:rPr>
          </w:rPrChange>
        </w:rPr>
        <w:t>“LAST NAME”, “GENDER”,</w:t>
      </w:r>
      <w:r>
        <w:rPr>
          <w:rFonts w:ascii="Georgia" w:hAnsi="Georgia"/>
          <w:rPrChange w:id="2122" w:author="Jade Raposa [2]" w:date="2024-10-15T02:19:00Z">
            <w:rPr/>
          </w:rPrChange>
        </w:rPr>
        <w:t xml:space="preserve"> and </w:t>
      </w:r>
      <w:r>
        <w:rPr>
          <w:rFonts w:ascii="Georgia" w:hAnsi="Georgia"/>
          <w:b/>
          <w:bCs/>
          <w:rPrChange w:id="2123" w:author="Jade Raposa [2]" w:date="2024-10-15T02:19:00Z">
            <w:rPr>
              <w:b/>
              <w:bCs/>
            </w:rPr>
          </w:rPrChange>
        </w:rPr>
        <w:t>“BIRTHDATE.”</w:t>
      </w:r>
      <w:r>
        <w:rPr>
          <w:rFonts w:ascii="Georgia" w:hAnsi="Georgia"/>
          <w:rPrChange w:id="2124" w:author="Jade Raposa [2]" w:date="2024-10-15T02:19:00Z">
            <w:rPr/>
          </w:rPrChange>
        </w:rPr>
        <w:t xml:space="preserve"> After that, press </w:t>
      </w:r>
      <w:r>
        <w:rPr>
          <w:rFonts w:ascii="Georgia" w:hAnsi="Georgia"/>
          <w:b/>
          <w:bCs/>
          <w:rPrChange w:id="2125" w:author="Jade Raposa [2]" w:date="2024-10-15T02:19:00Z">
            <w:rPr>
              <w:b/>
              <w:bCs/>
            </w:rPr>
          </w:rPrChange>
        </w:rPr>
        <w:t>“NEXT.”</w:t>
      </w:r>
    </w:p>
    <w:p w14:paraId="01207D98" w14:textId="77777777" w:rsidR="008F456D" w:rsidRPr="008F456D" w:rsidRDefault="00000000" w:rsidP="008F456D">
      <w:pPr>
        <w:spacing w:line="360" w:lineRule="auto"/>
        <w:ind w:left="1620" w:hanging="450"/>
        <w:rPr>
          <w:rFonts w:ascii="Georgia" w:hAnsi="Georgia"/>
          <w:rPrChange w:id="2126" w:author="Jade Raposa [2]" w:date="2024-10-15T02:18:00Z">
            <w:rPr/>
          </w:rPrChange>
        </w:rPr>
        <w:pPrChange w:id="2127" w:author="Jade Raposa [2]" w:date="2024-10-15T02:46:00Z">
          <w:pPr>
            <w:ind w:left="720"/>
          </w:pPr>
        </w:pPrChange>
      </w:pPr>
      <w:r>
        <w:rPr>
          <w:rFonts w:ascii="Georgia" w:hAnsi="Georgia"/>
          <w:noProof/>
          <w:rPrChange w:id="2128" w:author="Jade Raposa [2]"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rsidP="008F456D">
      <w:pPr>
        <w:spacing w:line="360" w:lineRule="auto"/>
        <w:ind w:left="1620" w:hanging="450"/>
        <w:rPr>
          <w:rFonts w:ascii="Georgia" w:hAnsi="Georgia"/>
          <w:rPrChange w:id="2129" w:author="Jade Raposa [2]" w:date="2024-10-15T02:18:00Z">
            <w:rPr/>
          </w:rPrChange>
        </w:rPr>
        <w:pPrChange w:id="2130" w:author="Jade Raposa [2]" w:date="2024-10-15T02:46:00Z">
          <w:pPr>
            <w:ind w:left="720"/>
          </w:pPr>
        </w:pPrChange>
      </w:pPr>
    </w:p>
    <w:p w14:paraId="5D1753A8" w14:textId="77777777" w:rsidR="008F456D" w:rsidRPr="008F456D" w:rsidRDefault="008F456D" w:rsidP="008F456D">
      <w:pPr>
        <w:spacing w:line="360" w:lineRule="auto"/>
        <w:ind w:left="1620" w:hanging="450"/>
        <w:rPr>
          <w:rFonts w:ascii="Georgia" w:hAnsi="Georgia"/>
          <w:rPrChange w:id="2131" w:author="Jade Raposa [2]" w:date="2024-10-15T02:18:00Z">
            <w:rPr/>
          </w:rPrChange>
        </w:rPr>
        <w:pPrChange w:id="2132" w:author="Jade Raposa [2]" w:date="2024-10-15T02:46:00Z">
          <w:pPr>
            <w:ind w:left="720"/>
          </w:pPr>
        </w:pPrChange>
      </w:pPr>
    </w:p>
    <w:p w14:paraId="62F129AC" w14:textId="77777777" w:rsidR="008F456D" w:rsidRPr="008F456D" w:rsidRDefault="008F456D" w:rsidP="008F456D">
      <w:pPr>
        <w:spacing w:line="360" w:lineRule="auto"/>
        <w:ind w:left="1620" w:hanging="450"/>
        <w:rPr>
          <w:rFonts w:ascii="Georgia" w:hAnsi="Georgia"/>
          <w:rPrChange w:id="2133" w:author="Jade Raposa [2]" w:date="2024-10-15T02:18:00Z">
            <w:rPr/>
          </w:rPrChange>
        </w:rPr>
        <w:pPrChange w:id="2134" w:author="Jade Raposa [2]" w:date="2024-10-15T02:46:00Z">
          <w:pPr>
            <w:ind w:left="720"/>
          </w:pPr>
        </w:pPrChange>
      </w:pPr>
    </w:p>
    <w:p w14:paraId="58D89CED" w14:textId="77777777" w:rsidR="008F456D" w:rsidRPr="008F456D" w:rsidRDefault="008F456D" w:rsidP="008F456D">
      <w:pPr>
        <w:spacing w:line="360" w:lineRule="auto"/>
        <w:ind w:left="1620" w:hanging="450"/>
        <w:rPr>
          <w:rFonts w:ascii="Georgia" w:hAnsi="Georgia"/>
          <w:rPrChange w:id="2135" w:author="Jade Raposa [2]" w:date="2024-10-15T02:18:00Z">
            <w:rPr/>
          </w:rPrChange>
        </w:rPr>
        <w:pPrChange w:id="2136" w:author="Jade Raposa [2]" w:date="2024-10-15T02:46:00Z">
          <w:pPr>
            <w:ind w:left="720"/>
          </w:pPr>
        </w:pPrChange>
      </w:pPr>
    </w:p>
    <w:p w14:paraId="09090A17" w14:textId="77777777" w:rsidR="008F456D" w:rsidRPr="008F456D" w:rsidRDefault="008F456D" w:rsidP="008F456D">
      <w:pPr>
        <w:spacing w:line="360" w:lineRule="auto"/>
        <w:ind w:left="1620" w:hanging="450"/>
        <w:rPr>
          <w:rFonts w:ascii="Georgia" w:hAnsi="Georgia"/>
          <w:rPrChange w:id="2137" w:author="Jade Raposa [2]" w:date="2024-10-15T02:18:00Z">
            <w:rPr/>
          </w:rPrChange>
        </w:rPr>
        <w:pPrChange w:id="2138" w:author="Jade Raposa [2]" w:date="2024-10-15T02:46:00Z">
          <w:pPr>
            <w:ind w:left="720"/>
          </w:pPr>
        </w:pPrChange>
      </w:pPr>
    </w:p>
    <w:p w14:paraId="3AD4CD9A" w14:textId="77777777" w:rsidR="008F456D" w:rsidRPr="008F456D" w:rsidRDefault="008F456D" w:rsidP="008F456D">
      <w:pPr>
        <w:pStyle w:val="ListParagraph"/>
        <w:spacing w:line="360" w:lineRule="auto"/>
        <w:ind w:left="1620" w:hanging="450"/>
        <w:rPr>
          <w:del w:id="2139" w:author="Jade Raposa [2]" w:date="2024-10-17T00:48:00Z"/>
          <w:rFonts w:ascii="Georgia" w:hAnsi="Georgia"/>
          <w:rPrChange w:id="2140" w:author="Jade Raposa [2]" w:date="2024-10-15T02:18:00Z">
            <w:rPr>
              <w:del w:id="2141" w:author="Jade Raposa [2]" w:date="2024-10-17T00:48:00Z"/>
            </w:rPr>
          </w:rPrChange>
        </w:rPr>
        <w:pPrChange w:id="2142" w:author="Jade Raposa [2]" w:date="2024-10-15T02:46:00Z">
          <w:pPr>
            <w:pStyle w:val="ListParagraph"/>
            <w:ind w:left="1800"/>
          </w:pPr>
        </w:pPrChange>
      </w:pPr>
    </w:p>
    <w:p w14:paraId="10E05E19" w14:textId="77777777" w:rsidR="008F456D" w:rsidRPr="008F456D" w:rsidRDefault="008F456D" w:rsidP="008F456D">
      <w:pPr>
        <w:pStyle w:val="ListParagraph"/>
        <w:spacing w:line="360" w:lineRule="auto"/>
        <w:ind w:left="1620" w:hanging="450"/>
        <w:rPr>
          <w:del w:id="2143" w:author="Jade Raposa [2]" w:date="2024-10-17T00:48:00Z"/>
          <w:rFonts w:ascii="Georgia" w:hAnsi="Georgia"/>
          <w:rPrChange w:id="2144" w:author="Jade Raposa [2]" w:date="2024-10-15T02:18:00Z">
            <w:rPr>
              <w:del w:id="2145" w:author="Jade Raposa [2]" w:date="2024-10-17T00:48:00Z"/>
            </w:rPr>
          </w:rPrChange>
        </w:rPr>
        <w:pPrChange w:id="2146" w:author="Jade Raposa [2]" w:date="2024-10-15T02:46:00Z">
          <w:pPr>
            <w:pStyle w:val="ListParagraph"/>
            <w:ind w:left="1800"/>
          </w:pPr>
        </w:pPrChange>
      </w:pPr>
    </w:p>
    <w:p w14:paraId="0A868DB2" w14:textId="77777777" w:rsidR="008F456D" w:rsidRPr="008F456D" w:rsidRDefault="008F456D" w:rsidP="008F456D">
      <w:pPr>
        <w:pStyle w:val="ListParagraph"/>
        <w:spacing w:line="360" w:lineRule="auto"/>
        <w:ind w:left="1620" w:hanging="450"/>
        <w:rPr>
          <w:del w:id="2147" w:author="Jade Raposa [2]" w:date="2024-10-17T00:48:00Z"/>
          <w:rFonts w:ascii="Georgia" w:hAnsi="Georgia"/>
          <w:rPrChange w:id="2148" w:author="Jade Raposa [2]" w:date="2024-10-15T02:18:00Z">
            <w:rPr>
              <w:del w:id="2149" w:author="Jade Raposa [2]" w:date="2024-10-17T00:48:00Z"/>
            </w:rPr>
          </w:rPrChange>
        </w:rPr>
        <w:pPrChange w:id="2150" w:author="Jade Raposa [2]" w:date="2024-10-15T02:46:00Z">
          <w:pPr>
            <w:pStyle w:val="ListParagraph"/>
            <w:ind w:left="1800"/>
          </w:pPr>
        </w:pPrChange>
      </w:pPr>
    </w:p>
    <w:p w14:paraId="66F6AA5F" w14:textId="77777777" w:rsidR="008F456D" w:rsidRPr="008F456D" w:rsidRDefault="008F456D" w:rsidP="008F456D">
      <w:pPr>
        <w:spacing w:line="360" w:lineRule="auto"/>
        <w:ind w:left="1800"/>
        <w:rPr>
          <w:rFonts w:ascii="Georgia" w:hAnsi="Georgia"/>
          <w:rPrChange w:id="2151" w:author="Jade Raposa [2]" w:date="2024-10-17T00:48:00Z">
            <w:rPr/>
          </w:rPrChange>
        </w:rPr>
        <w:pPrChange w:id="2152" w:author="Jade Raposa [2]" w:date="2024-10-17T00:48:00Z">
          <w:pPr>
            <w:pStyle w:val="ListParagraph"/>
            <w:ind w:left="1800"/>
          </w:pPr>
        </w:pPrChange>
      </w:pPr>
    </w:p>
    <w:p w14:paraId="1FF2EE02"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153" w:author="Jade Raposa [2]" w:date="2024-10-15T02:18:00Z">
            <w:rPr>
              <w:b/>
              <w:bCs/>
            </w:rPr>
          </w:rPrChange>
        </w:rPr>
        <w:pPrChange w:id="2154" w:author="Jade Raposa [2]" w:date="2024-10-15T02:46:00Z">
          <w:pPr>
            <w:pStyle w:val="ListParagraph"/>
            <w:numPr>
              <w:numId w:val="16"/>
            </w:numPr>
            <w:ind w:left="2160" w:hanging="360"/>
          </w:pPr>
        </w:pPrChange>
      </w:pPr>
      <w:r>
        <w:rPr>
          <w:rFonts w:ascii="Georgia" w:hAnsi="Georgia"/>
          <w:noProof/>
          <w:rPrChange w:id="2155" w:author="Jade Raposa [2]"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2156" w:author="Jade Raposa [2]" w:date="2024-10-15T02:18:00Z">
            <w:rPr/>
          </w:rPrChange>
        </w:rPr>
        <w:t xml:space="preserve">Now, enter your preferred </w:t>
      </w:r>
      <w:r>
        <w:rPr>
          <w:rFonts w:ascii="Georgia" w:hAnsi="Georgia"/>
          <w:b/>
          <w:bCs/>
          <w:rPrChange w:id="2157" w:author="Jade Raposa [2]" w:date="2024-10-15T02:18:00Z">
            <w:rPr>
              <w:b/>
              <w:bCs/>
            </w:rPr>
          </w:rPrChange>
        </w:rPr>
        <w:t>“DISPLAY NAME”</w:t>
      </w:r>
      <w:r>
        <w:rPr>
          <w:rFonts w:ascii="Georgia" w:hAnsi="Georgia"/>
          <w:rPrChange w:id="2158" w:author="Jade Raposa [2]" w:date="2024-10-15T02:18:00Z">
            <w:rPr/>
          </w:rPrChange>
        </w:rPr>
        <w:t xml:space="preserve"> and your </w:t>
      </w:r>
      <w:r>
        <w:rPr>
          <w:rFonts w:ascii="Georgia" w:hAnsi="Georgia"/>
          <w:b/>
          <w:bCs/>
          <w:rPrChange w:id="2159" w:author="Jade Raposa [2]" w:date="2024-10-15T02:18:00Z">
            <w:rPr>
              <w:b/>
              <w:bCs/>
            </w:rPr>
          </w:rPrChange>
        </w:rPr>
        <w:t>“YEAR LEVEL.”</w:t>
      </w:r>
      <w:r>
        <w:rPr>
          <w:rFonts w:ascii="Georgia" w:hAnsi="Georgia"/>
          <w:rPrChange w:id="2160" w:author="Jade Raposa [2]" w:date="2024-10-15T02:18:00Z">
            <w:rPr/>
          </w:rPrChange>
        </w:rPr>
        <w:t xml:space="preserve"> After that, press </w:t>
      </w:r>
      <w:r>
        <w:rPr>
          <w:rFonts w:ascii="Georgia" w:hAnsi="Georgia"/>
          <w:b/>
          <w:bCs/>
          <w:rPrChange w:id="2161" w:author="Jade Raposa [2]" w:date="2024-10-15T02:18:00Z">
            <w:rPr>
              <w:b/>
              <w:bCs/>
            </w:rPr>
          </w:rPrChange>
        </w:rPr>
        <w:t>“SUBMIT.”</w:t>
      </w:r>
    </w:p>
    <w:p w14:paraId="45A180FE" w14:textId="77777777" w:rsidR="008F456D" w:rsidRPr="008F456D" w:rsidRDefault="008F456D" w:rsidP="008F456D">
      <w:pPr>
        <w:spacing w:line="360" w:lineRule="auto"/>
        <w:ind w:left="1620" w:hanging="450"/>
        <w:rPr>
          <w:rFonts w:ascii="Georgia" w:hAnsi="Georgia"/>
          <w:rPrChange w:id="2162" w:author="Jade Raposa [2]" w:date="2024-10-15T02:18:00Z">
            <w:rPr/>
          </w:rPrChange>
        </w:rPr>
        <w:pPrChange w:id="2163" w:author="Jade Raposa [2]" w:date="2024-10-15T02:46:00Z">
          <w:pPr>
            <w:ind w:left="720"/>
          </w:pPr>
        </w:pPrChange>
      </w:pPr>
    </w:p>
    <w:p w14:paraId="5FDE67F0" w14:textId="77777777" w:rsidR="008F456D" w:rsidRPr="008F456D" w:rsidRDefault="008F456D" w:rsidP="008F456D">
      <w:pPr>
        <w:spacing w:line="360" w:lineRule="auto"/>
        <w:ind w:left="1620" w:hanging="450"/>
        <w:rPr>
          <w:rFonts w:ascii="Georgia" w:hAnsi="Georgia"/>
          <w:rPrChange w:id="2164" w:author="Jade Raposa [2]" w:date="2024-10-15T02:18:00Z">
            <w:rPr/>
          </w:rPrChange>
        </w:rPr>
        <w:pPrChange w:id="2165" w:author="Jade Raposa [2]" w:date="2024-10-15T02:46:00Z">
          <w:pPr>
            <w:ind w:left="720"/>
          </w:pPr>
        </w:pPrChange>
      </w:pPr>
    </w:p>
    <w:p w14:paraId="72464FF4" w14:textId="77777777" w:rsidR="008F456D" w:rsidRDefault="008F456D">
      <w:pPr>
        <w:spacing w:line="360" w:lineRule="auto"/>
        <w:ind w:left="1620" w:hanging="450"/>
        <w:rPr>
          <w:ins w:id="2166" w:author="Jade Raposa [2]" w:date="2024-10-17T00:54:00Z"/>
          <w:rFonts w:ascii="Georgia" w:hAnsi="Georgia"/>
        </w:rPr>
      </w:pPr>
    </w:p>
    <w:p w14:paraId="03689799" w14:textId="77777777" w:rsidR="008F456D" w:rsidRDefault="008F456D">
      <w:pPr>
        <w:spacing w:line="360" w:lineRule="auto"/>
        <w:ind w:left="1620" w:hanging="450"/>
        <w:rPr>
          <w:ins w:id="2167" w:author="Jade Raposa [2]" w:date="2024-10-17T00:54:00Z"/>
          <w:rFonts w:ascii="Georgia" w:hAnsi="Georgia"/>
        </w:rPr>
      </w:pPr>
    </w:p>
    <w:p w14:paraId="53A765C2" w14:textId="77777777" w:rsidR="008F456D" w:rsidRDefault="008F456D">
      <w:pPr>
        <w:spacing w:line="360" w:lineRule="auto"/>
        <w:ind w:left="1620" w:hanging="450"/>
        <w:rPr>
          <w:ins w:id="2168" w:author="Jade Raposa [2]" w:date="2024-10-17T00:54:00Z"/>
          <w:rFonts w:ascii="Georgia" w:hAnsi="Georgia"/>
        </w:rPr>
        <w:sectPr w:rsidR="008F456D">
          <w:headerReference w:type="default" r:id="rId132"/>
          <w:headerReference w:type="first" r:id="rId133"/>
          <w:pgSz w:w="12240" w:h="15840"/>
          <w:pgMar w:top="1440" w:right="1440" w:bottom="450" w:left="1440" w:header="708" w:footer="708" w:gutter="0"/>
          <w:pgNumType w:start="1"/>
          <w:cols w:space="708"/>
          <w:titlePg/>
          <w:docGrid w:linePitch="360"/>
        </w:sectPr>
      </w:pPr>
    </w:p>
    <w:p w14:paraId="7BFD72D9" w14:textId="77777777" w:rsidR="008F456D" w:rsidRPr="008F456D" w:rsidRDefault="008F456D" w:rsidP="008F456D">
      <w:pPr>
        <w:spacing w:line="360" w:lineRule="auto"/>
        <w:ind w:left="1620" w:hanging="450"/>
        <w:rPr>
          <w:rFonts w:ascii="Georgia" w:hAnsi="Georgia"/>
          <w:rPrChange w:id="2191" w:author="Jade Raposa [2]" w:date="2024-10-15T02:18:00Z">
            <w:rPr/>
          </w:rPrChange>
        </w:rPr>
        <w:pPrChange w:id="2192" w:author="Jade Raposa [2]" w:date="2024-10-15T02:46:00Z">
          <w:pPr>
            <w:ind w:left="720"/>
          </w:pPr>
        </w:pPrChange>
      </w:pPr>
    </w:p>
    <w:p w14:paraId="0E7647D1" w14:textId="77777777" w:rsidR="008F456D" w:rsidRPr="008F456D" w:rsidRDefault="008F456D" w:rsidP="008F456D">
      <w:pPr>
        <w:spacing w:line="360" w:lineRule="auto"/>
        <w:ind w:left="1620" w:hanging="450"/>
        <w:rPr>
          <w:del w:id="2193" w:author="Jade Raposa [2]" w:date="2024-10-17T00:53:00Z"/>
          <w:rFonts w:ascii="Georgia" w:hAnsi="Georgia"/>
          <w:rPrChange w:id="2194" w:author="Jade Raposa [2]" w:date="2024-10-15T02:18:00Z">
            <w:rPr>
              <w:del w:id="2195" w:author="Jade Raposa [2]" w:date="2024-10-17T00:53:00Z"/>
            </w:rPr>
          </w:rPrChange>
        </w:rPr>
        <w:pPrChange w:id="2196" w:author="Jade Raposa [2]" w:date="2024-10-15T02:46:00Z">
          <w:pPr>
            <w:ind w:left="720"/>
          </w:pPr>
        </w:pPrChange>
      </w:pPr>
    </w:p>
    <w:p w14:paraId="6AADE049" w14:textId="77777777" w:rsidR="008F456D" w:rsidRPr="008F456D" w:rsidRDefault="008F456D" w:rsidP="008F456D">
      <w:pPr>
        <w:spacing w:line="360" w:lineRule="auto"/>
        <w:ind w:left="1620" w:hanging="450"/>
        <w:rPr>
          <w:del w:id="2197" w:author="Jade Raposa [2]" w:date="2024-10-17T00:53:00Z"/>
          <w:rFonts w:ascii="Georgia" w:hAnsi="Georgia"/>
          <w:rPrChange w:id="2198" w:author="Jade Raposa [2]" w:date="2024-10-15T02:18:00Z">
            <w:rPr>
              <w:del w:id="2199" w:author="Jade Raposa [2]" w:date="2024-10-17T00:53:00Z"/>
            </w:rPr>
          </w:rPrChange>
        </w:rPr>
        <w:pPrChange w:id="2200" w:author="Jade Raposa [2]" w:date="2024-10-17T00:53:00Z">
          <w:pPr>
            <w:ind w:left="720"/>
          </w:pPr>
        </w:pPrChange>
      </w:pPr>
    </w:p>
    <w:p w14:paraId="2B8235AD" w14:textId="77777777" w:rsidR="008F456D" w:rsidRPr="008F456D" w:rsidRDefault="008F456D" w:rsidP="008F456D">
      <w:pPr>
        <w:rPr>
          <w:del w:id="2201" w:author="Jade Raposa [2]" w:date="2024-10-17T00:49:00Z"/>
          <w:rFonts w:ascii="Georgia" w:hAnsi="Georgia"/>
          <w:rPrChange w:id="2202" w:author="Jade Raposa [2]" w:date="2024-10-15T02:18:00Z">
            <w:rPr>
              <w:del w:id="2203" w:author="Jade Raposa [2]" w:date="2024-10-17T00:49:00Z"/>
            </w:rPr>
          </w:rPrChange>
        </w:rPr>
        <w:pPrChange w:id="2204" w:author="Jade Raposa [2]" w:date="2024-10-17T00:53:00Z">
          <w:pPr>
            <w:ind w:left="720"/>
          </w:pPr>
        </w:pPrChange>
      </w:pPr>
    </w:p>
    <w:p w14:paraId="3D51E991" w14:textId="77777777" w:rsidR="008F456D" w:rsidRPr="008F456D" w:rsidRDefault="008F456D" w:rsidP="008F456D">
      <w:pPr>
        <w:rPr>
          <w:del w:id="2205" w:author="Jade Raposa [2]" w:date="2024-10-17T00:49:00Z"/>
          <w:rFonts w:ascii="Georgia" w:hAnsi="Georgia"/>
          <w:rPrChange w:id="2206" w:author="Jade Raposa [2]" w:date="2024-10-15T02:18:00Z">
            <w:rPr>
              <w:del w:id="2207" w:author="Jade Raposa [2]" w:date="2024-10-17T00:49:00Z"/>
            </w:rPr>
          </w:rPrChange>
        </w:rPr>
        <w:pPrChange w:id="2208" w:author="Jade Raposa [2]" w:date="2024-10-17T00:53:00Z">
          <w:pPr>
            <w:ind w:left="720"/>
          </w:pPr>
        </w:pPrChange>
      </w:pPr>
    </w:p>
    <w:p w14:paraId="0A7A309A" w14:textId="77777777" w:rsidR="008F456D" w:rsidRPr="008F456D" w:rsidRDefault="008F456D" w:rsidP="008F456D">
      <w:pPr>
        <w:rPr>
          <w:del w:id="2209" w:author="Jade Raposa [2]" w:date="2024-10-17T00:49:00Z"/>
          <w:rFonts w:ascii="Georgia" w:hAnsi="Georgia"/>
          <w:rPrChange w:id="2210" w:author="Jade Raposa [2]" w:date="2024-10-15T02:18:00Z">
            <w:rPr>
              <w:del w:id="2211" w:author="Jade Raposa [2]" w:date="2024-10-17T00:49:00Z"/>
            </w:rPr>
          </w:rPrChange>
        </w:rPr>
        <w:pPrChange w:id="2212" w:author="Jade Raposa [2]" w:date="2024-10-17T00:53:00Z">
          <w:pPr>
            <w:ind w:left="720"/>
          </w:pPr>
        </w:pPrChange>
      </w:pPr>
    </w:p>
    <w:p w14:paraId="6EF84E5E" w14:textId="77777777" w:rsidR="008F456D" w:rsidRPr="008F456D" w:rsidRDefault="008F456D" w:rsidP="008F456D">
      <w:pPr>
        <w:ind w:left="2160"/>
        <w:rPr>
          <w:del w:id="2213" w:author="Jade Raposa [2]" w:date="2024-10-17T00:54:00Z"/>
          <w:rFonts w:ascii="Georgia" w:hAnsi="Georgia"/>
          <w:rPrChange w:id="2214" w:author="Jade Raposa [2]" w:date="2024-10-15T02:18:00Z">
            <w:rPr>
              <w:del w:id="2215" w:author="Jade Raposa [2]" w:date="2024-10-17T00:54:00Z"/>
            </w:rPr>
          </w:rPrChange>
        </w:rPr>
        <w:sectPr w:rsidR="008F456D" w:rsidRPr="008F456D">
          <w:pgSz w:w="12240" w:h="15840"/>
          <w:pgMar w:top="1440" w:right="1440" w:bottom="450" w:left="1440" w:header="708" w:footer="708" w:gutter="0"/>
          <w:pgNumType w:start="1"/>
          <w:cols w:space="708"/>
          <w:titlePg/>
          <w:docGrid w:linePitch="360"/>
        </w:sectPr>
        <w:pPrChange w:id="2216" w:author="Jade Raposa [2]" w:date="2024-10-17T00:53:00Z">
          <w:pPr>
            <w:pStyle w:val="ListParagraph"/>
            <w:numPr>
              <w:numId w:val="16"/>
            </w:numPr>
            <w:ind w:left="2160" w:hanging="360"/>
          </w:pPr>
        </w:pPrChange>
      </w:pPr>
    </w:p>
    <w:p w14:paraId="0CA73E05" w14:textId="77777777" w:rsidR="008F456D" w:rsidRPr="008F456D" w:rsidRDefault="00000000" w:rsidP="008F456D">
      <w:pPr>
        <w:pStyle w:val="ListParagraph"/>
        <w:numPr>
          <w:ilvl w:val="0"/>
          <w:numId w:val="16"/>
        </w:numPr>
        <w:spacing w:line="360" w:lineRule="auto"/>
        <w:ind w:left="1620" w:hanging="450"/>
        <w:rPr>
          <w:rFonts w:ascii="Georgia" w:hAnsi="Georgia"/>
          <w:rPrChange w:id="2217" w:author="Jade Raposa [2]" w:date="2024-10-15T02:18:00Z">
            <w:rPr/>
          </w:rPrChange>
        </w:rPr>
        <w:pPrChange w:id="2218" w:author="Jade Raposa [2]" w:date="2024-10-15T02:46:00Z">
          <w:pPr>
            <w:pStyle w:val="ListParagraph"/>
            <w:numPr>
              <w:numId w:val="16"/>
            </w:numPr>
            <w:ind w:left="2160" w:hanging="360"/>
          </w:pPr>
        </w:pPrChange>
      </w:pPr>
      <w:r>
        <w:rPr>
          <w:rFonts w:ascii="Georgia" w:hAnsi="Georgia"/>
          <w:noProof/>
          <w:rPrChange w:id="2219" w:author="Jade Raposa [2]"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2220" w:author="Jade Raposa [2]" w:date="2024-10-15T02:18:00Z">
            <w:rPr/>
          </w:rPrChange>
        </w:rPr>
        <w:t xml:space="preserve">You have now created an account. Enter your </w:t>
      </w:r>
      <w:r>
        <w:rPr>
          <w:rFonts w:ascii="Georgia" w:hAnsi="Georgia"/>
          <w:b/>
          <w:bCs/>
          <w:rPrChange w:id="2221" w:author="Jade Raposa [2]" w:date="2024-10-15T02:18:00Z">
            <w:rPr>
              <w:b/>
              <w:bCs/>
            </w:rPr>
          </w:rPrChange>
        </w:rPr>
        <w:t>“EMAIL”</w:t>
      </w:r>
      <w:r>
        <w:rPr>
          <w:rFonts w:ascii="Georgia" w:hAnsi="Georgia"/>
          <w:rPrChange w:id="2222" w:author="Jade Raposa [2]" w:date="2024-10-15T02:18:00Z">
            <w:rPr/>
          </w:rPrChange>
        </w:rPr>
        <w:t xml:space="preserve"> and </w:t>
      </w:r>
      <w:r>
        <w:rPr>
          <w:rFonts w:ascii="Georgia" w:hAnsi="Georgia"/>
          <w:b/>
          <w:bCs/>
          <w:rPrChange w:id="2223" w:author="Jade Raposa [2]" w:date="2024-10-15T02:18:00Z">
            <w:rPr>
              <w:b/>
              <w:bCs/>
            </w:rPr>
          </w:rPrChange>
        </w:rPr>
        <w:t>“PASSWORD”</w:t>
      </w:r>
      <w:r>
        <w:rPr>
          <w:rFonts w:ascii="Georgia" w:hAnsi="Georgia"/>
          <w:rPrChange w:id="2224" w:author="Jade Raposa [2]" w:date="2024-10-15T02:18:00Z">
            <w:rPr/>
          </w:rPrChange>
        </w:rPr>
        <w:t xml:space="preserve"> and press </w:t>
      </w:r>
      <w:r>
        <w:rPr>
          <w:rFonts w:ascii="Georgia" w:hAnsi="Georgia"/>
          <w:b/>
          <w:bCs/>
          <w:rPrChange w:id="2225" w:author="Jade Raposa [2]" w:date="2024-10-15T02:18:00Z">
            <w:rPr>
              <w:b/>
              <w:bCs/>
            </w:rPr>
          </w:rPrChange>
        </w:rPr>
        <w:t xml:space="preserve">“SIGN IN” </w:t>
      </w:r>
      <w:r>
        <w:rPr>
          <w:rFonts w:ascii="Georgia" w:hAnsi="Georgia"/>
          <w:rPrChange w:id="2226" w:author="Jade Raposa [2]" w:date="2024-10-15T02:18:00Z">
            <w:rPr/>
          </w:rPrChange>
        </w:rPr>
        <w:t>to log in.</w:t>
      </w:r>
    </w:p>
    <w:p w14:paraId="0702F088" w14:textId="77777777" w:rsidR="008F456D" w:rsidRPr="008F456D" w:rsidRDefault="008F456D" w:rsidP="008F456D">
      <w:pPr>
        <w:spacing w:line="360" w:lineRule="auto"/>
        <w:ind w:left="1620" w:hanging="450"/>
        <w:rPr>
          <w:rFonts w:ascii="Georgia" w:hAnsi="Georgia"/>
          <w:rPrChange w:id="2227" w:author="Jade Raposa [2]" w:date="2024-10-15T02:18:00Z">
            <w:rPr/>
          </w:rPrChange>
        </w:rPr>
        <w:pPrChange w:id="2228" w:author="Jade Raposa [2]" w:date="2024-10-15T02:46:00Z">
          <w:pPr>
            <w:ind w:left="720"/>
          </w:pPr>
        </w:pPrChange>
      </w:pPr>
    </w:p>
    <w:p w14:paraId="16D2330D" w14:textId="77777777" w:rsidR="008F456D" w:rsidRPr="008F456D" w:rsidRDefault="008F456D" w:rsidP="008F456D">
      <w:pPr>
        <w:spacing w:line="360" w:lineRule="auto"/>
        <w:ind w:left="1620" w:hanging="450"/>
        <w:rPr>
          <w:rFonts w:ascii="Georgia" w:hAnsi="Georgia"/>
          <w:rPrChange w:id="2229" w:author="Jade Raposa [2]" w:date="2024-10-15T02:18:00Z">
            <w:rPr/>
          </w:rPrChange>
        </w:rPr>
        <w:pPrChange w:id="2230" w:author="Jade Raposa [2]" w:date="2024-10-15T02:46:00Z">
          <w:pPr>
            <w:ind w:left="720"/>
          </w:pPr>
        </w:pPrChange>
      </w:pPr>
    </w:p>
    <w:p w14:paraId="18FD428E" w14:textId="77777777" w:rsidR="008F456D" w:rsidRPr="008F456D" w:rsidRDefault="008F456D" w:rsidP="008F456D">
      <w:pPr>
        <w:spacing w:line="360" w:lineRule="auto"/>
        <w:ind w:left="1620" w:hanging="450"/>
        <w:rPr>
          <w:rFonts w:ascii="Georgia" w:hAnsi="Georgia"/>
          <w:rPrChange w:id="2231" w:author="Jade Raposa [2]" w:date="2024-10-15T02:18:00Z">
            <w:rPr/>
          </w:rPrChange>
        </w:rPr>
        <w:pPrChange w:id="2232" w:author="Jade Raposa [2]" w:date="2024-10-15T02:46:00Z">
          <w:pPr>
            <w:ind w:left="720"/>
          </w:pPr>
        </w:pPrChange>
      </w:pPr>
    </w:p>
    <w:p w14:paraId="46EF0A57" w14:textId="77777777" w:rsidR="008F456D" w:rsidRPr="008F456D" w:rsidRDefault="008F456D" w:rsidP="008F456D">
      <w:pPr>
        <w:spacing w:line="360" w:lineRule="auto"/>
        <w:ind w:left="1620" w:hanging="450"/>
        <w:rPr>
          <w:rFonts w:ascii="Georgia" w:hAnsi="Georgia"/>
          <w:rPrChange w:id="2233" w:author="Jade Raposa [2]" w:date="2024-10-15T02:18:00Z">
            <w:rPr/>
          </w:rPrChange>
        </w:rPr>
        <w:pPrChange w:id="2234" w:author="Jade Raposa [2]" w:date="2024-10-15T02:46:00Z">
          <w:pPr>
            <w:ind w:left="720"/>
          </w:pPr>
        </w:pPrChange>
      </w:pPr>
    </w:p>
    <w:p w14:paraId="5B6C93C1" w14:textId="77777777" w:rsidR="008F456D" w:rsidRPr="008F456D" w:rsidRDefault="008F456D" w:rsidP="008F456D">
      <w:pPr>
        <w:spacing w:line="360" w:lineRule="auto"/>
        <w:ind w:left="1620" w:hanging="450"/>
        <w:rPr>
          <w:rFonts w:ascii="Georgia" w:hAnsi="Georgia"/>
          <w:rPrChange w:id="2235" w:author="Jade Raposa [2]" w:date="2024-10-15T02:18:00Z">
            <w:rPr/>
          </w:rPrChange>
        </w:rPr>
        <w:pPrChange w:id="2236" w:author="Jade Raposa [2]" w:date="2024-10-15T02:46:00Z">
          <w:pPr>
            <w:ind w:left="720"/>
          </w:pPr>
        </w:pPrChange>
      </w:pPr>
    </w:p>
    <w:p w14:paraId="6F6D3F62" w14:textId="77777777" w:rsidR="008F456D" w:rsidRPr="008F456D" w:rsidRDefault="008F456D" w:rsidP="008F456D">
      <w:pPr>
        <w:spacing w:line="360" w:lineRule="auto"/>
        <w:ind w:left="1620" w:hanging="450"/>
        <w:rPr>
          <w:rFonts w:ascii="Georgia" w:hAnsi="Georgia"/>
          <w:rPrChange w:id="2237" w:author="Jade Raposa [2]" w:date="2024-10-15T02:18:00Z">
            <w:rPr/>
          </w:rPrChange>
        </w:rPr>
        <w:pPrChange w:id="2238" w:author="Jade Raposa [2]" w:date="2024-10-15T02:46:00Z">
          <w:pPr>
            <w:ind w:left="720"/>
          </w:pPr>
        </w:pPrChange>
      </w:pPr>
    </w:p>
    <w:p w14:paraId="4D257E7F" w14:textId="77777777" w:rsidR="008F456D" w:rsidRPr="008F456D" w:rsidRDefault="008F456D" w:rsidP="008F456D">
      <w:pPr>
        <w:spacing w:line="360" w:lineRule="auto"/>
        <w:ind w:left="1620" w:hanging="450"/>
        <w:rPr>
          <w:del w:id="2239" w:author="Jade Raposa [2]" w:date="2024-10-16T20:56:00Z"/>
          <w:rFonts w:ascii="Georgia" w:hAnsi="Georgia"/>
          <w:rPrChange w:id="2240" w:author="Jade Raposa [2]" w:date="2024-10-15T02:18:00Z">
            <w:rPr>
              <w:del w:id="2241" w:author="Jade Raposa [2]" w:date="2024-10-16T20:56:00Z"/>
            </w:rPr>
          </w:rPrChange>
        </w:rPr>
        <w:pPrChange w:id="2242" w:author="Jade Raposa [2]" w:date="2024-10-15T02:46:00Z">
          <w:pPr>
            <w:ind w:left="720"/>
          </w:pPr>
        </w:pPrChange>
      </w:pPr>
    </w:p>
    <w:p w14:paraId="3272BD8E" w14:textId="77777777" w:rsidR="008F456D" w:rsidRPr="008F456D" w:rsidRDefault="008F456D" w:rsidP="008F456D">
      <w:pPr>
        <w:spacing w:line="360" w:lineRule="auto"/>
        <w:rPr>
          <w:rFonts w:ascii="Georgia" w:hAnsi="Georgia"/>
          <w:rPrChange w:id="2243" w:author="Jade Raposa [2]" w:date="2024-10-15T02:18:00Z">
            <w:rPr/>
          </w:rPrChange>
        </w:rPr>
        <w:pPrChange w:id="2244" w:author="Jade Raposa [2]" w:date="2024-10-16T20:56:00Z">
          <w:pPr>
            <w:ind w:left="720"/>
          </w:pPr>
        </w:pPrChange>
      </w:pPr>
    </w:p>
    <w:p w14:paraId="76DECE3E" w14:textId="77777777" w:rsidR="008F456D" w:rsidRPr="008F456D" w:rsidRDefault="00000000" w:rsidP="008F456D">
      <w:pPr>
        <w:pStyle w:val="ListParagraph"/>
        <w:numPr>
          <w:ilvl w:val="0"/>
          <w:numId w:val="16"/>
        </w:numPr>
        <w:spacing w:line="360" w:lineRule="auto"/>
        <w:ind w:left="1620" w:hanging="450"/>
        <w:rPr>
          <w:rFonts w:ascii="Georgia" w:hAnsi="Georgia"/>
          <w:rPrChange w:id="2245" w:author="Jade Raposa [2]" w:date="2024-10-15T02:18:00Z">
            <w:rPr/>
          </w:rPrChange>
        </w:rPr>
        <w:pPrChange w:id="2246" w:author="Jade Raposa [2]" w:date="2024-10-15T02:46:00Z">
          <w:pPr>
            <w:pStyle w:val="ListParagraph"/>
            <w:numPr>
              <w:numId w:val="16"/>
            </w:numPr>
            <w:ind w:left="2160" w:hanging="360"/>
          </w:pPr>
        </w:pPrChange>
      </w:pPr>
      <w:r>
        <w:rPr>
          <w:rFonts w:ascii="Georgia" w:hAnsi="Georgia"/>
          <w:noProof/>
          <w:rPrChange w:id="2247" w:author="Jade Raposa [2]"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2248" w:author="Jade Raposa [2]" w:date="2024-10-15T02:18:00Z">
            <w:rPr/>
          </w:rPrChange>
        </w:rPr>
        <w:t>After logging in, click the 3 lines at the top left.</w:t>
      </w:r>
    </w:p>
    <w:p w14:paraId="5C9B22AC" w14:textId="77777777" w:rsidR="008F456D" w:rsidRPr="008F456D" w:rsidRDefault="00000000" w:rsidP="008F456D">
      <w:pPr>
        <w:spacing w:line="360" w:lineRule="auto"/>
        <w:ind w:left="1620" w:hanging="450"/>
        <w:rPr>
          <w:rFonts w:ascii="Georgia" w:hAnsi="Georgia"/>
          <w:rPrChange w:id="2249" w:author="Jade Raposa [2]" w:date="2024-10-15T02:18:00Z">
            <w:rPr/>
          </w:rPrChange>
        </w:rPr>
        <w:pPrChange w:id="2250" w:author="Jade Raposa [2]" w:date="2024-10-15T02:46:00Z">
          <w:pPr>
            <w:ind w:left="720"/>
          </w:pPr>
        </w:pPrChange>
      </w:pPr>
      <w:r>
        <w:rPr>
          <w:rFonts w:ascii="Georgia" w:hAnsi="Georgia"/>
          <w:b/>
          <w:bCs/>
          <w:noProof/>
          <w:rPrChange w:id="2251" w:author="Jade Raposa [2]"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05.25pt;margin-top:17.4pt;height:18.35pt;width:10.15pt;rotation:-982214f;z-index:251697152;v-text-anchor:middle;mso-width-relative:page;mso-height-relative:page;" fillcolor="#C00000" filled="t" stroked="t" coordsize="21600,21600" o:gfxdata="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MnVaXXAAAACQEAAA8AAAAAAAAA&#10;AQAgAAAAIgAAAGRycy9kb3ducmV2LnhtbFBLAQIUABQAAAAIAIdO4kB3dHvBhAIAADIFAAAOAAAA&#10;AAAAAAEAIAAAACYBAABkcnMvZTJvRG9jLnhtbFBLBQYAAAAABgAGAFkBAAAcBgAAAAA=&#10;" adj="5988,5400">
                <v:fill on="t" focussize="0,0"/>
                <v:stroke weight="1pt" color="#172C51 [3204]" miterlimit="8" joinstyle="miter"/>
                <v:imagedata o:title=""/>
                <o:lock v:ext="edit" aspectratio="f"/>
              </v:shape>
            </w:pict>
          </mc:Fallback>
        </mc:AlternateContent>
      </w:r>
    </w:p>
    <w:p w14:paraId="468E0DF4" w14:textId="77777777" w:rsidR="008F456D" w:rsidRPr="008F456D" w:rsidRDefault="008F456D" w:rsidP="008F456D">
      <w:pPr>
        <w:spacing w:line="360" w:lineRule="auto"/>
        <w:ind w:left="1620" w:hanging="450"/>
        <w:rPr>
          <w:rFonts w:ascii="Georgia" w:hAnsi="Georgia"/>
          <w:rPrChange w:id="2252" w:author="Jade Raposa [2]" w:date="2024-10-15T02:18:00Z">
            <w:rPr/>
          </w:rPrChange>
        </w:rPr>
        <w:pPrChange w:id="2253" w:author="Jade Raposa [2]" w:date="2024-10-15T02:46:00Z">
          <w:pPr>
            <w:ind w:left="720"/>
          </w:pPr>
        </w:pPrChange>
      </w:pPr>
    </w:p>
    <w:p w14:paraId="52BA31F1" w14:textId="77777777" w:rsidR="008F456D" w:rsidRPr="008F456D" w:rsidRDefault="008F456D" w:rsidP="008F456D">
      <w:pPr>
        <w:spacing w:line="360" w:lineRule="auto"/>
        <w:ind w:left="1620" w:hanging="450"/>
        <w:rPr>
          <w:rFonts w:ascii="Georgia" w:hAnsi="Georgia"/>
          <w:rPrChange w:id="2254" w:author="Jade Raposa [2]" w:date="2024-10-15T02:18:00Z">
            <w:rPr/>
          </w:rPrChange>
        </w:rPr>
        <w:pPrChange w:id="2255" w:author="Jade Raposa [2]" w:date="2024-10-15T02:46:00Z">
          <w:pPr>
            <w:ind w:left="720"/>
          </w:pPr>
        </w:pPrChange>
      </w:pPr>
    </w:p>
    <w:p w14:paraId="4C1ABE65" w14:textId="77777777" w:rsidR="008F456D" w:rsidRPr="008F456D" w:rsidRDefault="008F456D" w:rsidP="008F456D">
      <w:pPr>
        <w:spacing w:line="360" w:lineRule="auto"/>
        <w:ind w:left="1620" w:hanging="450"/>
        <w:rPr>
          <w:rFonts w:ascii="Georgia" w:hAnsi="Georgia"/>
          <w:rPrChange w:id="2256" w:author="Jade Raposa [2]" w:date="2024-10-15T02:18:00Z">
            <w:rPr/>
          </w:rPrChange>
        </w:rPr>
        <w:pPrChange w:id="2257" w:author="Jade Raposa [2]" w:date="2024-10-15T02:46:00Z">
          <w:pPr>
            <w:ind w:left="720"/>
          </w:pPr>
        </w:pPrChange>
      </w:pPr>
    </w:p>
    <w:p w14:paraId="39070C59" w14:textId="77777777" w:rsidR="008F456D" w:rsidRPr="008F456D" w:rsidRDefault="008F456D" w:rsidP="008F456D">
      <w:pPr>
        <w:spacing w:line="360" w:lineRule="auto"/>
        <w:ind w:left="1620" w:hanging="450"/>
        <w:rPr>
          <w:rFonts w:ascii="Georgia" w:hAnsi="Georgia"/>
          <w:rPrChange w:id="2258" w:author="Jade Raposa [2]" w:date="2024-10-15T02:18:00Z">
            <w:rPr/>
          </w:rPrChange>
        </w:rPr>
        <w:pPrChange w:id="2259" w:author="Jade Raposa [2]" w:date="2024-10-15T02:46:00Z">
          <w:pPr>
            <w:ind w:left="720"/>
          </w:pPr>
        </w:pPrChange>
      </w:pPr>
    </w:p>
    <w:p w14:paraId="5E717C23" w14:textId="77777777" w:rsidR="008F456D" w:rsidRPr="008F456D" w:rsidRDefault="008F456D" w:rsidP="008F456D">
      <w:pPr>
        <w:spacing w:line="360" w:lineRule="auto"/>
        <w:ind w:left="1620" w:hanging="450"/>
        <w:rPr>
          <w:rFonts w:ascii="Georgia" w:hAnsi="Georgia"/>
          <w:rPrChange w:id="2260" w:author="Jade Raposa [2]" w:date="2024-10-15T02:18:00Z">
            <w:rPr/>
          </w:rPrChange>
        </w:rPr>
        <w:pPrChange w:id="2261" w:author="Jade Raposa [2]" w:date="2024-10-15T02:46:00Z">
          <w:pPr>
            <w:ind w:left="720"/>
          </w:pPr>
        </w:pPrChange>
      </w:pPr>
    </w:p>
    <w:p w14:paraId="42B42155" w14:textId="77777777" w:rsidR="008F456D" w:rsidRPr="008F456D" w:rsidRDefault="008F456D" w:rsidP="008F456D">
      <w:pPr>
        <w:spacing w:line="360" w:lineRule="auto"/>
        <w:ind w:left="1620" w:hanging="450"/>
        <w:rPr>
          <w:del w:id="2262" w:author="Jade Raposa [2]" w:date="2024-10-16T20:56:00Z"/>
          <w:rFonts w:ascii="Georgia" w:hAnsi="Georgia"/>
          <w:rPrChange w:id="2263" w:author="Jade Raposa [2]" w:date="2024-10-15T02:18:00Z">
            <w:rPr>
              <w:del w:id="2264" w:author="Jade Raposa [2]" w:date="2024-10-16T20:56:00Z"/>
            </w:rPr>
          </w:rPrChange>
        </w:rPr>
        <w:pPrChange w:id="2265" w:author="Jade Raposa [2]" w:date="2024-10-15T02:46:00Z">
          <w:pPr>
            <w:ind w:left="720"/>
          </w:pPr>
        </w:pPrChange>
      </w:pPr>
    </w:p>
    <w:p w14:paraId="136F92D2" w14:textId="77777777" w:rsidR="008F456D" w:rsidRPr="008F456D" w:rsidRDefault="008F456D" w:rsidP="008F456D">
      <w:pPr>
        <w:spacing w:line="360" w:lineRule="auto"/>
        <w:ind w:left="1620" w:hanging="450"/>
        <w:rPr>
          <w:del w:id="2266" w:author="Jade Raposa [2]" w:date="2024-10-16T20:56:00Z"/>
          <w:rFonts w:ascii="Georgia" w:hAnsi="Georgia"/>
          <w:rPrChange w:id="2267" w:author="Jade Raposa [2]" w:date="2024-10-15T02:18:00Z">
            <w:rPr>
              <w:del w:id="2268" w:author="Jade Raposa [2]" w:date="2024-10-16T20:56:00Z"/>
            </w:rPr>
          </w:rPrChange>
        </w:rPr>
        <w:pPrChange w:id="2269" w:author="Jade Raposa [2]" w:date="2024-10-15T02:46:00Z">
          <w:pPr>
            <w:ind w:left="720"/>
          </w:pPr>
        </w:pPrChange>
      </w:pPr>
    </w:p>
    <w:p w14:paraId="3A604D11" w14:textId="77777777" w:rsidR="008F456D" w:rsidRPr="008F456D" w:rsidRDefault="008F456D" w:rsidP="008F456D">
      <w:pPr>
        <w:spacing w:line="360" w:lineRule="auto"/>
        <w:ind w:left="1620"/>
        <w:rPr>
          <w:ins w:id="2270" w:author="Jade Raposa [2]" w:date="2024-10-15T02:21:00Z"/>
          <w:rFonts w:ascii="Georgia" w:hAnsi="Georgia"/>
          <w:rPrChange w:id="2271" w:author="Jade Raposa [2]" w:date="2024-10-16T20:56:00Z">
            <w:rPr>
              <w:ins w:id="2272" w:author="Jade Raposa [2]" w:date="2024-10-15T02:21:00Z"/>
            </w:rPr>
          </w:rPrChange>
        </w:rPr>
        <w:pPrChange w:id="2273" w:author="Jade Raposa [2]" w:date="2024-10-16T20:56:00Z">
          <w:pPr>
            <w:pStyle w:val="ListParagraph"/>
            <w:ind w:left="1620" w:hanging="450"/>
          </w:pPr>
        </w:pPrChange>
      </w:pPr>
    </w:p>
    <w:p w14:paraId="4438D600" w14:textId="77777777" w:rsidR="008F456D" w:rsidRPr="008F456D" w:rsidRDefault="008F456D" w:rsidP="008F456D">
      <w:pPr>
        <w:pStyle w:val="ListParagraph"/>
        <w:spacing w:line="360" w:lineRule="auto"/>
        <w:ind w:left="1620" w:hanging="450"/>
        <w:rPr>
          <w:rFonts w:ascii="Georgia" w:hAnsi="Georgia"/>
          <w:rPrChange w:id="2274" w:author="Jade Raposa [2]" w:date="2024-10-15T02:18:00Z">
            <w:rPr/>
          </w:rPrChange>
        </w:rPr>
        <w:pPrChange w:id="2275" w:author="Jade Raposa [2]"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2276" w:author="Jade Raposa [2]" w:date="2024-10-17T00:55:00Z"/>
          <w:rFonts w:ascii="Georgia" w:hAnsi="Georgia"/>
        </w:rPr>
        <w:sectPr w:rsidR="008F456D">
          <w:headerReference w:type="default" r:id="rId136"/>
          <w:headerReference w:type="first" r:id="rId137"/>
          <w:pgSz w:w="12240" w:h="15840"/>
          <w:pgMar w:top="1440" w:right="1440" w:bottom="1440" w:left="1440" w:header="708" w:footer="708" w:gutter="0"/>
          <w:pgNumType w:start="1"/>
          <w:cols w:space="708"/>
          <w:titlePg/>
          <w:docGrid w:linePitch="360"/>
        </w:sectPr>
      </w:pPr>
    </w:p>
    <w:p w14:paraId="1B7969A8"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287" w:author="Jade Raposa [2]" w:date="2024-10-15T02:18:00Z">
            <w:rPr>
              <w:b/>
              <w:bCs/>
            </w:rPr>
          </w:rPrChange>
        </w:rPr>
        <w:pPrChange w:id="2288" w:author="Jade Raposa [2]" w:date="2024-10-15T02:46:00Z">
          <w:pPr>
            <w:pStyle w:val="ListParagraph"/>
            <w:numPr>
              <w:numId w:val="16"/>
            </w:numPr>
            <w:ind w:left="2160" w:hanging="360"/>
          </w:pPr>
        </w:pPrChange>
      </w:pPr>
      <w:r>
        <w:rPr>
          <w:rFonts w:ascii="Georgia" w:hAnsi="Georgia"/>
          <w:rPrChange w:id="2289" w:author="Jade Raposa [2]" w:date="2024-10-15T02:18:00Z">
            <w:rPr/>
          </w:rPrChange>
        </w:rPr>
        <w:lastRenderedPageBreak/>
        <w:t xml:space="preserve">You will see options: </w:t>
      </w:r>
      <w:r>
        <w:rPr>
          <w:rFonts w:ascii="Georgia" w:hAnsi="Georgia"/>
          <w:b/>
          <w:bCs/>
          <w:rPrChange w:id="2290" w:author="Jade Raposa [2]" w:date="2024-10-15T02:18:00Z">
            <w:rPr>
              <w:b/>
              <w:bCs/>
            </w:rPr>
          </w:rPrChange>
        </w:rPr>
        <w:t>“HOME”, “INBOX”, “SET PROFILE PIC”, “CHANGE PASSWORD”, “BROWSE SUBJECTS”, “SUBJECT ENROLLED”,</w:t>
      </w:r>
      <w:r>
        <w:rPr>
          <w:rFonts w:ascii="Georgia" w:hAnsi="Georgia"/>
          <w:rPrChange w:id="2291" w:author="Jade Raposa [2]" w:date="2024-10-15T02:18:00Z">
            <w:rPr/>
          </w:rPrChange>
        </w:rPr>
        <w:t xml:space="preserve"> and </w:t>
      </w:r>
      <w:r>
        <w:rPr>
          <w:rFonts w:ascii="Georgia" w:hAnsi="Georgia"/>
          <w:b/>
          <w:bCs/>
          <w:rPrChange w:id="2292" w:author="Jade Raposa [2]" w:date="2024-10-15T02:18:00Z">
            <w:rPr>
              <w:b/>
              <w:bCs/>
            </w:rPr>
          </w:rPrChange>
        </w:rPr>
        <w:t>“LOG OUT.”</w:t>
      </w:r>
    </w:p>
    <w:p w14:paraId="1BD71BC3" w14:textId="77777777" w:rsidR="008F456D" w:rsidRPr="008F456D" w:rsidRDefault="00000000" w:rsidP="008F456D">
      <w:pPr>
        <w:spacing w:line="360" w:lineRule="auto"/>
        <w:ind w:left="1620" w:hanging="450"/>
        <w:rPr>
          <w:rFonts w:ascii="Georgia" w:hAnsi="Georgia"/>
          <w:rPrChange w:id="2293" w:author="Jade Raposa [2]" w:date="2024-10-15T02:18:00Z">
            <w:rPr/>
          </w:rPrChange>
        </w:rPr>
        <w:pPrChange w:id="2294" w:author="Jade Raposa [2]" w:date="2024-10-15T02:46:00Z">
          <w:pPr>
            <w:ind w:left="720"/>
          </w:pPr>
        </w:pPrChange>
      </w:pPr>
      <w:r>
        <w:rPr>
          <w:rFonts w:ascii="Georgia" w:hAnsi="Georgia"/>
          <w:noProof/>
          <w:rPrChange w:id="2295" w:author="Jade Raposa [2]"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rsidP="008F456D">
      <w:pPr>
        <w:spacing w:line="360" w:lineRule="auto"/>
        <w:ind w:left="1620" w:hanging="450"/>
        <w:rPr>
          <w:rFonts w:ascii="Georgia" w:hAnsi="Georgia"/>
          <w:rPrChange w:id="2296" w:author="Jade Raposa [2]" w:date="2024-10-15T02:18:00Z">
            <w:rPr/>
          </w:rPrChange>
        </w:rPr>
        <w:pPrChange w:id="2297" w:author="Jade Raposa [2]" w:date="2024-10-15T02:46:00Z">
          <w:pPr>
            <w:ind w:left="720"/>
          </w:pPr>
        </w:pPrChange>
      </w:pPr>
    </w:p>
    <w:p w14:paraId="0667B37A" w14:textId="77777777" w:rsidR="008F456D" w:rsidRPr="008F456D" w:rsidRDefault="008F456D" w:rsidP="008F456D">
      <w:pPr>
        <w:spacing w:line="360" w:lineRule="auto"/>
        <w:ind w:left="1620" w:hanging="450"/>
        <w:rPr>
          <w:rFonts w:ascii="Georgia" w:hAnsi="Georgia"/>
          <w:rPrChange w:id="2298" w:author="Jade Raposa [2]" w:date="2024-10-15T02:18:00Z">
            <w:rPr/>
          </w:rPrChange>
        </w:rPr>
        <w:pPrChange w:id="2299" w:author="Jade Raposa [2]" w:date="2024-10-15T02:46:00Z">
          <w:pPr>
            <w:ind w:left="720"/>
          </w:pPr>
        </w:pPrChange>
      </w:pPr>
    </w:p>
    <w:p w14:paraId="535CF35C" w14:textId="77777777" w:rsidR="008F456D" w:rsidRPr="008F456D" w:rsidRDefault="008F456D" w:rsidP="008F456D">
      <w:pPr>
        <w:spacing w:line="360" w:lineRule="auto"/>
        <w:ind w:left="1620" w:hanging="450"/>
        <w:rPr>
          <w:rFonts w:ascii="Georgia" w:hAnsi="Georgia"/>
          <w:rPrChange w:id="2300" w:author="Jade Raposa [2]" w:date="2024-10-15T02:18:00Z">
            <w:rPr/>
          </w:rPrChange>
        </w:rPr>
        <w:pPrChange w:id="2301" w:author="Jade Raposa [2]" w:date="2024-10-15T02:46:00Z">
          <w:pPr>
            <w:ind w:left="720"/>
          </w:pPr>
        </w:pPrChange>
      </w:pPr>
    </w:p>
    <w:p w14:paraId="2FF0F86C" w14:textId="77777777" w:rsidR="008F456D" w:rsidRPr="008F456D" w:rsidRDefault="008F456D" w:rsidP="008F456D">
      <w:pPr>
        <w:spacing w:line="360" w:lineRule="auto"/>
        <w:ind w:left="1620" w:hanging="450"/>
        <w:rPr>
          <w:rFonts w:ascii="Georgia" w:hAnsi="Georgia"/>
          <w:rPrChange w:id="2302" w:author="Jade Raposa [2]" w:date="2024-10-15T02:18:00Z">
            <w:rPr/>
          </w:rPrChange>
        </w:rPr>
        <w:pPrChange w:id="2303" w:author="Jade Raposa [2]" w:date="2024-10-15T02:46:00Z">
          <w:pPr>
            <w:ind w:left="720"/>
          </w:pPr>
        </w:pPrChange>
      </w:pPr>
    </w:p>
    <w:p w14:paraId="4A772592" w14:textId="77777777" w:rsidR="008F456D" w:rsidRPr="008F456D" w:rsidRDefault="008F456D" w:rsidP="008F456D">
      <w:pPr>
        <w:spacing w:line="360" w:lineRule="auto"/>
        <w:ind w:left="1620" w:hanging="450"/>
        <w:rPr>
          <w:rFonts w:ascii="Georgia" w:hAnsi="Georgia"/>
          <w:rPrChange w:id="2304" w:author="Jade Raposa [2]" w:date="2024-10-15T02:18:00Z">
            <w:rPr/>
          </w:rPrChange>
        </w:rPr>
        <w:pPrChange w:id="2305" w:author="Jade Raposa [2]" w:date="2024-10-15T02:46:00Z">
          <w:pPr>
            <w:ind w:left="720"/>
          </w:pPr>
        </w:pPrChange>
      </w:pPr>
    </w:p>
    <w:p w14:paraId="57E91FD0" w14:textId="77777777" w:rsidR="008F456D" w:rsidRPr="008F456D" w:rsidRDefault="008F456D" w:rsidP="008F456D">
      <w:pPr>
        <w:spacing w:line="360" w:lineRule="auto"/>
        <w:ind w:left="1620" w:hanging="450"/>
        <w:rPr>
          <w:rFonts w:ascii="Georgia" w:hAnsi="Georgia"/>
          <w:rPrChange w:id="2306" w:author="Jade Raposa [2]" w:date="2024-10-15T02:18:00Z">
            <w:rPr/>
          </w:rPrChange>
        </w:rPr>
        <w:pPrChange w:id="2307" w:author="Jade Raposa [2]" w:date="2024-10-15T02:46:00Z">
          <w:pPr>
            <w:ind w:left="720"/>
          </w:pPr>
        </w:pPrChange>
      </w:pPr>
    </w:p>
    <w:p w14:paraId="2CB0F273" w14:textId="77777777" w:rsidR="008F456D" w:rsidRPr="008F456D" w:rsidRDefault="008F456D" w:rsidP="008F456D">
      <w:pPr>
        <w:spacing w:line="360" w:lineRule="auto"/>
        <w:ind w:left="2160"/>
        <w:rPr>
          <w:del w:id="2308" w:author="Jade Raposa [2]" w:date="2024-10-16T20:57:00Z"/>
          <w:rFonts w:ascii="Georgia" w:hAnsi="Georgia"/>
          <w:rPrChange w:id="2309" w:author="Jade Raposa [2]" w:date="2024-10-15T02:22:00Z">
            <w:rPr>
              <w:del w:id="2310" w:author="Jade Raposa [2]" w:date="2024-10-16T20:57:00Z"/>
            </w:rPr>
          </w:rPrChange>
        </w:rPr>
        <w:sectPr w:rsidR="008F456D" w:rsidRPr="008F456D">
          <w:pgSz w:w="12240" w:h="15840"/>
          <w:pgMar w:top="1710" w:right="1440" w:bottom="1440" w:left="1440" w:header="708" w:footer="708" w:gutter="0"/>
          <w:pgNumType w:start="1"/>
          <w:cols w:space="708"/>
          <w:titlePg/>
          <w:docGrid w:linePitch="360"/>
        </w:sectPr>
        <w:pPrChange w:id="2311" w:author="Jade Raposa [2]" w:date="2024-10-15T02:46:00Z">
          <w:pPr>
            <w:pStyle w:val="ListParagraph"/>
            <w:numPr>
              <w:numId w:val="16"/>
            </w:numPr>
            <w:ind w:left="2160" w:hanging="360"/>
          </w:pPr>
        </w:pPrChange>
      </w:pPr>
    </w:p>
    <w:p w14:paraId="60684FF3" w14:textId="77777777" w:rsidR="008F456D" w:rsidRDefault="008F456D" w:rsidP="008F456D">
      <w:pPr>
        <w:pStyle w:val="ListParagraph"/>
        <w:spacing w:line="360" w:lineRule="auto"/>
        <w:ind w:left="1620"/>
        <w:rPr>
          <w:ins w:id="2312" w:author="Jade Raposa [2]" w:date="2024-10-15T02:22:00Z"/>
          <w:rFonts w:ascii="Georgia" w:hAnsi="Georgia"/>
        </w:rPr>
        <w:pPrChange w:id="2313" w:author="Jade Raposa [2]" w:date="2024-10-15T02:46:00Z">
          <w:pPr>
            <w:pStyle w:val="ListParagraph"/>
            <w:numPr>
              <w:numId w:val="16"/>
            </w:numPr>
            <w:ind w:left="1620" w:hanging="450"/>
          </w:pPr>
        </w:pPrChange>
      </w:pPr>
    </w:p>
    <w:p w14:paraId="25765D3C" w14:textId="77777777" w:rsidR="008F456D" w:rsidRPr="008F456D" w:rsidRDefault="00000000" w:rsidP="008F456D">
      <w:pPr>
        <w:pStyle w:val="ListParagraph"/>
        <w:numPr>
          <w:ilvl w:val="0"/>
          <w:numId w:val="16"/>
        </w:numPr>
        <w:spacing w:line="360" w:lineRule="auto"/>
        <w:ind w:left="1620" w:hanging="450"/>
        <w:rPr>
          <w:rFonts w:ascii="Georgia" w:hAnsi="Georgia"/>
          <w:rPrChange w:id="2314" w:author="Jade Raposa [2]" w:date="2024-10-15T02:18:00Z">
            <w:rPr/>
          </w:rPrChange>
        </w:rPr>
        <w:pPrChange w:id="2315" w:author="Jade Raposa [2]" w:date="2024-10-15T02:46:00Z">
          <w:pPr>
            <w:pStyle w:val="ListParagraph"/>
            <w:numPr>
              <w:numId w:val="16"/>
            </w:numPr>
            <w:ind w:left="2160" w:hanging="360"/>
          </w:pPr>
        </w:pPrChange>
      </w:pPr>
      <w:r>
        <w:rPr>
          <w:rFonts w:ascii="Georgia" w:hAnsi="Georgia"/>
          <w:rPrChange w:id="2316" w:author="Jade Raposa [2]" w:date="2024-10-15T02:18:00Z">
            <w:rPr/>
          </w:rPrChange>
        </w:rPr>
        <w:t xml:space="preserve">Since you are a mentee, click </w:t>
      </w:r>
      <w:r>
        <w:rPr>
          <w:rFonts w:ascii="Georgia" w:hAnsi="Georgia"/>
          <w:b/>
          <w:bCs/>
          <w:rPrChange w:id="2317" w:author="Jade Raposa [2]" w:date="2024-10-15T02:18:00Z">
            <w:rPr>
              <w:b/>
              <w:bCs/>
            </w:rPr>
          </w:rPrChange>
        </w:rPr>
        <w:t>“BROWSE SUBJECTS”</w:t>
      </w:r>
      <w:r>
        <w:rPr>
          <w:rFonts w:ascii="Georgia" w:hAnsi="Georgia"/>
          <w:rPrChange w:id="2318" w:author="Jade Raposa [2]"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2319" w:author="Jade Raposa [2]" w:date="2024-10-15T02:18:00Z">
            <w:rPr>
              <w:b/>
              <w:bCs/>
            </w:rPr>
          </w:rPrChange>
        </w:rPr>
        <w:t>“SUBJECT ENROLLED”</w:t>
      </w:r>
      <w:r>
        <w:rPr>
          <w:rFonts w:ascii="Georgia" w:hAnsi="Georgia"/>
          <w:rPrChange w:id="2320" w:author="Jade Raposa [2]" w:date="2024-10-15T02:18:00Z">
            <w:rPr/>
          </w:rPrChange>
        </w:rPr>
        <w:t xml:space="preserve"> to see if you’ve been enrolled or declined.</w:t>
      </w:r>
    </w:p>
    <w:p w14:paraId="48E38523" w14:textId="77777777" w:rsidR="008F456D" w:rsidRPr="008F456D" w:rsidRDefault="00000000" w:rsidP="008F456D">
      <w:pPr>
        <w:spacing w:line="360" w:lineRule="auto"/>
        <w:ind w:left="1620" w:hanging="450"/>
        <w:rPr>
          <w:rFonts w:ascii="Georgia" w:hAnsi="Georgia"/>
          <w:rPrChange w:id="2321" w:author="Jade Raposa [2]" w:date="2024-10-15T02:18:00Z">
            <w:rPr/>
          </w:rPrChange>
        </w:rPr>
        <w:pPrChange w:id="2322" w:author="Jade Raposa [2]" w:date="2024-10-15T02:46:00Z">
          <w:pPr>
            <w:ind w:left="720"/>
          </w:pPr>
        </w:pPrChange>
      </w:pPr>
      <w:r>
        <w:rPr>
          <w:rFonts w:ascii="Georgia" w:hAnsi="Georgia"/>
          <w:noProof/>
          <w:rPrChange w:id="2323" w:author="Jade Raposa [2]"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2324" w:author="Jade Raposa [2]"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2325" w:author="Jade Raposa [2]" w:date="2024-10-15T02:22:00Z"/>
          <w:rFonts w:ascii="Georgia" w:hAnsi="Georgia"/>
        </w:rPr>
      </w:pPr>
    </w:p>
    <w:p w14:paraId="5A35AA86" w14:textId="77777777" w:rsidR="008F456D" w:rsidRDefault="008F456D">
      <w:pPr>
        <w:spacing w:line="360" w:lineRule="auto"/>
        <w:ind w:left="1620" w:hanging="450"/>
        <w:rPr>
          <w:ins w:id="2326" w:author="Jade Raposa [2]" w:date="2024-10-17T00:55:00Z"/>
          <w:rFonts w:ascii="Georgia" w:hAnsi="Georgia"/>
        </w:rPr>
      </w:pPr>
    </w:p>
    <w:p w14:paraId="3D42619D" w14:textId="77777777" w:rsidR="008F456D" w:rsidRDefault="008F456D">
      <w:pPr>
        <w:spacing w:line="360" w:lineRule="auto"/>
        <w:ind w:left="1620" w:hanging="450"/>
        <w:rPr>
          <w:ins w:id="2327" w:author="Jade Raposa [2]" w:date="2024-10-17T00:55:00Z"/>
          <w:rFonts w:ascii="Georgia" w:hAnsi="Georgia"/>
        </w:rPr>
        <w:sectPr w:rsidR="008F456D">
          <w:headerReference w:type="default" r:id="rId141"/>
          <w:headerReference w:type="first" r:id="rId142"/>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rsidP="008F456D">
      <w:pPr>
        <w:spacing w:line="360" w:lineRule="auto"/>
        <w:rPr>
          <w:del w:id="2338" w:author="Jade Raposa [2]" w:date="2024-10-15T02:22:00Z"/>
          <w:rFonts w:ascii="Georgia" w:hAnsi="Georgia"/>
          <w:rPrChange w:id="2339" w:author="Jade Raposa [2]" w:date="2024-10-15T02:18:00Z">
            <w:rPr>
              <w:del w:id="2340" w:author="Jade Raposa [2]" w:date="2024-10-15T02:22:00Z"/>
            </w:rPr>
          </w:rPrChange>
        </w:rPr>
        <w:pPrChange w:id="2341" w:author="Jade Raposa [2]" w:date="2024-10-17T00:55:00Z">
          <w:pPr>
            <w:ind w:left="720"/>
          </w:pPr>
        </w:pPrChange>
      </w:pPr>
    </w:p>
    <w:p w14:paraId="6810BC5E" w14:textId="77777777" w:rsidR="008F456D" w:rsidRPr="008F456D" w:rsidRDefault="008F456D" w:rsidP="008F456D">
      <w:pPr>
        <w:spacing w:line="360" w:lineRule="auto"/>
        <w:rPr>
          <w:del w:id="2342" w:author="Jade Raposa [2]" w:date="2024-10-15T02:22:00Z"/>
          <w:rFonts w:ascii="Georgia" w:hAnsi="Georgia"/>
          <w:rPrChange w:id="2343" w:author="Jade Raposa [2]" w:date="2024-10-15T02:18:00Z">
            <w:rPr>
              <w:del w:id="2344" w:author="Jade Raposa [2]" w:date="2024-10-15T02:22:00Z"/>
            </w:rPr>
          </w:rPrChange>
        </w:rPr>
        <w:pPrChange w:id="2345" w:author="Jade Raposa [2]" w:date="2024-10-17T00:55:00Z">
          <w:pPr>
            <w:ind w:left="720"/>
          </w:pPr>
        </w:pPrChange>
      </w:pPr>
    </w:p>
    <w:p w14:paraId="65174859" w14:textId="77777777" w:rsidR="008F456D" w:rsidRPr="008F456D" w:rsidRDefault="008F456D" w:rsidP="008F456D">
      <w:pPr>
        <w:spacing w:line="360" w:lineRule="auto"/>
        <w:rPr>
          <w:del w:id="2346" w:author="Jade Raposa [2]" w:date="2024-10-15T02:22:00Z"/>
          <w:rFonts w:ascii="Georgia" w:hAnsi="Georgia"/>
          <w:rPrChange w:id="2347" w:author="Jade Raposa [2]" w:date="2024-10-15T02:18:00Z">
            <w:rPr>
              <w:del w:id="2348" w:author="Jade Raposa [2]" w:date="2024-10-15T02:22:00Z"/>
            </w:rPr>
          </w:rPrChange>
        </w:rPr>
        <w:pPrChange w:id="2349" w:author="Jade Raposa [2]" w:date="2024-10-17T00:55:00Z">
          <w:pPr>
            <w:ind w:left="720"/>
          </w:pPr>
        </w:pPrChange>
      </w:pPr>
    </w:p>
    <w:p w14:paraId="493F753E" w14:textId="77777777" w:rsidR="008F456D" w:rsidRPr="008F456D" w:rsidRDefault="008F456D" w:rsidP="008F456D">
      <w:pPr>
        <w:spacing w:line="360" w:lineRule="auto"/>
        <w:rPr>
          <w:del w:id="2350" w:author="Jade Raposa [2]" w:date="2024-10-15T02:46:00Z"/>
          <w:rFonts w:ascii="Georgia" w:hAnsi="Georgia"/>
          <w:rPrChange w:id="2351" w:author="Jade Raposa [2]" w:date="2024-10-15T02:18:00Z">
            <w:rPr>
              <w:del w:id="2352" w:author="Jade Raposa [2]" w:date="2024-10-15T02:46:00Z"/>
            </w:rPr>
          </w:rPrChange>
        </w:rPr>
        <w:pPrChange w:id="2353" w:author="Jade Raposa [2]" w:date="2024-10-17T00:55:00Z">
          <w:pPr>
            <w:ind w:left="720"/>
          </w:pPr>
        </w:pPrChange>
      </w:pPr>
    </w:p>
    <w:p w14:paraId="2281AF7B" w14:textId="77777777" w:rsidR="008F456D" w:rsidRPr="008F456D" w:rsidRDefault="008F456D" w:rsidP="008F456D">
      <w:pPr>
        <w:spacing w:line="360" w:lineRule="auto"/>
        <w:rPr>
          <w:rFonts w:ascii="Georgia" w:hAnsi="Georgia"/>
          <w:rPrChange w:id="2354" w:author="Jade Raposa [2]" w:date="2024-10-15T02:18:00Z">
            <w:rPr/>
          </w:rPrChange>
        </w:rPr>
        <w:pPrChange w:id="2355" w:author="Jade Raposa [2]" w:date="2024-10-17T00:55:00Z">
          <w:pPr>
            <w:ind w:left="720"/>
          </w:pPr>
        </w:pPrChange>
      </w:pPr>
    </w:p>
    <w:p w14:paraId="6435C0FF" w14:textId="77777777" w:rsidR="008F456D" w:rsidRPr="008F456D" w:rsidRDefault="00000000" w:rsidP="008F456D">
      <w:pPr>
        <w:pStyle w:val="ListParagraph"/>
        <w:numPr>
          <w:ilvl w:val="0"/>
          <w:numId w:val="16"/>
        </w:numPr>
        <w:spacing w:line="360" w:lineRule="auto"/>
        <w:ind w:left="1620" w:hanging="450"/>
        <w:rPr>
          <w:rFonts w:ascii="Georgia" w:hAnsi="Georgia"/>
          <w:rPrChange w:id="2356" w:author="Jade Raposa [2]" w:date="2024-10-15T02:18:00Z">
            <w:rPr/>
          </w:rPrChange>
        </w:rPr>
        <w:pPrChange w:id="2357" w:author="Jade Raposa [2]" w:date="2024-10-15T02:46:00Z">
          <w:pPr>
            <w:pStyle w:val="ListParagraph"/>
            <w:numPr>
              <w:numId w:val="16"/>
            </w:numPr>
            <w:ind w:left="2160" w:hanging="360"/>
          </w:pPr>
        </w:pPrChange>
      </w:pPr>
      <w:r>
        <w:rPr>
          <w:rFonts w:ascii="Georgia" w:hAnsi="Georgia"/>
          <w:noProof/>
          <w:rPrChange w:id="2358" w:author="Jade Raposa [2]"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2359" w:author="Jade Raposa [2]" w:date="2024-10-15T02:18:00Z">
            <w:rPr/>
          </w:rPrChange>
        </w:rPr>
        <w:t xml:space="preserve">If you have been enrolled, there will be a blue icon on the right side. Click it, and you will see four buttons: </w:t>
      </w:r>
      <w:r>
        <w:rPr>
          <w:rFonts w:ascii="Georgia" w:hAnsi="Georgia"/>
          <w:b/>
          <w:bCs/>
          <w:rPrChange w:id="2360" w:author="Jade Raposa [2]" w:date="2024-10-15T02:18:00Z">
            <w:rPr>
              <w:b/>
              <w:bCs/>
            </w:rPr>
          </w:rPrChange>
        </w:rPr>
        <w:t>“LESSONS”</w:t>
      </w:r>
      <w:r>
        <w:rPr>
          <w:rFonts w:ascii="Georgia" w:hAnsi="Georgia"/>
          <w:rPrChange w:id="2361" w:author="Jade Raposa [2]" w:date="2024-10-15T02:18:00Z">
            <w:rPr/>
          </w:rPrChange>
        </w:rPr>
        <w:t xml:space="preserve"> (where the professor will post lesson files), </w:t>
      </w:r>
      <w:r>
        <w:rPr>
          <w:rFonts w:ascii="Georgia" w:hAnsi="Georgia"/>
          <w:b/>
          <w:bCs/>
          <w:rPrChange w:id="2362" w:author="Jade Raposa [2]" w:date="2024-10-15T02:18:00Z">
            <w:rPr>
              <w:b/>
              <w:bCs/>
            </w:rPr>
          </w:rPrChange>
        </w:rPr>
        <w:t>“ACTIVITY”</w:t>
      </w:r>
      <w:r>
        <w:rPr>
          <w:rFonts w:ascii="Georgia" w:hAnsi="Georgia"/>
          <w:rPrChange w:id="2363" w:author="Jade Raposa [2]" w:date="2024-10-15T02:18:00Z">
            <w:rPr/>
          </w:rPrChange>
        </w:rPr>
        <w:t xml:space="preserve"> (where quizzes will be posted), and </w:t>
      </w:r>
      <w:r>
        <w:rPr>
          <w:rFonts w:ascii="Georgia" w:hAnsi="Georgia"/>
          <w:b/>
          <w:bCs/>
          <w:rPrChange w:id="2364" w:author="Jade Raposa [2]" w:date="2024-10-15T02:18:00Z">
            <w:rPr>
              <w:b/>
              <w:bCs/>
            </w:rPr>
          </w:rPrChange>
        </w:rPr>
        <w:t>“REPORTS”</w:t>
      </w:r>
      <w:r>
        <w:rPr>
          <w:rFonts w:ascii="Georgia" w:hAnsi="Georgia"/>
          <w:rPrChange w:id="2365" w:author="Jade Raposa [2]" w:date="2024-10-15T02:18:00Z">
            <w:rPr/>
          </w:rPrChange>
        </w:rPr>
        <w:t xml:space="preserve"> (where you will see your progress in the class, your scores, and test details). </w:t>
      </w:r>
      <w:r>
        <w:rPr>
          <w:rFonts w:ascii="Georgia" w:hAnsi="Georgia"/>
          <w:b/>
          <w:bCs/>
          <w:rPrChange w:id="2366" w:author="Jade Raposa [2]" w:date="2024-10-15T02:18:00Z">
            <w:rPr>
              <w:b/>
              <w:bCs/>
            </w:rPr>
          </w:rPrChange>
        </w:rPr>
        <w:t>“</w:t>
      </w:r>
      <w:proofErr w:type="gramStart"/>
      <w:r>
        <w:rPr>
          <w:rFonts w:ascii="Georgia" w:hAnsi="Georgia"/>
          <w:b/>
          <w:bCs/>
          <w:rPrChange w:id="2367" w:author="Jade Raposa [2]" w:date="2024-10-15T02:18:00Z">
            <w:rPr>
              <w:b/>
              <w:bCs/>
            </w:rPr>
          </w:rPrChange>
        </w:rPr>
        <w:t>PEOPLE”</w:t>
      </w:r>
      <w:r>
        <w:rPr>
          <w:rFonts w:ascii="Georgia" w:hAnsi="Georgia"/>
          <w:rPrChange w:id="2368" w:author="Jade Raposa [2]" w:date="2024-10-15T02:18:00Z">
            <w:rPr/>
          </w:rPrChange>
        </w:rPr>
        <w:t>(</w:t>
      </w:r>
      <w:proofErr w:type="gramEnd"/>
      <w:r>
        <w:rPr>
          <w:rFonts w:ascii="Georgia" w:hAnsi="Georgia"/>
          <w:rPrChange w:id="2369" w:author="Jade Raposa [2]"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2370" w:author="Jade Raposa [2]" w:date="2024-10-15T02:46:00Z"/>
          <w:rFonts w:ascii="Georgia" w:hAnsi="Georgia"/>
        </w:rPr>
      </w:pPr>
    </w:p>
    <w:p w14:paraId="11645690" w14:textId="77777777" w:rsidR="008F456D" w:rsidRPr="008F456D" w:rsidRDefault="008F456D" w:rsidP="008F456D">
      <w:pPr>
        <w:spacing w:line="360" w:lineRule="auto"/>
        <w:ind w:left="1620" w:hanging="450"/>
        <w:rPr>
          <w:ins w:id="2371" w:author="Jade Raposa [2]" w:date="2024-10-16T20:58:00Z"/>
          <w:rFonts w:ascii="Georgia" w:hAnsi="Georgia"/>
          <w:rPrChange w:id="2372" w:author="Jade Raposa [2]" w:date="2024-10-15T02:18:00Z">
            <w:rPr>
              <w:ins w:id="2373" w:author="Jade Raposa [2]" w:date="2024-10-16T20:58:00Z"/>
            </w:rPr>
          </w:rPrChange>
        </w:rPr>
        <w:pPrChange w:id="2374" w:author="Jade Raposa [2]" w:date="2024-10-15T02:46:00Z">
          <w:pPr>
            <w:ind w:left="720"/>
          </w:pPr>
        </w:pPrChange>
      </w:pPr>
    </w:p>
    <w:p w14:paraId="30CB69CB" w14:textId="77777777" w:rsidR="008F456D" w:rsidRDefault="00000000">
      <w:pPr>
        <w:pStyle w:val="ListParagraph"/>
        <w:spacing w:line="360" w:lineRule="auto"/>
        <w:ind w:left="1620" w:hanging="450"/>
        <w:rPr>
          <w:del w:id="2375" w:author="Jade Raposa [2]" w:date="2024-10-15T02:46:00Z"/>
          <w:rFonts w:ascii="Georgia" w:hAnsi="Georgia"/>
        </w:rPr>
      </w:pPr>
      <w:del w:id="2376" w:author="Jade Raposa [2]" w:date="2024-10-15T02:46:00Z">
        <w:r>
          <w:rPr>
            <w:rFonts w:ascii="Georgia" w:hAnsi="Georgia"/>
            <w:rPrChange w:id="2377" w:author="Jade Raposa [2]" w:date="2024-10-15T02:18:00Z">
              <w:rPr/>
            </w:rPrChange>
          </w:rPr>
          <w:delText xml:space="preserve">    </w:delText>
        </w:r>
      </w:del>
    </w:p>
    <w:p w14:paraId="6AE56FE6" w14:textId="77777777" w:rsidR="008F456D" w:rsidRPr="008F456D" w:rsidRDefault="008F456D" w:rsidP="008F456D">
      <w:pPr>
        <w:spacing w:line="360" w:lineRule="auto"/>
        <w:ind w:left="1620" w:hanging="450"/>
        <w:rPr>
          <w:ins w:id="2378" w:author="Jade Raposa [2]" w:date="2024-10-16T20:58:00Z"/>
          <w:rFonts w:ascii="Georgia" w:hAnsi="Georgia"/>
          <w:rPrChange w:id="2379" w:author="Jade Raposa [2]" w:date="2024-10-15T02:18:00Z">
            <w:rPr>
              <w:ins w:id="2380" w:author="Jade Raposa [2]" w:date="2024-10-16T20:58:00Z"/>
            </w:rPr>
          </w:rPrChange>
        </w:rPr>
        <w:pPrChange w:id="2381" w:author="Jade Raposa [2]" w:date="2024-10-15T02:46:00Z">
          <w:pPr>
            <w:ind w:left="720"/>
          </w:pPr>
        </w:pPrChange>
      </w:pPr>
    </w:p>
    <w:p w14:paraId="06A64D84" w14:textId="77777777" w:rsidR="008F456D" w:rsidRPr="008F456D" w:rsidRDefault="008F456D" w:rsidP="008F456D">
      <w:pPr>
        <w:pStyle w:val="ListParagraph"/>
        <w:spacing w:line="360" w:lineRule="auto"/>
        <w:ind w:left="1620" w:hanging="450"/>
        <w:rPr>
          <w:del w:id="2382" w:author="Jade Raposa [2]" w:date="2024-10-15T02:46:00Z"/>
          <w:rFonts w:ascii="Georgia" w:hAnsi="Georgia"/>
          <w:rPrChange w:id="2383" w:author="Jade Raposa [2]" w:date="2024-10-15T02:18:00Z">
            <w:rPr>
              <w:del w:id="2384" w:author="Jade Raposa [2]" w:date="2024-10-15T02:46:00Z"/>
            </w:rPr>
          </w:rPrChange>
        </w:rPr>
        <w:pPrChange w:id="2385" w:author="Jade Raposa [2]" w:date="2024-10-15T02:46:00Z">
          <w:pPr>
            <w:pStyle w:val="ListParagraph"/>
            <w:ind w:left="1800"/>
          </w:pPr>
        </w:pPrChange>
      </w:pPr>
    </w:p>
    <w:p w14:paraId="34F88058" w14:textId="77777777" w:rsidR="008F456D" w:rsidRPr="008F456D" w:rsidRDefault="008F456D" w:rsidP="008F456D">
      <w:pPr>
        <w:pStyle w:val="ListParagraph"/>
        <w:spacing w:line="360" w:lineRule="auto"/>
        <w:ind w:left="1620" w:hanging="450"/>
        <w:rPr>
          <w:del w:id="2386" w:author="Jade Raposa [2]" w:date="2024-10-15T02:46:00Z"/>
          <w:rFonts w:ascii="Georgia" w:hAnsi="Georgia"/>
          <w:rPrChange w:id="2387" w:author="Jade Raposa [2]" w:date="2024-10-15T02:18:00Z">
            <w:rPr>
              <w:del w:id="2388" w:author="Jade Raposa [2]" w:date="2024-10-15T02:46:00Z"/>
            </w:rPr>
          </w:rPrChange>
        </w:rPr>
        <w:pPrChange w:id="2389" w:author="Jade Raposa [2]" w:date="2024-10-15T02:46:00Z">
          <w:pPr>
            <w:pStyle w:val="ListParagraph"/>
            <w:ind w:left="1800"/>
          </w:pPr>
        </w:pPrChange>
      </w:pPr>
    </w:p>
    <w:p w14:paraId="3C607D12" w14:textId="77777777" w:rsidR="008F456D" w:rsidRPr="008F456D" w:rsidRDefault="008F456D" w:rsidP="008F456D">
      <w:pPr>
        <w:pStyle w:val="ListParagraph"/>
        <w:spacing w:line="360" w:lineRule="auto"/>
        <w:ind w:left="1620" w:hanging="450"/>
        <w:rPr>
          <w:del w:id="2390" w:author="Jade Raposa [2]" w:date="2024-10-15T02:46:00Z"/>
          <w:rFonts w:ascii="Georgia" w:hAnsi="Georgia"/>
          <w:rPrChange w:id="2391" w:author="Jade Raposa [2]" w:date="2024-10-15T02:18:00Z">
            <w:rPr>
              <w:del w:id="2392" w:author="Jade Raposa [2]" w:date="2024-10-15T02:46:00Z"/>
            </w:rPr>
          </w:rPrChange>
        </w:rPr>
        <w:pPrChange w:id="2393" w:author="Jade Raposa [2]" w:date="2024-10-15T02:46:00Z">
          <w:pPr>
            <w:pStyle w:val="ListParagraph"/>
            <w:ind w:left="1800"/>
          </w:pPr>
        </w:pPrChange>
      </w:pPr>
    </w:p>
    <w:p w14:paraId="5CAAF1DB" w14:textId="77777777" w:rsidR="008F456D" w:rsidRPr="008F456D" w:rsidRDefault="008F456D" w:rsidP="008F456D">
      <w:pPr>
        <w:pStyle w:val="ListParagraph"/>
        <w:spacing w:line="360" w:lineRule="auto"/>
        <w:ind w:left="1620" w:hanging="450"/>
        <w:rPr>
          <w:del w:id="2394" w:author="Jade Raposa [2]" w:date="2024-10-15T02:46:00Z"/>
          <w:rFonts w:ascii="Georgia" w:hAnsi="Georgia"/>
          <w:rPrChange w:id="2395" w:author="Jade Raposa [2]" w:date="2024-10-15T02:18:00Z">
            <w:rPr>
              <w:del w:id="2396" w:author="Jade Raposa [2]" w:date="2024-10-15T02:46:00Z"/>
            </w:rPr>
          </w:rPrChange>
        </w:rPr>
        <w:pPrChange w:id="2397" w:author="Jade Raposa [2]" w:date="2024-10-15T02:46:00Z">
          <w:pPr>
            <w:pStyle w:val="ListParagraph"/>
            <w:ind w:left="1800"/>
          </w:pPr>
        </w:pPrChange>
      </w:pPr>
    </w:p>
    <w:p w14:paraId="250D41FE" w14:textId="77777777" w:rsidR="008F456D" w:rsidRPr="008F456D" w:rsidRDefault="008F456D" w:rsidP="008F456D">
      <w:pPr>
        <w:pStyle w:val="ListParagraph"/>
        <w:spacing w:line="360" w:lineRule="auto"/>
        <w:ind w:left="1620" w:hanging="450"/>
        <w:rPr>
          <w:del w:id="2398" w:author="Jade Raposa [2]" w:date="2024-10-15T02:23:00Z"/>
          <w:rFonts w:ascii="Georgia" w:hAnsi="Georgia"/>
          <w:rPrChange w:id="2399" w:author="Jade Raposa [2]" w:date="2024-10-15T02:18:00Z">
            <w:rPr>
              <w:del w:id="2400" w:author="Jade Raposa [2]" w:date="2024-10-15T02:23:00Z"/>
            </w:rPr>
          </w:rPrChange>
        </w:rPr>
        <w:pPrChange w:id="2401" w:author="Jade Raposa [2]" w:date="2024-10-15T02:46:00Z">
          <w:pPr>
            <w:pStyle w:val="ListParagraph"/>
            <w:ind w:left="1800"/>
          </w:pPr>
        </w:pPrChange>
      </w:pPr>
    </w:p>
    <w:p w14:paraId="08A9622D" w14:textId="77777777" w:rsidR="008F456D" w:rsidRPr="008F456D" w:rsidRDefault="008F456D" w:rsidP="008F456D">
      <w:pPr>
        <w:pStyle w:val="ListParagraph"/>
        <w:spacing w:line="360" w:lineRule="auto"/>
        <w:ind w:left="1620" w:hanging="450"/>
        <w:rPr>
          <w:del w:id="2402" w:author="Jade Raposa [2]" w:date="2024-10-15T02:23:00Z"/>
          <w:rFonts w:ascii="Georgia" w:hAnsi="Georgia"/>
          <w:rPrChange w:id="2403" w:author="Jade Raposa [2]" w:date="2024-10-15T02:18:00Z">
            <w:rPr>
              <w:del w:id="2404" w:author="Jade Raposa [2]" w:date="2024-10-15T02:23:00Z"/>
            </w:rPr>
          </w:rPrChange>
        </w:rPr>
        <w:pPrChange w:id="2405" w:author="Jade Raposa [2]" w:date="2024-10-15T02:46:00Z">
          <w:pPr>
            <w:pStyle w:val="ListParagraph"/>
            <w:ind w:left="1800"/>
          </w:pPr>
        </w:pPrChange>
      </w:pPr>
    </w:p>
    <w:p w14:paraId="652814F6" w14:textId="77777777" w:rsidR="008F456D" w:rsidRPr="008F456D" w:rsidRDefault="008F456D" w:rsidP="008F456D">
      <w:pPr>
        <w:spacing w:line="360" w:lineRule="auto"/>
        <w:ind w:left="1800"/>
        <w:rPr>
          <w:del w:id="2406" w:author="Jade Raposa [2]" w:date="2024-10-15T02:23:00Z"/>
          <w:rFonts w:ascii="Georgia" w:hAnsi="Georgia"/>
          <w:rPrChange w:id="2407" w:author="Jade Raposa [2]" w:date="2024-10-15T02:23:00Z">
            <w:rPr>
              <w:del w:id="2408" w:author="Jade Raposa [2]" w:date="2024-10-15T02:23:00Z"/>
            </w:rPr>
          </w:rPrChange>
        </w:rPr>
        <w:pPrChange w:id="2409" w:author="Jade Raposa [2]" w:date="2024-10-15T02:46:00Z">
          <w:pPr>
            <w:pStyle w:val="ListParagraph"/>
            <w:ind w:left="1800"/>
          </w:pPr>
        </w:pPrChange>
      </w:pPr>
    </w:p>
    <w:p w14:paraId="4DB91F8C" w14:textId="77777777" w:rsidR="008F456D" w:rsidRPr="008F456D" w:rsidRDefault="008F456D" w:rsidP="008F456D">
      <w:pPr>
        <w:spacing w:line="360" w:lineRule="auto"/>
        <w:ind w:left="1620" w:hanging="450"/>
        <w:rPr>
          <w:del w:id="2410" w:author="Jade Raposa [2]" w:date="2024-10-15T02:46:00Z"/>
          <w:rFonts w:ascii="Georgia" w:hAnsi="Georgia"/>
          <w:rPrChange w:id="2411" w:author="Jade Raposa [2]" w:date="2024-10-15T02:23:00Z">
            <w:rPr>
              <w:del w:id="2412" w:author="Jade Raposa [2]" w:date="2024-10-15T02:46:00Z"/>
            </w:rPr>
          </w:rPrChange>
        </w:rPr>
        <w:pPrChange w:id="2413" w:author="Jade Raposa [2]" w:date="2024-10-15T02:46:00Z">
          <w:pPr>
            <w:pStyle w:val="ListParagraph"/>
            <w:ind w:left="1800"/>
          </w:pPr>
        </w:pPrChange>
      </w:pPr>
    </w:p>
    <w:p w14:paraId="51FC1334" w14:textId="77777777" w:rsidR="008F456D" w:rsidRPr="008F456D" w:rsidRDefault="008F456D" w:rsidP="008F456D">
      <w:pPr>
        <w:pStyle w:val="ListParagraph"/>
        <w:spacing w:line="360" w:lineRule="auto"/>
        <w:ind w:left="1620" w:hanging="450"/>
        <w:rPr>
          <w:rFonts w:ascii="Georgia" w:hAnsi="Georgia"/>
          <w:rPrChange w:id="2414" w:author="Jade Raposa [2]" w:date="2024-10-15T02:18:00Z">
            <w:rPr/>
          </w:rPrChange>
        </w:rPr>
        <w:pPrChange w:id="2415" w:author="Jade Raposa [2]" w:date="2024-10-15T02:46:00Z">
          <w:pPr>
            <w:pStyle w:val="ListParagraph"/>
            <w:ind w:left="1800"/>
          </w:pPr>
        </w:pPrChange>
      </w:pPr>
    </w:p>
    <w:p w14:paraId="4E798775" w14:textId="77777777" w:rsidR="008F456D" w:rsidRDefault="00000000" w:rsidP="008F456D">
      <w:pPr>
        <w:pStyle w:val="ListParagraph"/>
        <w:numPr>
          <w:ilvl w:val="0"/>
          <w:numId w:val="16"/>
        </w:numPr>
        <w:spacing w:line="360" w:lineRule="auto"/>
        <w:rPr>
          <w:ins w:id="2416" w:author="Jade Raposa [2]" w:date="2024-10-16T20:58:00Z"/>
          <w:rFonts w:ascii="Georgia" w:hAnsi="Georgia"/>
          <w:b/>
          <w:bCs/>
        </w:rPr>
        <w:pPrChange w:id="2417" w:author="Jade Raposa [2]" w:date="2024-10-16T20:58:00Z">
          <w:pPr>
            <w:pStyle w:val="ListParagraph"/>
            <w:spacing w:line="360" w:lineRule="auto"/>
            <w:ind w:left="1620" w:hanging="450"/>
          </w:pPr>
        </w:pPrChange>
      </w:pPr>
      <w:del w:id="2418" w:author="Jade Raposa [2]" w:date="2024-10-16T20:58:00Z">
        <w:r>
          <w:rPr>
            <w:rFonts w:ascii="Georgia" w:hAnsi="Georgia"/>
            <w:rPrChange w:id="2419" w:author="Jade Raposa [2]" w:date="2024-10-15T02:18:00Z">
              <w:rPr/>
            </w:rPrChange>
          </w:rPr>
          <w:delText>11.</w:delText>
        </w:r>
        <w:r>
          <w:rPr>
            <w:rFonts w:ascii="Georgia" w:hAnsi="Georgia"/>
            <w:rPrChange w:id="2420" w:author="Jade Raposa [2]" w:date="2024-10-15T02:18:00Z">
              <w:rPr/>
            </w:rPrChange>
          </w:rPr>
          <w:tab/>
        </w:r>
      </w:del>
      <w:r>
        <w:rPr>
          <w:rFonts w:ascii="Georgia" w:hAnsi="Georgia"/>
          <w:rPrChange w:id="2421" w:author="Jade Raposa [2]" w:date="2024-10-15T02:18:00Z">
            <w:rPr/>
          </w:rPrChange>
        </w:rPr>
        <w:t xml:space="preserve">After completing quizzes and finishing the subject, you can view your certificate by clicking </w:t>
      </w:r>
      <w:r>
        <w:rPr>
          <w:rFonts w:ascii="Georgia" w:hAnsi="Georgia"/>
          <w:b/>
          <w:bCs/>
          <w:rPrChange w:id="2422" w:author="Jade Raposa [2]" w:date="2024-10-15T02:18:00Z">
            <w:rPr>
              <w:b/>
              <w:bCs/>
            </w:rPr>
          </w:rPrChange>
        </w:rPr>
        <w:t>“VIEW CERTIFICATE.”</w:t>
      </w:r>
    </w:p>
    <w:p w14:paraId="431BC1C3" w14:textId="77777777" w:rsidR="008F456D" w:rsidRPr="008F456D" w:rsidRDefault="008F456D" w:rsidP="008F456D">
      <w:pPr>
        <w:spacing w:line="360" w:lineRule="auto"/>
        <w:ind w:left="1800"/>
        <w:rPr>
          <w:rFonts w:ascii="Georgia" w:hAnsi="Georgia"/>
          <w:rPrChange w:id="2423" w:author="Jade Raposa [2]" w:date="2024-10-16T20:58:00Z">
            <w:rPr/>
          </w:rPrChange>
        </w:rPr>
        <w:pPrChange w:id="2424" w:author="Jade Raposa [2]" w:date="2024-10-16T20:58:00Z">
          <w:pPr>
            <w:pStyle w:val="ListParagraph"/>
            <w:ind w:left="1800"/>
          </w:pPr>
        </w:pPrChange>
      </w:pPr>
    </w:p>
    <w:p w14:paraId="274E7DFB" w14:textId="77777777" w:rsidR="008F456D" w:rsidRPr="008F456D" w:rsidRDefault="00000000" w:rsidP="008F456D">
      <w:pPr>
        <w:pStyle w:val="ListParagraph"/>
        <w:spacing w:line="360" w:lineRule="auto"/>
        <w:ind w:left="1620" w:hanging="450"/>
        <w:rPr>
          <w:rFonts w:ascii="Georgia" w:hAnsi="Georgia"/>
          <w:b/>
          <w:bCs/>
          <w:rPrChange w:id="2425" w:author="Jade Raposa [2]" w:date="2024-10-15T02:18:00Z">
            <w:rPr>
              <w:b/>
              <w:bCs/>
            </w:rPr>
          </w:rPrChange>
        </w:rPr>
        <w:pPrChange w:id="2426" w:author="Jade Raposa [2]" w:date="2024-10-15T02:46:00Z">
          <w:pPr>
            <w:pStyle w:val="ListParagraph"/>
            <w:ind w:left="1800"/>
          </w:pPr>
        </w:pPrChange>
      </w:pPr>
      <w:r>
        <w:rPr>
          <w:rFonts w:ascii="Georgia" w:hAnsi="Georgia"/>
          <w:rPrChange w:id="2427" w:author="Jade Raposa [2]" w:date="2024-10-15T02:18:00Z">
            <w:rPr/>
          </w:rPrChange>
        </w:rPr>
        <w:t>12.</w:t>
      </w:r>
      <w:r>
        <w:rPr>
          <w:rFonts w:ascii="Georgia" w:hAnsi="Georgia"/>
          <w:rPrChange w:id="2428" w:author="Jade Raposa [2]" w:date="2024-10-15T02:18:00Z">
            <w:rPr/>
          </w:rPrChange>
        </w:rPr>
        <w:tab/>
        <w:t xml:space="preserve">When you are done with everything, click </w:t>
      </w:r>
      <w:r>
        <w:rPr>
          <w:rFonts w:ascii="Georgia" w:hAnsi="Georgia"/>
          <w:b/>
          <w:bCs/>
          <w:rPrChange w:id="2429" w:author="Jade Raposa [2]" w:date="2024-10-15T02:18:00Z">
            <w:rPr>
              <w:b/>
              <w:bCs/>
            </w:rPr>
          </w:rPrChange>
        </w:rPr>
        <w:t>“LOG OUT.”</w:t>
      </w:r>
    </w:p>
    <w:p w14:paraId="1606DD97" w14:textId="77777777" w:rsidR="008F456D" w:rsidRDefault="008F456D">
      <w:pPr>
        <w:ind w:left="1620" w:hanging="450"/>
        <w:rPr>
          <w:ins w:id="2430" w:author="Jade Raposa [2]" w:date="2024-10-17T00:58:00Z"/>
          <w:rFonts w:ascii="Georgia" w:hAnsi="Georgia"/>
          <w:b/>
          <w:bCs/>
        </w:rPr>
        <w:sectPr w:rsidR="008F456D">
          <w:headerReference w:type="first" r:id="rId144"/>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rsidP="008F456D">
      <w:pPr>
        <w:pStyle w:val="ListParagraph"/>
        <w:ind w:left="1620" w:hanging="450"/>
        <w:rPr>
          <w:del w:id="2441" w:author="Jade Raposa [2]" w:date="2024-10-15T02:46:00Z"/>
          <w:rFonts w:ascii="Georgia" w:hAnsi="Georgia"/>
          <w:b/>
          <w:bCs/>
          <w:rPrChange w:id="2442" w:author="Jade Raposa [2]" w:date="2024-10-15T02:18:00Z">
            <w:rPr>
              <w:del w:id="2443" w:author="Jade Raposa [2]" w:date="2024-10-15T02:46:00Z"/>
              <w:b/>
              <w:bCs/>
            </w:rPr>
          </w:rPrChange>
        </w:rPr>
        <w:pPrChange w:id="2444" w:author="Jade Raposa [2]" w:date="2024-10-15T02:21:00Z">
          <w:pPr>
            <w:pStyle w:val="ListParagraph"/>
            <w:ind w:left="1800"/>
          </w:pPr>
        </w:pPrChange>
      </w:pPr>
    </w:p>
    <w:p w14:paraId="06DA32B3" w14:textId="77777777" w:rsidR="008F456D" w:rsidRPr="008F456D" w:rsidRDefault="008F456D" w:rsidP="008F456D">
      <w:pPr>
        <w:pStyle w:val="ListParagraph"/>
        <w:ind w:left="1620" w:hanging="450"/>
        <w:rPr>
          <w:del w:id="2445" w:author="Jade Raposa [2]" w:date="2024-10-15T02:46:00Z"/>
          <w:rFonts w:ascii="Georgia" w:hAnsi="Georgia"/>
          <w:b/>
          <w:bCs/>
          <w:rPrChange w:id="2446" w:author="Jade Raposa [2]" w:date="2024-10-15T02:18:00Z">
            <w:rPr>
              <w:del w:id="2447" w:author="Jade Raposa [2]" w:date="2024-10-15T02:46:00Z"/>
              <w:b/>
              <w:bCs/>
            </w:rPr>
          </w:rPrChange>
        </w:rPr>
        <w:pPrChange w:id="2448" w:author="Jade Raposa [2]" w:date="2024-10-15T02:21:00Z">
          <w:pPr>
            <w:pStyle w:val="ListParagraph"/>
            <w:ind w:left="1800"/>
          </w:pPr>
        </w:pPrChange>
      </w:pPr>
    </w:p>
    <w:p w14:paraId="7BD7AB54" w14:textId="77777777" w:rsidR="008F456D" w:rsidRPr="008F456D" w:rsidRDefault="008F456D" w:rsidP="008F456D">
      <w:pPr>
        <w:pStyle w:val="ListParagraph"/>
        <w:ind w:left="1620" w:hanging="450"/>
        <w:rPr>
          <w:del w:id="2449" w:author="Jade Raposa [2]" w:date="2024-10-15T02:46:00Z"/>
          <w:rFonts w:ascii="Georgia" w:hAnsi="Georgia"/>
          <w:b/>
          <w:bCs/>
          <w:rPrChange w:id="2450" w:author="Jade Raposa [2]" w:date="2024-10-15T02:18:00Z">
            <w:rPr>
              <w:del w:id="2451" w:author="Jade Raposa [2]" w:date="2024-10-15T02:46:00Z"/>
              <w:b/>
              <w:bCs/>
            </w:rPr>
          </w:rPrChange>
        </w:rPr>
        <w:pPrChange w:id="2452" w:author="Jade Raposa [2]" w:date="2024-10-15T02:21:00Z">
          <w:pPr>
            <w:pStyle w:val="ListParagraph"/>
            <w:ind w:left="1800"/>
          </w:pPr>
        </w:pPrChange>
      </w:pPr>
    </w:p>
    <w:p w14:paraId="1BD4BF76" w14:textId="77777777" w:rsidR="008F456D" w:rsidRPr="008F456D" w:rsidRDefault="008F456D" w:rsidP="008F456D">
      <w:pPr>
        <w:pStyle w:val="ListParagraph"/>
        <w:ind w:left="1620" w:hanging="450"/>
        <w:rPr>
          <w:del w:id="2453" w:author="Jade Raposa [2]" w:date="2024-10-15T02:46:00Z"/>
          <w:rFonts w:ascii="Georgia" w:hAnsi="Georgia"/>
          <w:b/>
          <w:bCs/>
          <w:rPrChange w:id="2454" w:author="Jade Raposa [2]" w:date="2024-10-15T02:18:00Z">
            <w:rPr>
              <w:del w:id="2455" w:author="Jade Raposa [2]" w:date="2024-10-15T02:46:00Z"/>
              <w:b/>
              <w:bCs/>
            </w:rPr>
          </w:rPrChange>
        </w:rPr>
        <w:pPrChange w:id="2456" w:author="Jade Raposa [2]" w:date="2024-10-15T02:21:00Z">
          <w:pPr>
            <w:pStyle w:val="ListParagraph"/>
            <w:ind w:left="1800"/>
          </w:pPr>
        </w:pPrChange>
      </w:pPr>
    </w:p>
    <w:p w14:paraId="4BC1D4C7" w14:textId="77777777" w:rsidR="008F456D" w:rsidRPr="008F456D" w:rsidRDefault="008F456D" w:rsidP="008F456D">
      <w:pPr>
        <w:ind w:left="1620" w:hanging="450"/>
        <w:rPr>
          <w:del w:id="2457" w:author="Jade Raposa [2]" w:date="2024-10-15T02:46:00Z"/>
          <w:rFonts w:ascii="Georgia" w:hAnsi="Georgia"/>
          <w:b/>
          <w:bCs/>
          <w:rPrChange w:id="2458" w:author="Jade Raposa [2]" w:date="2024-10-15T02:18:00Z">
            <w:rPr>
              <w:del w:id="2459" w:author="Jade Raposa [2]" w:date="2024-10-15T02:46:00Z"/>
              <w:b/>
              <w:bCs/>
            </w:rPr>
          </w:rPrChange>
        </w:rPr>
        <w:pPrChange w:id="2460" w:author="Jade Raposa [2]" w:date="2024-10-15T02:21:00Z">
          <w:pPr>
            <w:ind w:left="720"/>
          </w:pPr>
        </w:pPrChange>
      </w:pPr>
    </w:p>
    <w:p w14:paraId="10FBAC73" w14:textId="77777777" w:rsidR="008F456D" w:rsidRPr="008F456D" w:rsidRDefault="008F456D" w:rsidP="008F456D">
      <w:pPr>
        <w:ind w:left="1620" w:hanging="450"/>
        <w:rPr>
          <w:del w:id="2461" w:author="Jade Raposa [2]" w:date="2024-10-15T02:46:00Z"/>
          <w:rFonts w:ascii="Georgia" w:hAnsi="Georgia"/>
          <w:b/>
          <w:bCs/>
          <w:rPrChange w:id="2462" w:author="Jade Raposa [2]" w:date="2024-10-15T02:18:00Z">
            <w:rPr>
              <w:del w:id="2463" w:author="Jade Raposa [2]" w:date="2024-10-15T02:46:00Z"/>
              <w:b/>
              <w:bCs/>
            </w:rPr>
          </w:rPrChange>
        </w:rPr>
        <w:pPrChange w:id="2464" w:author="Jade Raposa [2]" w:date="2024-10-15T02:21:00Z">
          <w:pPr/>
        </w:pPrChange>
      </w:pPr>
    </w:p>
    <w:p w14:paraId="5A030D83" w14:textId="77777777" w:rsidR="008F456D" w:rsidRPr="008F456D" w:rsidRDefault="008F456D">
      <w:pPr>
        <w:ind w:left="720"/>
        <w:rPr>
          <w:del w:id="2465" w:author="Jade Raposa [2]" w:date="2024-10-17T00:58:00Z"/>
          <w:rFonts w:ascii="Georgia" w:hAnsi="Georgia"/>
          <w:b/>
          <w:bCs/>
          <w:rPrChange w:id="2466" w:author="Jade Raposa [2]" w:date="2024-10-15T02:18:00Z">
            <w:rPr>
              <w:del w:id="2467" w:author="Jade Raposa [2]"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000000" w:rsidP="008F456D">
      <w:pPr>
        <w:ind w:left="1620" w:hanging="450"/>
        <w:rPr>
          <w:rFonts w:ascii="Georgia" w:hAnsi="Georgia"/>
          <w:b/>
          <w:bCs/>
          <w:rPrChange w:id="2468" w:author="Jade Raposa [2]" w:date="2024-10-15T02:18:00Z">
            <w:rPr>
              <w:b/>
              <w:bCs/>
            </w:rPr>
          </w:rPrChange>
        </w:rPr>
        <w:pPrChange w:id="2469" w:author="Jade Raposa [2]" w:date="2024-10-15T02:21:00Z">
          <w:pPr>
            <w:ind w:left="720"/>
          </w:pPr>
        </w:pPrChange>
      </w:pPr>
      <w:r>
        <w:rPr>
          <w:rFonts w:ascii="Georgia" w:hAnsi="Georgia"/>
          <w:b/>
          <w:bCs/>
          <w:rPrChange w:id="2470" w:author="Jade Raposa [2]" w:date="2024-10-15T02:18:00Z">
            <w:rPr>
              <w:b/>
              <w:bCs/>
            </w:rPr>
          </w:rPrChange>
        </w:rPr>
        <w:t>MENTOR SIDE:</w:t>
      </w:r>
    </w:p>
    <w:p w14:paraId="5C5A218E" w14:textId="77777777" w:rsidR="008F456D" w:rsidRPr="008F456D" w:rsidRDefault="00000000" w:rsidP="008F456D">
      <w:pPr>
        <w:pStyle w:val="ListParagraph"/>
        <w:numPr>
          <w:ilvl w:val="0"/>
          <w:numId w:val="17"/>
        </w:numPr>
        <w:ind w:left="1620" w:hanging="450"/>
        <w:rPr>
          <w:rFonts w:ascii="Georgia" w:hAnsi="Georgia"/>
          <w:b/>
          <w:bCs/>
          <w:rPrChange w:id="2471" w:author="Jade Raposa [2]" w:date="2024-10-15T02:18:00Z">
            <w:rPr>
              <w:b/>
              <w:bCs/>
            </w:rPr>
          </w:rPrChange>
        </w:rPr>
        <w:pPrChange w:id="2472" w:author="Jade Raposa [2]" w:date="2024-10-15T02:21:00Z">
          <w:pPr>
            <w:pStyle w:val="ListParagraph"/>
            <w:numPr>
              <w:numId w:val="17"/>
            </w:numPr>
            <w:ind w:left="2160" w:hanging="360"/>
          </w:pPr>
        </w:pPrChange>
      </w:pPr>
      <w:r>
        <w:rPr>
          <w:rFonts w:ascii="Georgia" w:hAnsi="Georgia"/>
          <w:rPrChange w:id="2473" w:author="Jade Raposa [2]" w:date="2024-10-15T02:18:00Z">
            <w:rPr/>
          </w:rPrChange>
        </w:rPr>
        <w:t xml:space="preserve">Select your role, the option is </w:t>
      </w:r>
      <w:r>
        <w:rPr>
          <w:rFonts w:ascii="Georgia" w:hAnsi="Georgia"/>
          <w:b/>
          <w:bCs/>
          <w:rPrChange w:id="2474" w:author="Jade Raposa [2]" w:date="2024-10-15T02:18:00Z">
            <w:rPr>
              <w:b/>
              <w:bCs/>
            </w:rPr>
          </w:rPrChange>
        </w:rPr>
        <w:t>“MENTOR.”</w:t>
      </w:r>
    </w:p>
    <w:p w14:paraId="08C61E34" w14:textId="77777777" w:rsidR="008F456D" w:rsidRPr="008F456D" w:rsidRDefault="00000000" w:rsidP="008F456D">
      <w:pPr>
        <w:ind w:left="1620" w:hanging="450"/>
        <w:rPr>
          <w:rFonts w:ascii="Georgia" w:hAnsi="Georgia"/>
          <w:rPrChange w:id="2475" w:author="Jade Raposa [2]" w:date="2024-10-15T02:18:00Z">
            <w:rPr/>
          </w:rPrChange>
        </w:rPr>
        <w:pPrChange w:id="2476" w:author="Jade Raposa [2]" w:date="2024-10-15T02:21:00Z">
          <w:pPr>
            <w:ind w:left="720"/>
          </w:pPr>
        </w:pPrChange>
      </w:pPr>
      <w:r>
        <w:rPr>
          <w:rFonts w:ascii="Georgia" w:hAnsi="Georgia"/>
          <w:noProof/>
          <w:rPrChange w:id="2477" w:author="Jade Raposa [2]"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rsidP="008F456D">
      <w:pPr>
        <w:ind w:left="1620" w:hanging="450"/>
        <w:rPr>
          <w:rFonts w:ascii="Georgia" w:hAnsi="Georgia"/>
          <w:rPrChange w:id="2478" w:author="Jade Raposa [2]" w:date="2024-10-15T02:18:00Z">
            <w:rPr/>
          </w:rPrChange>
        </w:rPr>
        <w:pPrChange w:id="2479" w:author="Jade Raposa [2]" w:date="2024-10-15T02:21:00Z">
          <w:pPr>
            <w:ind w:left="720"/>
          </w:pPr>
        </w:pPrChange>
      </w:pPr>
    </w:p>
    <w:p w14:paraId="0758ABCA" w14:textId="77777777" w:rsidR="008F456D" w:rsidRPr="008F456D" w:rsidRDefault="008F456D" w:rsidP="008F456D">
      <w:pPr>
        <w:ind w:left="1620" w:hanging="450"/>
        <w:rPr>
          <w:rFonts w:ascii="Georgia" w:hAnsi="Georgia"/>
          <w:rPrChange w:id="2480" w:author="Jade Raposa [2]" w:date="2024-10-15T02:18:00Z">
            <w:rPr/>
          </w:rPrChange>
        </w:rPr>
        <w:pPrChange w:id="2481" w:author="Jade Raposa [2]" w:date="2024-10-15T02:21:00Z">
          <w:pPr>
            <w:ind w:left="720"/>
          </w:pPr>
        </w:pPrChange>
      </w:pPr>
    </w:p>
    <w:p w14:paraId="6FC30B1E" w14:textId="77777777" w:rsidR="008F456D" w:rsidRPr="008F456D" w:rsidRDefault="008F456D" w:rsidP="008F456D">
      <w:pPr>
        <w:ind w:left="1620" w:hanging="450"/>
        <w:rPr>
          <w:rFonts w:ascii="Georgia" w:hAnsi="Georgia"/>
          <w:rPrChange w:id="2482" w:author="Jade Raposa [2]" w:date="2024-10-15T02:18:00Z">
            <w:rPr/>
          </w:rPrChange>
        </w:rPr>
        <w:pPrChange w:id="2483" w:author="Jade Raposa [2]" w:date="2024-10-15T02:21:00Z">
          <w:pPr>
            <w:ind w:left="720"/>
          </w:pPr>
        </w:pPrChange>
      </w:pPr>
    </w:p>
    <w:p w14:paraId="288E7A95" w14:textId="77777777" w:rsidR="008F456D" w:rsidRPr="008F456D" w:rsidRDefault="008F456D" w:rsidP="008F456D">
      <w:pPr>
        <w:ind w:left="1620" w:hanging="450"/>
        <w:rPr>
          <w:rFonts w:ascii="Georgia" w:hAnsi="Georgia"/>
          <w:rPrChange w:id="2484" w:author="Jade Raposa [2]" w:date="2024-10-15T02:18:00Z">
            <w:rPr/>
          </w:rPrChange>
        </w:rPr>
        <w:pPrChange w:id="2485" w:author="Jade Raposa [2]" w:date="2024-10-15T02:21:00Z">
          <w:pPr>
            <w:ind w:left="720"/>
          </w:pPr>
        </w:pPrChange>
      </w:pPr>
    </w:p>
    <w:p w14:paraId="7D016331" w14:textId="77777777" w:rsidR="008F456D" w:rsidRPr="008F456D" w:rsidRDefault="00000000" w:rsidP="008F456D">
      <w:pPr>
        <w:ind w:left="1620" w:hanging="450"/>
        <w:rPr>
          <w:rFonts w:ascii="Georgia" w:hAnsi="Georgia"/>
          <w:rPrChange w:id="2486" w:author="Jade Raposa [2]" w:date="2024-10-15T02:18:00Z">
            <w:rPr/>
          </w:rPrChange>
        </w:rPr>
        <w:pPrChange w:id="2487" w:author="Jade Raposa [2]" w:date="2024-10-15T02:21:00Z">
          <w:pPr>
            <w:ind w:left="720"/>
          </w:pPr>
        </w:pPrChange>
      </w:pPr>
      <w:r>
        <w:rPr>
          <w:rFonts w:ascii="Georgia" w:hAnsi="Georgia"/>
          <w:b/>
          <w:bCs/>
          <w:noProof/>
          <w:rPrChange w:id="2488" w:author="Jade Raposa [2]"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211.9pt;margin-top:6.95pt;height:31.65pt;width:18.75pt;rotation:-2902215f;z-index:251698176;v-text-anchor:middle;mso-width-relative:page;mso-height-relative:page;" fillcolor="#C00000" filled="t" stroked="t" coordsize="21600,21600" o:gfxdata="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2DHi12QAAAAkBAAAPAAAA&#10;AAAAAAEAIAAAACIAAABkcnMvZG93bnJldi54bWxQSwECFAAUAAAACACHTuJAIscLd4YCAAAxBQAA&#10;DgAAAAAAAAABACAAAAAoAQAAZHJzL2Uyb0RvYy54bWxQSwUGAAAAAAYABgBZAQAAIAYAAAAA&#10;" adj="6401,5400">
                <v:fill on="t" focussize="0,0"/>
                <v:stroke weight="1pt" color="#172C51 [3204]" miterlimit="8" joinstyle="miter"/>
                <v:imagedata o:title=""/>
                <o:lock v:ext="edit" aspectratio="f"/>
              </v:shape>
            </w:pict>
          </mc:Fallback>
        </mc:AlternateContent>
      </w:r>
    </w:p>
    <w:p w14:paraId="3947506D" w14:textId="77777777" w:rsidR="008F456D" w:rsidRPr="008F456D" w:rsidRDefault="008F456D" w:rsidP="008F456D">
      <w:pPr>
        <w:ind w:left="1620" w:hanging="450"/>
        <w:rPr>
          <w:rFonts w:ascii="Georgia" w:hAnsi="Georgia"/>
          <w:rPrChange w:id="2489" w:author="Jade Raposa [2]" w:date="2024-10-15T02:18:00Z">
            <w:rPr/>
          </w:rPrChange>
        </w:rPr>
        <w:pPrChange w:id="2490" w:author="Jade Raposa [2]" w:date="2024-10-15T02:21:00Z">
          <w:pPr>
            <w:ind w:left="720"/>
          </w:pPr>
        </w:pPrChange>
      </w:pPr>
    </w:p>
    <w:p w14:paraId="7FE548B9" w14:textId="77777777" w:rsidR="008F456D" w:rsidRPr="008F456D" w:rsidRDefault="008F456D" w:rsidP="008F456D">
      <w:pPr>
        <w:ind w:left="1620" w:hanging="450"/>
        <w:rPr>
          <w:rFonts w:ascii="Georgia" w:hAnsi="Georgia"/>
          <w:rPrChange w:id="2491" w:author="Jade Raposa [2]" w:date="2024-10-15T02:18:00Z">
            <w:rPr/>
          </w:rPrChange>
        </w:rPr>
        <w:pPrChange w:id="2492" w:author="Jade Raposa [2]" w:date="2024-10-15T02:21:00Z">
          <w:pPr>
            <w:ind w:left="720"/>
          </w:pPr>
        </w:pPrChange>
      </w:pPr>
    </w:p>
    <w:p w14:paraId="1A23ED53" w14:textId="77777777" w:rsidR="008F456D" w:rsidRPr="008F456D" w:rsidRDefault="008F456D" w:rsidP="008F456D">
      <w:pPr>
        <w:ind w:left="1620" w:hanging="450"/>
        <w:rPr>
          <w:rFonts w:ascii="Georgia" w:hAnsi="Georgia"/>
          <w:rPrChange w:id="2493" w:author="Jade Raposa [2]" w:date="2024-10-15T02:18:00Z">
            <w:rPr/>
          </w:rPrChange>
        </w:rPr>
        <w:pPrChange w:id="2494" w:author="Jade Raposa [2]" w:date="2024-10-15T02:21:00Z">
          <w:pPr>
            <w:ind w:left="720"/>
          </w:pPr>
        </w:pPrChange>
      </w:pPr>
    </w:p>
    <w:p w14:paraId="6F545667" w14:textId="77777777" w:rsidR="008F456D" w:rsidRPr="008F456D" w:rsidRDefault="008F456D" w:rsidP="008F456D">
      <w:pPr>
        <w:ind w:left="1620" w:hanging="450"/>
        <w:rPr>
          <w:rFonts w:ascii="Georgia" w:hAnsi="Georgia"/>
          <w:rPrChange w:id="2495" w:author="Jade Raposa [2]" w:date="2024-10-15T02:18:00Z">
            <w:rPr/>
          </w:rPrChange>
        </w:rPr>
        <w:pPrChange w:id="2496" w:author="Jade Raposa [2]" w:date="2024-10-15T02:21:00Z">
          <w:pPr>
            <w:ind w:left="720"/>
          </w:pPr>
        </w:pPrChange>
      </w:pPr>
    </w:p>
    <w:p w14:paraId="118391AD" w14:textId="77777777" w:rsidR="008F456D" w:rsidRPr="008F456D" w:rsidRDefault="008F456D" w:rsidP="008F456D">
      <w:pPr>
        <w:ind w:left="1620" w:hanging="450"/>
        <w:rPr>
          <w:rFonts w:ascii="Georgia" w:hAnsi="Georgia"/>
          <w:rPrChange w:id="2497" w:author="Jade Raposa [2]" w:date="2024-10-15T02:18:00Z">
            <w:rPr/>
          </w:rPrChange>
        </w:rPr>
        <w:pPrChange w:id="2498" w:author="Jade Raposa [2]" w:date="2024-10-15T02:21:00Z">
          <w:pPr>
            <w:ind w:left="720"/>
          </w:pPr>
        </w:pPrChange>
      </w:pPr>
    </w:p>
    <w:p w14:paraId="7F784ED2" w14:textId="77777777" w:rsidR="008F456D" w:rsidRPr="008F456D" w:rsidRDefault="00000000" w:rsidP="008F456D">
      <w:pPr>
        <w:pStyle w:val="ListParagraph"/>
        <w:numPr>
          <w:ilvl w:val="0"/>
          <w:numId w:val="17"/>
        </w:numPr>
        <w:ind w:left="1620" w:hanging="450"/>
        <w:rPr>
          <w:rFonts w:ascii="Georgia" w:hAnsi="Georgia"/>
          <w:rPrChange w:id="2499" w:author="Jade Raposa [2]" w:date="2024-10-15T02:18:00Z">
            <w:rPr/>
          </w:rPrChange>
        </w:rPr>
        <w:pPrChange w:id="2500" w:author="Jade Raposa [2]" w:date="2024-10-15T02:21:00Z">
          <w:pPr>
            <w:pStyle w:val="ListParagraph"/>
            <w:numPr>
              <w:numId w:val="17"/>
            </w:numPr>
            <w:ind w:left="2160" w:hanging="360"/>
          </w:pPr>
        </w:pPrChange>
      </w:pPr>
      <w:r>
        <w:rPr>
          <w:rFonts w:ascii="Georgia" w:hAnsi="Georgia"/>
          <w:rPrChange w:id="2501" w:author="Jade Raposa [2]" w:date="2024-10-15T02:18:00Z">
            <w:rPr/>
          </w:rPrChange>
        </w:rPr>
        <w:t xml:space="preserve">Tap </w:t>
      </w:r>
      <w:r>
        <w:rPr>
          <w:rFonts w:ascii="Georgia" w:hAnsi="Georgia"/>
          <w:b/>
          <w:bCs/>
          <w:rPrChange w:id="2502" w:author="Jade Raposa [2]" w:date="2024-10-15T02:18:00Z">
            <w:rPr>
              <w:b/>
              <w:bCs/>
            </w:rPr>
          </w:rPrChange>
        </w:rPr>
        <w:t>“SIGN UP”</w:t>
      </w:r>
      <w:r>
        <w:rPr>
          <w:rFonts w:ascii="Georgia" w:hAnsi="Georgia"/>
          <w:rPrChange w:id="2503" w:author="Jade Raposa [2]" w:date="2024-10-15T02:18:00Z">
            <w:rPr/>
          </w:rPrChange>
        </w:rPr>
        <w:t xml:space="preserve"> to create an account. Make sure to use your </w:t>
      </w:r>
      <w:r>
        <w:rPr>
          <w:rFonts w:ascii="Georgia" w:hAnsi="Georgia"/>
          <w:b/>
          <w:bCs/>
          <w:rPrChange w:id="2504" w:author="Jade Raposa [2]" w:date="2024-10-15T02:18:00Z">
            <w:rPr>
              <w:b/>
              <w:bCs/>
            </w:rPr>
          </w:rPrChange>
        </w:rPr>
        <w:t>“@dwc-legazpi.edu”</w:t>
      </w:r>
      <w:r>
        <w:rPr>
          <w:rFonts w:ascii="Georgia" w:hAnsi="Georgia"/>
          <w:rPrChange w:id="2505" w:author="Jade Raposa [2]" w:date="2024-10-15T02:18:00Z">
            <w:rPr/>
          </w:rPrChange>
        </w:rPr>
        <w:t xml:space="preserve"> email.</w:t>
      </w:r>
    </w:p>
    <w:p w14:paraId="4574B83D" w14:textId="77777777" w:rsidR="008F456D" w:rsidRPr="008F456D" w:rsidRDefault="008F456D" w:rsidP="008F456D">
      <w:pPr>
        <w:ind w:left="1620" w:hanging="450"/>
        <w:rPr>
          <w:rFonts w:ascii="Georgia" w:hAnsi="Georgia"/>
          <w:rPrChange w:id="2506" w:author="Jade Raposa [2]" w:date="2024-10-15T02:18:00Z">
            <w:rPr/>
          </w:rPrChange>
        </w:rPr>
        <w:pPrChange w:id="2507" w:author="Jade Raposa [2]" w:date="2024-10-15T02:21:00Z">
          <w:pPr>
            <w:ind w:left="720"/>
          </w:pPr>
        </w:pPrChange>
      </w:pPr>
    </w:p>
    <w:p w14:paraId="29CCD002" w14:textId="77777777" w:rsidR="008F456D" w:rsidRPr="008F456D" w:rsidRDefault="00000000" w:rsidP="008F456D">
      <w:pPr>
        <w:ind w:left="1620" w:hanging="450"/>
        <w:rPr>
          <w:rFonts w:ascii="Georgia" w:hAnsi="Georgia"/>
          <w:rPrChange w:id="2508" w:author="Jade Raposa [2]" w:date="2024-10-15T02:18:00Z">
            <w:rPr/>
          </w:rPrChange>
        </w:rPr>
        <w:pPrChange w:id="2509" w:author="Jade Raposa [2]" w:date="2024-10-15T02:21:00Z">
          <w:pPr>
            <w:ind w:left="720"/>
          </w:pPr>
        </w:pPrChange>
      </w:pPr>
      <w:r>
        <w:rPr>
          <w:rFonts w:ascii="Georgia" w:hAnsi="Georgia"/>
          <w:noProof/>
          <w:rPrChange w:id="2510" w:author="Jade Raposa [2]"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rsidP="008F456D">
      <w:pPr>
        <w:ind w:left="1620" w:hanging="450"/>
        <w:rPr>
          <w:rFonts w:ascii="Georgia" w:hAnsi="Georgia"/>
          <w:rPrChange w:id="2511" w:author="Jade Raposa [2]" w:date="2024-10-15T02:18:00Z">
            <w:rPr/>
          </w:rPrChange>
        </w:rPr>
        <w:pPrChange w:id="2512" w:author="Jade Raposa [2]" w:date="2024-10-15T02:21:00Z">
          <w:pPr>
            <w:ind w:left="720"/>
          </w:pPr>
        </w:pPrChange>
      </w:pPr>
    </w:p>
    <w:p w14:paraId="15A57BA0" w14:textId="77777777" w:rsidR="008F456D" w:rsidRPr="008F456D" w:rsidRDefault="008F456D" w:rsidP="008F456D">
      <w:pPr>
        <w:ind w:left="1620" w:hanging="450"/>
        <w:rPr>
          <w:rFonts w:ascii="Georgia" w:hAnsi="Georgia"/>
          <w:rPrChange w:id="2513" w:author="Jade Raposa [2]" w:date="2024-10-15T02:18:00Z">
            <w:rPr/>
          </w:rPrChange>
        </w:rPr>
        <w:pPrChange w:id="2514" w:author="Jade Raposa [2]" w:date="2024-10-15T02:21:00Z">
          <w:pPr>
            <w:ind w:left="720"/>
          </w:pPr>
        </w:pPrChange>
      </w:pPr>
    </w:p>
    <w:p w14:paraId="08845962" w14:textId="77777777" w:rsidR="008F456D" w:rsidRPr="008F456D" w:rsidRDefault="00000000" w:rsidP="008F456D">
      <w:pPr>
        <w:ind w:left="1620" w:hanging="450"/>
        <w:rPr>
          <w:rFonts w:ascii="Georgia" w:hAnsi="Georgia"/>
          <w:rPrChange w:id="2515" w:author="Jade Raposa [2]" w:date="2024-10-15T02:18:00Z">
            <w:rPr/>
          </w:rPrChange>
        </w:rPr>
        <w:pPrChange w:id="2516" w:author="Jade Raposa [2]" w:date="2024-10-15T02:21:00Z">
          <w:pPr>
            <w:ind w:left="720"/>
          </w:pPr>
        </w:pPrChange>
      </w:pPr>
      <w:ins w:id="2517" w:author="Jade Raposa [2]" w:date="2024-10-15T02:45:00Z">
        <w:r>
          <w:rPr>
            <w:rFonts w:ascii="Georgia" w:hAnsi="Georgia"/>
            <w:b/>
            <w:bCs/>
            <w:noProof/>
            <w:rPrChange w:id="2518" w:author="Jade Raposa [2]"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95.6pt;margin-top:15.05pt;height:31.65pt;width:18.75pt;rotation:-2902215f;z-index:251701248;v-text-anchor:middle;mso-width-relative:page;mso-height-relative:page;" fillcolor="#C00000" filled="t" stroked="t" coordsize="21600,21600" o:gfxdata="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PybFKtkAAAAJAQAADwAA&#10;AAAAAAABACAAAAAiAAAAZHJzL2Rvd25yZXYueG1sUEsBAhQAFAAAAAgAh07iQM5NO/aHAgAAMgUA&#10;AA4AAAAAAAAAAQAgAAAAKAEAAGRycy9lMm9Eb2MueG1sUEsFBgAAAAAGAAYAWQEAACEGAAAAAA==&#10;" adj="6401,5400">
                  <v:fill on="t" focussize="0,0"/>
                  <v:stroke weight="1pt" color="#172C51 [3204]" miterlimit="8" joinstyle="miter"/>
                  <v:imagedata o:title=""/>
                  <o:lock v:ext="edit" aspectratio="f"/>
                </v:shape>
              </w:pict>
            </mc:Fallback>
          </mc:AlternateContent>
        </w:r>
      </w:ins>
    </w:p>
    <w:p w14:paraId="5865B72D" w14:textId="77777777" w:rsidR="008F456D" w:rsidRPr="008F456D" w:rsidRDefault="008F456D" w:rsidP="008F456D">
      <w:pPr>
        <w:ind w:left="1620" w:hanging="450"/>
        <w:rPr>
          <w:rFonts w:ascii="Georgia" w:hAnsi="Georgia"/>
          <w:rPrChange w:id="2519" w:author="Jade Raposa [2]" w:date="2024-10-15T02:18:00Z">
            <w:rPr/>
          </w:rPrChange>
        </w:rPr>
        <w:pPrChange w:id="2520" w:author="Jade Raposa [2]" w:date="2024-10-15T02:21:00Z">
          <w:pPr>
            <w:ind w:left="720"/>
          </w:pPr>
        </w:pPrChange>
      </w:pPr>
    </w:p>
    <w:p w14:paraId="51312A7D" w14:textId="77777777" w:rsidR="008F456D" w:rsidRPr="008F456D" w:rsidRDefault="008F456D" w:rsidP="008F456D">
      <w:pPr>
        <w:ind w:left="1620" w:hanging="450"/>
        <w:rPr>
          <w:rFonts w:ascii="Georgia" w:hAnsi="Georgia"/>
          <w:rPrChange w:id="2521" w:author="Jade Raposa [2]" w:date="2024-10-15T02:18:00Z">
            <w:rPr/>
          </w:rPrChange>
        </w:rPr>
        <w:pPrChange w:id="2522" w:author="Jade Raposa [2]" w:date="2024-10-15T02:21:00Z">
          <w:pPr>
            <w:ind w:left="720"/>
          </w:pPr>
        </w:pPrChange>
      </w:pPr>
    </w:p>
    <w:p w14:paraId="6637E1E3" w14:textId="77777777" w:rsidR="008F456D" w:rsidRPr="008F456D" w:rsidRDefault="008F456D" w:rsidP="008F456D">
      <w:pPr>
        <w:ind w:left="1620" w:hanging="450"/>
        <w:rPr>
          <w:rFonts w:ascii="Georgia" w:hAnsi="Georgia"/>
          <w:rPrChange w:id="2523" w:author="Jade Raposa [2]" w:date="2024-10-15T02:18:00Z">
            <w:rPr/>
          </w:rPrChange>
        </w:rPr>
        <w:pPrChange w:id="2524" w:author="Jade Raposa [2]" w:date="2024-10-15T02:21:00Z">
          <w:pPr>
            <w:ind w:left="720"/>
          </w:pPr>
        </w:pPrChange>
      </w:pPr>
    </w:p>
    <w:p w14:paraId="6E0F1314" w14:textId="77777777" w:rsidR="008F456D" w:rsidRDefault="008F456D">
      <w:pPr>
        <w:pStyle w:val="ListParagraph"/>
        <w:numPr>
          <w:ilvl w:val="0"/>
          <w:numId w:val="17"/>
        </w:numPr>
        <w:rPr>
          <w:ins w:id="2525" w:author="Jade Raposa [2]" w:date="2024-10-17T00:59:00Z"/>
          <w:rFonts w:ascii="Georgia" w:hAnsi="Georgia"/>
        </w:rPr>
        <w:sectPr w:rsidR="008F456D">
          <w:headerReference w:type="default" r:id="rId147"/>
          <w:headerReference w:type="first" r:id="rId148"/>
          <w:pgSz w:w="12240" w:h="15840"/>
          <w:pgMar w:top="1440" w:right="1440" w:bottom="1440" w:left="1440" w:header="708" w:footer="708" w:gutter="0"/>
          <w:pgNumType w:start="1"/>
          <w:cols w:space="708"/>
          <w:docGrid w:linePitch="360"/>
        </w:sectPr>
      </w:pPr>
    </w:p>
    <w:p w14:paraId="3D6318DD" w14:textId="77777777" w:rsidR="008F456D" w:rsidRPr="008F456D" w:rsidRDefault="008F456D" w:rsidP="008F456D">
      <w:pPr>
        <w:ind w:left="1620" w:hanging="450"/>
        <w:rPr>
          <w:del w:id="2538" w:author="Jade Raposa [2]" w:date="2024-10-17T00:59:00Z"/>
          <w:rFonts w:ascii="Georgia" w:hAnsi="Georgia"/>
          <w:rPrChange w:id="2539" w:author="Jade Raposa [2]" w:date="2024-10-15T02:18:00Z">
            <w:rPr>
              <w:del w:id="2540" w:author="Jade Raposa [2]" w:date="2024-10-17T00:59:00Z"/>
            </w:rPr>
          </w:rPrChange>
        </w:rPr>
        <w:sectPr w:rsidR="008F456D" w:rsidRPr="008F456D">
          <w:pgSz w:w="12240" w:h="15840"/>
          <w:pgMar w:top="1440" w:right="1440" w:bottom="1440" w:left="1440" w:header="708" w:footer="708" w:gutter="0"/>
          <w:pgNumType w:start="1"/>
          <w:cols w:space="708"/>
          <w:titlePg/>
          <w:docGrid w:linePitch="360"/>
        </w:sectPr>
        <w:pPrChange w:id="2541" w:author="Jade Raposa [2]" w:date="2024-10-15T02:21:00Z">
          <w:pPr/>
        </w:pPrChange>
      </w:pPr>
    </w:p>
    <w:p w14:paraId="6D8E9AF7" w14:textId="77777777" w:rsidR="008F456D" w:rsidRPr="008F456D" w:rsidRDefault="008F456D" w:rsidP="008F456D">
      <w:pPr>
        <w:ind w:left="1620" w:hanging="450"/>
        <w:rPr>
          <w:del w:id="2542" w:author="Jade Raposa [2]" w:date="2024-10-17T00:58:00Z"/>
          <w:rFonts w:ascii="Georgia" w:hAnsi="Georgia"/>
          <w:rPrChange w:id="2543" w:author="Jade Raposa [2]" w:date="2024-10-15T02:18:00Z">
            <w:rPr>
              <w:del w:id="2544" w:author="Jade Raposa [2]" w:date="2024-10-17T00:58:00Z"/>
            </w:rPr>
          </w:rPrChange>
        </w:rPr>
        <w:pPrChange w:id="2545" w:author="Jade Raposa [2]" w:date="2024-10-15T02:21:00Z">
          <w:pPr/>
        </w:pPrChange>
      </w:pPr>
    </w:p>
    <w:p w14:paraId="12DBDA83" w14:textId="77777777" w:rsidR="008F456D" w:rsidRPr="008F456D" w:rsidRDefault="00000000" w:rsidP="008F456D">
      <w:pPr>
        <w:pStyle w:val="ListParagraph"/>
        <w:numPr>
          <w:ilvl w:val="0"/>
          <w:numId w:val="17"/>
        </w:numPr>
        <w:rPr>
          <w:rFonts w:ascii="Georgia" w:hAnsi="Georgia"/>
          <w:rPrChange w:id="2546" w:author="Jade Raposa [2]" w:date="2024-10-15T02:25:00Z">
            <w:rPr/>
          </w:rPrChange>
        </w:rPr>
        <w:pPrChange w:id="2547" w:author="Jade Raposa [2]" w:date="2024-10-15T02:25:00Z">
          <w:pPr>
            <w:ind w:firstLine="720"/>
          </w:pPr>
        </w:pPrChange>
      </w:pPr>
      <w:del w:id="2548" w:author="Jade Raposa [2]" w:date="2024-10-15T02:25:00Z">
        <w:r>
          <w:rPr>
            <w:rFonts w:ascii="Georgia" w:hAnsi="Georgia"/>
            <w:rPrChange w:id="2549" w:author="Jade Raposa [2]" w:date="2024-10-15T02:25:00Z">
              <w:rPr/>
            </w:rPrChange>
          </w:rPr>
          <w:delText xml:space="preserve">3. </w:delText>
        </w:r>
      </w:del>
      <w:r>
        <w:rPr>
          <w:rFonts w:ascii="Georgia" w:hAnsi="Georgia"/>
          <w:rPrChange w:id="2550" w:author="Jade Raposa [2]" w:date="2024-10-15T02:25:00Z">
            <w:rPr/>
          </w:rPrChange>
        </w:rPr>
        <w:t xml:space="preserve">Enter your </w:t>
      </w:r>
      <w:r>
        <w:rPr>
          <w:rFonts w:ascii="Georgia" w:hAnsi="Georgia"/>
          <w:b/>
          <w:bCs/>
          <w:rPrChange w:id="2551" w:author="Jade Raposa [2]" w:date="2024-10-15T02:25:00Z">
            <w:rPr>
              <w:b/>
              <w:bCs/>
            </w:rPr>
          </w:rPrChange>
        </w:rPr>
        <w:t>“EMAIL”</w:t>
      </w:r>
      <w:r>
        <w:rPr>
          <w:rFonts w:ascii="Georgia" w:hAnsi="Georgia"/>
          <w:rPrChange w:id="2552" w:author="Jade Raposa [2]" w:date="2024-10-15T02:25:00Z">
            <w:rPr/>
          </w:rPrChange>
        </w:rPr>
        <w:t xml:space="preserve"> using the school account, and set your </w:t>
      </w:r>
      <w:r>
        <w:rPr>
          <w:rFonts w:ascii="Georgia" w:hAnsi="Georgia"/>
          <w:b/>
          <w:bCs/>
          <w:rPrChange w:id="2553" w:author="Jade Raposa [2]" w:date="2024-10-15T02:25:00Z">
            <w:rPr>
              <w:b/>
              <w:bCs/>
            </w:rPr>
          </w:rPrChange>
        </w:rPr>
        <w:t>“PASSWORD.”</w:t>
      </w:r>
      <w:r>
        <w:rPr>
          <w:rFonts w:ascii="Georgia" w:hAnsi="Georgia"/>
          <w:rPrChange w:id="2554" w:author="Jade Raposa [2]" w:date="2024-10-15T02:25:00Z">
            <w:rPr/>
          </w:rPrChange>
        </w:rPr>
        <w:t xml:space="preserve"> Press </w:t>
      </w:r>
      <w:r>
        <w:rPr>
          <w:rFonts w:ascii="Georgia" w:hAnsi="Georgia"/>
          <w:b/>
          <w:bCs/>
          <w:rPrChange w:id="2555" w:author="Jade Raposa [2]" w:date="2024-10-15T02:25:00Z">
            <w:rPr>
              <w:b/>
              <w:bCs/>
            </w:rPr>
          </w:rPrChange>
        </w:rPr>
        <w:t>“Next.”</w:t>
      </w:r>
    </w:p>
    <w:p w14:paraId="175A92E8" w14:textId="77777777" w:rsidR="008F456D" w:rsidRPr="008F456D" w:rsidRDefault="00000000" w:rsidP="008F456D">
      <w:pPr>
        <w:pStyle w:val="ListParagraph"/>
        <w:ind w:left="1620" w:hanging="450"/>
        <w:rPr>
          <w:del w:id="2556" w:author="Jade Raposa [2]" w:date="2024-10-15T02:24:00Z"/>
          <w:rFonts w:ascii="Georgia" w:hAnsi="Georgia"/>
          <w:rPrChange w:id="2557" w:author="Jade Raposa [2]" w:date="2024-10-15T02:18:00Z">
            <w:rPr>
              <w:del w:id="2558" w:author="Jade Raposa [2]" w:date="2024-10-15T02:24:00Z"/>
            </w:rPr>
          </w:rPrChange>
        </w:rPr>
        <w:pPrChange w:id="2559" w:author="Jade Raposa [2]" w:date="2024-10-15T02:21:00Z">
          <w:pPr>
            <w:pStyle w:val="ListParagraph"/>
            <w:ind w:left="1800"/>
          </w:pPr>
        </w:pPrChange>
      </w:pPr>
      <w:r>
        <w:rPr>
          <w:rFonts w:ascii="Georgia" w:hAnsi="Georgia"/>
          <w:noProof/>
          <w:rPrChange w:id="2560" w:author="Jade Raposa [2]"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rsidP="008F456D">
      <w:pPr>
        <w:pStyle w:val="ListParagraph"/>
        <w:ind w:left="1620" w:hanging="450"/>
        <w:rPr>
          <w:del w:id="2561" w:author="Jade Raposa [2]" w:date="2024-10-15T02:24:00Z"/>
          <w:rFonts w:ascii="Georgia" w:hAnsi="Georgia"/>
          <w:rPrChange w:id="2562" w:author="Jade Raposa [2]" w:date="2024-10-15T02:18:00Z">
            <w:rPr>
              <w:del w:id="2563" w:author="Jade Raposa [2]" w:date="2024-10-15T02:24:00Z"/>
            </w:rPr>
          </w:rPrChange>
        </w:rPr>
        <w:pPrChange w:id="2564" w:author="Jade Raposa [2]" w:date="2024-10-15T02:21:00Z">
          <w:pPr>
            <w:pStyle w:val="ListParagraph"/>
            <w:ind w:left="1800"/>
          </w:pPr>
        </w:pPrChange>
      </w:pPr>
    </w:p>
    <w:p w14:paraId="2BC480F3" w14:textId="77777777" w:rsidR="008F456D" w:rsidRPr="008F456D" w:rsidRDefault="008F456D" w:rsidP="008F456D">
      <w:pPr>
        <w:pStyle w:val="ListParagraph"/>
        <w:ind w:left="1620" w:hanging="450"/>
        <w:rPr>
          <w:del w:id="2565" w:author="Jade Raposa [2]" w:date="2024-10-15T02:24:00Z"/>
          <w:rFonts w:ascii="Georgia" w:hAnsi="Georgia"/>
          <w:rPrChange w:id="2566" w:author="Jade Raposa [2]" w:date="2024-10-15T02:18:00Z">
            <w:rPr>
              <w:del w:id="2567" w:author="Jade Raposa [2]" w:date="2024-10-15T02:24:00Z"/>
            </w:rPr>
          </w:rPrChange>
        </w:rPr>
        <w:pPrChange w:id="2568" w:author="Jade Raposa [2]" w:date="2024-10-15T02:21:00Z">
          <w:pPr>
            <w:pStyle w:val="ListParagraph"/>
            <w:ind w:left="1800"/>
          </w:pPr>
        </w:pPrChange>
      </w:pPr>
    </w:p>
    <w:p w14:paraId="2C93A6F9" w14:textId="77777777" w:rsidR="008F456D" w:rsidRPr="008F456D" w:rsidRDefault="008F456D" w:rsidP="008F456D">
      <w:pPr>
        <w:pStyle w:val="ListParagraph"/>
        <w:ind w:left="1620" w:hanging="450"/>
        <w:rPr>
          <w:del w:id="2569" w:author="Jade Raposa [2]" w:date="2024-10-15T02:24:00Z"/>
          <w:rFonts w:ascii="Georgia" w:hAnsi="Georgia"/>
          <w:rPrChange w:id="2570" w:author="Jade Raposa [2]" w:date="2024-10-15T02:18:00Z">
            <w:rPr>
              <w:del w:id="2571" w:author="Jade Raposa [2]" w:date="2024-10-15T02:24:00Z"/>
            </w:rPr>
          </w:rPrChange>
        </w:rPr>
        <w:pPrChange w:id="2572" w:author="Jade Raposa [2]" w:date="2024-10-15T02:21:00Z">
          <w:pPr>
            <w:pStyle w:val="ListParagraph"/>
            <w:ind w:left="1800"/>
          </w:pPr>
        </w:pPrChange>
      </w:pPr>
    </w:p>
    <w:p w14:paraId="377956E1" w14:textId="77777777" w:rsidR="008F456D" w:rsidRDefault="008F456D" w:rsidP="008F456D">
      <w:pPr>
        <w:pStyle w:val="ListParagraph"/>
        <w:ind w:left="1620" w:hanging="450"/>
        <w:pPrChange w:id="2573" w:author="Jade Raposa [2]" w:date="2024-10-15T02:24:00Z">
          <w:pPr>
            <w:pStyle w:val="ListParagraph"/>
            <w:ind w:left="1800"/>
          </w:pPr>
        </w:pPrChange>
      </w:pPr>
    </w:p>
    <w:p w14:paraId="4506C6F6" w14:textId="77777777" w:rsidR="008F456D" w:rsidRPr="008F456D" w:rsidRDefault="008F456D" w:rsidP="008F456D">
      <w:pPr>
        <w:pStyle w:val="ListParagraph"/>
        <w:ind w:left="1620" w:hanging="450"/>
        <w:rPr>
          <w:del w:id="2574" w:author="Jade Raposa [2]" w:date="2024-10-15T02:24:00Z"/>
          <w:rFonts w:ascii="Georgia" w:hAnsi="Georgia"/>
          <w:rPrChange w:id="2575" w:author="Jade Raposa [2]" w:date="2024-10-15T02:18:00Z">
            <w:rPr>
              <w:del w:id="2576" w:author="Jade Raposa [2]" w:date="2024-10-15T02:24:00Z"/>
            </w:rPr>
          </w:rPrChange>
        </w:rPr>
        <w:pPrChange w:id="2577" w:author="Jade Raposa [2]" w:date="2024-10-15T02:21:00Z">
          <w:pPr>
            <w:pStyle w:val="ListParagraph"/>
            <w:ind w:left="1800"/>
          </w:pPr>
        </w:pPrChange>
      </w:pPr>
    </w:p>
    <w:p w14:paraId="300BA150" w14:textId="77777777" w:rsidR="008F456D" w:rsidRPr="008F456D" w:rsidRDefault="008F456D" w:rsidP="008F456D">
      <w:pPr>
        <w:pStyle w:val="ListParagraph"/>
        <w:ind w:left="1620" w:hanging="450"/>
        <w:rPr>
          <w:del w:id="2578" w:author="Jade Raposa [2]" w:date="2024-10-15T02:24:00Z"/>
          <w:rFonts w:ascii="Georgia" w:hAnsi="Georgia"/>
          <w:rPrChange w:id="2579" w:author="Jade Raposa [2]" w:date="2024-10-15T02:18:00Z">
            <w:rPr>
              <w:del w:id="2580" w:author="Jade Raposa [2]" w:date="2024-10-15T02:24:00Z"/>
            </w:rPr>
          </w:rPrChange>
        </w:rPr>
        <w:pPrChange w:id="2581" w:author="Jade Raposa [2]" w:date="2024-10-15T02:21:00Z">
          <w:pPr>
            <w:pStyle w:val="ListParagraph"/>
            <w:ind w:left="1800"/>
          </w:pPr>
        </w:pPrChange>
      </w:pPr>
    </w:p>
    <w:p w14:paraId="49383AA7" w14:textId="77777777" w:rsidR="008F456D" w:rsidRPr="008F456D" w:rsidRDefault="008F456D" w:rsidP="008F456D">
      <w:pPr>
        <w:pStyle w:val="ListParagraph"/>
        <w:ind w:left="1620" w:hanging="450"/>
        <w:rPr>
          <w:del w:id="2582" w:author="Jade Raposa [2]" w:date="2024-10-15T02:24:00Z"/>
          <w:rFonts w:ascii="Georgia" w:hAnsi="Georgia"/>
          <w:rPrChange w:id="2583" w:author="Jade Raposa [2]" w:date="2024-10-15T02:18:00Z">
            <w:rPr>
              <w:del w:id="2584" w:author="Jade Raposa [2]" w:date="2024-10-15T02:24:00Z"/>
            </w:rPr>
          </w:rPrChange>
        </w:rPr>
        <w:pPrChange w:id="2585" w:author="Jade Raposa [2]" w:date="2024-10-15T02:21:00Z">
          <w:pPr>
            <w:pStyle w:val="ListParagraph"/>
            <w:ind w:left="1800"/>
          </w:pPr>
        </w:pPrChange>
      </w:pPr>
    </w:p>
    <w:p w14:paraId="0D2EE22D" w14:textId="77777777" w:rsidR="008F456D" w:rsidRPr="008F456D" w:rsidRDefault="008F456D" w:rsidP="008F456D">
      <w:pPr>
        <w:pStyle w:val="ListParagraph"/>
        <w:ind w:left="1620" w:hanging="450"/>
        <w:rPr>
          <w:del w:id="2586" w:author="Jade Raposa [2]" w:date="2024-10-15T02:24:00Z"/>
          <w:rFonts w:ascii="Georgia" w:hAnsi="Georgia"/>
          <w:rPrChange w:id="2587" w:author="Jade Raposa [2]" w:date="2024-10-15T02:18:00Z">
            <w:rPr>
              <w:del w:id="2588" w:author="Jade Raposa [2]" w:date="2024-10-15T02:24:00Z"/>
            </w:rPr>
          </w:rPrChange>
        </w:rPr>
        <w:pPrChange w:id="2589" w:author="Jade Raposa [2]" w:date="2024-10-15T02:21:00Z">
          <w:pPr>
            <w:pStyle w:val="ListParagraph"/>
            <w:ind w:left="1800"/>
          </w:pPr>
        </w:pPrChange>
      </w:pPr>
    </w:p>
    <w:p w14:paraId="5AA79317" w14:textId="77777777" w:rsidR="008F456D" w:rsidRPr="008F456D" w:rsidRDefault="008F456D" w:rsidP="008F456D">
      <w:pPr>
        <w:pStyle w:val="ListParagraph"/>
        <w:ind w:left="1620" w:hanging="450"/>
        <w:rPr>
          <w:del w:id="2590" w:author="Jade Raposa [2]" w:date="2024-10-15T02:24:00Z"/>
          <w:rFonts w:ascii="Georgia" w:hAnsi="Georgia"/>
          <w:rPrChange w:id="2591" w:author="Jade Raposa [2]" w:date="2024-10-15T02:18:00Z">
            <w:rPr>
              <w:del w:id="2592" w:author="Jade Raposa [2]" w:date="2024-10-15T02:24:00Z"/>
            </w:rPr>
          </w:rPrChange>
        </w:rPr>
        <w:pPrChange w:id="2593" w:author="Jade Raposa [2]" w:date="2024-10-15T02:21:00Z">
          <w:pPr>
            <w:pStyle w:val="ListParagraph"/>
            <w:ind w:left="1800"/>
          </w:pPr>
        </w:pPrChange>
      </w:pPr>
    </w:p>
    <w:p w14:paraId="69C2C2C7" w14:textId="77777777" w:rsidR="008F456D" w:rsidRPr="008F456D" w:rsidRDefault="008F456D" w:rsidP="008F456D">
      <w:pPr>
        <w:ind w:left="1800"/>
        <w:rPr>
          <w:del w:id="2594" w:author="Jade Raposa [2]" w:date="2024-10-15T02:24:00Z"/>
          <w:rFonts w:ascii="Georgia" w:hAnsi="Georgia"/>
          <w:rPrChange w:id="2595" w:author="Jade Raposa [2]" w:date="2024-10-15T02:24:00Z">
            <w:rPr>
              <w:del w:id="2596" w:author="Jade Raposa [2]" w:date="2024-10-15T02:24:00Z"/>
            </w:rPr>
          </w:rPrChange>
        </w:rPr>
        <w:pPrChange w:id="2597" w:author="Jade Raposa [2]" w:date="2024-10-15T02:24:00Z">
          <w:pPr>
            <w:pStyle w:val="ListParagraph"/>
            <w:ind w:left="1800"/>
          </w:pPr>
        </w:pPrChange>
      </w:pPr>
    </w:p>
    <w:p w14:paraId="6FB73BEF" w14:textId="77777777" w:rsidR="008F456D" w:rsidRPr="008F456D" w:rsidRDefault="008F456D" w:rsidP="008F456D">
      <w:pPr>
        <w:pStyle w:val="ListParagraph"/>
        <w:ind w:left="1620" w:hanging="450"/>
        <w:rPr>
          <w:del w:id="2598" w:author="Jade Raposa [2]" w:date="2024-10-15T02:24:00Z"/>
          <w:rFonts w:ascii="Georgia" w:hAnsi="Georgia"/>
          <w:rPrChange w:id="2599" w:author="Jade Raposa [2]" w:date="2024-10-15T02:18:00Z">
            <w:rPr>
              <w:del w:id="2600" w:author="Jade Raposa [2]" w:date="2024-10-15T02:24:00Z"/>
            </w:rPr>
          </w:rPrChange>
        </w:rPr>
        <w:pPrChange w:id="2601" w:author="Jade Raposa [2]" w:date="2024-10-15T02:21:00Z">
          <w:pPr>
            <w:pStyle w:val="ListParagraph"/>
            <w:ind w:left="1800"/>
          </w:pPr>
        </w:pPrChange>
      </w:pPr>
    </w:p>
    <w:p w14:paraId="63833263" w14:textId="77777777" w:rsidR="008F456D" w:rsidRPr="008F456D" w:rsidRDefault="008F456D" w:rsidP="008F456D">
      <w:pPr>
        <w:pStyle w:val="ListParagraph"/>
        <w:ind w:left="1620" w:hanging="450"/>
        <w:rPr>
          <w:del w:id="2602" w:author="Jade Raposa [2]" w:date="2024-10-15T02:24:00Z"/>
          <w:rFonts w:ascii="Georgia" w:hAnsi="Georgia"/>
          <w:rPrChange w:id="2603" w:author="Jade Raposa [2]" w:date="2024-10-15T02:18:00Z">
            <w:rPr>
              <w:del w:id="2604" w:author="Jade Raposa [2]" w:date="2024-10-15T02:24:00Z"/>
            </w:rPr>
          </w:rPrChange>
        </w:rPr>
        <w:pPrChange w:id="2605" w:author="Jade Raposa [2]" w:date="2024-10-15T02:21:00Z">
          <w:pPr>
            <w:pStyle w:val="ListParagraph"/>
            <w:ind w:left="1800"/>
          </w:pPr>
        </w:pPrChange>
      </w:pPr>
    </w:p>
    <w:p w14:paraId="3B30F5D4" w14:textId="77777777" w:rsidR="008F456D" w:rsidRPr="008F456D" w:rsidRDefault="008F456D" w:rsidP="008F456D">
      <w:pPr>
        <w:ind w:left="1620"/>
        <w:rPr>
          <w:ins w:id="2606" w:author="Jade Raposa [2]" w:date="2024-10-15T02:24:00Z"/>
          <w:rFonts w:ascii="Georgia" w:hAnsi="Georgia"/>
          <w:rPrChange w:id="2607" w:author="Jade Raposa [2]" w:date="2024-10-15T02:24:00Z">
            <w:rPr>
              <w:ins w:id="2608" w:author="Jade Raposa [2]" w:date="2024-10-15T02:24:00Z"/>
            </w:rPr>
          </w:rPrChange>
        </w:rPr>
        <w:pPrChange w:id="2609" w:author="Jade Raposa [2]" w:date="2024-10-15T02:24:00Z">
          <w:pPr>
            <w:pStyle w:val="ListParagraph"/>
            <w:ind w:left="1620" w:hanging="450"/>
          </w:pPr>
        </w:pPrChange>
      </w:pPr>
    </w:p>
    <w:p w14:paraId="1F4828B4" w14:textId="77777777" w:rsidR="008F456D" w:rsidRPr="008F456D" w:rsidRDefault="008F456D" w:rsidP="008F456D">
      <w:pPr>
        <w:pStyle w:val="ListParagraph"/>
        <w:ind w:left="1620" w:hanging="450"/>
        <w:rPr>
          <w:rFonts w:ascii="Georgia" w:hAnsi="Georgia"/>
          <w:rPrChange w:id="2610" w:author="Jade Raposa [2]" w:date="2024-10-15T02:18:00Z">
            <w:rPr/>
          </w:rPrChange>
        </w:rPr>
        <w:pPrChange w:id="2611" w:author="Jade Raposa [2]" w:date="2024-10-15T02:21:00Z">
          <w:pPr>
            <w:pStyle w:val="ListParagraph"/>
            <w:ind w:left="1800"/>
          </w:pPr>
        </w:pPrChange>
      </w:pPr>
    </w:p>
    <w:p w14:paraId="60539523" w14:textId="77777777" w:rsidR="008F456D" w:rsidRPr="008F456D" w:rsidRDefault="00000000" w:rsidP="008F456D">
      <w:pPr>
        <w:pStyle w:val="ListParagraph"/>
        <w:numPr>
          <w:ilvl w:val="0"/>
          <w:numId w:val="17"/>
        </w:numPr>
        <w:rPr>
          <w:rFonts w:ascii="Georgia" w:hAnsi="Georgia"/>
          <w:rPrChange w:id="2612" w:author="Jade Raposa [2]" w:date="2024-10-15T02:25:00Z">
            <w:rPr/>
          </w:rPrChange>
        </w:rPr>
        <w:pPrChange w:id="2613" w:author="Jade Raposa [2]" w:date="2024-10-15T02:25:00Z">
          <w:pPr/>
        </w:pPrChange>
      </w:pPr>
      <w:r>
        <w:rPr>
          <w:rFonts w:ascii="Georgia" w:hAnsi="Georgia"/>
          <w:noProof/>
          <w:rPrChange w:id="2614" w:author="Jade Raposa [2]"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2615" w:author="Jade Raposa [2]" w:date="2024-10-15T02:25:00Z">
        <w:r>
          <w:rPr>
            <w:rFonts w:ascii="Georgia" w:hAnsi="Georgia"/>
            <w:rPrChange w:id="2616" w:author="Jade Raposa [2]" w:date="2024-10-15T02:25:00Z">
              <w:rPr/>
            </w:rPrChange>
          </w:rPr>
          <w:delText>4.</w:delText>
        </w:r>
      </w:del>
      <w:r>
        <w:rPr>
          <w:rFonts w:ascii="Georgia" w:hAnsi="Georgia"/>
          <w:rPrChange w:id="2617" w:author="Jade Raposa [2]" w:date="2024-10-15T02:25:00Z">
            <w:rPr/>
          </w:rPrChange>
        </w:rPr>
        <w:t xml:space="preserve">Enter your </w:t>
      </w:r>
      <w:r>
        <w:rPr>
          <w:rFonts w:ascii="Georgia" w:hAnsi="Georgia"/>
          <w:b/>
          <w:bCs/>
          <w:rPrChange w:id="2618" w:author="Jade Raposa [2]" w:date="2024-10-15T02:25:00Z">
            <w:rPr>
              <w:b/>
              <w:bCs/>
            </w:rPr>
          </w:rPrChange>
        </w:rPr>
        <w:t>“FIRST NAME,” “LAST NAME,” “GENDER,”</w:t>
      </w:r>
      <w:r>
        <w:rPr>
          <w:rFonts w:ascii="Georgia" w:hAnsi="Georgia"/>
          <w:rPrChange w:id="2619" w:author="Jade Raposa [2]" w:date="2024-10-15T02:25:00Z">
            <w:rPr/>
          </w:rPrChange>
        </w:rPr>
        <w:t xml:space="preserve"> and </w:t>
      </w:r>
      <w:r>
        <w:rPr>
          <w:rFonts w:ascii="Georgia" w:hAnsi="Georgia"/>
          <w:b/>
          <w:bCs/>
          <w:rPrChange w:id="2620" w:author="Jade Raposa [2]" w:date="2024-10-15T02:25:00Z">
            <w:rPr>
              <w:b/>
              <w:bCs/>
            </w:rPr>
          </w:rPrChange>
        </w:rPr>
        <w:t>“BIRTHDATE.”</w:t>
      </w:r>
      <w:r>
        <w:rPr>
          <w:rFonts w:ascii="Georgia" w:hAnsi="Georgia"/>
          <w:rPrChange w:id="2621" w:author="Jade Raposa [2]" w:date="2024-10-15T02:25:00Z">
            <w:rPr/>
          </w:rPrChange>
        </w:rPr>
        <w:t xml:space="preserve"> After that, press </w:t>
      </w:r>
      <w:r>
        <w:rPr>
          <w:rFonts w:ascii="Georgia" w:hAnsi="Georgia"/>
          <w:b/>
          <w:bCs/>
          <w:rPrChange w:id="2622" w:author="Jade Raposa [2]" w:date="2024-10-15T02:25:00Z">
            <w:rPr>
              <w:b/>
              <w:bCs/>
            </w:rPr>
          </w:rPrChange>
        </w:rPr>
        <w:t>“NEXT.”</w:t>
      </w:r>
    </w:p>
    <w:p w14:paraId="018D58BA" w14:textId="77777777" w:rsidR="008F456D" w:rsidRPr="008F456D" w:rsidRDefault="008F456D" w:rsidP="008F456D">
      <w:pPr>
        <w:rPr>
          <w:del w:id="2623" w:author="Jade Raposa [2]" w:date="2024-10-15T02:25:00Z"/>
          <w:rFonts w:ascii="Georgia" w:hAnsi="Georgia"/>
          <w:rPrChange w:id="2624" w:author="Jade Raposa [2]" w:date="2024-10-15T02:18:00Z">
            <w:rPr>
              <w:del w:id="2625" w:author="Jade Raposa [2]" w:date="2024-10-15T02:25:00Z"/>
            </w:rPr>
          </w:rPrChange>
        </w:rPr>
        <w:pPrChange w:id="2626" w:author="Jade Raposa [2]" w:date="2024-10-15T02:25:00Z">
          <w:pPr>
            <w:ind w:left="720"/>
          </w:pPr>
        </w:pPrChange>
      </w:pPr>
    </w:p>
    <w:p w14:paraId="26919876" w14:textId="77777777" w:rsidR="008F456D" w:rsidRPr="008F456D" w:rsidRDefault="008F456D" w:rsidP="008F456D">
      <w:pPr>
        <w:rPr>
          <w:del w:id="2627" w:author="Jade Raposa [2]" w:date="2024-10-15T02:25:00Z"/>
          <w:rFonts w:ascii="Georgia" w:hAnsi="Georgia"/>
          <w:rPrChange w:id="2628" w:author="Jade Raposa [2]" w:date="2024-10-15T02:18:00Z">
            <w:rPr>
              <w:del w:id="2629" w:author="Jade Raposa [2]" w:date="2024-10-15T02:25:00Z"/>
            </w:rPr>
          </w:rPrChange>
        </w:rPr>
        <w:pPrChange w:id="2630" w:author="Jade Raposa [2]" w:date="2024-10-15T02:25:00Z">
          <w:pPr>
            <w:ind w:left="720"/>
          </w:pPr>
        </w:pPrChange>
      </w:pPr>
    </w:p>
    <w:p w14:paraId="3A92A5E2" w14:textId="77777777" w:rsidR="008F456D" w:rsidRPr="008F456D" w:rsidRDefault="008F456D" w:rsidP="008F456D">
      <w:pPr>
        <w:rPr>
          <w:del w:id="2631" w:author="Jade Raposa [2]" w:date="2024-10-15T02:25:00Z"/>
          <w:rFonts w:ascii="Georgia" w:hAnsi="Georgia"/>
          <w:rPrChange w:id="2632" w:author="Jade Raposa [2]" w:date="2024-10-15T02:18:00Z">
            <w:rPr>
              <w:del w:id="2633" w:author="Jade Raposa [2]" w:date="2024-10-15T02:25:00Z"/>
            </w:rPr>
          </w:rPrChange>
        </w:rPr>
        <w:pPrChange w:id="2634" w:author="Jade Raposa [2]" w:date="2024-10-15T02:25:00Z">
          <w:pPr>
            <w:ind w:left="720"/>
          </w:pPr>
        </w:pPrChange>
      </w:pPr>
    </w:p>
    <w:p w14:paraId="26F2AB3A" w14:textId="77777777" w:rsidR="008F456D" w:rsidRPr="008F456D" w:rsidRDefault="008F456D" w:rsidP="008F456D">
      <w:pPr>
        <w:rPr>
          <w:del w:id="2635" w:author="Jade Raposa [2]" w:date="2024-10-15T02:25:00Z"/>
          <w:rFonts w:ascii="Georgia" w:hAnsi="Georgia"/>
          <w:rPrChange w:id="2636" w:author="Jade Raposa [2]" w:date="2024-10-15T02:18:00Z">
            <w:rPr>
              <w:del w:id="2637" w:author="Jade Raposa [2]" w:date="2024-10-15T02:25:00Z"/>
            </w:rPr>
          </w:rPrChange>
        </w:rPr>
        <w:pPrChange w:id="2638" w:author="Jade Raposa [2]" w:date="2024-10-15T02:25:00Z">
          <w:pPr>
            <w:ind w:left="720"/>
          </w:pPr>
        </w:pPrChange>
      </w:pPr>
    </w:p>
    <w:p w14:paraId="469FA33E" w14:textId="77777777" w:rsidR="008F456D" w:rsidRPr="008F456D" w:rsidRDefault="008F456D" w:rsidP="008F456D">
      <w:pPr>
        <w:rPr>
          <w:del w:id="2639" w:author="Jade Raposa [2]" w:date="2024-10-15T02:25:00Z"/>
          <w:rFonts w:ascii="Georgia" w:hAnsi="Georgia"/>
          <w:rPrChange w:id="2640" w:author="Jade Raposa [2]" w:date="2024-10-15T02:18:00Z">
            <w:rPr>
              <w:del w:id="2641" w:author="Jade Raposa [2]" w:date="2024-10-15T02:25:00Z"/>
            </w:rPr>
          </w:rPrChange>
        </w:rPr>
        <w:pPrChange w:id="2642" w:author="Jade Raposa [2]" w:date="2024-10-15T02:25:00Z">
          <w:pPr>
            <w:ind w:left="720"/>
          </w:pPr>
        </w:pPrChange>
      </w:pPr>
    </w:p>
    <w:p w14:paraId="75464CD3" w14:textId="77777777" w:rsidR="008F456D" w:rsidRPr="008F456D" w:rsidRDefault="008F456D" w:rsidP="008F456D">
      <w:pPr>
        <w:rPr>
          <w:del w:id="2643" w:author="Jade Raposa [2]" w:date="2024-10-15T02:25:00Z"/>
          <w:rFonts w:ascii="Georgia" w:hAnsi="Georgia"/>
          <w:rPrChange w:id="2644" w:author="Jade Raposa [2]" w:date="2024-10-15T02:18:00Z">
            <w:rPr>
              <w:del w:id="2645" w:author="Jade Raposa [2]" w:date="2024-10-15T02:25:00Z"/>
            </w:rPr>
          </w:rPrChange>
        </w:rPr>
        <w:pPrChange w:id="2646" w:author="Jade Raposa [2]" w:date="2024-10-15T02:25:00Z">
          <w:pPr>
            <w:ind w:left="720"/>
          </w:pPr>
        </w:pPrChange>
      </w:pPr>
    </w:p>
    <w:p w14:paraId="03ECD9C0" w14:textId="77777777" w:rsidR="008F456D" w:rsidRPr="008F456D" w:rsidRDefault="008F456D" w:rsidP="008F456D">
      <w:pPr>
        <w:rPr>
          <w:rFonts w:ascii="Georgia" w:hAnsi="Georgia"/>
          <w:rPrChange w:id="2647" w:author="Jade Raposa [2]" w:date="2024-10-15T02:18:00Z">
            <w:rPr/>
          </w:rPrChange>
        </w:rPr>
        <w:pPrChange w:id="2648" w:author="Jade Raposa [2]" w:date="2024-10-15T02:25:00Z">
          <w:pPr>
            <w:ind w:left="720"/>
          </w:pPr>
        </w:pPrChange>
      </w:pPr>
    </w:p>
    <w:p w14:paraId="22B590DB" w14:textId="77777777" w:rsidR="008F456D" w:rsidRDefault="00000000">
      <w:pPr>
        <w:pStyle w:val="ListParagraph"/>
        <w:numPr>
          <w:ilvl w:val="0"/>
          <w:numId w:val="17"/>
        </w:numPr>
        <w:rPr>
          <w:ins w:id="2649" w:author="Jade Raposa [2]" w:date="2024-10-17T01:00:00Z"/>
          <w:rFonts w:ascii="Georgia" w:hAnsi="Georgia"/>
          <w:b/>
          <w:bCs/>
        </w:rPr>
        <w:sectPr w:rsidR="008F456D">
          <w:headerReference w:type="default" r:id="rId151"/>
          <w:headerReference w:type="first" r:id="rId152"/>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659" w:author="Jade Raposa [2]" w:date="2024-10-15T02:26:00Z">
        <w:r>
          <w:rPr>
            <w:rFonts w:ascii="Georgia" w:hAnsi="Georgia"/>
            <w:rPrChange w:id="2660" w:author="Jade Raposa [2]" w:date="2024-10-17T01:00:00Z">
              <w:rPr/>
            </w:rPrChange>
          </w:rPr>
          <w:delText xml:space="preserve">5. </w:delText>
        </w:r>
      </w:del>
      <w:r>
        <w:rPr>
          <w:rFonts w:ascii="Georgia" w:hAnsi="Georgia"/>
          <w:rPrChange w:id="2661" w:author="Jade Raposa [2]" w:date="2024-10-17T01:00:00Z">
            <w:rPr/>
          </w:rPrChange>
        </w:rPr>
        <w:t xml:space="preserve">Now, enter your preferred </w:t>
      </w:r>
      <w:r>
        <w:rPr>
          <w:rFonts w:ascii="Georgia" w:hAnsi="Georgia"/>
          <w:b/>
          <w:bCs/>
          <w:rPrChange w:id="2662" w:author="Jade Raposa [2]" w:date="2024-10-17T01:00:00Z">
            <w:rPr>
              <w:b/>
              <w:bCs/>
            </w:rPr>
          </w:rPrChange>
        </w:rPr>
        <w:t>“DISPLAY NAME.”</w:t>
      </w:r>
      <w:r>
        <w:rPr>
          <w:rFonts w:ascii="Georgia" w:hAnsi="Georgia"/>
          <w:rPrChange w:id="2663" w:author="Jade Raposa [2]" w:date="2024-10-17T01:00:00Z">
            <w:rPr/>
          </w:rPrChange>
        </w:rPr>
        <w:t xml:space="preserve"> After that, press </w:t>
      </w:r>
      <w:r>
        <w:rPr>
          <w:rFonts w:ascii="Georgia" w:hAnsi="Georgia"/>
          <w:b/>
          <w:bCs/>
          <w:rPrChange w:id="2664" w:author="Jade Raposa [2]" w:date="2024-10-17T01:00:00Z">
            <w:rPr>
              <w:b/>
              <w:bCs/>
            </w:rPr>
          </w:rPrChange>
        </w:rPr>
        <w:t>“SUBMIT.”</w:t>
      </w:r>
    </w:p>
    <w:p w14:paraId="458CB31B" w14:textId="77777777" w:rsidR="008F456D" w:rsidRPr="008F456D" w:rsidRDefault="008F456D" w:rsidP="008F456D">
      <w:pPr>
        <w:pStyle w:val="ListParagraph"/>
        <w:numPr>
          <w:ilvl w:val="0"/>
          <w:numId w:val="17"/>
        </w:numPr>
        <w:rPr>
          <w:del w:id="2665" w:author="Jade Raposa [2]" w:date="2024-10-17T01:00:00Z"/>
          <w:rFonts w:ascii="Georgia" w:hAnsi="Georgia"/>
          <w:rPrChange w:id="2666" w:author="Jade Raposa [2]" w:date="2024-10-15T02:26:00Z">
            <w:rPr>
              <w:del w:id="2667" w:author="Jade Raposa [2]" w:date="2024-10-17T01:00:00Z"/>
            </w:rPr>
          </w:rPrChange>
        </w:rPr>
        <w:pPrChange w:id="2668" w:author="Jade Raposa [2]" w:date="2024-10-15T02:26:00Z">
          <w:pPr/>
        </w:pPrChange>
      </w:pPr>
    </w:p>
    <w:p w14:paraId="41BFE515" w14:textId="77777777" w:rsidR="008F456D" w:rsidRPr="008F456D" w:rsidRDefault="008F456D" w:rsidP="008F456D">
      <w:pPr>
        <w:pStyle w:val="ListParagraph"/>
        <w:ind w:left="1620" w:hanging="450"/>
        <w:rPr>
          <w:del w:id="2669" w:author="Jade Raposa [2]" w:date="2024-10-15T02:26:00Z"/>
          <w:rFonts w:ascii="Georgia" w:hAnsi="Georgia"/>
          <w:rPrChange w:id="2670" w:author="Jade Raposa [2]" w:date="2024-10-17T01:00:00Z">
            <w:rPr>
              <w:del w:id="2671" w:author="Jade Raposa [2]" w:date="2024-10-15T02:26:00Z"/>
            </w:rPr>
          </w:rPrChange>
        </w:rPr>
        <w:pPrChange w:id="2672" w:author="Jade Raposa [2]" w:date="2024-10-15T02:21:00Z">
          <w:pPr>
            <w:pStyle w:val="ListParagraph"/>
            <w:ind w:left="1800"/>
          </w:pPr>
        </w:pPrChange>
      </w:pPr>
    </w:p>
    <w:p w14:paraId="79C41B09" w14:textId="77777777" w:rsidR="008F456D" w:rsidRPr="008F456D" w:rsidRDefault="008F456D" w:rsidP="008F456D">
      <w:pPr>
        <w:pStyle w:val="ListParagraph"/>
        <w:ind w:left="1620" w:hanging="450"/>
        <w:rPr>
          <w:del w:id="2673" w:author="Jade Raposa [2]" w:date="2024-10-15T02:26:00Z"/>
          <w:rFonts w:ascii="Georgia" w:hAnsi="Georgia"/>
          <w:rPrChange w:id="2674" w:author="Jade Raposa [2]" w:date="2024-10-15T02:18:00Z">
            <w:rPr>
              <w:del w:id="2675" w:author="Jade Raposa [2]" w:date="2024-10-15T02:26:00Z"/>
            </w:rPr>
          </w:rPrChange>
        </w:rPr>
        <w:pPrChange w:id="2676" w:author="Jade Raposa [2]" w:date="2024-10-15T02:21:00Z">
          <w:pPr>
            <w:pStyle w:val="ListParagraph"/>
            <w:ind w:left="1800"/>
          </w:pPr>
        </w:pPrChange>
      </w:pPr>
    </w:p>
    <w:p w14:paraId="734E2240" w14:textId="77777777" w:rsidR="008F456D" w:rsidRPr="008F456D" w:rsidRDefault="008F456D" w:rsidP="008F456D">
      <w:pPr>
        <w:pStyle w:val="ListParagraph"/>
        <w:ind w:left="1620" w:hanging="450"/>
        <w:rPr>
          <w:del w:id="2677" w:author="Jade Raposa [2]" w:date="2024-10-15T02:26:00Z"/>
          <w:rFonts w:ascii="Georgia" w:hAnsi="Georgia"/>
          <w:rPrChange w:id="2678" w:author="Jade Raposa [2]" w:date="2024-10-15T02:18:00Z">
            <w:rPr>
              <w:del w:id="2679" w:author="Jade Raposa [2]" w:date="2024-10-15T02:26:00Z"/>
            </w:rPr>
          </w:rPrChange>
        </w:rPr>
        <w:pPrChange w:id="2680" w:author="Jade Raposa [2]" w:date="2024-10-15T02:21:00Z">
          <w:pPr>
            <w:pStyle w:val="ListParagraph"/>
            <w:ind w:left="1800"/>
          </w:pPr>
        </w:pPrChange>
      </w:pPr>
    </w:p>
    <w:p w14:paraId="1784E65E" w14:textId="77777777" w:rsidR="008F456D" w:rsidRPr="008F456D" w:rsidRDefault="008F456D" w:rsidP="008F456D">
      <w:pPr>
        <w:pStyle w:val="ListParagraph"/>
        <w:ind w:left="1620" w:hanging="450"/>
        <w:rPr>
          <w:del w:id="2681" w:author="Jade Raposa [2]" w:date="2024-10-15T02:26:00Z"/>
          <w:rFonts w:ascii="Georgia" w:hAnsi="Georgia"/>
          <w:rPrChange w:id="2682" w:author="Jade Raposa [2]" w:date="2024-10-15T02:18:00Z">
            <w:rPr>
              <w:del w:id="2683" w:author="Jade Raposa [2]" w:date="2024-10-15T02:26:00Z"/>
            </w:rPr>
          </w:rPrChange>
        </w:rPr>
        <w:pPrChange w:id="2684" w:author="Jade Raposa [2]" w:date="2024-10-15T02:21:00Z">
          <w:pPr>
            <w:pStyle w:val="ListParagraph"/>
            <w:ind w:left="1800"/>
          </w:pPr>
        </w:pPrChange>
      </w:pPr>
    </w:p>
    <w:p w14:paraId="60865407" w14:textId="77777777" w:rsidR="008F456D" w:rsidRPr="008F456D" w:rsidRDefault="008F456D" w:rsidP="008F456D">
      <w:pPr>
        <w:pStyle w:val="ListParagraph"/>
        <w:ind w:left="1620" w:hanging="450"/>
        <w:rPr>
          <w:del w:id="2685" w:author="Jade Raposa [2]" w:date="2024-10-15T02:26:00Z"/>
          <w:rFonts w:ascii="Georgia" w:hAnsi="Georgia"/>
          <w:rPrChange w:id="2686" w:author="Jade Raposa [2]" w:date="2024-10-15T02:18:00Z">
            <w:rPr>
              <w:del w:id="2687" w:author="Jade Raposa [2]" w:date="2024-10-15T02:26:00Z"/>
            </w:rPr>
          </w:rPrChange>
        </w:rPr>
        <w:pPrChange w:id="2688" w:author="Jade Raposa [2]" w:date="2024-10-15T02:21:00Z">
          <w:pPr>
            <w:pStyle w:val="ListParagraph"/>
            <w:ind w:left="1800"/>
          </w:pPr>
        </w:pPrChange>
      </w:pPr>
    </w:p>
    <w:p w14:paraId="1C526D02" w14:textId="77777777" w:rsidR="008F456D" w:rsidRPr="008F456D" w:rsidRDefault="008F456D" w:rsidP="008F456D">
      <w:pPr>
        <w:pStyle w:val="ListParagraph"/>
        <w:ind w:left="1620" w:hanging="450"/>
        <w:rPr>
          <w:del w:id="2689" w:author="Jade Raposa [2]" w:date="2024-10-15T02:26:00Z"/>
          <w:rFonts w:ascii="Georgia" w:hAnsi="Georgia"/>
          <w:rPrChange w:id="2690" w:author="Jade Raposa [2]" w:date="2024-10-15T02:18:00Z">
            <w:rPr>
              <w:del w:id="2691" w:author="Jade Raposa [2]" w:date="2024-10-15T02:26:00Z"/>
            </w:rPr>
          </w:rPrChange>
        </w:rPr>
        <w:pPrChange w:id="2692" w:author="Jade Raposa [2]" w:date="2024-10-15T02:21:00Z">
          <w:pPr>
            <w:pStyle w:val="ListParagraph"/>
            <w:ind w:left="1800"/>
          </w:pPr>
        </w:pPrChange>
      </w:pPr>
    </w:p>
    <w:p w14:paraId="212C9EC0" w14:textId="77777777" w:rsidR="008F456D" w:rsidRPr="008F456D" w:rsidRDefault="008F456D" w:rsidP="008F456D">
      <w:pPr>
        <w:pStyle w:val="ListParagraph"/>
        <w:ind w:left="1620" w:hanging="450"/>
        <w:rPr>
          <w:del w:id="2693" w:author="Jade Raposa [2]" w:date="2024-10-15T02:26:00Z"/>
          <w:rFonts w:ascii="Georgia" w:hAnsi="Georgia"/>
          <w:rPrChange w:id="2694" w:author="Jade Raposa [2]" w:date="2024-10-15T02:18:00Z">
            <w:rPr>
              <w:del w:id="2695" w:author="Jade Raposa [2]" w:date="2024-10-15T02:26:00Z"/>
            </w:rPr>
          </w:rPrChange>
        </w:rPr>
        <w:pPrChange w:id="2696" w:author="Jade Raposa [2]" w:date="2024-10-15T02:21:00Z">
          <w:pPr>
            <w:pStyle w:val="ListParagraph"/>
            <w:ind w:left="1800"/>
          </w:pPr>
        </w:pPrChange>
      </w:pPr>
    </w:p>
    <w:p w14:paraId="47D2E7FE" w14:textId="77777777" w:rsidR="008F456D" w:rsidRPr="008F456D" w:rsidRDefault="008F456D" w:rsidP="008F456D">
      <w:pPr>
        <w:pStyle w:val="ListParagraph"/>
        <w:ind w:left="1620" w:hanging="450"/>
        <w:rPr>
          <w:del w:id="2697" w:author="Jade Raposa [2]" w:date="2024-10-15T02:26:00Z"/>
          <w:rFonts w:ascii="Georgia" w:hAnsi="Georgia"/>
          <w:rPrChange w:id="2698" w:author="Jade Raposa [2]" w:date="2024-10-15T02:18:00Z">
            <w:rPr>
              <w:del w:id="2699" w:author="Jade Raposa [2]" w:date="2024-10-15T02:26:00Z"/>
            </w:rPr>
          </w:rPrChange>
        </w:rPr>
        <w:pPrChange w:id="2700" w:author="Jade Raposa [2]" w:date="2024-10-15T02:21:00Z">
          <w:pPr>
            <w:pStyle w:val="ListParagraph"/>
            <w:ind w:left="1800"/>
          </w:pPr>
        </w:pPrChange>
      </w:pPr>
    </w:p>
    <w:p w14:paraId="011AD69D" w14:textId="77777777" w:rsidR="008F456D" w:rsidRPr="008F456D" w:rsidRDefault="008F456D" w:rsidP="008F456D">
      <w:pPr>
        <w:pStyle w:val="ListParagraph"/>
        <w:ind w:left="1620" w:hanging="450"/>
        <w:rPr>
          <w:del w:id="2701" w:author="Jade Raposa [2]" w:date="2024-10-15T02:26:00Z"/>
          <w:rFonts w:ascii="Georgia" w:hAnsi="Georgia"/>
          <w:rPrChange w:id="2702" w:author="Jade Raposa [2]" w:date="2024-10-15T02:18:00Z">
            <w:rPr>
              <w:del w:id="2703" w:author="Jade Raposa [2]" w:date="2024-10-15T02:26:00Z"/>
            </w:rPr>
          </w:rPrChange>
        </w:rPr>
        <w:pPrChange w:id="2704" w:author="Jade Raposa [2]" w:date="2024-10-15T02:21:00Z">
          <w:pPr>
            <w:pStyle w:val="ListParagraph"/>
            <w:ind w:left="1800"/>
          </w:pPr>
        </w:pPrChange>
      </w:pPr>
    </w:p>
    <w:p w14:paraId="7DA8089E" w14:textId="77777777" w:rsidR="008F456D" w:rsidRPr="008F456D" w:rsidRDefault="008F456D" w:rsidP="008F456D">
      <w:pPr>
        <w:pStyle w:val="ListParagraph"/>
        <w:ind w:left="1620" w:hanging="450"/>
        <w:rPr>
          <w:del w:id="2705" w:author="Jade Raposa [2]" w:date="2024-10-15T02:26:00Z"/>
          <w:rFonts w:ascii="Georgia" w:hAnsi="Georgia"/>
          <w:rPrChange w:id="2706" w:author="Jade Raposa [2]" w:date="2024-10-15T02:18:00Z">
            <w:rPr>
              <w:del w:id="2707" w:author="Jade Raposa [2]" w:date="2024-10-15T02:26:00Z"/>
            </w:rPr>
          </w:rPrChange>
        </w:rPr>
        <w:pPrChange w:id="2708" w:author="Jade Raposa [2]" w:date="2024-10-15T02:21:00Z">
          <w:pPr>
            <w:pStyle w:val="ListParagraph"/>
            <w:ind w:left="1800"/>
          </w:pPr>
        </w:pPrChange>
      </w:pPr>
    </w:p>
    <w:p w14:paraId="325F8F75" w14:textId="77777777" w:rsidR="008F456D" w:rsidRPr="008F456D" w:rsidRDefault="008F456D" w:rsidP="008F456D">
      <w:pPr>
        <w:pStyle w:val="ListParagraph"/>
        <w:ind w:left="1620" w:hanging="450"/>
        <w:rPr>
          <w:del w:id="2709" w:author="Jade Raposa [2]" w:date="2024-10-15T02:26:00Z"/>
          <w:rFonts w:ascii="Georgia" w:hAnsi="Georgia"/>
          <w:rPrChange w:id="2710" w:author="Jade Raposa [2]" w:date="2024-10-15T02:18:00Z">
            <w:rPr>
              <w:del w:id="2711" w:author="Jade Raposa [2]" w:date="2024-10-15T02:26:00Z"/>
            </w:rPr>
          </w:rPrChange>
        </w:rPr>
        <w:pPrChange w:id="2712" w:author="Jade Raposa [2]" w:date="2024-10-15T02:21:00Z">
          <w:pPr>
            <w:pStyle w:val="ListParagraph"/>
            <w:ind w:left="1800"/>
          </w:pPr>
        </w:pPrChange>
      </w:pPr>
    </w:p>
    <w:p w14:paraId="6504729D" w14:textId="77777777" w:rsidR="008F456D" w:rsidRPr="008F456D" w:rsidRDefault="008F456D">
      <w:pPr>
        <w:rPr>
          <w:del w:id="2713" w:author="Jade Raposa [2]" w:date="2024-10-17T01:00:00Z"/>
          <w:rFonts w:ascii="Georgia" w:hAnsi="Georgia"/>
          <w:rPrChange w:id="2714" w:author="Jade Raposa [2]" w:date="2024-10-15T02:18:00Z">
            <w:rPr>
              <w:del w:id="2715" w:author="Jade Raposa [2]"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rsidP="008F456D">
      <w:pPr>
        <w:ind w:left="1620" w:hanging="450"/>
        <w:rPr>
          <w:del w:id="2716" w:author="Jade Raposa [2]" w:date="2024-10-17T01:00:00Z"/>
          <w:rFonts w:ascii="Georgia" w:hAnsi="Georgia"/>
          <w:rPrChange w:id="2717" w:author="Jade Raposa [2]" w:date="2024-10-15T02:18:00Z">
            <w:rPr>
              <w:del w:id="2718" w:author="Jade Raposa [2]" w:date="2024-10-17T01:00:00Z"/>
            </w:rPr>
          </w:rPrChange>
        </w:rPr>
        <w:pPrChange w:id="2719" w:author="Jade Raposa [2]" w:date="2024-10-15T02:21:00Z">
          <w:pPr/>
        </w:pPrChange>
      </w:pPr>
    </w:p>
    <w:p w14:paraId="3B09E409" w14:textId="77777777" w:rsidR="008F456D" w:rsidRPr="008F456D" w:rsidRDefault="00000000" w:rsidP="008F456D">
      <w:pPr>
        <w:pStyle w:val="ListParagraph"/>
        <w:numPr>
          <w:ilvl w:val="0"/>
          <w:numId w:val="17"/>
        </w:numPr>
        <w:rPr>
          <w:rFonts w:ascii="Georgia" w:hAnsi="Georgia"/>
          <w:rPrChange w:id="2720" w:author="Jade Raposa [2]" w:date="2024-10-15T02:18:00Z">
            <w:rPr/>
          </w:rPrChange>
        </w:rPr>
        <w:pPrChange w:id="2721" w:author="Jade Raposa [2]" w:date="2024-10-15T02:26:00Z">
          <w:pPr>
            <w:pStyle w:val="ListParagraph"/>
            <w:ind w:left="1800"/>
          </w:pPr>
        </w:pPrChange>
      </w:pPr>
      <w:del w:id="2722" w:author="Jade Raposa [2]" w:date="2024-10-15T02:26:00Z">
        <w:r>
          <w:rPr>
            <w:rFonts w:ascii="Georgia" w:hAnsi="Georgia"/>
            <w:rPrChange w:id="2723" w:author="Jade Raposa [2]" w:date="2024-10-15T02:18:00Z">
              <w:rPr/>
            </w:rPrChange>
          </w:rPr>
          <w:delText xml:space="preserve">6. </w:delText>
        </w:r>
      </w:del>
      <w:r>
        <w:rPr>
          <w:rFonts w:ascii="Georgia" w:hAnsi="Georgia"/>
          <w:rPrChange w:id="2724" w:author="Jade Raposa [2]" w:date="2024-10-15T02:18:00Z">
            <w:rPr/>
          </w:rPrChange>
        </w:rPr>
        <w:t xml:space="preserve">You have now created an account. Enter your </w:t>
      </w:r>
      <w:r>
        <w:rPr>
          <w:rFonts w:ascii="Georgia" w:hAnsi="Georgia"/>
          <w:b/>
          <w:bCs/>
          <w:rPrChange w:id="2725" w:author="Jade Raposa [2]" w:date="2024-10-15T02:18:00Z">
            <w:rPr>
              <w:b/>
              <w:bCs/>
            </w:rPr>
          </w:rPrChange>
        </w:rPr>
        <w:t>“EMAIL”</w:t>
      </w:r>
      <w:r>
        <w:rPr>
          <w:rFonts w:ascii="Georgia" w:hAnsi="Georgia"/>
          <w:rPrChange w:id="2726" w:author="Jade Raposa [2]" w:date="2024-10-15T02:18:00Z">
            <w:rPr/>
          </w:rPrChange>
        </w:rPr>
        <w:t xml:space="preserve"> and </w:t>
      </w:r>
      <w:r>
        <w:rPr>
          <w:rFonts w:ascii="Georgia" w:hAnsi="Georgia"/>
          <w:b/>
          <w:bCs/>
          <w:rPrChange w:id="2727" w:author="Jade Raposa [2]" w:date="2024-10-15T02:18:00Z">
            <w:rPr>
              <w:b/>
              <w:bCs/>
            </w:rPr>
          </w:rPrChange>
        </w:rPr>
        <w:t>“PASSWORD,”</w:t>
      </w:r>
      <w:r>
        <w:rPr>
          <w:rFonts w:ascii="Georgia" w:hAnsi="Georgia"/>
          <w:rPrChange w:id="2728" w:author="Jade Raposa [2]" w:date="2024-10-15T02:18:00Z">
            <w:rPr/>
          </w:rPrChange>
        </w:rPr>
        <w:t xml:space="preserve"> then press </w:t>
      </w:r>
      <w:r>
        <w:rPr>
          <w:rFonts w:ascii="Georgia" w:hAnsi="Georgia"/>
          <w:b/>
          <w:bCs/>
          <w:rPrChange w:id="2729" w:author="Jade Raposa [2]" w:date="2024-10-15T02:18:00Z">
            <w:rPr>
              <w:b/>
              <w:bCs/>
            </w:rPr>
          </w:rPrChange>
        </w:rPr>
        <w:t>“SIGN IN”</w:t>
      </w:r>
      <w:r>
        <w:rPr>
          <w:rFonts w:ascii="Georgia" w:hAnsi="Georgia"/>
          <w:rPrChange w:id="2730" w:author="Jade Raposa [2]" w:date="2024-10-15T02:18:00Z">
            <w:rPr/>
          </w:rPrChange>
        </w:rPr>
        <w:t xml:space="preserve"> to log in.</w:t>
      </w:r>
    </w:p>
    <w:p w14:paraId="057DFA99" w14:textId="77777777" w:rsidR="008F456D" w:rsidRPr="008F456D" w:rsidRDefault="008F456D" w:rsidP="008F456D">
      <w:pPr>
        <w:pStyle w:val="ListParagraph"/>
        <w:ind w:left="1620" w:hanging="450"/>
        <w:rPr>
          <w:rFonts w:ascii="Georgia" w:hAnsi="Georgia"/>
          <w:rPrChange w:id="2731" w:author="Jade Raposa [2]" w:date="2024-10-15T02:18:00Z">
            <w:rPr/>
          </w:rPrChange>
        </w:rPr>
        <w:pPrChange w:id="2732" w:author="Jade Raposa [2]" w:date="2024-10-15T02:21:00Z">
          <w:pPr>
            <w:pStyle w:val="ListParagraph"/>
            <w:ind w:left="1800"/>
          </w:pPr>
        </w:pPrChange>
      </w:pPr>
    </w:p>
    <w:p w14:paraId="4D038471" w14:textId="77777777" w:rsidR="008F456D" w:rsidRPr="008F456D" w:rsidRDefault="00000000" w:rsidP="008F456D">
      <w:pPr>
        <w:pStyle w:val="ListParagraph"/>
        <w:ind w:left="1620" w:hanging="450"/>
        <w:rPr>
          <w:rFonts w:ascii="Georgia" w:hAnsi="Georgia"/>
          <w:rPrChange w:id="2733" w:author="Jade Raposa [2]" w:date="2024-10-15T02:18:00Z">
            <w:rPr/>
          </w:rPrChange>
        </w:rPr>
        <w:pPrChange w:id="2734" w:author="Jade Raposa [2]" w:date="2024-10-15T02:21:00Z">
          <w:pPr>
            <w:pStyle w:val="ListParagraph"/>
            <w:ind w:left="1800"/>
          </w:pPr>
        </w:pPrChange>
      </w:pPr>
      <w:r>
        <w:rPr>
          <w:rFonts w:ascii="Georgia" w:hAnsi="Georgia"/>
          <w:noProof/>
          <w:rPrChange w:id="2735" w:author="Jade Raposa [2]"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rsidP="008F456D">
      <w:pPr>
        <w:pStyle w:val="ListParagraph"/>
        <w:ind w:left="1620" w:hanging="450"/>
        <w:rPr>
          <w:rFonts w:ascii="Georgia" w:hAnsi="Georgia"/>
          <w:rPrChange w:id="2736" w:author="Jade Raposa [2]" w:date="2024-10-15T02:18:00Z">
            <w:rPr/>
          </w:rPrChange>
        </w:rPr>
        <w:pPrChange w:id="2737" w:author="Jade Raposa [2]" w:date="2024-10-15T02:21:00Z">
          <w:pPr>
            <w:pStyle w:val="ListParagraph"/>
            <w:ind w:left="1800"/>
          </w:pPr>
        </w:pPrChange>
      </w:pPr>
    </w:p>
    <w:p w14:paraId="6C7CED48" w14:textId="77777777" w:rsidR="008F456D" w:rsidRPr="008F456D" w:rsidRDefault="008F456D" w:rsidP="008F456D">
      <w:pPr>
        <w:pStyle w:val="ListParagraph"/>
        <w:ind w:left="1620" w:hanging="450"/>
        <w:rPr>
          <w:rFonts w:ascii="Georgia" w:hAnsi="Georgia"/>
          <w:rPrChange w:id="2738" w:author="Jade Raposa [2]" w:date="2024-10-15T02:18:00Z">
            <w:rPr/>
          </w:rPrChange>
        </w:rPr>
        <w:pPrChange w:id="2739" w:author="Jade Raposa [2]" w:date="2024-10-15T02:21:00Z">
          <w:pPr>
            <w:pStyle w:val="ListParagraph"/>
            <w:ind w:left="1800"/>
          </w:pPr>
        </w:pPrChange>
      </w:pPr>
    </w:p>
    <w:p w14:paraId="0FA7E1F0" w14:textId="77777777" w:rsidR="008F456D" w:rsidRPr="008F456D" w:rsidRDefault="008F456D" w:rsidP="008F456D">
      <w:pPr>
        <w:pStyle w:val="ListParagraph"/>
        <w:ind w:left="1620" w:hanging="450"/>
        <w:rPr>
          <w:rFonts w:ascii="Georgia" w:hAnsi="Georgia"/>
          <w:rPrChange w:id="2740" w:author="Jade Raposa [2]" w:date="2024-10-15T02:18:00Z">
            <w:rPr/>
          </w:rPrChange>
        </w:rPr>
        <w:pPrChange w:id="2741" w:author="Jade Raposa [2]" w:date="2024-10-15T02:21:00Z">
          <w:pPr>
            <w:pStyle w:val="ListParagraph"/>
            <w:ind w:left="1800"/>
          </w:pPr>
        </w:pPrChange>
      </w:pPr>
    </w:p>
    <w:p w14:paraId="3693748D" w14:textId="77777777" w:rsidR="008F456D" w:rsidRPr="008F456D" w:rsidRDefault="008F456D" w:rsidP="008F456D">
      <w:pPr>
        <w:pStyle w:val="ListParagraph"/>
        <w:ind w:left="1620" w:hanging="450"/>
        <w:rPr>
          <w:rFonts w:ascii="Georgia" w:hAnsi="Georgia"/>
          <w:rPrChange w:id="2742" w:author="Jade Raposa [2]" w:date="2024-10-15T02:18:00Z">
            <w:rPr/>
          </w:rPrChange>
        </w:rPr>
        <w:pPrChange w:id="2743" w:author="Jade Raposa [2]" w:date="2024-10-15T02:21:00Z">
          <w:pPr>
            <w:pStyle w:val="ListParagraph"/>
            <w:ind w:left="1800"/>
          </w:pPr>
        </w:pPrChange>
      </w:pPr>
    </w:p>
    <w:p w14:paraId="51EB202F" w14:textId="77777777" w:rsidR="008F456D" w:rsidRPr="008F456D" w:rsidRDefault="008F456D" w:rsidP="008F456D">
      <w:pPr>
        <w:pStyle w:val="ListParagraph"/>
        <w:ind w:left="1620" w:hanging="450"/>
        <w:rPr>
          <w:rFonts w:ascii="Georgia" w:hAnsi="Georgia"/>
          <w:rPrChange w:id="2744" w:author="Jade Raposa [2]" w:date="2024-10-15T02:18:00Z">
            <w:rPr/>
          </w:rPrChange>
        </w:rPr>
        <w:pPrChange w:id="2745" w:author="Jade Raposa [2]" w:date="2024-10-15T02:21:00Z">
          <w:pPr>
            <w:pStyle w:val="ListParagraph"/>
            <w:ind w:left="1800"/>
          </w:pPr>
        </w:pPrChange>
      </w:pPr>
    </w:p>
    <w:p w14:paraId="443E988B" w14:textId="77777777" w:rsidR="008F456D" w:rsidRPr="008F456D" w:rsidRDefault="008F456D" w:rsidP="008F456D">
      <w:pPr>
        <w:pStyle w:val="ListParagraph"/>
        <w:ind w:left="1620" w:hanging="450"/>
        <w:rPr>
          <w:rFonts w:ascii="Georgia" w:hAnsi="Georgia"/>
          <w:rPrChange w:id="2746" w:author="Jade Raposa [2]" w:date="2024-10-15T02:18:00Z">
            <w:rPr/>
          </w:rPrChange>
        </w:rPr>
        <w:pPrChange w:id="2747" w:author="Jade Raposa [2]" w:date="2024-10-15T02:21:00Z">
          <w:pPr>
            <w:pStyle w:val="ListParagraph"/>
            <w:ind w:left="1800"/>
          </w:pPr>
        </w:pPrChange>
      </w:pPr>
    </w:p>
    <w:p w14:paraId="306EF4CC" w14:textId="77777777" w:rsidR="008F456D" w:rsidRPr="008F456D" w:rsidRDefault="008F456D" w:rsidP="008F456D">
      <w:pPr>
        <w:pStyle w:val="ListParagraph"/>
        <w:ind w:left="1620" w:hanging="450"/>
        <w:rPr>
          <w:rFonts w:ascii="Georgia" w:hAnsi="Georgia"/>
          <w:rPrChange w:id="2748" w:author="Jade Raposa [2]" w:date="2024-10-15T02:18:00Z">
            <w:rPr/>
          </w:rPrChange>
        </w:rPr>
        <w:pPrChange w:id="2749" w:author="Jade Raposa [2]" w:date="2024-10-15T02:21:00Z">
          <w:pPr>
            <w:pStyle w:val="ListParagraph"/>
            <w:ind w:left="1800"/>
          </w:pPr>
        </w:pPrChange>
      </w:pPr>
    </w:p>
    <w:p w14:paraId="2BB209F5" w14:textId="77777777" w:rsidR="008F456D" w:rsidRPr="008F456D" w:rsidRDefault="008F456D" w:rsidP="008F456D">
      <w:pPr>
        <w:pStyle w:val="ListParagraph"/>
        <w:ind w:left="1620" w:hanging="450"/>
        <w:rPr>
          <w:rFonts w:ascii="Georgia" w:hAnsi="Georgia"/>
          <w:rPrChange w:id="2750" w:author="Jade Raposa [2]" w:date="2024-10-15T02:18:00Z">
            <w:rPr/>
          </w:rPrChange>
        </w:rPr>
        <w:pPrChange w:id="2751" w:author="Jade Raposa [2]" w:date="2024-10-15T02:21:00Z">
          <w:pPr>
            <w:pStyle w:val="ListParagraph"/>
            <w:ind w:left="1800"/>
          </w:pPr>
        </w:pPrChange>
      </w:pPr>
    </w:p>
    <w:p w14:paraId="6834B94B" w14:textId="77777777" w:rsidR="008F456D" w:rsidRPr="008F456D" w:rsidRDefault="008F456D" w:rsidP="008F456D">
      <w:pPr>
        <w:pStyle w:val="ListParagraph"/>
        <w:ind w:left="1620" w:hanging="450"/>
        <w:rPr>
          <w:rFonts w:ascii="Georgia" w:hAnsi="Georgia"/>
          <w:rPrChange w:id="2752" w:author="Jade Raposa [2]" w:date="2024-10-15T02:18:00Z">
            <w:rPr/>
          </w:rPrChange>
        </w:rPr>
        <w:pPrChange w:id="2753" w:author="Jade Raposa [2]" w:date="2024-10-15T02:21:00Z">
          <w:pPr>
            <w:pStyle w:val="ListParagraph"/>
            <w:ind w:left="1800"/>
          </w:pPr>
        </w:pPrChange>
      </w:pPr>
    </w:p>
    <w:p w14:paraId="49B5626A" w14:textId="77777777" w:rsidR="008F456D" w:rsidRPr="008F456D" w:rsidRDefault="008F456D" w:rsidP="008F456D">
      <w:pPr>
        <w:pStyle w:val="ListParagraph"/>
        <w:ind w:left="1620" w:hanging="450"/>
        <w:rPr>
          <w:rFonts w:ascii="Georgia" w:hAnsi="Georgia"/>
          <w:rPrChange w:id="2754" w:author="Jade Raposa [2]" w:date="2024-10-15T02:18:00Z">
            <w:rPr/>
          </w:rPrChange>
        </w:rPr>
        <w:pPrChange w:id="2755" w:author="Jade Raposa [2]" w:date="2024-10-15T02:21:00Z">
          <w:pPr>
            <w:pStyle w:val="ListParagraph"/>
            <w:ind w:left="1800"/>
          </w:pPr>
        </w:pPrChange>
      </w:pPr>
    </w:p>
    <w:p w14:paraId="4E8D5320" w14:textId="77777777" w:rsidR="008F456D" w:rsidRDefault="008F456D">
      <w:pPr>
        <w:pStyle w:val="ListParagraph"/>
        <w:ind w:left="1620" w:hanging="450"/>
        <w:rPr>
          <w:ins w:id="2756" w:author="Jade Raposa [2]" w:date="2024-10-15T02:26:00Z"/>
          <w:rFonts w:ascii="Georgia" w:hAnsi="Georgia"/>
        </w:rPr>
      </w:pPr>
    </w:p>
    <w:p w14:paraId="1DAC20F2" w14:textId="77777777" w:rsidR="008F456D" w:rsidRPr="008F456D" w:rsidRDefault="008F456D" w:rsidP="008F456D">
      <w:pPr>
        <w:pStyle w:val="ListParagraph"/>
        <w:ind w:left="1620" w:hanging="450"/>
        <w:rPr>
          <w:del w:id="2757" w:author="Jade Raposa [2]" w:date="2024-10-15T02:32:00Z"/>
          <w:rFonts w:ascii="Georgia" w:hAnsi="Georgia"/>
          <w:rPrChange w:id="2758" w:author="Jade Raposa [2]" w:date="2024-10-15T02:18:00Z">
            <w:rPr>
              <w:del w:id="2759" w:author="Jade Raposa [2]" w:date="2024-10-15T02:32:00Z"/>
            </w:rPr>
          </w:rPrChange>
        </w:rPr>
        <w:pPrChange w:id="2760" w:author="Jade Raposa [2]" w:date="2024-10-15T02:21:00Z">
          <w:pPr>
            <w:pStyle w:val="ListParagraph"/>
            <w:ind w:left="1800"/>
          </w:pPr>
        </w:pPrChange>
      </w:pPr>
    </w:p>
    <w:p w14:paraId="1EBACB91" w14:textId="77777777" w:rsidR="008F456D" w:rsidRPr="008F456D" w:rsidRDefault="008F456D" w:rsidP="008F456D">
      <w:pPr>
        <w:ind w:left="1800"/>
        <w:rPr>
          <w:rFonts w:ascii="Georgia" w:hAnsi="Georgia"/>
          <w:rPrChange w:id="2761" w:author="Jade Raposa [2]" w:date="2024-10-15T02:32:00Z">
            <w:rPr/>
          </w:rPrChange>
        </w:rPr>
        <w:pPrChange w:id="2762" w:author="Jade Raposa [2]" w:date="2024-10-15T02:32:00Z">
          <w:pPr>
            <w:pStyle w:val="ListParagraph"/>
            <w:ind w:left="1800"/>
          </w:pPr>
        </w:pPrChange>
      </w:pPr>
    </w:p>
    <w:p w14:paraId="7F204473" w14:textId="77777777" w:rsidR="008F456D" w:rsidRDefault="00000000">
      <w:pPr>
        <w:pStyle w:val="ListParagraph"/>
        <w:numPr>
          <w:ilvl w:val="0"/>
          <w:numId w:val="17"/>
        </w:numPr>
        <w:rPr>
          <w:ins w:id="2763" w:author="Jade Raposa [2]" w:date="2024-10-15T02:30:00Z"/>
          <w:rFonts w:ascii="Georgia" w:hAnsi="Georgia"/>
        </w:rPr>
      </w:pPr>
      <w:del w:id="2764" w:author="Jade Raposa [2]" w:date="2024-10-15T02:26:00Z">
        <w:r>
          <w:rPr>
            <w:rFonts w:ascii="Georgia" w:hAnsi="Georgia"/>
            <w:rPrChange w:id="2765" w:author="Jade Raposa [2]" w:date="2024-10-15T02:27:00Z">
              <w:rPr/>
            </w:rPrChange>
          </w:rPr>
          <w:delText xml:space="preserve">7. </w:delText>
        </w:r>
      </w:del>
      <w:r>
        <w:rPr>
          <w:rFonts w:ascii="Georgia" w:hAnsi="Georgia"/>
          <w:rPrChange w:id="2766" w:author="Jade Raposa [2]" w:date="2024-10-15T02:27:00Z">
            <w:rPr/>
          </w:rPrChange>
        </w:rPr>
        <w:t>After logging in, click the 3 lines at the top left.</w:t>
      </w:r>
    </w:p>
    <w:p w14:paraId="05FF6973" w14:textId="77777777" w:rsidR="008F456D" w:rsidRPr="008F456D" w:rsidRDefault="00000000" w:rsidP="008F456D">
      <w:pPr>
        <w:ind w:left="1800"/>
        <w:rPr>
          <w:rFonts w:ascii="Georgia" w:hAnsi="Georgia"/>
          <w:rPrChange w:id="2767" w:author="Jade Raposa [2]" w:date="2024-10-15T02:30:00Z">
            <w:rPr/>
          </w:rPrChange>
        </w:rPr>
        <w:pPrChange w:id="2768" w:author="Jade Raposa [2]" w:date="2024-10-15T02:30:00Z">
          <w:pPr>
            <w:pStyle w:val="ListParagraph"/>
            <w:ind w:left="1800"/>
          </w:pPr>
        </w:pPrChange>
      </w:pPr>
      <w:r>
        <w:rPr>
          <w:rFonts w:ascii="Georgia" w:hAnsi="Georgia"/>
          <w:b/>
          <w:bCs/>
          <w:noProof/>
          <w:rPrChange w:id="2769" w:author="Jade Raposa [2]"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33.05pt;margin-top:14.35pt;height:38.1pt;width:20.4pt;rotation:3126155f;z-index:251699200;v-text-anchor:middle;mso-width-relative:page;mso-height-relative:page;" fillcolor="#C00000" filled="t" stroked="t" coordsize="21600,21600" o:gfxdata="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c2fxA2gAAAAoBAAAPAAAA&#10;AAAAAAEAIAAAACIAAABkcnMvZG93bnJldi54bWxQSwECFAAUAAAACACHTuJAT6/uuoUCAAAwBQAA&#10;DgAAAAAAAAABACAAAAApAQAAZHJzL2Uyb0RvYy54bWxQSwUGAAAAAAYABgBZAQAAIAYAAAAA&#10;" adj="5778,5400">
                <v:fill on="t" focussize="0,0"/>
                <v:stroke weight="1pt" color="#172C51 [3204]" miterlimit="8" joinstyle="miter"/>
                <v:imagedata o:title=""/>
                <o:lock v:ext="edit" aspectratio="f"/>
              </v:shape>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rsidP="008F456D">
      <w:pPr>
        <w:pStyle w:val="ListParagraph"/>
        <w:ind w:left="1620" w:hanging="450"/>
        <w:rPr>
          <w:rFonts w:ascii="Georgia" w:hAnsi="Georgia"/>
          <w:rPrChange w:id="2770" w:author="Jade Raposa [2]" w:date="2024-10-15T02:18:00Z">
            <w:rPr/>
          </w:rPrChange>
        </w:rPr>
        <w:pPrChange w:id="2771" w:author="Jade Raposa [2]" w:date="2024-10-15T02:21:00Z">
          <w:pPr>
            <w:pStyle w:val="ListParagraph"/>
            <w:ind w:left="1800"/>
          </w:pPr>
        </w:pPrChange>
      </w:pPr>
    </w:p>
    <w:p w14:paraId="52116F91" w14:textId="77777777" w:rsidR="008F456D" w:rsidRPr="008F456D" w:rsidRDefault="008F456D" w:rsidP="008F456D">
      <w:pPr>
        <w:pStyle w:val="ListParagraph"/>
        <w:ind w:left="1620" w:hanging="450"/>
        <w:rPr>
          <w:rFonts w:ascii="Georgia" w:hAnsi="Georgia"/>
          <w:rPrChange w:id="2772" w:author="Jade Raposa [2]" w:date="2024-10-15T02:18:00Z">
            <w:rPr/>
          </w:rPrChange>
        </w:rPr>
        <w:pPrChange w:id="2773" w:author="Jade Raposa [2]" w:date="2024-10-15T02:21:00Z">
          <w:pPr>
            <w:pStyle w:val="ListParagraph"/>
            <w:ind w:left="1800"/>
          </w:pPr>
        </w:pPrChange>
      </w:pPr>
    </w:p>
    <w:p w14:paraId="01F1E44C" w14:textId="77777777" w:rsidR="008F456D" w:rsidRPr="008F456D" w:rsidRDefault="008F456D" w:rsidP="008F456D">
      <w:pPr>
        <w:pStyle w:val="ListParagraph"/>
        <w:ind w:left="1620" w:hanging="450"/>
        <w:rPr>
          <w:rFonts w:ascii="Georgia" w:hAnsi="Georgia"/>
          <w:rPrChange w:id="2774" w:author="Jade Raposa [2]" w:date="2024-10-15T02:18:00Z">
            <w:rPr/>
          </w:rPrChange>
        </w:rPr>
        <w:pPrChange w:id="2775" w:author="Jade Raposa [2]" w:date="2024-10-15T02:21:00Z">
          <w:pPr>
            <w:pStyle w:val="ListParagraph"/>
            <w:ind w:left="1800"/>
          </w:pPr>
        </w:pPrChange>
      </w:pPr>
    </w:p>
    <w:p w14:paraId="37CFEA30" w14:textId="77777777" w:rsidR="008F456D" w:rsidRPr="008F456D" w:rsidRDefault="008F456D" w:rsidP="008F456D">
      <w:pPr>
        <w:pStyle w:val="ListParagraph"/>
        <w:ind w:left="1620" w:hanging="450"/>
        <w:rPr>
          <w:rFonts w:ascii="Georgia" w:hAnsi="Georgia"/>
          <w:rPrChange w:id="2776" w:author="Jade Raposa [2]" w:date="2024-10-15T02:18:00Z">
            <w:rPr/>
          </w:rPrChange>
        </w:rPr>
        <w:pPrChange w:id="2777" w:author="Jade Raposa [2]" w:date="2024-10-15T02:21:00Z">
          <w:pPr>
            <w:pStyle w:val="ListParagraph"/>
            <w:ind w:left="1800"/>
          </w:pPr>
        </w:pPrChange>
      </w:pPr>
    </w:p>
    <w:p w14:paraId="3E57FE38" w14:textId="77777777" w:rsidR="008F456D" w:rsidRPr="008F456D" w:rsidRDefault="008F456D" w:rsidP="008F456D">
      <w:pPr>
        <w:pStyle w:val="ListParagraph"/>
        <w:ind w:left="1620" w:hanging="450"/>
        <w:rPr>
          <w:rFonts w:ascii="Georgia" w:hAnsi="Georgia"/>
          <w:rPrChange w:id="2778" w:author="Jade Raposa [2]" w:date="2024-10-15T02:18:00Z">
            <w:rPr/>
          </w:rPrChange>
        </w:rPr>
        <w:pPrChange w:id="2779" w:author="Jade Raposa [2]" w:date="2024-10-15T02:21:00Z">
          <w:pPr>
            <w:pStyle w:val="ListParagraph"/>
            <w:ind w:left="1800"/>
          </w:pPr>
        </w:pPrChange>
      </w:pPr>
    </w:p>
    <w:p w14:paraId="50C07F76" w14:textId="77777777" w:rsidR="008F456D" w:rsidRPr="008F456D" w:rsidRDefault="00000000" w:rsidP="008F456D">
      <w:pPr>
        <w:pStyle w:val="ListParagraph"/>
        <w:ind w:left="1620" w:hanging="450"/>
        <w:rPr>
          <w:rFonts w:ascii="Georgia" w:hAnsi="Georgia"/>
          <w:rPrChange w:id="2780" w:author="Jade Raposa [2]" w:date="2024-10-15T02:18:00Z">
            <w:rPr/>
          </w:rPrChange>
        </w:rPr>
        <w:pPrChange w:id="2781" w:author="Jade Raposa [2]" w:date="2024-10-15T02:21:00Z">
          <w:pPr>
            <w:pStyle w:val="ListParagraph"/>
            <w:ind w:left="1800"/>
          </w:pPr>
        </w:pPrChange>
      </w:pPr>
      <w:ins w:id="2782" w:author="Jade Raposa [2]" w:date="2024-10-15T02:32:00Z">
        <w:r>
          <w:rPr>
            <w:rFonts w:ascii="Georgia" w:hAnsi="Georgia"/>
          </w:rPr>
          <w:t xml:space="preserve"> </w:t>
        </w:r>
      </w:ins>
    </w:p>
    <w:p w14:paraId="03E6B8E6" w14:textId="77777777" w:rsidR="008F456D" w:rsidRPr="008F456D" w:rsidRDefault="008F456D" w:rsidP="008F456D">
      <w:pPr>
        <w:pStyle w:val="ListParagraph"/>
        <w:ind w:left="1620" w:hanging="450"/>
        <w:rPr>
          <w:rFonts w:ascii="Georgia" w:hAnsi="Georgia"/>
          <w:rPrChange w:id="2783" w:author="Jade Raposa [2]" w:date="2024-10-15T02:18:00Z">
            <w:rPr/>
          </w:rPrChange>
        </w:rPr>
        <w:pPrChange w:id="2784" w:author="Jade Raposa [2]" w:date="2024-10-15T02:21:00Z">
          <w:pPr>
            <w:pStyle w:val="ListParagraph"/>
            <w:ind w:left="1800"/>
          </w:pPr>
        </w:pPrChange>
      </w:pPr>
    </w:p>
    <w:p w14:paraId="454FF9AA" w14:textId="77777777" w:rsidR="008F456D" w:rsidRPr="008F456D" w:rsidRDefault="008F456D" w:rsidP="008F456D">
      <w:pPr>
        <w:pStyle w:val="ListParagraph"/>
        <w:ind w:left="1620" w:hanging="450"/>
        <w:rPr>
          <w:rFonts w:ascii="Georgia" w:hAnsi="Georgia"/>
          <w:rPrChange w:id="2785" w:author="Jade Raposa [2]" w:date="2024-10-15T02:18:00Z">
            <w:rPr/>
          </w:rPrChange>
        </w:rPr>
        <w:pPrChange w:id="2786" w:author="Jade Raposa [2]" w:date="2024-10-15T02:21:00Z">
          <w:pPr>
            <w:pStyle w:val="ListParagraph"/>
            <w:ind w:left="1800"/>
          </w:pPr>
        </w:pPrChange>
      </w:pPr>
    </w:p>
    <w:p w14:paraId="2829CBBF" w14:textId="77777777" w:rsidR="008F456D" w:rsidRPr="008F456D" w:rsidRDefault="008F456D" w:rsidP="008F456D">
      <w:pPr>
        <w:pStyle w:val="ListParagraph"/>
        <w:ind w:left="1620" w:hanging="450"/>
        <w:rPr>
          <w:rFonts w:ascii="Georgia" w:hAnsi="Georgia"/>
          <w:rPrChange w:id="2787" w:author="Jade Raposa [2]" w:date="2024-10-15T02:18:00Z">
            <w:rPr/>
          </w:rPrChange>
        </w:rPr>
        <w:pPrChange w:id="2788" w:author="Jade Raposa [2]" w:date="2024-10-15T02:21:00Z">
          <w:pPr>
            <w:pStyle w:val="ListParagraph"/>
            <w:ind w:left="1800"/>
          </w:pPr>
        </w:pPrChange>
      </w:pPr>
    </w:p>
    <w:p w14:paraId="667A21D2" w14:textId="77777777" w:rsidR="008F456D" w:rsidRPr="008F456D" w:rsidRDefault="008F456D" w:rsidP="008F456D">
      <w:pPr>
        <w:pStyle w:val="ListParagraph"/>
        <w:ind w:left="1620" w:hanging="450"/>
        <w:rPr>
          <w:del w:id="2789" w:author="Jade Raposa [2]" w:date="2024-10-15T02:33:00Z"/>
          <w:rFonts w:ascii="Georgia" w:hAnsi="Georgia"/>
          <w:rPrChange w:id="2790" w:author="Jade Raposa [2]" w:date="2024-10-15T02:18:00Z">
            <w:rPr>
              <w:del w:id="2791" w:author="Jade Raposa [2]" w:date="2024-10-15T02:33:00Z"/>
            </w:rPr>
          </w:rPrChange>
        </w:rPr>
        <w:pPrChange w:id="2792" w:author="Jade Raposa [2]" w:date="2024-10-15T02:21:00Z">
          <w:pPr>
            <w:pStyle w:val="ListParagraph"/>
            <w:ind w:left="1800"/>
          </w:pPr>
        </w:pPrChange>
      </w:pPr>
    </w:p>
    <w:p w14:paraId="1BE8855F" w14:textId="77777777" w:rsidR="008F456D" w:rsidRPr="008F456D" w:rsidRDefault="008F456D" w:rsidP="008F456D">
      <w:pPr>
        <w:ind w:left="1620"/>
        <w:rPr>
          <w:ins w:id="2793" w:author="Jade Raposa [2]" w:date="2024-10-15T02:31:00Z"/>
          <w:rFonts w:ascii="Georgia" w:hAnsi="Georgia"/>
          <w:rPrChange w:id="2794" w:author="Jade Raposa [2]" w:date="2024-10-15T02:33:00Z">
            <w:rPr>
              <w:ins w:id="2795" w:author="Jade Raposa [2]" w:date="2024-10-15T02:31:00Z"/>
            </w:rPr>
          </w:rPrChange>
        </w:rPr>
        <w:pPrChange w:id="2796" w:author="Jade Raposa [2]" w:date="2024-10-15T02:33:00Z">
          <w:pPr>
            <w:pStyle w:val="ListParagraph"/>
            <w:ind w:left="1620" w:hanging="450"/>
          </w:pPr>
        </w:pPrChange>
      </w:pPr>
    </w:p>
    <w:p w14:paraId="2C68ED16" w14:textId="77777777" w:rsidR="008F456D" w:rsidRDefault="008F456D">
      <w:pPr>
        <w:pStyle w:val="ListParagraph"/>
        <w:ind w:left="1620" w:hanging="450"/>
        <w:rPr>
          <w:ins w:id="2797" w:author="Jade Raposa [2]" w:date="2024-10-15T02:31:00Z"/>
          <w:rFonts w:ascii="Georgia" w:hAnsi="Georgia"/>
        </w:rPr>
      </w:pPr>
    </w:p>
    <w:p w14:paraId="5EC1A1AA" w14:textId="77777777" w:rsidR="008F456D" w:rsidRDefault="00000000">
      <w:pPr>
        <w:pStyle w:val="ListParagraph"/>
        <w:numPr>
          <w:ilvl w:val="0"/>
          <w:numId w:val="17"/>
        </w:numPr>
        <w:rPr>
          <w:del w:id="2798" w:author="Jade Raposa [2]" w:date="2024-10-15T02:33:00Z"/>
          <w:rFonts w:ascii="Georgia" w:hAnsi="Georgia"/>
        </w:rPr>
      </w:pPr>
      <w:ins w:id="2799" w:author="Jade Raposa [2]" w:date="2024-10-15T02:31:00Z">
        <w:r>
          <w:rPr>
            <w:noProof/>
            <w:rPrChange w:id="2800" w:author="Jade Raposa [2]"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801" w:author="Jade Raposa [2]" w:date="2024-10-15T02:31:00Z">
              <w:rPr>
                <w:rFonts w:ascii="Georgia" w:hAnsi="Georgia"/>
              </w:rPr>
            </w:rPrChange>
          </w:rPr>
          <w:t>HOME</w:t>
        </w:r>
        <w:r>
          <w:rPr>
            <w:rFonts w:ascii="Georgia" w:hAnsi="Georgia"/>
          </w:rPr>
          <w:t>,” “</w:t>
        </w:r>
        <w:r>
          <w:rPr>
            <w:rFonts w:ascii="Georgia" w:hAnsi="Georgia"/>
            <w:b/>
            <w:bCs/>
            <w:rPrChange w:id="2802" w:author="Jade Raposa [2]" w:date="2024-10-15T02:31:00Z">
              <w:rPr>
                <w:rFonts w:ascii="Georgia" w:hAnsi="Georgia"/>
              </w:rPr>
            </w:rPrChange>
          </w:rPr>
          <w:t>INBOX</w:t>
        </w:r>
        <w:r>
          <w:rPr>
            <w:rFonts w:ascii="Georgia" w:hAnsi="Georgia"/>
          </w:rPr>
          <w:t>,” “</w:t>
        </w:r>
        <w:r>
          <w:rPr>
            <w:rFonts w:ascii="Georgia" w:hAnsi="Georgia"/>
            <w:b/>
            <w:bCs/>
            <w:rPrChange w:id="2803" w:author="Jade Raposa [2]" w:date="2024-10-15T02:31:00Z">
              <w:rPr>
                <w:rFonts w:ascii="Georgia" w:hAnsi="Georgia"/>
              </w:rPr>
            </w:rPrChange>
          </w:rPr>
          <w:t>SET PROFILE PIC</w:t>
        </w:r>
        <w:r>
          <w:rPr>
            <w:rFonts w:ascii="Georgia" w:hAnsi="Georgia"/>
          </w:rPr>
          <w:t>,” “</w:t>
        </w:r>
        <w:r>
          <w:rPr>
            <w:rFonts w:ascii="Georgia" w:hAnsi="Georgia"/>
            <w:b/>
            <w:bCs/>
            <w:rPrChange w:id="2804" w:author="Jade Raposa [2]" w:date="2024-10-15T02:31:00Z">
              <w:rPr>
                <w:rFonts w:ascii="Georgia" w:hAnsi="Georgia"/>
              </w:rPr>
            </w:rPrChange>
          </w:rPr>
          <w:t>CHANGE</w:t>
        </w:r>
        <w:r>
          <w:rPr>
            <w:rFonts w:ascii="Georgia" w:hAnsi="Georgia"/>
          </w:rPr>
          <w:t xml:space="preserve"> </w:t>
        </w:r>
        <w:r>
          <w:rPr>
            <w:rFonts w:ascii="Georgia" w:hAnsi="Georgia"/>
            <w:b/>
            <w:bCs/>
            <w:rPrChange w:id="2805" w:author="Jade Raposa [2]" w:date="2024-10-15T02:31:00Z">
              <w:rPr>
                <w:rFonts w:ascii="Georgia" w:hAnsi="Georgia"/>
              </w:rPr>
            </w:rPrChange>
          </w:rPr>
          <w:t>PASSWORD</w:t>
        </w:r>
        <w:r>
          <w:rPr>
            <w:rFonts w:ascii="Georgia" w:hAnsi="Georgia"/>
          </w:rPr>
          <w:t>,” “</w:t>
        </w:r>
        <w:r>
          <w:rPr>
            <w:rFonts w:ascii="Georgia" w:hAnsi="Georgia"/>
            <w:b/>
            <w:bCs/>
            <w:rPrChange w:id="2806" w:author="Jade Raposa [2]" w:date="2024-10-15T02:31:00Z">
              <w:rPr>
                <w:rFonts w:ascii="Georgia" w:hAnsi="Georgia"/>
              </w:rPr>
            </w:rPrChange>
          </w:rPr>
          <w:t>SUBJECTS</w:t>
        </w:r>
        <w:r>
          <w:rPr>
            <w:rFonts w:ascii="Georgia" w:hAnsi="Georgia"/>
          </w:rPr>
          <w:t>,” and “</w:t>
        </w:r>
        <w:r>
          <w:rPr>
            <w:rFonts w:ascii="Georgia" w:hAnsi="Georgia"/>
            <w:b/>
            <w:bCs/>
            <w:rPrChange w:id="2807" w:author="Jade Raposa [2]" w:date="2024-10-15T02:31:00Z">
              <w:rPr>
                <w:rFonts w:ascii="Georgia" w:hAnsi="Georgia"/>
              </w:rPr>
            </w:rPrChange>
          </w:rPr>
          <w:t>LOG OUT</w:t>
        </w:r>
        <w:r>
          <w:rPr>
            <w:rFonts w:ascii="Georgia" w:hAnsi="Georgia"/>
          </w:rPr>
          <w:t>.”</w:t>
        </w:r>
      </w:ins>
    </w:p>
    <w:p w14:paraId="52D402E7" w14:textId="77777777" w:rsidR="008F456D" w:rsidRPr="008F456D" w:rsidRDefault="008F456D" w:rsidP="008F456D">
      <w:pPr>
        <w:pStyle w:val="ListParagraph"/>
        <w:numPr>
          <w:ilvl w:val="0"/>
          <w:numId w:val="17"/>
        </w:numPr>
        <w:rPr>
          <w:ins w:id="2808" w:author="Jade Raposa [2]" w:date="2024-10-15T02:34:00Z"/>
          <w:rFonts w:ascii="Georgia" w:hAnsi="Georgia"/>
          <w:rPrChange w:id="2809" w:author="Jade Raposa [2]" w:date="2024-10-15T02:33:00Z">
            <w:rPr>
              <w:ins w:id="2810" w:author="Jade Raposa [2]" w:date="2024-10-15T02:34:00Z"/>
            </w:rPr>
          </w:rPrChange>
        </w:rPr>
        <w:pPrChange w:id="2811" w:author="Jade Raposa [2]"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812" w:author="Jade Raposa [2]" w:date="2024-10-17T01:01:00Z"/>
        </w:rPr>
        <w:sectPr w:rsidR="008F456D">
          <w:headerReference w:type="default" r:id="rId157"/>
          <w:headerReference w:type="first" r:id="rId158"/>
          <w:pgSz w:w="12240" w:h="15840"/>
          <w:pgMar w:top="1440" w:right="1440" w:bottom="1440" w:left="1440" w:header="708" w:footer="708" w:gutter="0"/>
          <w:pgNumType w:start="1"/>
          <w:cols w:space="708"/>
          <w:titlePg/>
          <w:docGrid w:linePitch="360"/>
        </w:sectPr>
      </w:pPr>
    </w:p>
    <w:p w14:paraId="595D553F" w14:textId="77777777" w:rsidR="008F456D" w:rsidRDefault="008F456D" w:rsidP="008F456D">
      <w:pPr>
        <w:ind w:left="1080"/>
        <w:rPr>
          <w:del w:id="2823" w:author="Jade Raposa [2]" w:date="2024-10-15T02:28:00Z"/>
        </w:rPr>
        <w:pPrChange w:id="2824" w:author="Jade Raposa [2]" w:date="2024-10-15T02:34:00Z">
          <w:pPr/>
        </w:pPrChange>
      </w:pPr>
    </w:p>
    <w:p w14:paraId="713013AB" w14:textId="77777777" w:rsidR="008F456D" w:rsidRDefault="008F456D" w:rsidP="008F456D">
      <w:pPr>
        <w:ind w:left="1080"/>
        <w:rPr>
          <w:del w:id="2825" w:author="Jade Raposa [2]" w:date="2024-10-15T02:28:00Z"/>
        </w:rPr>
        <w:pPrChange w:id="2826" w:author="Jade Raposa [2]" w:date="2024-10-15T02:34:00Z">
          <w:pPr>
            <w:pStyle w:val="ListParagraph"/>
            <w:ind w:left="1800"/>
          </w:pPr>
        </w:pPrChange>
      </w:pPr>
    </w:p>
    <w:p w14:paraId="4D25C076" w14:textId="77777777" w:rsidR="008F456D" w:rsidRDefault="008F456D" w:rsidP="008F456D">
      <w:pPr>
        <w:ind w:left="1080"/>
        <w:rPr>
          <w:del w:id="2827" w:author="Jade Raposa [2]" w:date="2024-10-15T02:33:00Z"/>
        </w:rPr>
        <w:pPrChange w:id="2828" w:author="Jade Raposa [2]" w:date="2024-10-15T02:34:00Z">
          <w:pPr>
            <w:pStyle w:val="ListParagraph"/>
            <w:ind w:left="1800"/>
          </w:pPr>
        </w:pPrChange>
      </w:pPr>
    </w:p>
    <w:p w14:paraId="0CC3D725" w14:textId="77777777" w:rsidR="008F456D" w:rsidRPr="008F456D" w:rsidRDefault="00000000" w:rsidP="008F456D">
      <w:pPr>
        <w:ind w:left="1080"/>
        <w:rPr>
          <w:del w:id="2829" w:author="Jade Raposa [2]" w:date="2024-10-15T02:29:00Z"/>
          <w:b/>
          <w:bCs/>
          <w:rPrChange w:id="2830" w:author="Jade Raposa [2]" w:date="2024-10-15T02:30:00Z">
            <w:rPr>
              <w:del w:id="2831" w:author="Jade Raposa [2]" w:date="2024-10-15T02:29:00Z"/>
            </w:rPr>
          </w:rPrChange>
        </w:rPr>
        <w:pPrChange w:id="2832" w:author="Jade Raposa [2]" w:date="2024-10-15T02:34:00Z">
          <w:pPr>
            <w:pStyle w:val="ListParagraph"/>
            <w:numPr>
              <w:numId w:val="17"/>
            </w:numPr>
            <w:ind w:left="1440" w:hanging="360"/>
          </w:pPr>
        </w:pPrChange>
      </w:pPr>
      <w:del w:id="2833" w:author="Jade Raposa [2]"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834" w:author="Jade Raposa [2]" w:date="2024-10-15T02:27:00Z">
        <w:r>
          <w:delText xml:space="preserve">8. </w:delText>
        </w:r>
      </w:del>
      <w:del w:id="2835" w:author="Jade Raposa [2]" w:date="2024-10-15T02:31:00Z">
        <w:r>
          <w:delText>Y</w:delText>
        </w:r>
      </w:del>
      <w:del w:id="2836" w:author="Jade Raposa [2]"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rsidP="008F456D">
      <w:pPr>
        <w:ind w:left="1080"/>
        <w:rPr>
          <w:del w:id="2837" w:author="Jade Raposa [2]" w:date="2024-10-15T02:27:00Z"/>
          <w:b/>
          <w:bCs/>
        </w:rPr>
        <w:pPrChange w:id="2838" w:author="Jade Raposa [2]" w:date="2024-10-15T02:34:00Z">
          <w:pPr>
            <w:pStyle w:val="ListParagraph"/>
            <w:ind w:left="1800"/>
          </w:pPr>
        </w:pPrChange>
      </w:pPr>
    </w:p>
    <w:p w14:paraId="2EEFD822" w14:textId="77777777" w:rsidR="008F456D" w:rsidRDefault="008F456D" w:rsidP="008F456D">
      <w:pPr>
        <w:ind w:left="1080"/>
        <w:rPr>
          <w:del w:id="2839" w:author="Jade Raposa [2]" w:date="2024-10-15T02:27:00Z"/>
          <w:b/>
          <w:bCs/>
        </w:rPr>
        <w:pPrChange w:id="2840" w:author="Jade Raposa [2]" w:date="2024-10-15T02:34:00Z">
          <w:pPr>
            <w:pStyle w:val="ListParagraph"/>
            <w:ind w:left="1800"/>
          </w:pPr>
        </w:pPrChange>
      </w:pPr>
    </w:p>
    <w:p w14:paraId="424366E5" w14:textId="77777777" w:rsidR="008F456D" w:rsidRDefault="008F456D" w:rsidP="008F456D">
      <w:pPr>
        <w:ind w:left="1080"/>
        <w:rPr>
          <w:del w:id="2841" w:author="Jade Raposa [2]" w:date="2024-10-15T02:27:00Z"/>
          <w:b/>
          <w:bCs/>
        </w:rPr>
        <w:pPrChange w:id="2842" w:author="Jade Raposa [2]" w:date="2024-10-15T02:34:00Z">
          <w:pPr>
            <w:pStyle w:val="ListParagraph"/>
            <w:ind w:left="1800"/>
          </w:pPr>
        </w:pPrChange>
      </w:pPr>
    </w:p>
    <w:p w14:paraId="2ECF312A" w14:textId="77777777" w:rsidR="008F456D" w:rsidRDefault="008F456D" w:rsidP="008F456D">
      <w:pPr>
        <w:ind w:left="1080"/>
        <w:rPr>
          <w:del w:id="2843" w:author="Jade Raposa [2]" w:date="2024-10-15T02:27:00Z"/>
          <w:b/>
          <w:bCs/>
        </w:rPr>
        <w:pPrChange w:id="2844" w:author="Jade Raposa [2]" w:date="2024-10-15T02:34:00Z">
          <w:pPr>
            <w:pStyle w:val="ListParagraph"/>
            <w:ind w:left="1800"/>
          </w:pPr>
        </w:pPrChange>
      </w:pPr>
    </w:p>
    <w:p w14:paraId="5D9DE728" w14:textId="77777777" w:rsidR="008F456D" w:rsidRDefault="008F456D" w:rsidP="008F456D">
      <w:pPr>
        <w:ind w:left="1080"/>
        <w:rPr>
          <w:del w:id="2845" w:author="Jade Raposa [2]" w:date="2024-10-15T02:27:00Z"/>
          <w:b/>
          <w:bCs/>
        </w:rPr>
        <w:pPrChange w:id="2846" w:author="Jade Raposa [2]" w:date="2024-10-15T02:34:00Z">
          <w:pPr>
            <w:pStyle w:val="ListParagraph"/>
            <w:ind w:left="1800"/>
          </w:pPr>
        </w:pPrChange>
      </w:pPr>
    </w:p>
    <w:p w14:paraId="0DB9CDA4" w14:textId="77777777" w:rsidR="008F456D" w:rsidRDefault="008F456D" w:rsidP="008F456D">
      <w:pPr>
        <w:ind w:left="1080"/>
        <w:rPr>
          <w:del w:id="2847" w:author="Jade Raposa [2]" w:date="2024-10-15T02:27:00Z"/>
          <w:b/>
          <w:bCs/>
        </w:rPr>
        <w:pPrChange w:id="2848" w:author="Jade Raposa [2]" w:date="2024-10-15T02:34:00Z">
          <w:pPr>
            <w:pStyle w:val="ListParagraph"/>
            <w:ind w:left="1800"/>
          </w:pPr>
        </w:pPrChange>
      </w:pPr>
    </w:p>
    <w:p w14:paraId="2C12B378" w14:textId="77777777" w:rsidR="008F456D" w:rsidRDefault="008F456D" w:rsidP="008F456D">
      <w:pPr>
        <w:ind w:left="1080"/>
        <w:rPr>
          <w:del w:id="2849" w:author="Jade Raposa [2]" w:date="2024-10-15T02:27:00Z"/>
          <w:b/>
          <w:bCs/>
        </w:rPr>
        <w:pPrChange w:id="2850" w:author="Jade Raposa [2]" w:date="2024-10-15T02:34:00Z">
          <w:pPr>
            <w:pStyle w:val="ListParagraph"/>
            <w:ind w:left="1800"/>
          </w:pPr>
        </w:pPrChange>
      </w:pPr>
    </w:p>
    <w:p w14:paraId="647BC07C" w14:textId="77777777" w:rsidR="008F456D" w:rsidRDefault="008F456D" w:rsidP="008F456D">
      <w:pPr>
        <w:ind w:left="1080"/>
        <w:rPr>
          <w:del w:id="2851" w:author="Jade Raposa [2]" w:date="2024-10-15T02:27:00Z"/>
          <w:b/>
          <w:bCs/>
        </w:rPr>
        <w:pPrChange w:id="2852" w:author="Jade Raposa [2]" w:date="2024-10-15T02:34:00Z">
          <w:pPr>
            <w:pStyle w:val="ListParagraph"/>
            <w:ind w:left="1800"/>
          </w:pPr>
        </w:pPrChange>
      </w:pPr>
    </w:p>
    <w:p w14:paraId="7A94303B" w14:textId="77777777" w:rsidR="008F456D" w:rsidRDefault="008F456D" w:rsidP="008F456D">
      <w:pPr>
        <w:ind w:left="1080"/>
        <w:rPr>
          <w:del w:id="2853" w:author="Jade Raposa [2]" w:date="2024-10-15T02:27:00Z"/>
          <w:b/>
          <w:bCs/>
        </w:rPr>
        <w:pPrChange w:id="2854" w:author="Jade Raposa [2]" w:date="2024-10-15T02:34:00Z">
          <w:pPr>
            <w:pStyle w:val="ListParagraph"/>
            <w:ind w:left="1800"/>
          </w:pPr>
        </w:pPrChange>
      </w:pPr>
    </w:p>
    <w:p w14:paraId="220B49D0" w14:textId="77777777" w:rsidR="008F456D" w:rsidRDefault="008F456D" w:rsidP="008F456D">
      <w:pPr>
        <w:ind w:left="1080"/>
        <w:rPr>
          <w:del w:id="2855" w:author="Jade Raposa [2]" w:date="2024-10-15T02:27:00Z"/>
          <w:b/>
          <w:bCs/>
        </w:rPr>
        <w:pPrChange w:id="2856" w:author="Jade Raposa [2]" w:date="2024-10-15T02:34:00Z">
          <w:pPr>
            <w:pStyle w:val="ListParagraph"/>
            <w:ind w:left="1800"/>
          </w:pPr>
        </w:pPrChange>
      </w:pPr>
    </w:p>
    <w:p w14:paraId="261B6623" w14:textId="77777777" w:rsidR="008F456D" w:rsidRDefault="008F456D" w:rsidP="008F456D">
      <w:pPr>
        <w:ind w:left="1080"/>
        <w:rPr>
          <w:del w:id="2857" w:author="Jade Raposa [2]" w:date="2024-10-15T02:27:00Z"/>
          <w:b/>
          <w:bCs/>
        </w:rPr>
        <w:pPrChange w:id="2858" w:author="Jade Raposa [2]" w:date="2024-10-15T02:34:00Z">
          <w:pPr>
            <w:pStyle w:val="ListParagraph"/>
            <w:ind w:left="1800"/>
          </w:pPr>
        </w:pPrChange>
      </w:pPr>
    </w:p>
    <w:p w14:paraId="042A21B0" w14:textId="77777777" w:rsidR="008F456D" w:rsidRDefault="008F456D" w:rsidP="008F456D">
      <w:pPr>
        <w:ind w:left="1080"/>
        <w:rPr>
          <w:del w:id="2859" w:author="Jade Raposa [2]" w:date="2024-10-15T02:27:00Z"/>
          <w:b/>
          <w:bCs/>
        </w:rPr>
        <w:pPrChange w:id="2860" w:author="Jade Raposa [2]" w:date="2024-10-15T02:34:00Z">
          <w:pPr>
            <w:pStyle w:val="ListParagraph"/>
            <w:ind w:left="1800"/>
          </w:pPr>
        </w:pPrChange>
      </w:pPr>
    </w:p>
    <w:p w14:paraId="5F5B0FAA" w14:textId="77777777" w:rsidR="008F456D" w:rsidRDefault="008F456D" w:rsidP="008F456D">
      <w:pPr>
        <w:ind w:left="1080"/>
        <w:rPr>
          <w:del w:id="2861" w:author="Jade Raposa [2]" w:date="2024-10-15T02:27:00Z"/>
        </w:rPr>
        <w:pPrChange w:id="2862" w:author="Jade Raposa [2]" w:date="2024-10-15T02:34:00Z">
          <w:pPr>
            <w:pStyle w:val="ListParagraph"/>
            <w:ind w:left="1800"/>
          </w:pPr>
        </w:pPrChange>
      </w:pPr>
    </w:p>
    <w:p w14:paraId="4374C579" w14:textId="77777777" w:rsidR="008F456D" w:rsidRDefault="008F456D" w:rsidP="008F456D">
      <w:pPr>
        <w:ind w:left="1080"/>
        <w:rPr>
          <w:del w:id="2863" w:author="Jade Raposa [2]" w:date="2024-10-17T01:01:00Z"/>
        </w:rPr>
        <w:pPrChange w:id="2864" w:author="Jade Raposa [2]" w:date="2024-10-15T02:34:00Z">
          <w:pPr>
            <w:pStyle w:val="ListParagraph"/>
            <w:ind w:left="1800"/>
          </w:pPr>
        </w:pPrChange>
      </w:pPr>
    </w:p>
    <w:p w14:paraId="71C88F31" w14:textId="77777777" w:rsidR="008F456D" w:rsidRPr="008F456D" w:rsidRDefault="00000000" w:rsidP="008F456D">
      <w:pPr>
        <w:pStyle w:val="ListParagraph"/>
        <w:numPr>
          <w:ilvl w:val="0"/>
          <w:numId w:val="17"/>
        </w:numPr>
        <w:spacing w:line="360" w:lineRule="auto"/>
        <w:rPr>
          <w:rFonts w:ascii="Georgia" w:hAnsi="Georgia"/>
          <w:rPrChange w:id="2865" w:author="Jade Raposa [2]" w:date="2024-10-15T02:18:00Z">
            <w:rPr/>
          </w:rPrChange>
        </w:rPr>
        <w:pPrChange w:id="2866" w:author="Jade Raposa [2]" w:date="2024-10-15T02:35:00Z">
          <w:pPr>
            <w:pStyle w:val="ListParagraph"/>
            <w:ind w:left="1800"/>
          </w:pPr>
        </w:pPrChange>
      </w:pPr>
      <w:del w:id="2867" w:author="Jade Raposa [2]" w:date="2024-10-15T02:33:00Z">
        <w:r>
          <w:rPr>
            <w:rFonts w:ascii="Georgia" w:hAnsi="Georgia"/>
            <w:rPrChange w:id="2868" w:author="Jade Raposa [2]" w:date="2024-10-15T02:18:00Z">
              <w:rPr/>
            </w:rPrChange>
          </w:rPr>
          <w:delText xml:space="preserve">9. </w:delText>
        </w:r>
      </w:del>
      <w:r>
        <w:rPr>
          <w:rFonts w:ascii="Georgia" w:hAnsi="Georgia"/>
          <w:rPrChange w:id="2869" w:author="Jade Raposa [2]" w:date="2024-10-15T02:18:00Z">
            <w:rPr/>
          </w:rPrChange>
        </w:rPr>
        <w:t xml:space="preserve">Click </w:t>
      </w:r>
      <w:r>
        <w:rPr>
          <w:rFonts w:ascii="Georgia" w:hAnsi="Georgia"/>
          <w:b/>
          <w:bCs/>
          <w:rPrChange w:id="2870" w:author="Jade Raposa [2]" w:date="2024-10-15T02:18:00Z">
            <w:rPr>
              <w:b/>
              <w:bCs/>
            </w:rPr>
          </w:rPrChange>
        </w:rPr>
        <w:t>“SUBJECTS”</w:t>
      </w:r>
      <w:r>
        <w:rPr>
          <w:rFonts w:ascii="Georgia" w:hAnsi="Georgia"/>
          <w:rPrChange w:id="2871" w:author="Jade Raposa [2]" w:date="2024-10-15T02:18:00Z">
            <w:rPr/>
          </w:rPrChange>
        </w:rPr>
        <w:t xml:space="preserve"> so that you can start adding the subjects you will teach.</w:t>
      </w:r>
    </w:p>
    <w:p w14:paraId="362A3BA5" w14:textId="77777777" w:rsidR="008F456D" w:rsidRPr="008F456D" w:rsidRDefault="00000000" w:rsidP="008F456D">
      <w:pPr>
        <w:pStyle w:val="ListParagraph"/>
        <w:numPr>
          <w:ilvl w:val="0"/>
          <w:numId w:val="17"/>
        </w:numPr>
        <w:spacing w:line="360" w:lineRule="auto"/>
        <w:rPr>
          <w:rFonts w:ascii="Georgia" w:hAnsi="Georgia"/>
          <w:rPrChange w:id="2872" w:author="Jade Raposa [2]" w:date="2024-10-15T02:34:00Z">
            <w:rPr/>
          </w:rPrChange>
        </w:rPr>
        <w:pPrChange w:id="2873" w:author="Jade Raposa [2]" w:date="2024-10-15T02:35:00Z">
          <w:pPr>
            <w:pStyle w:val="ListParagraph"/>
            <w:ind w:left="1800"/>
          </w:pPr>
        </w:pPrChange>
      </w:pPr>
      <w:del w:id="2874" w:author="Jade Raposa [2]" w:date="2024-10-15T02:34:00Z">
        <w:r>
          <w:rPr>
            <w:rFonts w:ascii="Georgia" w:hAnsi="Georgia"/>
            <w:rPrChange w:id="2875" w:author="Jade Raposa [2]" w:date="2024-10-15T02:34:00Z">
              <w:rPr/>
            </w:rPrChange>
          </w:rPr>
          <w:delText xml:space="preserve">10. </w:delText>
        </w:r>
      </w:del>
      <w:r>
        <w:rPr>
          <w:rFonts w:ascii="Georgia" w:hAnsi="Georgia"/>
          <w:rPrChange w:id="2876" w:author="Jade Raposa [2]" w:date="2024-10-15T02:34:00Z">
            <w:rPr/>
          </w:rPrChange>
        </w:rPr>
        <w:t xml:space="preserve">After clicking </w:t>
      </w:r>
      <w:r>
        <w:rPr>
          <w:rFonts w:ascii="Georgia" w:hAnsi="Georgia"/>
          <w:b/>
          <w:bCs/>
          <w:rPrChange w:id="2877" w:author="Jade Raposa [2]" w:date="2024-10-15T02:34:00Z">
            <w:rPr>
              <w:b/>
              <w:bCs/>
            </w:rPr>
          </w:rPrChange>
        </w:rPr>
        <w:t>“SUBJECTS,”</w:t>
      </w:r>
      <w:r>
        <w:rPr>
          <w:rFonts w:ascii="Georgia" w:hAnsi="Georgia"/>
          <w:rPrChange w:id="2878" w:author="Jade Raposa [2]" w:date="2024-10-15T02:34:00Z">
            <w:rPr/>
          </w:rPrChange>
        </w:rPr>
        <w:t xml:space="preserve"> click the </w:t>
      </w:r>
      <w:r>
        <w:rPr>
          <w:rFonts w:ascii="Georgia" w:hAnsi="Georgia"/>
          <w:b/>
          <w:bCs/>
          <w:rPrChange w:id="2879" w:author="Jade Raposa [2]" w:date="2024-10-15T02:34:00Z">
            <w:rPr>
              <w:b/>
              <w:bCs/>
            </w:rPr>
          </w:rPrChange>
        </w:rPr>
        <w:t>“ADD”</w:t>
      </w:r>
      <w:r>
        <w:rPr>
          <w:rFonts w:ascii="Georgia" w:hAnsi="Georgia"/>
          <w:rPrChange w:id="2880" w:author="Jade Raposa [2]" w:date="2024-10-15T02:34:00Z">
            <w:rPr/>
          </w:rPrChange>
        </w:rPr>
        <w:t xml:space="preserve"> button to add the subjects you want.</w:t>
      </w:r>
    </w:p>
    <w:p w14:paraId="0D3EF1B3" w14:textId="77777777" w:rsidR="008F456D" w:rsidRPr="008F456D" w:rsidRDefault="00000000" w:rsidP="008F456D">
      <w:pPr>
        <w:pStyle w:val="ListParagraph"/>
        <w:ind w:left="1620" w:hanging="450"/>
        <w:rPr>
          <w:rFonts w:ascii="Georgia" w:hAnsi="Georgia"/>
          <w:rPrChange w:id="2881" w:author="Jade Raposa [2]" w:date="2024-10-15T02:18:00Z">
            <w:rPr/>
          </w:rPrChange>
        </w:rPr>
        <w:pPrChange w:id="2882" w:author="Jade Raposa [2]" w:date="2024-10-15T02:21:00Z">
          <w:pPr>
            <w:pStyle w:val="ListParagraph"/>
            <w:ind w:left="1800"/>
          </w:pPr>
        </w:pPrChange>
      </w:pPr>
      <w:r>
        <w:rPr>
          <w:rFonts w:ascii="Georgia" w:hAnsi="Georgia"/>
          <w:noProof/>
          <w:rPrChange w:id="2883" w:author="Jade Raposa [2]"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884" w:author="Jade Raposa [2]"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rsidP="008F456D">
      <w:pPr>
        <w:pStyle w:val="ListParagraph"/>
        <w:ind w:left="1620" w:hanging="450"/>
        <w:rPr>
          <w:rFonts w:ascii="Georgia" w:hAnsi="Georgia"/>
          <w:rPrChange w:id="2885" w:author="Jade Raposa [2]" w:date="2024-10-15T02:18:00Z">
            <w:rPr/>
          </w:rPrChange>
        </w:rPr>
        <w:pPrChange w:id="2886" w:author="Jade Raposa [2]" w:date="2024-10-15T02:21:00Z">
          <w:pPr>
            <w:pStyle w:val="ListParagraph"/>
            <w:ind w:left="1800"/>
          </w:pPr>
        </w:pPrChange>
      </w:pPr>
    </w:p>
    <w:p w14:paraId="05DD14D6" w14:textId="77777777" w:rsidR="008F456D" w:rsidRPr="008F456D" w:rsidRDefault="008F456D" w:rsidP="008F456D">
      <w:pPr>
        <w:pStyle w:val="ListParagraph"/>
        <w:ind w:left="1620" w:hanging="450"/>
        <w:rPr>
          <w:rFonts w:ascii="Georgia" w:hAnsi="Georgia"/>
          <w:rPrChange w:id="2887" w:author="Jade Raposa [2]" w:date="2024-10-15T02:18:00Z">
            <w:rPr/>
          </w:rPrChange>
        </w:rPr>
        <w:pPrChange w:id="2888" w:author="Jade Raposa [2]" w:date="2024-10-15T02:21:00Z">
          <w:pPr>
            <w:pStyle w:val="ListParagraph"/>
            <w:ind w:left="1800"/>
          </w:pPr>
        </w:pPrChange>
      </w:pPr>
    </w:p>
    <w:p w14:paraId="0D751B47" w14:textId="77777777" w:rsidR="008F456D" w:rsidRPr="008F456D" w:rsidRDefault="008F456D" w:rsidP="008F456D">
      <w:pPr>
        <w:pStyle w:val="ListParagraph"/>
        <w:ind w:left="1620" w:hanging="450"/>
        <w:rPr>
          <w:rFonts w:ascii="Georgia" w:hAnsi="Georgia"/>
          <w:rPrChange w:id="2889" w:author="Jade Raposa [2]" w:date="2024-10-15T02:18:00Z">
            <w:rPr/>
          </w:rPrChange>
        </w:rPr>
        <w:pPrChange w:id="2890" w:author="Jade Raposa [2]" w:date="2024-10-15T02:21:00Z">
          <w:pPr>
            <w:pStyle w:val="ListParagraph"/>
            <w:ind w:left="1800"/>
          </w:pPr>
        </w:pPrChange>
      </w:pPr>
    </w:p>
    <w:p w14:paraId="60A43BD9" w14:textId="77777777" w:rsidR="008F456D" w:rsidRPr="008F456D" w:rsidRDefault="008F456D" w:rsidP="008F456D">
      <w:pPr>
        <w:pStyle w:val="ListParagraph"/>
        <w:ind w:left="1620" w:hanging="450"/>
        <w:rPr>
          <w:rFonts w:ascii="Georgia" w:hAnsi="Georgia"/>
          <w:rPrChange w:id="2891" w:author="Jade Raposa [2]" w:date="2024-10-15T02:18:00Z">
            <w:rPr/>
          </w:rPrChange>
        </w:rPr>
        <w:pPrChange w:id="2892" w:author="Jade Raposa [2]" w:date="2024-10-15T02:21:00Z">
          <w:pPr>
            <w:pStyle w:val="ListParagraph"/>
            <w:ind w:left="1800"/>
          </w:pPr>
        </w:pPrChange>
      </w:pPr>
    </w:p>
    <w:p w14:paraId="1798D17F" w14:textId="77777777" w:rsidR="008F456D" w:rsidRPr="008F456D" w:rsidRDefault="008F456D" w:rsidP="008F456D">
      <w:pPr>
        <w:pStyle w:val="ListParagraph"/>
        <w:ind w:left="1620" w:hanging="450"/>
        <w:rPr>
          <w:rFonts w:ascii="Georgia" w:hAnsi="Georgia"/>
          <w:rPrChange w:id="2893" w:author="Jade Raposa [2]" w:date="2024-10-15T02:18:00Z">
            <w:rPr/>
          </w:rPrChange>
        </w:rPr>
        <w:pPrChange w:id="2894" w:author="Jade Raposa [2]" w:date="2024-10-15T02:21:00Z">
          <w:pPr>
            <w:pStyle w:val="ListParagraph"/>
            <w:ind w:left="1800"/>
          </w:pPr>
        </w:pPrChange>
      </w:pPr>
    </w:p>
    <w:p w14:paraId="5CA9AA8F" w14:textId="77777777" w:rsidR="008F456D" w:rsidRPr="008F456D" w:rsidRDefault="008F456D" w:rsidP="008F456D">
      <w:pPr>
        <w:pStyle w:val="ListParagraph"/>
        <w:ind w:left="1620" w:hanging="450"/>
        <w:rPr>
          <w:rFonts w:ascii="Georgia" w:hAnsi="Georgia"/>
          <w:rPrChange w:id="2895" w:author="Jade Raposa [2]" w:date="2024-10-15T02:18:00Z">
            <w:rPr/>
          </w:rPrChange>
        </w:rPr>
        <w:pPrChange w:id="2896" w:author="Jade Raposa [2]" w:date="2024-10-15T02:21:00Z">
          <w:pPr>
            <w:pStyle w:val="ListParagraph"/>
            <w:ind w:left="1800"/>
          </w:pPr>
        </w:pPrChange>
      </w:pPr>
    </w:p>
    <w:p w14:paraId="74011D57" w14:textId="77777777" w:rsidR="008F456D" w:rsidRPr="008F456D" w:rsidRDefault="008F456D" w:rsidP="008F456D">
      <w:pPr>
        <w:pStyle w:val="ListParagraph"/>
        <w:ind w:left="1620" w:hanging="450"/>
        <w:rPr>
          <w:rFonts w:ascii="Georgia" w:hAnsi="Georgia"/>
          <w:rPrChange w:id="2897" w:author="Jade Raposa [2]" w:date="2024-10-15T02:18:00Z">
            <w:rPr/>
          </w:rPrChange>
        </w:rPr>
        <w:pPrChange w:id="2898" w:author="Jade Raposa [2]" w:date="2024-10-15T02:21:00Z">
          <w:pPr>
            <w:pStyle w:val="ListParagraph"/>
            <w:ind w:left="1800"/>
          </w:pPr>
        </w:pPrChange>
      </w:pPr>
    </w:p>
    <w:p w14:paraId="69CF9A4C" w14:textId="77777777" w:rsidR="008F456D" w:rsidRPr="008F456D" w:rsidRDefault="008F456D" w:rsidP="008F456D">
      <w:pPr>
        <w:pStyle w:val="ListParagraph"/>
        <w:ind w:left="1620" w:hanging="450"/>
        <w:rPr>
          <w:rFonts w:ascii="Georgia" w:hAnsi="Georgia"/>
          <w:rPrChange w:id="2899" w:author="Jade Raposa [2]" w:date="2024-10-15T02:18:00Z">
            <w:rPr/>
          </w:rPrChange>
        </w:rPr>
        <w:pPrChange w:id="2900" w:author="Jade Raposa [2]" w:date="2024-10-15T02:21:00Z">
          <w:pPr>
            <w:pStyle w:val="ListParagraph"/>
            <w:ind w:left="1800"/>
          </w:pPr>
        </w:pPrChange>
      </w:pPr>
    </w:p>
    <w:p w14:paraId="5C5F5403" w14:textId="77777777" w:rsidR="008F456D" w:rsidRDefault="008F456D">
      <w:pPr>
        <w:pStyle w:val="ListParagraph"/>
        <w:ind w:left="1620" w:hanging="450"/>
        <w:rPr>
          <w:ins w:id="2901" w:author="Jade Raposa [2]" w:date="2024-10-15T02:40:00Z"/>
          <w:rFonts w:ascii="Georgia" w:hAnsi="Georgia"/>
        </w:rPr>
      </w:pPr>
    </w:p>
    <w:p w14:paraId="17A386FF" w14:textId="77777777" w:rsidR="008F456D" w:rsidRDefault="008F456D">
      <w:pPr>
        <w:pStyle w:val="ListParagraph"/>
        <w:ind w:left="1620" w:hanging="450"/>
        <w:rPr>
          <w:ins w:id="2902" w:author="Jade Raposa [2]" w:date="2024-10-15T02:40:00Z"/>
          <w:rFonts w:ascii="Georgia" w:hAnsi="Georgia"/>
        </w:rPr>
      </w:pPr>
    </w:p>
    <w:p w14:paraId="0C377A92" w14:textId="77777777" w:rsidR="008F456D" w:rsidRPr="008F456D" w:rsidRDefault="008F456D" w:rsidP="008F456D">
      <w:pPr>
        <w:pStyle w:val="ListParagraph"/>
        <w:ind w:left="1620" w:hanging="450"/>
        <w:rPr>
          <w:rFonts w:ascii="Georgia" w:hAnsi="Georgia"/>
          <w:rPrChange w:id="2903" w:author="Jade Raposa [2]" w:date="2024-10-15T02:18:00Z">
            <w:rPr/>
          </w:rPrChange>
        </w:rPr>
        <w:pPrChange w:id="2904" w:author="Jade Raposa [2]" w:date="2024-10-15T02:21:00Z">
          <w:pPr>
            <w:pStyle w:val="ListParagraph"/>
            <w:ind w:left="1800"/>
          </w:pPr>
        </w:pPrChange>
      </w:pPr>
    </w:p>
    <w:p w14:paraId="5026E156" w14:textId="77777777" w:rsidR="008F456D" w:rsidRDefault="008F456D">
      <w:pPr>
        <w:pStyle w:val="ListParagraph"/>
        <w:ind w:left="1620" w:hanging="450"/>
        <w:rPr>
          <w:ins w:id="2905" w:author="Jade Raposa [2]" w:date="2024-10-15T02:40:00Z"/>
          <w:rFonts w:ascii="Georgia" w:hAnsi="Georgia"/>
        </w:rPr>
      </w:pPr>
    </w:p>
    <w:p w14:paraId="5C9F11AE" w14:textId="77777777" w:rsidR="008F456D" w:rsidRDefault="00000000" w:rsidP="008F456D">
      <w:pPr>
        <w:pStyle w:val="ListParagraph"/>
        <w:numPr>
          <w:ilvl w:val="0"/>
          <w:numId w:val="17"/>
        </w:numPr>
        <w:spacing w:line="360" w:lineRule="auto"/>
        <w:rPr>
          <w:ins w:id="2906" w:author="Jade Raposa [2]" w:date="2024-10-15T02:40:00Z"/>
          <w:rFonts w:ascii="Georgia" w:hAnsi="Georgia"/>
        </w:rPr>
        <w:pPrChange w:id="2907" w:author="Jade Raposa [2]" w:date="2024-10-15T02:41:00Z">
          <w:pPr>
            <w:pStyle w:val="ListParagraph"/>
            <w:numPr>
              <w:numId w:val="17"/>
            </w:numPr>
            <w:ind w:left="1440" w:hanging="360"/>
          </w:pPr>
        </w:pPrChange>
      </w:pPr>
      <w:ins w:id="2908" w:author="Jade Raposa [2]"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000000" w:rsidP="008F456D">
      <w:pPr>
        <w:pStyle w:val="ListParagraph"/>
        <w:numPr>
          <w:ilvl w:val="0"/>
          <w:numId w:val="17"/>
        </w:numPr>
        <w:spacing w:line="360" w:lineRule="auto"/>
        <w:rPr>
          <w:ins w:id="2909" w:author="Jade Raposa [2]" w:date="2024-10-15T02:41:00Z"/>
          <w:rFonts w:ascii="Georgia" w:hAnsi="Georgia"/>
          <w:b/>
          <w:bCs/>
        </w:rPr>
        <w:pPrChange w:id="2910" w:author="Jade Raposa [2]" w:date="2024-10-15T02:41:00Z">
          <w:pPr>
            <w:pStyle w:val="ListParagraph"/>
            <w:numPr>
              <w:numId w:val="17"/>
            </w:numPr>
            <w:ind w:left="1440" w:hanging="360"/>
          </w:pPr>
        </w:pPrChange>
      </w:pPr>
      <w:r>
        <w:rPr>
          <w:rFonts w:ascii="Georgia" w:hAnsi="Georgia"/>
          <w:b/>
          <w:bCs/>
          <w:noProof/>
          <w:rPrChange w:id="2911" w:author="Jade Raposa [2]"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912" w:author="Jade Raposa [2]"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rsidP="008F456D">
      <w:pPr>
        <w:spacing w:line="360" w:lineRule="auto"/>
        <w:ind w:left="1440"/>
        <w:rPr>
          <w:ins w:id="2913" w:author="Jade Raposa [2]" w:date="2024-10-15T02:40:00Z"/>
          <w:rFonts w:ascii="Georgia" w:hAnsi="Georgia"/>
          <w:b/>
          <w:bCs/>
          <w:rPrChange w:id="2914" w:author="Jade Raposa [2]" w:date="2024-10-15T02:41:00Z">
            <w:rPr>
              <w:ins w:id="2915" w:author="Jade Raposa [2]" w:date="2024-10-15T02:40:00Z"/>
            </w:rPr>
          </w:rPrChange>
        </w:rPr>
        <w:pPrChange w:id="2916" w:author="Jade Raposa [2]" w:date="2024-10-15T02:41:00Z">
          <w:pPr>
            <w:pStyle w:val="ListParagraph"/>
            <w:numPr>
              <w:numId w:val="17"/>
            </w:numPr>
            <w:ind w:left="1440" w:hanging="360"/>
          </w:pPr>
        </w:pPrChange>
      </w:pPr>
    </w:p>
    <w:p w14:paraId="626F658D" w14:textId="77777777" w:rsidR="008F456D" w:rsidRDefault="00000000">
      <w:pPr>
        <w:pStyle w:val="ListParagraph"/>
        <w:numPr>
          <w:ilvl w:val="0"/>
          <w:numId w:val="17"/>
        </w:numPr>
        <w:spacing w:line="360" w:lineRule="auto"/>
        <w:rPr>
          <w:ins w:id="2917" w:author="Jade Raposa [2]" w:date="2024-10-15T02:42:00Z"/>
          <w:rFonts w:ascii="Georgia" w:hAnsi="Georgia"/>
        </w:rPr>
      </w:pPr>
      <w:ins w:id="2918" w:author="Jade Raposa [2]" w:date="2024-10-15T02:40:00Z">
        <w:r>
          <w:rPr>
            <w:rFonts w:ascii="Georgia" w:hAnsi="Georgia"/>
          </w:rPr>
          <w:t>Click the blue icon under “</w:t>
        </w:r>
        <w:r>
          <w:rPr>
            <w:rFonts w:ascii="Georgia" w:hAnsi="Georgia"/>
            <w:b/>
            <w:bCs/>
            <w:rPrChange w:id="2919" w:author="Jade Raposa [2]" w:date="2024-10-15T02:41:00Z">
              <w:rPr>
                <w:rFonts w:ascii="Georgia" w:hAnsi="Georgia"/>
              </w:rPr>
            </w:rPrChange>
          </w:rPr>
          <w:t>ACTIONS</w:t>
        </w:r>
        <w:r>
          <w:rPr>
            <w:rFonts w:ascii="Georgia" w:hAnsi="Georgia"/>
          </w:rPr>
          <w:t>,” which will direct you to: “</w:t>
        </w:r>
        <w:r>
          <w:rPr>
            <w:rFonts w:ascii="Georgia" w:hAnsi="Georgia"/>
            <w:b/>
            <w:bCs/>
            <w:rPrChange w:id="2920" w:author="Jade Raposa [2]" w:date="2024-10-15T02:41:00Z">
              <w:rPr>
                <w:rFonts w:ascii="Georgia" w:hAnsi="Georgia"/>
              </w:rPr>
            </w:rPrChange>
          </w:rPr>
          <w:t>LESSONS</w:t>
        </w:r>
        <w:r>
          <w:rPr>
            <w:rFonts w:ascii="Georgia" w:hAnsi="Georgia"/>
          </w:rPr>
          <w:t>” (where you will post lesson files), “</w:t>
        </w:r>
        <w:r>
          <w:rPr>
            <w:rFonts w:ascii="Georgia" w:hAnsi="Georgia"/>
            <w:b/>
            <w:bCs/>
            <w:rPrChange w:id="2921" w:author="Jade Raposa [2]" w:date="2024-10-15T02:41:00Z">
              <w:rPr>
                <w:rFonts w:ascii="Georgia" w:hAnsi="Georgia"/>
              </w:rPr>
            </w:rPrChange>
          </w:rPr>
          <w:t>ACTIVITY</w:t>
        </w:r>
        <w:r>
          <w:rPr>
            <w:rFonts w:ascii="Georgia" w:hAnsi="Georgia"/>
          </w:rPr>
          <w:t>” (where you will upload quizzes), “</w:t>
        </w:r>
        <w:r>
          <w:rPr>
            <w:rFonts w:ascii="Georgia" w:hAnsi="Georgia"/>
            <w:b/>
            <w:bCs/>
            <w:rPrChange w:id="2922" w:author="Jade Raposa [2]" w:date="2024-10-15T02:41:00Z">
              <w:rPr>
                <w:rFonts w:ascii="Georgia" w:hAnsi="Georgia"/>
              </w:rPr>
            </w:rPrChange>
          </w:rPr>
          <w:t>REPORTS</w:t>
        </w:r>
        <w:r>
          <w:rPr>
            <w:rFonts w:ascii="Georgia" w:hAnsi="Georgia"/>
          </w:rPr>
          <w:t>” (where you will track your students' progress), and “</w:t>
        </w:r>
        <w:r>
          <w:rPr>
            <w:rFonts w:ascii="Georgia" w:hAnsi="Georgia"/>
            <w:b/>
            <w:bCs/>
            <w:rPrChange w:id="2923" w:author="Jade Raposa [2]"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924" w:author="Jade Raposa [2]" w:date="2024-10-17T01:01:00Z"/>
          <w:rFonts w:ascii="Georgia" w:hAnsi="Georgia"/>
        </w:rPr>
        <w:sectPr w:rsidR="008F456D">
          <w:headerReference w:type="first" r:id="rId163"/>
          <w:pgSz w:w="12240" w:h="15840"/>
          <w:pgMar w:top="1440" w:right="1440" w:bottom="1440" w:left="1440" w:header="708" w:footer="708" w:gutter="0"/>
          <w:pgNumType w:start="1"/>
          <w:cols w:space="708"/>
          <w:titlePg/>
          <w:docGrid w:linePitch="360"/>
        </w:sectPr>
      </w:pPr>
    </w:p>
    <w:p w14:paraId="7311F6B4" w14:textId="77777777" w:rsidR="008F456D" w:rsidRDefault="00000000">
      <w:pPr>
        <w:pStyle w:val="ListParagraph"/>
        <w:numPr>
          <w:ilvl w:val="0"/>
          <w:numId w:val="17"/>
        </w:numPr>
        <w:spacing w:line="360" w:lineRule="auto"/>
        <w:rPr>
          <w:ins w:id="2935" w:author="Jade Raposa [2]" w:date="2024-10-15T02:42:00Z"/>
          <w:rFonts w:ascii="Georgia" w:hAnsi="Georgia"/>
        </w:rPr>
      </w:pPr>
      <w:ins w:id="2936" w:author="Jade Raposa [2]" w:date="2024-10-15T02:42:00Z">
        <w:r>
          <w:rPr>
            <w:rFonts w:ascii="Georgia" w:hAnsi="Georgia"/>
          </w:rPr>
          <w:lastRenderedPageBreak/>
          <w:t>You can add lessons by clicking “</w:t>
        </w:r>
        <w:r>
          <w:rPr>
            <w:rFonts w:ascii="Georgia" w:hAnsi="Georgia"/>
            <w:b/>
            <w:bCs/>
            <w:rPrChange w:id="2937" w:author="Jade Raposa [2]" w:date="2024-10-15T02:43:00Z">
              <w:rPr>
                <w:rFonts w:ascii="Georgia" w:hAnsi="Georgia"/>
              </w:rPr>
            </w:rPrChange>
          </w:rPr>
          <w:t>VIDEO</w:t>
        </w:r>
        <w:r>
          <w:rPr>
            <w:rFonts w:ascii="Georgia" w:hAnsi="Georgia"/>
          </w:rPr>
          <w:t>” and “</w:t>
        </w:r>
        <w:r>
          <w:rPr>
            <w:rFonts w:ascii="Georgia" w:hAnsi="Georgia"/>
            <w:b/>
            <w:bCs/>
            <w:rPrChange w:id="2938" w:author="Jade Raposa [2]"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rsidP="008F456D">
      <w:pPr>
        <w:pStyle w:val="ListParagraph"/>
        <w:rPr>
          <w:ins w:id="2939" w:author="Jade Raposa [2]" w:date="2024-10-15T02:42:00Z"/>
          <w:rFonts w:ascii="Georgia" w:hAnsi="Georgia"/>
          <w:rPrChange w:id="2940" w:author="Jade Raposa [2]" w:date="2024-10-15T02:42:00Z">
            <w:rPr>
              <w:ins w:id="2941" w:author="Jade Raposa [2]" w:date="2024-10-15T02:42:00Z"/>
            </w:rPr>
          </w:rPrChange>
        </w:rPr>
        <w:pPrChange w:id="2942" w:author="Jade Raposa [2]" w:date="2024-10-15T02:42:00Z">
          <w:pPr>
            <w:pStyle w:val="ListParagraph"/>
            <w:numPr>
              <w:numId w:val="17"/>
            </w:numPr>
            <w:spacing w:line="360" w:lineRule="auto"/>
            <w:ind w:left="1440" w:hanging="360"/>
          </w:pPr>
        </w:pPrChange>
      </w:pPr>
    </w:p>
    <w:p w14:paraId="7C380DE6" w14:textId="77777777" w:rsidR="008F456D" w:rsidRDefault="00000000">
      <w:pPr>
        <w:pStyle w:val="ListParagraph"/>
        <w:numPr>
          <w:ilvl w:val="0"/>
          <w:numId w:val="17"/>
        </w:numPr>
        <w:spacing w:line="360" w:lineRule="auto"/>
        <w:rPr>
          <w:ins w:id="2943" w:author="Jade Raposa [2]" w:date="2024-10-15T02:42:00Z"/>
          <w:rFonts w:ascii="Georgia" w:hAnsi="Georgia"/>
        </w:rPr>
      </w:pPr>
      <w:ins w:id="2944" w:author="Jade Raposa [2]" w:date="2024-10-15T02:42:00Z">
        <w:r>
          <w:rPr>
            <w:rFonts w:ascii="Georgia" w:hAnsi="Georgia"/>
          </w:rPr>
          <w:t>If you want to hold a Google Meet, click the “</w:t>
        </w:r>
        <w:r>
          <w:rPr>
            <w:rFonts w:ascii="Georgia" w:hAnsi="Georgia"/>
            <w:b/>
            <w:bCs/>
            <w:rPrChange w:id="2945" w:author="Jade Raposa [2]" w:date="2024-10-15T02:43:00Z">
              <w:rPr>
                <w:rFonts w:ascii="Georgia" w:hAnsi="Georgia"/>
              </w:rPr>
            </w:rPrChange>
          </w:rPr>
          <w:t>ACTIVITY</w:t>
        </w:r>
        <w:r>
          <w:rPr>
            <w:rFonts w:ascii="Georgia" w:hAnsi="Georgia"/>
          </w:rPr>
          <w:t>” button. There, you will see two options: “</w:t>
        </w:r>
        <w:r>
          <w:rPr>
            <w:rFonts w:ascii="Georgia" w:hAnsi="Georgia"/>
            <w:b/>
            <w:bCs/>
            <w:rPrChange w:id="2946" w:author="Jade Raposa [2]" w:date="2024-10-15T02:43:00Z">
              <w:rPr>
                <w:rFonts w:ascii="Georgia" w:hAnsi="Georgia"/>
              </w:rPr>
            </w:rPrChange>
          </w:rPr>
          <w:t>Virtual meetings</w:t>
        </w:r>
        <w:r>
          <w:rPr>
            <w:rFonts w:ascii="Georgia" w:hAnsi="Georgia"/>
          </w:rPr>
          <w:t>” (to interact with your students online) and “</w:t>
        </w:r>
        <w:r>
          <w:rPr>
            <w:rFonts w:ascii="Georgia" w:hAnsi="Georgia"/>
            <w:b/>
            <w:bCs/>
            <w:rPrChange w:id="2947" w:author="Jade Raposa [2]"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rsidP="008F456D">
      <w:pPr>
        <w:pStyle w:val="ListParagraph"/>
        <w:rPr>
          <w:ins w:id="2948" w:author="Jade Raposa [2]" w:date="2024-10-15T02:42:00Z"/>
          <w:rFonts w:ascii="Georgia" w:hAnsi="Georgia"/>
          <w:rPrChange w:id="2949" w:author="Jade Raposa [2]" w:date="2024-10-15T02:42:00Z">
            <w:rPr>
              <w:ins w:id="2950" w:author="Jade Raposa [2]" w:date="2024-10-15T02:42:00Z"/>
            </w:rPr>
          </w:rPrChange>
        </w:rPr>
        <w:pPrChange w:id="2951" w:author="Jade Raposa [2]" w:date="2024-10-15T02:42:00Z">
          <w:pPr>
            <w:pStyle w:val="ListParagraph"/>
            <w:numPr>
              <w:numId w:val="17"/>
            </w:numPr>
            <w:spacing w:line="360" w:lineRule="auto"/>
            <w:ind w:left="1440" w:hanging="360"/>
          </w:pPr>
        </w:pPrChange>
      </w:pPr>
    </w:p>
    <w:p w14:paraId="4DC77C7C" w14:textId="77777777" w:rsidR="008F456D" w:rsidRDefault="00000000" w:rsidP="008F456D">
      <w:pPr>
        <w:pStyle w:val="ListParagraph"/>
        <w:numPr>
          <w:ilvl w:val="0"/>
          <w:numId w:val="17"/>
        </w:numPr>
        <w:spacing w:line="360" w:lineRule="auto"/>
        <w:rPr>
          <w:ins w:id="2952" w:author="Jade Raposa [2]" w:date="2024-10-15T02:40:00Z"/>
          <w:rFonts w:ascii="Georgia" w:hAnsi="Georgia"/>
        </w:rPr>
        <w:pPrChange w:id="2953" w:author="Jade Raposa [2]" w:date="2024-10-15T02:41:00Z">
          <w:pPr>
            <w:pStyle w:val="ListParagraph"/>
            <w:numPr>
              <w:numId w:val="17"/>
            </w:numPr>
            <w:ind w:left="1440" w:hanging="360"/>
          </w:pPr>
        </w:pPrChange>
      </w:pPr>
      <w:ins w:id="2954" w:author="Jade Raposa [2]" w:date="2024-10-15T02:42:00Z">
        <w:r>
          <w:rPr>
            <w:rFonts w:ascii="Georgia" w:hAnsi="Georgia"/>
          </w:rPr>
          <w:t>After quizzes or when the term ends, you can issue certificates to your students. To do this, click the “</w:t>
        </w:r>
        <w:r>
          <w:rPr>
            <w:rFonts w:ascii="Georgia" w:hAnsi="Georgia"/>
            <w:b/>
            <w:bCs/>
            <w:rPrChange w:id="2955" w:author="Jade Raposa [2]"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956" w:author="Jade Raposa [2]" w:date="2024-10-15T02:43:00Z">
              <w:rPr>
                <w:rFonts w:ascii="Georgia" w:hAnsi="Georgia"/>
              </w:rPr>
            </w:rPrChange>
          </w:rPr>
          <w:t>CERTIFICATE</w:t>
        </w:r>
        <w:r>
          <w:rPr>
            <w:rFonts w:ascii="Georgia" w:hAnsi="Georgia"/>
          </w:rPr>
          <w:t>” button next to the “</w:t>
        </w:r>
        <w:r>
          <w:rPr>
            <w:rFonts w:ascii="Georgia" w:hAnsi="Georgia"/>
            <w:b/>
            <w:bCs/>
            <w:rPrChange w:id="2957" w:author="Jade Raposa [2]" w:date="2024-10-15T02:43:00Z">
              <w:rPr>
                <w:rFonts w:ascii="Georgia" w:hAnsi="Georgia"/>
              </w:rPr>
            </w:rPrChange>
          </w:rPr>
          <w:t>MESSAGE</w:t>
        </w:r>
        <w:r>
          <w:rPr>
            <w:rFonts w:ascii="Georgia" w:hAnsi="Georgia"/>
          </w:rPr>
          <w:t>” button.</w:t>
        </w:r>
      </w:ins>
    </w:p>
    <w:p w14:paraId="06B2566F" w14:textId="77777777" w:rsidR="008F456D" w:rsidRPr="008F456D" w:rsidRDefault="008F456D" w:rsidP="008F456D">
      <w:pPr>
        <w:pStyle w:val="ListParagraph"/>
        <w:ind w:left="1620" w:hanging="450"/>
        <w:rPr>
          <w:del w:id="2958" w:author="Jade Raposa [2]" w:date="2024-10-15T02:42:00Z"/>
          <w:rFonts w:ascii="Georgia" w:hAnsi="Georgia"/>
          <w:rPrChange w:id="2959" w:author="Jade Raposa [2]" w:date="2024-10-15T02:18:00Z">
            <w:rPr>
              <w:del w:id="2960" w:author="Jade Raposa [2]" w:date="2024-10-15T02:42:00Z"/>
            </w:rPr>
          </w:rPrChange>
        </w:rPr>
        <w:pPrChange w:id="2961" w:author="Jade Raposa [2]" w:date="2024-10-15T02:21:00Z">
          <w:pPr>
            <w:pStyle w:val="ListParagraph"/>
            <w:ind w:left="1800"/>
          </w:pPr>
        </w:pPrChange>
      </w:pPr>
    </w:p>
    <w:p w14:paraId="7E9F8FCF" w14:textId="77777777" w:rsidR="008F456D" w:rsidRPr="008F456D" w:rsidRDefault="008F456D" w:rsidP="008F456D">
      <w:pPr>
        <w:ind w:left="1800"/>
        <w:rPr>
          <w:del w:id="2962" w:author="Jade Raposa [2]" w:date="2024-10-15T02:40:00Z"/>
          <w:rFonts w:ascii="Georgia" w:hAnsi="Georgia"/>
          <w:rPrChange w:id="2963" w:author="Jade Raposa [2]" w:date="2024-10-15T02:40:00Z">
            <w:rPr>
              <w:del w:id="2964" w:author="Jade Raposa [2]" w:date="2024-10-15T02:40:00Z"/>
            </w:rPr>
          </w:rPrChange>
        </w:rPr>
        <w:pPrChange w:id="2965" w:author="Jade Raposa [2]" w:date="2024-10-15T02:40:00Z">
          <w:pPr>
            <w:pStyle w:val="ListParagraph"/>
            <w:ind w:left="1800"/>
          </w:pPr>
        </w:pPrChange>
      </w:pPr>
    </w:p>
    <w:p w14:paraId="4A5CE3CC" w14:textId="77777777" w:rsidR="008F456D" w:rsidRDefault="00000000" w:rsidP="008F456D">
      <w:pPr>
        <w:ind w:left="1800"/>
        <w:rPr>
          <w:del w:id="2966" w:author="Jade Raposa [2]" w:date="2024-10-15T02:40:00Z"/>
        </w:rPr>
        <w:pPrChange w:id="2967" w:author="Jade Raposa [2]" w:date="2024-10-15T02:40:00Z">
          <w:pPr>
            <w:pStyle w:val="ListParagraph"/>
            <w:ind w:left="1800"/>
          </w:pPr>
        </w:pPrChange>
      </w:pPr>
      <w:del w:id="2968" w:author="Jade Raposa [2]" w:date="2024-10-15T02:39:00Z">
        <w:r>
          <w:delText xml:space="preserve">11. </w:delText>
        </w:r>
      </w:del>
      <w:del w:id="2969" w:author="Jade Raposa [2]"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000000" w:rsidP="008F456D">
      <w:pPr>
        <w:ind w:left="1800"/>
        <w:rPr>
          <w:del w:id="2970" w:author="Jade Raposa [2]" w:date="2024-10-15T02:40:00Z"/>
          <w:b/>
          <w:bCs/>
        </w:rPr>
        <w:pPrChange w:id="2971" w:author="Jade Raposa [2]" w:date="2024-10-15T02:40:00Z">
          <w:pPr>
            <w:pStyle w:val="ListParagraph"/>
            <w:ind w:left="1800"/>
          </w:pPr>
        </w:pPrChange>
      </w:pPr>
      <w:del w:id="2972" w:author="Jade Raposa [2]"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000000" w:rsidP="008F456D">
      <w:pPr>
        <w:ind w:left="1800"/>
        <w:rPr>
          <w:del w:id="2973" w:author="Jade Raposa [2]" w:date="2024-10-15T02:40:00Z"/>
        </w:rPr>
        <w:sectPr w:rsidR="008F456D">
          <w:pgSz w:w="12240" w:h="15840"/>
          <w:pgMar w:top="1440" w:right="1440" w:bottom="1440" w:left="1440" w:header="708" w:footer="708" w:gutter="0"/>
          <w:pgNumType w:start="1"/>
          <w:cols w:space="708"/>
          <w:titlePg/>
          <w:docGrid w:linePitch="360"/>
        </w:sectPr>
        <w:pPrChange w:id="2974" w:author="Jade Raposa [2]" w:date="2024-10-15T02:40:00Z">
          <w:pPr>
            <w:pStyle w:val="ListParagraph"/>
            <w:ind w:left="1800"/>
          </w:pPr>
        </w:pPrChange>
      </w:pPr>
      <w:del w:id="2975" w:author="Jade Raposa [2]"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rsidP="008F456D">
      <w:pPr>
        <w:ind w:left="1800"/>
        <w:rPr>
          <w:del w:id="2976" w:author="Jade Raposa [2]" w:date="2024-10-15T02:42:00Z"/>
        </w:rPr>
        <w:pPrChange w:id="2977" w:author="Jade Raposa [2]" w:date="2024-10-15T02:40:00Z">
          <w:pPr>
            <w:pStyle w:val="ListParagraph"/>
            <w:ind w:left="1800"/>
          </w:pPr>
        </w:pPrChange>
      </w:pPr>
    </w:p>
    <w:p w14:paraId="71F965D9" w14:textId="77777777" w:rsidR="008F456D" w:rsidRPr="008F456D" w:rsidRDefault="008F456D" w:rsidP="008F456D">
      <w:pPr>
        <w:pStyle w:val="ListParagraph"/>
        <w:ind w:left="1620" w:hanging="450"/>
        <w:rPr>
          <w:del w:id="2978" w:author="Jade Raposa [2]" w:date="2024-10-15T02:42:00Z"/>
          <w:rFonts w:ascii="Georgia" w:hAnsi="Georgia"/>
          <w:rPrChange w:id="2979" w:author="Jade Raposa [2]" w:date="2024-10-15T02:18:00Z">
            <w:rPr>
              <w:del w:id="2980" w:author="Jade Raposa [2]" w:date="2024-10-15T02:42:00Z"/>
            </w:rPr>
          </w:rPrChange>
        </w:rPr>
        <w:pPrChange w:id="2981" w:author="Jade Raposa [2]" w:date="2024-10-15T02:21:00Z">
          <w:pPr>
            <w:pStyle w:val="ListParagraph"/>
            <w:ind w:left="1800"/>
          </w:pPr>
        </w:pPrChange>
      </w:pPr>
    </w:p>
    <w:p w14:paraId="07C53151" w14:textId="77777777" w:rsidR="008F456D" w:rsidRPr="008F456D" w:rsidRDefault="008F456D" w:rsidP="008F456D">
      <w:pPr>
        <w:pStyle w:val="ListParagraph"/>
        <w:ind w:left="1620" w:hanging="450"/>
        <w:rPr>
          <w:del w:id="2982" w:author="Jade Raposa [2]" w:date="2024-10-15T02:42:00Z"/>
          <w:rFonts w:ascii="Georgia" w:hAnsi="Georgia"/>
          <w:rPrChange w:id="2983" w:author="Jade Raposa [2]" w:date="2024-10-15T02:18:00Z">
            <w:rPr>
              <w:del w:id="2984" w:author="Jade Raposa [2]" w:date="2024-10-15T02:42:00Z"/>
            </w:rPr>
          </w:rPrChange>
        </w:rPr>
        <w:pPrChange w:id="2985" w:author="Jade Raposa [2]" w:date="2024-10-15T02:21:00Z">
          <w:pPr>
            <w:pStyle w:val="ListParagraph"/>
            <w:ind w:left="1800"/>
          </w:pPr>
        </w:pPrChange>
      </w:pPr>
    </w:p>
    <w:p w14:paraId="3301B117" w14:textId="77777777" w:rsidR="008F456D" w:rsidRPr="008F456D" w:rsidRDefault="008F456D" w:rsidP="008F456D">
      <w:pPr>
        <w:pStyle w:val="ListParagraph"/>
        <w:ind w:left="1620" w:hanging="450"/>
        <w:rPr>
          <w:del w:id="2986" w:author="Jade Raposa [2]" w:date="2024-10-15T02:42:00Z"/>
          <w:rFonts w:ascii="Georgia" w:hAnsi="Georgia"/>
          <w:rPrChange w:id="2987" w:author="Jade Raposa [2]" w:date="2024-10-15T02:18:00Z">
            <w:rPr>
              <w:del w:id="2988" w:author="Jade Raposa [2]" w:date="2024-10-15T02:42:00Z"/>
            </w:rPr>
          </w:rPrChange>
        </w:rPr>
        <w:pPrChange w:id="2989" w:author="Jade Raposa [2]" w:date="2024-10-15T02:21:00Z">
          <w:pPr>
            <w:pStyle w:val="ListParagraph"/>
            <w:ind w:left="1800"/>
          </w:pPr>
        </w:pPrChange>
      </w:pPr>
    </w:p>
    <w:p w14:paraId="62F38FD4" w14:textId="77777777" w:rsidR="008F456D" w:rsidRPr="008F456D" w:rsidRDefault="008F456D" w:rsidP="008F456D">
      <w:pPr>
        <w:pStyle w:val="ListParagraph"/>
        <w:ind w:left="1620" w:hanging="450"/>
        <w:rPr>
          <w:del w:id="2990" w:author="Jade Raposa [2]" w:date="2024-10-15T02:42:00Z"/>
          <w:rFonts w:ascii="Georgia" w:hAnsi="Georgia"/>
          <w:rPrChange w:id="2991" w:author="Jade Raposa [2]" w:date="2024-10-15T02:18:00Z">
            <w:rPr>
              <w:del w:id="2992" w:author="Jade Raposa [2]" w:date="2024-10-15T02:42:00Z"/>
            </w:rPr>
          </w:rPrChange>
        </w:rPr>
        <w:pPrChange w:id="2993" w:author="Jade Raposa [2]" w:date="2024-10-15T02:21:00Z">
          <w:pPr>
            <w:pStyle w:val="ListParagraph"/>
            <w:ind w:left="1800"/>
          </w:pPr>
        </w:pPrChange>
      </w:pPr>
    </w:p>
    <w:p w14:paraId="34E19501" w14:textId="77777777" w:rsidR="008F456D" w:rsidRPr="008F456D" w:rsidRDefault="008F456D" w:rsidP="008F456D">
      <w:pPr>
        <w:pStyle w:val="ListParagraph"/>
        <w:ind w:left="1620" w:hanging="450"/>
        <w:rPr>
          <w:del w:id="2994" w:author="Jade Raposa [2]" w:date="2024-10-15T02:42:00Z"/>
          <w:rFonts w:ascii="Georgia" w:hAnsi="Georgia"/>
          <w:rPrChange w:id="2995" w:author="Jade Raposa [2]" w:date="2024-10-15T02:18:00Z">
            <w:rPr>
              <w:del w:id="2996" w:author="Jade Raposa [2]" w:date="2024-10-15T02:42:00Z"/>
            </w:rPr>
          </w:rPrChange>
        </w:rPr>
        <w:pPrChange w:id="2997" w:author="Jade Raposa [2]" w:date="2024-10-15T02:21:00Z">
          <w:pPr>
            <w:pStyle w:val="ListParagraph"/>
            <w:ind w:left="1800"/>
          </w:pPr>
        </w:pPrChange>
      </w:pPr>
    </w:p>
    <w:p w14:paraId="4D1E0ACC" w14:textId="77777777" w:rsidR="008F456D" w:rsidRPr="008F456D" w:rsidRDefault="008F456D" w:rsidP="008F456D">
      <w:pPr>
        <w:pStyle w:val="ListParagraph"/>
        <w:ind w:left="1620" w:hanging="450"/>
        <w:rPr>
          <w:del w:id="2998" w:author="Jade Raposa [2]" w:date="2024-10-15T02:42:00Z"/>
          <w:rFonts w:ascii="Georgia" w:hAnsi="Georgia"/>
          <w:rPrChange w:id="2999" w:author="Jade Raposa [2]" w:date="2024-10-15T02:18:00Z">
            <w:rPr>
              <w:del w:id="3000" w:author="Jade Raposa [2]" w:date="2024-10-15T02:42:00Z"/>
            </w:rPr>
          </w:rPrChange>
        </w:rPr>
        <w:pPrChange w:id="3001" w:author="Jade Raposa [2]" w:date="2024-10-15T02:21:00Z">
          <w:pPr>
            <w:pStyle w:val="ListParagraph"/>
            <w:ind w:left="1800"/>
          </w:pPr>
        </w:pPrChange>
      </w:pPr>
    </w:p>
    <w:p w14:paraId="1491203C" w14:textId="77777777" w:rsidR="008F456D" w:rsidRPr="008F456D" w:rsidRDefault="008F456D" w:rsidP="008F456D">
      <w:pPr>
        <w:pStyle w:val="ListParagraph"/>
        <w:ind w:left="1620" w:hanging="450"/>
        <w:rPr>
          <w:del w:id="3002" w:author="Jade Raposa [2]" w:date="2024-10-15T02:42:00Z"/>
          <w:rFonts w:ascii="Georgia" w:hAnsi="Georgia"/>
          <w:rPrChange w:id="3003" w:author="Jade Raposa [2]" w:date="2024-10-15T02:18:00Z">
            <w:rPr>
              <w:del w:id="3004" w:author="Jade Raposa [2]" w:date="2024-10-15T02:42:00Z"/>
            </w:rPr>
          </w:rPrChange>
        </w:rPr>
        <w:pPrChange w:id="3005" w:author="Jade Raposa [2]" w:date="2024-10-15T02:21:00Z">
          <w:pPr>
            <w:pStyle w:val="ListParagraph"/>
            <w:ind w:left="1800"/>
          </w:pPr>
        </w:pPrChange>
      </w:pPr>
    </w:p>
    <w:p w14:paraId="1E8E5565" w14:textId="77777777" w:rsidR="008F456D" w:rsidRPr="008F456D" w:rsidRDefault="008F456D" w:rsidP="008F456D">
      <w:pPr>
        <w:pStyle w:val="ListParagraph"/>
        <w:ind w:left="1620" w:hanging="450"/>
        <w:rPr>
          <w:del w:id="3006" w:author="Jade Raposa [2]" w:date="2024-10-15T02:42:00Z"/>
          <w:rFonts w:ascii="Georgia" w:hAnsi="Georgia"/>
          <w:rPrChange w:id="3007" w:author="Jade Raposa [2]" w:date="2024-10-15T02:18:00Z">
            <w:rPr>
              <w:del w:id="3008" w:author="Jade Raposa [2]" w:date="2024-10-15T02:42:00Z"/>
            </w:rPr>
          </w:rPrChange>
        </w:rPr>
        <w:pPrChange w:id="3009" w:author="Jade Raposa [2]" w:date="2024-10-15T02:21:00Z">
          <w:pPr>
            <w:pStyle w:val="ListParagraph"/>
            <w:ind w:left="1800"/>
          </w:pPr>
        </w:pPrChange>
      </w:pPr>
    </w:p>
    <w:p w14:paraId="556ED4FD" w14:textId="77777777" w:rsidR="008F456D" w:rsidRPr="008F456D" w:rsidRDefault="008F456D" w:rsidP="008F456D">
      <w:pPr>
        <w:pStyle w:val="ListParagraph"/>
        <w:ind w:left="1620" w:hanging="450"/>
        <w:rPr>
          <w:del w:id="3010" w:author="Jade Raposa [2]" w:date="2024-10-15T02:42:00Z"/>
          <w:rFonts w:ascii="Georgia" w:hAnsi="Georgia"/>
          <w:rPrChange w:id="3011" w:author="Jade Raposa [2]" w:date="2024-10-15T02:18:00Z">
            <w:rPr>
              <w:del w:id="3012" w:author="Jade Raposa [2]" w:date="2024-10-15T02:42:00Z"/>
            </w:rPr>
          </w:rPrChange>
        </w:rPr>
        <w:pPrChange w:id="3013" w:author="Jade Raposa [2]" w:date="2024-10-15T02:21:00Z">
          <w:pPr>
            <w:pStyle w:val="ListParagraph"/>
            <w:ind w:left="1800"/>
          </w:pPr>
        </w:pPrChange>
      </w:pPr>
    </w:p>
    <w:p w14:paraId="17EDCAD3" w14:textId="77777777" w:rsidR="008F456D" w:rsidRPr="008F456D" w:rsidRDefault="008F456D" w:rsidP="008F456D">
      <w:pPr>
        <w:pStyle w:val="ListParagraph"/>
        <w:ind w:left="1620" w:hanging="450"/>
        <w:rPr>
          <w:del w:id="3014" w:author="Jade Raposa [2]" w:date="2024-10-15T02:42:00Z"/>
          <w:rFonts w:ascii="Georgia" w:hAnsi="Georgia"/>
          <w:rPrChange w:id="3015" w:author="Jade Raposa [2]" w:date="2024-10-15T02:18:00Z">
            <w:rPr>
              <w:del w:id="3016" w:author="Jade Raposa [2]" w:date="2024-10-15T02:42:00Z"/>
            </w:rPr>
          </w:rPrChange>
        </w:rPr>
        <w:pPrChange w:id="3017" w:author="Jade Raposa [2]" w:date="2024-10-15T02:21:00Z">
          <w:pPr>
            <w:pStyle w:val="ListParagraph"/>
            <w:ind w:left="1800"/>
          </w:pPr>
        </w:pPrChange>
      </w:pPr>
    </w:p>
    <w:p w14:paraId="188ABD1F" w14:textId="77777777" w:rsidR="008F456D" w:rsidRPr="008F456D" w:rsidRDefault="008F456D" w:rsidP="008F456D">
      <w:pPr>
        <w:pStyle w:val="ListParagraph"/>
        <w:ind w:left="1620" w:hanging="450"/>
        <w:rPr>
          <w:del w:id="3018" w:author="Jade Raposa [2]" w:date="2024-10-15T02:42:00Z"/>
          <w:rFonts w:ascii="Georgia" w:hAnsi="Georgia"/>
          <w:rPrChange w:id="3019" w:author="Jade Raposa [2]" w:date="2024-10-15T02:18:00Z">
            <w:rPr>
              <w:del w:id="3020" w:author="Jade Raposa [2]" w:date="2024-10-15T02:42:00Z"/>
            </w:rPr>
          </w:rPrChange>
        </w:rPr>
        <w:pPrChange w:id="3021" w:author="Jade Raposa [2]" w:date="2024-10-15T02:21:00Z">
          <w:pPr>
            <w:pStyle w:val="ListParagraph"/>
            <w:ind w:left="1800"/>
          </w:pPr>
        </w:pPrChange>
      </w:pPr>
    </w:p>
    <w:p w14:paraId="1D861825" w14:textId="77777777" w:rsidR="008F456D" w:rsidRPr="008F456D" w:rsidRDefault="008F456D" w:rsidP="008F456D">
      <w:pPr>
        <w:pStyle w:val="ListParagraph"/>
        <w:ind w:left="1620" w:hanging="450"/>
        <w:rPr>
          <w:del w:id="3022" w:author="Jade Raposa [2]" w:date="2024-10-15T02:42:00Z"/>
          <w:rFonts w:ascii="Georgia" w:hAnsi="Georgia"/>
          <w:rPrChange w:id="3023" w:author="Jade Raposa [2]" w:date="2024-10-15T02:18:00Z">
            <w:rPr>
              <w:del w:id="3024" w:author="Jade Raposa [2]" w:date="2024-10-15T02:42:00Z"/>
            </w:rPr>
          </w:rPrChange>
        </w:rPr>
        <w:pPrChange w:id="3025" w:author="Jade Raposa [2]" w:date="2024-10-15T02:21:00Z">
          <w:pPr>
            <w:pStyle w:val="ListParagraph"/>
            <w:ind w:left="1800"/>
          </w:pPr>
        </w:pPrChange>
      </w:pPr>
    </w:p>
    <w:p w14:paraId="3C58FAAA" w14:textId="77777777" w:rsidR="008F456D" w:rsidRPr="008F456D" w:rsidRDefault="008F456D" w:rsidP="008F456D">
      <w:pPr>
        <w:pStyle w:val="ListParagraph"/>
        <w:ind w:left="1620" w:hanging="450"/>
        <w:rPr>
          <w:del w:id="3026" w:author="Jade Raposa [2]" w:date="2024-10-15T02:42:00Z"/>
          <w:rFonts w:ascii="Georgia" w:hAnsi="Georgia"/>
          <w:rPrChange w:id="3027" w:author="Jade Raposa [2]" w:date="2024-10-15T02:18:00Z">
            <w:rPr>
              <w:del w:id="3028" w:author="Jade Raposa [2]" w:date="2024-10-15T02:42:00Z"/>
            </w:rPr>
          </w:rPrChange>
        </w:rPr>
        <w:pPrChange w:id="3029" w:author="Jade Raposa [2]" w:date="2024-10-15T02:21:00Z">
          <w:pPr>
            <w:pStyle w:val="ListParagraph"/>
            <w:ind w:left="1800"/>
          </w:pPr>
        </w:pPrChange>
      </w:pPr>
    </w:p>
    <w:p w14:paraId="3C952094" w14:textId="77777777" w:rsidR="008F456D" w:rsidRPr="008F456D" w:rsidRDefault="008F456D" w:rsidP="008F456D">
      <w:pPr>
        <w:ind w:left="1800"/>
        <w:rPr>
          <w:del w:id="3030" w:author="Jade Raposa [2]" w:date="2024-10-15T02:42:00Z"/>
          <w:rFonts w:ascii="Georgia" w:hAnsi="Georgia"/>
          <w:rPrChange w:id="3031" w:author="Jade Raposa [2]" w:date="2024-10-15T02:42:00Z">
            <w:rPr>
              <w:del w:id="3032" w:author="Jade Raposa [2]" w:date="2024-10-15T02:42:00Z"/>
            </w:rPr>
          </w:rPrChange>
        </w:rPr>
        <w:pPrChange w:id="3033" w:author="Jade Raposa [2]" w:date="2024-10-15T02:42:00Z">
          <w:pPr>
            <w:pStyle w:val="ListParagraph"/>
            <w:ind w:left="1800"/>
          </w:pPr>
        </w:pPrChange>
      </w:pPr>
    </w:p>
    <w:p w14:paraId="400F98EB" w14:textId="77777777" w:rsidR="008F456D" w:rsidRPr="008F456D" w:rsidRDefault="008F456D" w:rsidP="008F456D">
      <w:pPr>
        <w:pStyle w:val="ListParagraph"/>
        <w:ind w:left="1620" w:hanging="450"/>
        <w:rPr>
          <w:del w:id="3034" w:author="Jade Raposa [2]" w:date="2024-10-15T02:42:00Z"/>
          <w:rFonts w:ascii="Georgia" w:hAnsi="Georgia"/>
          <w:rPrChange w:id="3035" w:author="Jade Raposa [2]" w:date="2024-10-15T02:18:00Z">
            <w:rPr>
              <w:del w:id="3036" w:author="Jade Raposa [2]" w:date="2024-10-15T02:42:00Z"/>
            </w:rPr>
          </w:rPrChange>
        </w:rPr>
        <w:pPrChange w:id="3037" w:author="Jade Raposa [2]" w:date="2024-10-15T02:21:00Z">
          <w:pPr>
            <w:pStyle w:val="ListParagraph"/>
            <w:ind w:left="1800"/>
          </w:pPr>
        </w:pPrChange>
      </w:pPr>
    </w:p>
    <w:p w14:paraId="316A5054" w14:textId="77777777" w:rsidR="008F456D" w:rsidRPr="008F456D" w:rsidRDefault="008F456D" w:rsidP="008F456D">
      <w:pPr>
        <w:pStyle w:val="ListParagraph"/>
        <w:ind w:left="1620" w:hanging="450"/>
        <w:rPr>
          <w:del w:id="3038" w:author="Jade Raposa [2]" w:date="2024-10-15T02:42:00Z"/>
          <w:rFonts w:ascii="Georgia" w:hAnsi="Georgia"/>
          <w:rPrChange w:id="3039" w:author="Jade Raposa [2]" w:date="2024-10-15T02:18:00Z">
            <w:rPr>
              <w:del w:id="3040" w:author="Jade Raposa [2]" w:date="2024-10-15T02:42:00Z"/>
            </w:rPr>
          </w:rPrChange>
        </w:rPr>
        <w:pPrChange w:id="3041" w:author="Jade Raposa [2]" w:date="2024-10-15T02:21:00Z">
          <w:pPr>
            <w:pStyle w:val="ListParagraph"/>
            <w:ind w:left="1800"/>
          </w:pPr>
        </w:pPrChange>
      </w:pPr>
    </w:p>
    <w:p w14:paraId="56988201" w14:textId="77777777" w:rsidR="008F456D" w:rsidRPr="008F456D" w:rsidRDefault="00000000" w:rsidP="008F456D">
      <w:pPr>
        <w:pStyle w:val="ListParagraph"/>
        <w:ind w:left="1620" w:hanging="450"/>
        <w:rPr>
          <w:del w:id="3042" w:author="Jade Raposa [2]" w:date="2024-10-15T02:42:00Z"/>
          <w:rFonts w:ascii="Georgia" w:hAnsi="Georgia"/>
          <w:rPrChange w:id="3043" w:author="Jade Raposa [2]" w:date="2024-10-15T02:18:00Z">
            <w:rPr>
              <w:del w:id="3044" w:author="Jade Raposa [2]" w:date="2024-10-15T02:42:00Z"/>
            </w:rPr>
          </w:rPrChange>
        </w:rPr>
        <w:pPrChange w:id="3045" w:author="Jade Raposa [2]" w:date="2024-10-15T02:21:00Z">
          <w:pPr>
            <w:pStyle w:val="ListParagraph"/>
            <w:ind w:left="1800"/>
          </w:pPr>
        </w:pPrChange>
      </w:pPr>
      <w:del w:id="3046" w:author="Jade Raposa [2]" w:date="2024-10-15T02:42:00Z">
        <w:r>
          <w:rPr>
            <w:rFonts w:ascii="Georgia" w:hAnsi="Georgia"/>
            <w:rPrChange w:id="3047" w:author="Jade Raposa [2]" w:date="2024-10-15T02:18:00Z">
              <w:rPr/>
            </w:rPrChange>
          </w:rPr>
          <w:delText xml:space="preserve">14. You can add lessons by clicking </w:delText>
        </w:r>
        <w:r>
          <w:rPr>
            <w:rFonts w:ascii="Georgia" w:hAnsi="Georgia"/>
            <w:b/>
            <w:bCs/>
            <w:rPrChange w:id="3048" w:author="Jade Raposa [2]" w:date="2024-10-15T02:18:00Z">
              <w:rPr>
                <w:b/>
                <w:bCs/>
              </w:rPr>
            </w:rPrChange>
          </w:rPr>
          <w:delText>“VIDEO”</w:delText>
        </w:r>
        <w:r>
          <w:rPr>
            <w:rFonts w:ascii="Georgia" w:hAnsi="Georgia"/>
            <w:rPrChange w:id="3049" w:author="Jade Raposa [2]" w:date="2024-10-15T02:18:00Z">
              <w:rPr/>
            </w:rPrChange>
          </w:rPr>
          <w:delText xml:space="preserve"> and </w:delText>
        </w:r>
        <w:r>
          <w:rPr>
            <w:rFonts w:ascii="Georgia" w:hAnsi="Georgia"/>
            <w:b/>
            <w:bCs/>
            <w:rPrChange w:id="3050" w:author="Jade Raposa [2]" w:date="2024-10-15T02:18:00Z">
              <w:rPr>
                <w:b/>
                <w:bCs/>
              </w:rPr>
            </w:rPrChange>
          </w:rPr>
          <w:delText>“EBOOK.”</w:delText>
        </w:r>
        <w:r>
          <w:rPr>
            <w:rFonts w:ascii="Georgia" w:hAnsi="Georgia"/>
            <w:rPrChange w:id="3051" w:author="Jade Raposa [2]" w:date="2024-10-15T02:18:00Z">
              <w:rPr/>
            </w:rPrChange>
          </w:rPr>
          <w:delText xml:space="preserve"> You can choose to upload lessons as video url link from Youtube or PDF files.</w:delText>
        </w:r>
      </w:del>
    </w:p>
    <w:p w14:paraId="33C031E3" w14:textId="77777777" w:rsidR="008F456D" w:rsidRPr="008F456D" w:rsidRDefault="00000000" w:rsidP="008F456D">
      <w:pPr>
        <w:pStyle w:val="ListParagraph"/>
        <w:ind w:left="1620" w:hanging="450"/>
        <w:rPr>
          <w:del w:id="3052" w:author="Jade Raposa [2]" w:date="2024-10-15T02:42:00Z"/>
          <w:rFonts w:ascii="Georgia" w:hAnsi="Georgia"/>
          <w:rPrChange w:id="3053" w:author="Jade Raposa [2]" w:date="2024-10-15T02:18:00Z">
            <w:rPr>
              <w:del w:id="3054" w:author="Jade Raposa [2]" w:date="2024-10-15T02:42:00Z"/>
            </w:rPr>
          </w:rPrChange>
        </w:rPr>
        <w:pPrChange w:id="3055" w:author="Jade Raposa [2]" w:date="2024-10-15T02:21:00Z">
          <w:pPr>
            <w:pStyle w:val="ListParagraph"/>
            <w:ind w:left="1800"/>
          </w:pPr>
        </w:pPrChange>
      </w:pPr>
      <w:del w:id="3056" w:author="Jade Raposa [2]" w:date="2024-10-15T02:42:00Z">
        <w:r>
          <w:rPr>
            <w:rFonts w:ascii="Georgia" w:hAnsi="Georgia"/>
            <w:rPrChange w:id="3057" w:author="Jade Raposa [2]" w:date="2024-10-15T02:18:00Z">
              <w:rPr/>
            </w:rPrChange>
          </w:rPr>
          <w:delText xml:space="preserve">15. If you want to hold a Google Meet, click the “ACTIVITY” button. There, you will see two options: </w:delText>
        </w:r>
        <w:r>
          <w:rPr>
            <w:rFonts w:ascii="Georgia" w:hAnsi="Georgia"/>
            <w:b/>
            <w:bCs/>
            <w:rPrChange w:id="3058" w:author="Jade Raposa [2]" w:date="2024-10-15T02:18:00Z">
              <w:rPr>
                <w:b/>
                <w:bCs/>
              </w:rPr>
            </w:rPrChange>
          </w:rPr>
          <w:delText>“Virtual meetings”</w:delText>
        </w:r>
        <w:r>
          <w:rPr>
            <w:rFonts w:ascii="Georgia" w:hAnsi="Georgia"/>
            <w:rPrChange w:id="3059" w:author="Jade Raposa [2]" w:date="2024-10-15T02:18:00Z">
              <w:rPr/>
            </w:rPrChange>
          </w:rPr>
          <w:delText xml:space="preserve"> (to interact with your students online) and </w:delText>
        </w:r>
        <w:r>
          <w:rPr>
            <w:rFonts w:ascii="Georgia" w:hAnsi="Georgia"/>
            <w:b/>
            <w:bCs/>
            <w:rPrChange w:id="3060" w:author="Jade Raposa [2]" w:date="2024-10-15T02:18:00Z">
              <w:rPr>
                <w:b/>
                <w:bCs/>
              </w:rPr>
            </w:rPrChange>
          </w:rPr>
          <w:delText xml:space="preserve">“Google Form” </w:delText>
        </w:r>
        <w:r>
          <w:rPr>
            <w:rFonts w:ascii="Georgia" w:hAnsi="Georgia"/>
            <w:rPrChange w:id="3061" w:author="Jade Raposa [2]" w:date="2024-10-15T02:18:00Z">
              <w:rPr/>
            </w:rPrChange>
          </w:rPr>
          <w:delText>(this is where you will put your quizzes)</w:delText>
        </w:r>
      </w:del>
    </w:p>
    <w:p w14:paraId="6F469CEA" w14:textId="77777777" w:rsidR="008F456D" w:rsidRPr="008F456D" w:rsidRDefault="00000000" w:rsidP="008F456D">
      <w:pPr>
        <w:pStyle w:val="ListParagraph"/>
        <w:ind w:left="1620" w:hanging="450"/>
        <w:rPr>
          <w:del w:id="3062" w:author="Jade Raposa [2]" w:date="2024-10-15T02:42:00Z"/>
          <w:rFonts w:ascii="Georgia" w:hAnsi="Georgia"/>
          <w:rPrChange w:id="3063" w:author="Jade Raposa [2]" w:date="2024-10-15T02:18:00Z">
            <w:rPr>
              <w:del w:id="3064" w:author="Jade Raposa [2]" w:date="2024-10-15T02:42:00Z"/>
            </w:rPr>
          </w:rPrChange>
        </w:rPr>
        <w:pPrChange w:id="3065" w:author="Jade Raposa [2]" w:date="2024-10-15T02:21:00Z">
          <w:pPr>
            <w:pStyle w:val="ListParagraph"/>
            <w:ind w:left="1800"/>
          </w:pPr>
        </w:pPrChange>
      </w:pPr>
      <w:del w:id="3066" w:author="Jade Raposa [2]" w:date="2024-10-15T02:42:00Z">
        <w:r>
          <w:rPr>
            <w:rFonts w:ascii="Georgia" w:hAnsi="Georgia"/>
            <w:rPrChange w:id="3067" w:author="Jade Raposa [2]" w:date="2024-10-15T02:18:00Z">
              <w:rPr/>
            </w:rPrChange>
          </w:rPr>
          <w:delText xml:space="preserve">16. After quizzes or when the term ends, you can issue certificates to your students. To do this, click the </w:delText>
        </w:r>
        <w:r>
          <w:rPr>
            <w:rFonts w:ascii="Georgia" w:hAnsi="Georgia"/>
            <w:b/>
            <w:bCs/>
            <w:rPrChange w:id="3068" w:author="Jade Raposa [2]" w:date="2024-10-15T02:18:00Z">
              <w:rPr>
                <w:b/>
                <w:bCs/>
              </w:rPr>
            </w:rPrChange>
          </w:rPr>
          <w:delText xml:space="preserve">“PEOPLE” </w:delText>
        </w:r>
        <w:r>
          <w:rPr>
            <w:rFonts w:ascii="Georgia" w:hAnsi="Georgia"/>
            <w:rPrChange w:id="3069" w:author="Jade Raposa [2]" w:date="2024-10-15T02:18:00Z">
              <w:rPr/>
            </w:rPrChange>
          </w:rPr>
          <w:delText xml:space="preserve">button, find the student you wish to give the certificate to, and click the </w:delText>
        </w:r>
        <w:r>
          <w:rPr>
            <w:rFonts w:ascii="Georgia" w:hAnsi="Georgia"/>
            <w:b/>
            <w:bCs/>
            <w:rPrChange w:id="3070" w:author="Jade Raposa [2]" w:date="2024-10-15T02:18:00Z">
              <w:rPr>
                <w:b/>
                <w:bCs/>
              </w:rPr>
            </w:rPrChange>
          </w:rPr>
          <w:delText>“CERTIFICATE”</w:delText>
        </w:r>
        <w:r>
          <w:rPr>
            <w:rFonts w:ascii="Georgia" w:hAnsi="Georgia"/>
            <w:rPrChange w:id="3071" w:author="Jade Raposa [2]" w:date="2024-10-15T02:18:00Z">
              <w:rPr/>
            </w:rPrChange>
          </w:rPr>
          <w:delText xml:space="preserve"> button next to the </w:delText>
        </w:r>
        <w:r>
          <w:rPr>
            <w:rFonts w:ascii="Georgia" w:hAnsi="Georgia"/>
            <w:b/>
            <w:bCs/>
            <w:rPrChange w:id="3072" w:author="Jade Raposa [2]" w:date="2024-10-15T02:18:00Z">
              <w:rPr>
                <w:b/>
                <w:bCs/>
              </w:rPr>
            </w:rPrChange>
          </w:rPr>
          <w:delText>“MESSAGE”</w:delText>
        </w:r>
        <w:r>
          <w:rPr>
            <w:rFonts w:ascii="Georgia" w:hAnsi="Georgia"/>
            <w:rPrChange w:id="3073" w:author="Jade Raposa [2]" w:date="2024-10-15T02:18:00Z">
              <w:rPr/>
            </w:rPrChange>
          </w:rPr>
          <w:delText xml:space="preserve"> button.</w:delText>
        </w:r>
      </w:del>
    </w:p>
    <w:p w14:paraId="02FEB9D8" w14:textId="77777777" w:rsidR="008F456D" w:rsidRPr="008F456D" w:rsidRDefault="008F456D" w:rsidP="008F456D">
      <w:pPr>
        <w:pStyle w:val="ListParagraph"/>
        <w:ind w:left="1620" w:hanging="450"/>
        <w:rPr>
          <w:rFonts w:ascii="Georgia" w:hAnsi="Georgia"/>
          <w:rPrChange w:id="3074" w:author="Jade Raposa [2]" w:date="2024-10-15T02:18:00Z">
            <w:rPr/>
          </w:rPrChange>
        </w:rPr>
        <w:pPrChange w:id="3075" w:author="Jade Raposa [2]" w:date="2024-10-15T02:21:00Z">
          <w:pPr>
            <w:pStyle w:val="ListParagraph"/>
            <w:ind w:left="1800"/>
          </w:pPr>
        </w:pPrChange>
      </w:pPr>
    </w:p>
    <w:p w14:paraId="012C3843" w14:textId="77777777" w:rsidR="008F456D" w:rsidRPr="008F456D" w:rsidRDefault="00000000" w:rsidP="008F456D">
      <w:pPr>
        <w:pStyle w:val="ListParagraph"/>
        <w:ind w:left="1620" w:hanging="450"/>
        <w:rPr>
          <w:rFonts w:ascii="Georgia" w:hAnsi="Georgia"/>
          <w:rPrChange w:id="3076" w:author="Jade Raposa [2]" w:date="2024-10-15T02:18:00Z">
            <w:rPr/>
          </w:rPrChange>
        </w:rPr>
        <w:pPrChange w:id="3077" w:author="Jade Raposa [2]" w:date="2024-10-15T02:21:00Z">
          <w:pPr>
            <w:pStyle w:val="ListParagraph"/>
            <w:ind w:left="1800"/>
          </w:pPr>
        </w:pPrChange>
      </w:pPr>
      <w:r>
        <w:rPr>
          <w:rFonts w:ascii="Georgia" w:hAnsi="Georgia"/>
          <w:noProof/>
          <w:rPrChange w:id="3078" w:author="Jade Raposa [2]"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3079" w:author="Jade Raposa [2]"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rsidP="008F456D">
      <w:pPr>
        <w:pStyle w:val="ListParagraph"/>
        <w:ind w:left="1620" w:hanging="450"/>
        <w:rPr>
          <w:rFonts w:ascii="Georgia" w:hAnsi="Georgia"/>
          <w:rPrChange w:id="3080" w:author="Jade Raposa [2]" w:date="2024-10-15T02:18:00Z">
            <w:rPr/>
          </w:rPrChange>
        </w:rPr>
        <w:pPrChange w:id="3081" w:author="Jade Raposa [2]" w:date="2024-10-15T02:21:00Z">
          <w:pPr>
            <w:pStyle w:val="ListParagraph"/>
            <w:ind w:left="1800"/>
          </w:pPr>
        </w:pPrChange>
      </w:pPr>
    </w:p>
    <w:p w14:paraId="2C9DEF4F" w14:textId="77777777" w:rsidR="008F456D" w:rsidRPr="008F456D" w:rsidRDefault="008F456D" w:rsidP="008F456D">
      <w:pPr>
        <w:pStyle w:val="ListParagraph"/>
        <w:ind w:left="1620" w:hanging="450"/>
        <w:rPr>
          <w:rFonts w:ascii="Georgia" w:hAnsi="Georgia"/>
          <w:rPrChange w:id="3082" w:author="Jade Raposa [2]" w:date="2024-10-15T02:18:00Z">
            <w:rPr/>
          </w:rPrChange>
        </w:rPr>
        <w:pPrChange w:id="3083" w:author="Jade Raposa [2]" w:date="2024-10-15T02:21:00Z">
          <w:pPr>
            <w:pStyle w:val="ListParagraph"/>
            <w:ind w:left="1800"/>
          </w:pPr>
        </w:pPrChange>
      </w:pPr>
    </w:p>
    <w:p w14:paraId="41F28565" w14:textId="77777777" w:rsidR="008F456D" w:rsidRPr="008F456D" w:rsidRDefault="008F456D" w:rsidP="008F456D">
      <w:pPr>
        <w:pStyle w:val="ListParagraph"/>
        <w:ind w:left="1620" w:hanging="450"/>
        <w:rPr>
          <w:rFonts w:ascii="Georgia" w:hAnsi="Georgia"/>
          <w:rPrChange w:id="3084" w:author="Jade Raposa [2]" w:date="2024-10-15T02:18:00Z">
            <w:rPr/>
          </w:rPrChange>
        </w:rPr>
        <w:pPrChange w:id="3085" w:author="Jade Raposa [2]" w:date="2024-10-15T02:21:00Z">
          <w:pPr>
            <w:pStyle w:val="ListParagraph"/>
            <w:ind w:left="1800"/>
          </w:pPr>
        </w:pPrChange>
      </w:pPr>
    </w:p>
    <w:p w14:paraId="0FF43BA0" w14:textId="77777777" w:rsidR="008F456D" w:rsidRPr="008F456D" w:rsidRDefault="008F456D" w:rsidP="008F456D">
      <w:pPr>
        <w:pStyle w:val="ListParagraph"/>
        <w:ind w:left="1620" w:hanging="450"/>
        <w:rPr>
          <w:rFonts w:ascii="Georgia" w:hAnsi="Georgia"/>
          <w:rPrChange w:id="3086" w:author="Jade Raposa [2]" w:date="2024-10-15T02:18:00Z">
            <w:rPr/>
          </w:rPrChange>
        </w:rPr>
        <w:pPrChange w:id="3087" w:author="Jade Raposa [2]" w:date="2024-10-15T02:21:00Z">
          <w:pPr>
            <w:pStyle w:val="ListParagraph"/>
            <w:ind w:left="1800"/>
          </w:pPr>
        </w:pPrChange>
      </w:pPr>
    </w:p>
    <w:p w14:paraId="27A02AFD" w14:textId="77777777" w:rsidR="008F456D" w:rsidRPr="008F456D" w:rsidRDefault="008F456D" w:rsidP="008F456D">
      <w:pPr>
        <w:pStyle w:val="ListParagraph"/>
        <w:ind w:left="1620" w:hanging="450"/>
        <w:rPr>
          <w:rFonts w:ascii="Georgia" w:hAnsi="Georgia"/>
          <w:rPrChange w:id="3088" w:author="Jade Raposa [2]" w:date="2024-10-15T02:18:00Z">
            <w:rPr/>
          </w:rPrChange>
        </w:rPr>
        <w:pPrChange w:id="3089" w:author="Jade Raposa [2]" w:date="2024-10-15T02:21:00Z">
          <w:pPr>
            <w:pStyle w:val="ListParagraph"/>
            <w:ind w:left="1800"/>
          </w:pPr>
        </w:pPrChange>
      </w:pPr>
    </w:p>
    <w:p w14:paraId="469DF8C9" w14:textId="77777777" w:rsidR="008F456D" w:rsidRPr="008F456D" w:rsidRDefault="008F456D" w:rsidP="008F456D">
      <w:pPr>
        <w:pStyle w:val="ListParagraph"/>
        <w:ind w:left="1620" w:hanging="450"/>
        <w:rPr>
          <w:rFonts w:ascii="Georgia" w:hAnsi="Georgia"/>
          <w:rPrChange w:id="3090" w:author="Jade Raposa [2]" w:date="2024-10-15T02:18:00Z">
            <w:rPr/>
          </w:rPrChange>
        </w:rPr>
        <w:pPrChange w:id="3091" w:author="Jade Raposa [2]" w:date="2024-10-15T02:21:00Z">
          <w:pPr>
            <w:pStyle w:val="ListParagraph"/>
            <w:ind w:left="1800"/>
          </w:pPr>
        </w:pPrChange>
      </w:pPr>
    </w:p>
    <w:p w14:paraId="355E1ECC" w14:textId="77777777" w:rsidR="008F456D" w:rsidRPr="008F456D" w:rsidRDefault="008F456D" w:rsidP="008F456D">
      <w:pPr>
        <w:pStyle w:val="ListParagraph"/>
        <w:ind w:left="1620" w:hanging="450"/>
        <w:rPr>
          <w:rFonts w:ascii="Georgia" w:hAnsi="Georgia"/>
          <w:rPrChange w:id="3092" w:author="Jade Raposa [2]" w:date="2024-10-15T02:18:00Z">
            <w:rPr/>
          </w:rPrChange>
        </w:rPr>
        <w:pPrChange w:id="3093" w:author="Jade Raposa [2]" w:date="2024-10-15T02:21:00Z">
          <w:pPr>
            <w:pStyle w:val="ListParagraph"/>
            <w:ind w:left="1800"/>
          </w:pPr>
        </w:pPrChange>
      </w:pPr>
    </w:p>
    <w:p w14:paraId="76D04189" w14:textId="77777777" w:rsidR="008F456D" w:rsidRPr="008F456D" w:rsidRDefault="008F456D" w:rsidP="008F456D">
      <w:pPr>
        <w:pStyle w:val="ListParagraph"/>
        <w:ind w:left="1620" w:hanging="450"/>
        <w:rPr>
          <w:rFonts w:ascii="Georgia" w:hAnsi="Georgia"/>
          <w:rPrChange w:id="3094" w:author="Jade Raposa [2]" w:date="2024-10-15T02:18:00Z">
            <w:rPr/>
          </w:rPrChange>
        </w:rPr>
        <w:pPrChange w:id="3095" w:author="Jade Raposa [2]" w:date="2024-10-15T02:21:00Z">
          <w:pPr>
            <w:pStyle w:val="ListParagraph"/>
            <w:ind w:left="1800"/>
          </w:pPr>
        </w:pPrChange>
      </w:pPr>
    </w:p>
    <w:p w14:paraId="2E6F2546" w14:textId="77777777" w:rsidR="008F456D" w:rsidRPr="008F456D" w:rsidRDefault="008F456D" w:rsidP="008F456D">
      <w:pPr>
        <w:pStyle w:val="ListParagraph"/>
        <w:ind w:left="1620" w:hanging="450"/>
        <w:rPr>
          <w:rFonts w:ascii="Georgia" w:hAnsi="Georgia"/>
          <w:rPrChange w:id="3096" w:author="Jade Raposa [2]" w:date="2024-10-15T02:18:00Z">
            <w:rPr/>
          </w:rPrChange>
        </w:rPr>
        <w:pPrChange w:id="3097" w:author="Jade Raposa [2]" w:date="2024-10-15T02:21:00Z">
          <w:pPr>
            <w:pStyle w:val="ListParagraph"/>
            <w:ind w:left="1800"/>
          </w:pPr>
        </w:pPrChange>
      </w:pPr>
    </w:p>
    <w:p w14:paraId="78F5B5AF" w14:textId="77777777" w:rsidR="008F456D" w:rsidRPr="008F456D" w:rsidRDefault="008F456D" w:rsidP="008F456D">
      <w:pPr>
        <w:pStyle w:val="ListParagraph"/>
        <w:ind w:left="1620" w:hanging="450"/>
        <w:rPr>
          <w:rFonts w:ascii="Georgia" w:hAnsi="Georgia"/>
          <w:rPrChange w:id="3098" w:author="Jade Raposa [2]" w:date="2024-10-15T02:18:00Z">
            <w:rPr/>
          </w:rPrChange>
        </w:rPr>
        <w:pPrChange w:id="3099" w:author="Jade Raposa [2]" w:date="2024-10-15T02:21:00Z">
          <w:pPr>
            <w:pStyle w:val="ListParagraph"/>
            <w:ind w:left="1800"/>
          </w:pPr>
        </w:pPrChange>
      </w:pPr>
    </w:p>
    <w:p w14:paraId="0547F0D1" w14:textId="77777777" w:rsidR="008F456D" w:rsidRPr="008F456D" w:rsidRDefault="00000000" w:rsidP="008F456D">
      <w:pPr>
        <w:pStyle w:val="ListParagraph"/>
        <w:ind w:left="1620" w:hanging="450"/>
        <w:rPr>
          <w:rFonts w:ascii="Georgia" w:hAnsi="Georgia"/>
          <w:rPrChange w:id="3100" w:author="Jade Raposa [2]" w:date="2024-10-15T02:18:00Z">
            <w:rPr/>
          </w:rPrChange>
        </w:rPr>
        <w:pPrChange w:id="3101" w:author="Jade Raposa [2]" w:date="2024-10-15T02:21:00Z">
          <w:pPr>
            <w:pStyle w:val="ListParagraph"/>
            <w:ind w:left="1800"/>
          </w:pPr>
        </w:pPrChange>
      </w:pPr>
      <w:r>
        <w:rPr>
          <w:rFonts w:ascii="Georgia" w:hAnsi="Georgia"/>
          <w:noProof/>
          <w:rPrChange w:id="3102" w:author="Jade Raposa [2]"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5" o:spid="_x0000_s1026" o:spt="68" type="#_x0000_t68" style="position:absolute;left:0pt;margin-left:317.35pt;margin-top:12pt;height:22.1pt;width:11.35pt;rotation:1445200f;z-index:251694080;v-text-anchor:middle;mso-width-relative:page;mso-height-relative:page;" fillcolor="#C00000" filled="t" stroked="t" coordsize="21600,21600" o:gfxdata="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xk9dy9kAAAAJAQAADwAAAAAA&#10;AAABACAAAAAiAAAAZHJzL2Rvd25yZXYueG1sUEsBAhQAFAAAAAgAh07iQPy/2m+EAgAALwUAAA4A&#10;AAAAAAAAAQAgAAAAKAEAAGRycy9lMm9Eb2MueG1sUEsFBgAAAAAGAAYAWQEAAB4GAAAAAA==&#10;" adj="5554,5400">
                <v:fill on="t" focussize="0,0"/>
                <v:stroke weight="1pt" color="#172C51 [3204]" miterlimit="8" joinstyle="miter"/>
                <v:imagedata o:title=""/>
                <o:lock v:ext="edit" aspectratio="f"/>
              </v:shape>
            </w:pict>
          </mc:Fallback>
        </mc:AlternateContent>
      </w:r>
    </w:p>
    <w:p w14:paraId="33EE2751" w14:textId="77777777" w:rsidR="008F456D" w:rsidRPr="008F456D" w:rsidRDefault="008F456D" w:rsidP="008F456D">
      <w:pPr>
        <w:pStyle w:val="ListParagraph"/>
        <w:ind w:left="1620" w:hanging="450"/>
        <w:rPr>
          <w:rFonts w:ascii="Georgia" w:hAnsi="Georgia"/>
          <w:rPrChange w:id="3103" w:author="Jade Raposa [2]" w:date="2024-10-15T02:18:00Z">
            <w:rPr/>
          </w:rPrChange>
        </w:rPr>
        <w:pPrChange w:id="3104" w:author="Jade Raposa [2]" w:date="2024-10-15T02:21:00Z">
          <w:pPr>
            <w:pStyle w:val="ListParagraph"/>
            <w:ind w:left="1800"/>
          </w:pPr>
        </w:pPrChange>
      </w:pPr>
    </w:p>
    <w:p w14:paraId="52671A67" w14:textId="77777777" w:rsidR="008F456D" w:rsidRPr="008F456D" w:rsidRDefault="008F456D" w:rsidP="008F456D">
      <w:pPr>
        <w:pStyle w:val="ListParagraph"/>
        <w:ind w:left="1620" w:hanging="450"/>
        <w:rPr>
          <w:rFonts w:ascii="Georgia" w:hAnsi="Georgia"/>
          <w:rPrChange w:id="3105" w:author="Jade Raposa [2]" w:date="2024-10-15T02:18:00Z">
            <w:rPr/>
          </w:rPrChange>
        </w:rPr>
        <w:pPrChange w:id="3106" w:author="Jade Raposa [2]" w:date="2024-10-15T02:21:00Z">
          <w:pPr>
            <w:pStyle w:val="ListParagraph"/>
            <w:ind w:left="1800"/>
          </w:pPr>
        </w:pPrChange>
      </w:pPr>
    </w:p>
    <w:p w14:paraId="586CC24D" w14:textId="77777777" w:rsidR="008F456D" w:rsidRPr="008F456D" w:rsidRDefault="008F456D" w:rsidP="008F456D">
      <w:pPr>
        <w:pStyle w:val="ListParagraph"/>
        <w:ind w:left="1620" w:hanging="450"/>
        <w:rPr>
          <w:rFonts w:ascii="Georgia" w:hAnsi="Georgia"/>
          <w:rPrChange w:id="3107" w:author="Jade Raposa [2]" w:date="2024-10-15T02:18:00Z">
            <w:rPr/>
          </w:rPrChange>
        </w:rPr>
        <w:pPrChange w:id="3108" w:author="Jade Raposa [2]" w:date="2024-10-15T02:21:00Z">
          <w:pPr>
            <w:pStyle w:val="ListParagraph"/>
            <w:ind w:left="1800"/>
          </w:pPr>
        </w:pPrChange>
      </w:pPr>
    </w:p>
    <w:p w14:paraId="5F66D87D" w14:textId="77777777" w:rsidR="008F456D" w:rsidRDefault="008F456D">
      <w:pPr>
        <w:pStyle w:val="ListParagraph"/>
        <w:ind w:left="1620" w:hanging="450"/>
        <w:rPr>
          <w:ins w:id="3109" w:author="Jade Raposa [2]" w:date="2024-10-15T02:43:00Z"/>
          <w:rFonts w:ascii="Georgia" w:hAnsi="Georgia"/>
        </w:rPr>
      </w:pPr>
    </w:p>
    <w:p w14:paraId="46B038AE" w14:textId="77777777" w:rsidR="008F456D" w:rsidRPr="008F456D" w:rsidRDefault="008F456D" w:rsidP="008F456D">
      <w:pPr>
        <w:pStyle w:val="ListParagraph"/>
        <w:ind w:left="1620" w:hanging="450"/>
        <w:rPr>
          <w:rFonts w:ascii="Georgia" w:hAnsi="Georgia"/>
          <w:rPrChange w:id="3110" w:author="Jade Raposa [2]" w:date="2024-10-15T02:18:00Z">
            <w:rPr/>
          </w:rPrChange>
        </w:rPr>
        <w:pPrChange w:id="3111" w:author="Jade Raposa [2]" w:date="2024-10-15T02:21:00Z">
          <w:pPr>
            <w:pStyle w:val="ListParagraph"/>
            <w:ind w:left="1800"/>
          </w:pPr>
        </w:pPrChange>
      </w:pPr>
    </w:p>
    <w:p w14:paraId="4F845CB8" w14:textId="77777777" w:rsidR="008F456D" w:rsidRDefault="00000000">
      <w:pPr>
        <w:pStyle w:val="ListParagraph"/>
        <w:numPr>
          <w:ilvl w:val="0"/>
          <w:numId w:val="17"/>
        </w:numPr>
        <w:rPr>
          <w:ins w:id="3112" w:author="Jade Raposa [2]" w:date="2024-10-17T01:03:00Z"/>
          <w:rFonts w:ascii="Georgia" w:hAnsi="Georgia"/>
        </w:rPr>
        <w:sectPr w:rsidR="008F456D">
          <w:headerReference w:type="default" r:id="rId166"/>
          <w:headerReference w:type="first" r:id="rId167"/>
          <w:pgSz w:w="12240" w:h="15840"/>
          <w:pgMar w:top="1440" w:right="1440" w:bottom="1440" w:left="1440" w:header="708" w:footer="708" w:gutter="0"/>
          <w:pgNumType w:start="1"/>
          <w:cols w:space="708"/>
          <w:titlePg/>
          <w:docGrid w:linePitch="360"/>
        </w:sectPr>
      </w:pPr>
      <w:del w:id="3123" w:author="Jade Raposa [2]" w:date="2024-10-15T02:43:00Z">
        <w:r>
          <w:rPr>
            <w:rFonts w:ascii="Georgia" w:hAnsi="Georgia"/>
            <w:rPrChange w:id="3124" w:author="Jade Raposa [2]" w:date="2024-10-17T01:03:00Z">
              <w:rPr/>
            </w:rPrChange>
          </w:rPr>
          <w:delText xml:space="preserve">17. </w:delText>
        </w:r>
      </w:del>
      <w:r>
        <w:rPr>
          <w:rFonts w:ascii="Georgia" w:hAnsi="Georgia"/>
          <w:rPrChange w:id="3125" w:author="Jade Raposa [2]" w:date="2024-10-17T01:03:00Z">
            <w:rPr/>
          </w:rPrChange>
        </w:rPr>
        <w:t xml:space="preserve">When the session is done, click the </w:t>
      </w:r>
      <w:r>
        <w:rPr>
          <w:rFonts w:ascii="Georgia" w:hAnsi="Georgia"/>
          <w:b/>
          <w:bCs/>
          <w:rPrChange w:id="3126" w:author="Jade Raposa [2]" w:date="2024-10-17T01:03:00Z">
            <w:rPr>
              <w:b/>
              <w:bCs/>
            </w:rPr>
          </w:rPrChange>
        </w:rPr>
        <w:t>“LOG OUT”</w:t>
      </w:r>
      <w:r>
        <w:rPr>
          <w:rFonts w:ascii="Georgia" w:hAnsi="Georgia"/>
          <w:rPrChange w:id="3127" w:author="Jade Raposa [2]" w:date="2024-10-17T01:03:00Z">
            <w:rPr/>
          </w:rPrChange>
        </w:rPr>
        <w:t xml:space="preserve"> button.</w:t>
      </w:r>
      <w:bookmarkEnd w:id="2010"/>
      <w:ins w:id="3128" w:author="Jade Raposa [2]" w:date="2024-10-17T01:03:00Z">
        <w:r>
          <w:rPr>
            <w:rFonts w:ascii="Georgia" w:hAnsi="Georgia"/>
          </w:rPr>
          <w:t xml:space="preserve"> </w:t>
        </w:r>
      </w:ins>
    </w:p>
    <w:p w14:paraId="7D0A9B4D" w14:textId="77777777" w:rsidR="008F456D" w:rsidRPr="008F456D" w:rsidRDefault="008F456D" w:rsidP="008F456D">
      <w:pPr>
        <w:ind w:left="709"/>
        <w:jc w:val="center"/>
        <w:rPr>
          <w:del w:id="3129" w:author="Jade Raposa [2]" w:date="2024-10-17T01:03:00Z"/>
          <w:rFonts w:ascii="Georgia" w:hAnsi="Georgia"/>
          <w:rPrChange w:id="3130" w:author="Jade Raposa [2]" w:date="2024-10-17T01:03:00Z">
            <w:rPr>
              <w:del w:id="3131" w:author="Jade Raposa [2]" w:date="2024-10-17T01:03:00Z"/>
            </w:rPr>
          </w:rPrChange>
        </w:rPr>
        <w:sectPr w:rsidR="008F456D" w:rsidRPr="008F456D">
          <w:pgSz w:w="12240" w:h="15840"/>
          <w:pgMar w:top="1440" w:right="1440" w:bottom="1440" w:left="1440" w:header="708" w:footer="708" w:gutter="0"/>
          <w:pgNumType w:start="1"/>
          <w:cols w:space="708"/>
          <w:titlePg/>
          <w:docGrid w:linePitch="360"/>
        </w:sectPr>
        <w:pPrChange w:id="3132" w:author="Jade Raposa [2]" w:date="2024-10-17T01:03:00Z">
          <w:pPr>
            <w:ind w:left="709"/>
          </w:pPr>
        </w:pPrChange>
      </w:pPr>
    </w:p>
    <w:p w14:paraId="5DC7DDFE" w14:textId="77777777" w:rsidR="008F456D" w:rsidRPr="008F456D" w:rsidRDefault="008F456D" w:rsidP="008F456D">
      <w:pPr>
        <w:jc w:val="center"/>
        <w:rPr>
          <w:del w:id="3133" w:author="Jade Raposa [2]" w:date="2024-10-17T01:03:00Z"/>
          <w:rFonts w:ascii="Georgia" w:hAnsi="Georgia"/>
          <w:rPrChange w:id="3134" w:author="Jade Raposa [2]" w:date="2024-10-17T01:03:00Z">
            <w:rPr>
              <w:del w:id="3135" w:author="Jade Raposa [2]" w:date="2024-10-17T01:03:00Z"/>
            </w:rPr>
          </w:rPrChange>
        </w:rPr>
        <w:pPrChange w:id="3136" w:author="Jade Raposa [2]" w:date="2024-10-17T01:03:00Z">
          <w:pPr/>
        </w:pPrChange>
      </w:pPr>
    </w:p>
    <w:p w14:paraId="0D5ECC8B" w14:textId="77777777" w:rsidR="008F456D" w:rsidRPr="008F456D" w:rsidRDefault="00000000" w:rsidP="008F456D">
      <w:pPr>
        <w:jc w:val="center"/>
        <w:rPr>
          <w:rFonts w:ascii="Georgia" w:eastAsia="Georgia" w:hAnsi="Georgia" w:cs="Georgia"/>
          <w:b/>
          <w:rPrChange w:id="3137" w:author="Jade Raposa [2]" w:date="2024-10-17T01:03:00Z">
            <w:rPr>
              <w:rFonts w:eastAsia="Georgia" w:cs="Georgia"/>
              <w:b/>
            </w:rPr>
          </w:rPrChange>
        </w:rPr>
        <w:pPrChange w:id="3138" w:author="Jade Raposa [2]" w:date="2024-10-17T01:03:00Z">
          <w:pPr>
            <w:spacing w:line="480" w:lineRule="auto"/>
            <w:jc w:val="center"/>
          </w:pPr>
        </w:pPrChange>
      </w:pPr>
      <w:r>
        <w:rPr>
          <w:rFonts w:ascii="Georgia" w:hAnsi="Georgia"/>
          <w:noProof/>
          <w:rPrChange w:id="3139" w:author="Jade Raposa [2]"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3140" w:author="Jade Raposa [2]" w:date="2024-10-17T01:03:00Z">
            <w:rPr>
              <w:rFonts w:eastAsia="Georgia" w:cs="Georgia"/>
              <w:b/>
            </w:rPr>
          </w:rPrChange>
        </w:rPr>
        <w:t>CURRICULUM VITAE</w:t>
      </w:r>
    </w:p>
    <w:p w14:paraId="5F6D67F9" w14:textId="77777777" w:rsidR="008F456D" w:rsidRDefault="00000000">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000000">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000000">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000000">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000000">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xml:space="preserve">: </w:t>
      </w:r>
      <w:proofErr w:type="spellStart"/>
      <w:r>
        <w:rPr>
          <w:rFonts w:ascii="Georgia" w:eastAsia="Georgia" w:hAnsi="Georgia" w:cs="Georgia"/>
        </w:rPr>
        <w:t>Sto</w:t>
      </w:r>
      <w:proofErr w:type="spellEnd"/>
      <w:r>
        <w:rPr>
          <w:rFonts w:ascii="Georgia" w:eastAsia="Georgia" w:hAnsi="Georgia" w:cs="Georgia"/>
        </w:rPr>
        <w:t>. Domingo National High School, Year Graduated: 2015</w:t>
      </w:r>
    </w:p>
    <w:p w14:paraId="7863682C" w14:textId="77777777" w:rsidR="008F456D" w:rsidRDefault="00000000">
      <w:pPr>
        <w:spacing w:line="480" w:lineRule="auto"/>
        <w:jc w:val="center"/>
        <w:rPr>
          <w:ins w:id="3141" w:author="Jade Raposa [2]" w:date="2024-10-17T01:05:00Z"/>
          <w:rFonts w:ascii="Georgia" w:eastAsia="Georgia" w:hAnsi="Georgia" w:cs="Georgia"/>
        </w:rPr>
        <w:sectPr w:rsidR="008F456D">
          <w:headerReference w:type="default" r:id="rId169"/>
          <w:headerReference w:type="first" r:id="rId170"/>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3151" w:author="Jade Raposa [2]"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3152" w:author="Jade Raposa [2]" w:date="2024-10-17T01:05:00Z"/>
          <w:rFonts w:ascii="Georgia" w:hAnsi="Georgia"/>
        </w:rPr>
      </w:pPr>
    </w:p>
    <w:p w14:paraId="641B2752" w14:textId="77777777" w:rsidR="008F456D" w:rsidRDefault="00000000">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000000">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000000">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000000">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000000">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000000">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000000">
      <w:pPr>
        <w:spacing w:line="480" w:lineRule="auto"/>
        <w:jc w:val="center"/>
        <w:rPr>
          <w:ins w:id="3153" w:author="Jade Raposa [2]" w:date="2024-10-17T01:07:00Z"/>
          <w:rFonts w:ascii="Georgia" w:eastAsia="Georgia" w:hAnsi="Georgia" w:cs="Georgia"/>
        </w:rPr>
        <w:sectPr w:rsidR="008F456D">
          <w:headerReference w:type="default" r:id="rId172"/>
          <w:headerReference w:type="first" r:id="rId173"/>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3163" w:author="Jade Raposa [2]"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rsidP="008F456D">
      <w:pPr>
        <w:spacing w:line="480" w:lineRule="auto"/>
        <w:ind w:left="4320" w:hanging="4320"/>
        <w:rPr>
          <w:del w:id="3164" w:author="Jade Raposa [2]" w:date="2024-10-17T01:06:00Z"/>
          <w:rFonts w:ascii="Georgia" w:eastAsia="Georgia" w:hAnsi="Georgia" w:cs="Georgia"/>
        </w:rPr>
        <w:pPrChange w:id="3165" w:author="Jade Raposa [2]" w:date="2024-10-17T01:07:00Z">
          <w:pPr>
            <w:spacing w:line="480" w:lineRule="auto"/>
          </w:pPr>
        </w:pPrChange>
      </w:pPr>
    </w:p>
    <w:p w14:paraId="2E09B0EB" w14:textId="77777777" w:rsidR="008F456D" w:rsidRDefault="00000000">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000000">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000000">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000000">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000000">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000000">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000000">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000000">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75"/>
      <w:headerReference w:type="first" r:id="rId176"/>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6" w:author="Jade Raposa [2]" w:date="2024-10-16T18:34:00Z" w:initials="">
    <w:p w14:paraId="3F08A319" w14:textId="77777777" w:rsidR="008F456D" w:rsidRDefault="00000000">
      <w:pPr>
        <w:pStyle w:val="CommentText"/>
      </w:pPr>
      <w:r>
        <w:t>“What are the gaps that need to be addressed?”</w:t>
      </w:r>
    </w:p>
    <w:p w14:paraId="131B03EC" w14:textId="77777777" w:rsidR="008F456D" w:rsidRDefault="008F456D">
      <w:pPr>
        <w:pStyle w:val="CommentText"/>
      </w:pPr>
    </w:p>
    <w:p w14:paraId="5C1919B0" w14:textId="77777777" w:rsidR="008F456D" w:rsidRDefault="00000000">
      <w:pPr>
        <w:pStyle w:val="CommentText"/>
        <w:numPr>
          <w:ilvl w:val="0"/>
          <w:numId w:val="1"/>
        </w:numPr>
      </w:pPr>
      <w:r>
        <w:t xml:space="preserve"> Sir Vic</w:t>
      </w:r>
    </w:p>
  </w:comment>
  <w:comment w:id="67" w:author="Jade Raposa [2]" w:date="2024-10-16T18:35:00Z" w:initials="">
    <w:p w14:paraId="5C960BDB" w14:textId="77777777" w:rsidR="008F456D" w:rsidRDefault="00000000">
      <w:pPr>
        <w:pStyle w:val="CommentText"/>
      </w:pPr>
      <w:r>
        <w:t>Revised, done</w:t>
      </w:r>
    </w:p>
  </w:comment>
  <w:comment w:id="74" w:author="Jade Raposa [2]" w:date="2024-10-14T22:17:00Z" w:initials="">
    <w:p w14:paraId="14EEDE19" w14:textId="77777777" w:rsidR="008F456D" w:rsidRDefault="00000000">
      <w:pPr>
        <w:pStyle w:val="CommentText"/>
      </w:pPr>
      <w:r>
        <w:t>“What are the gaps?” which means mention the problem as to why we need the app.</w:t>
      </w:r>
      <w:r>
        <w:br/>
      </w:r>
      <w:r>
        <w:br/>
        <w:t>- Sir Vic</w:t>
      </w:r>
    </w:p>
  </w:comment>
  <w:comment w:id="364" w:author="Jade Raposa [2]" w:date="2024-10-14T23:32:00Z" w:initials="">
    <w:p w14:paraId="047CF448" w14:textId="77777777" w:rsidR="008F456D" w:rsidRDefault="00000000">
      <w:pPr>
        <w:pStyle w:val="CommentText"/>
      </w:pPr>
      <w:proofErr w:type="spellStart"/>
      <w:r>
        <w:t>Aalisin</w:t>
      </w:r>
      <w:proofErr w:type="spellEnd"/>
      <w:r>
        <w:t xml:space="preserve"> </w:t>
      </w:r>
      <w:proofErr w:type="spellStart"/>
      <w:r>
        <w:t>daw</w:t>
      </w:r>
      <w:proofErr w:type="spellEnd"/>
      <w:r>
        <w:t xml:space="preserve"> tong </w:t>
      </w:r>
      <w:proofErr w:type="gramStart"/>
      <w:r>
        <w:t>introduction..</w:t>
      </w:r>
      <w:proofErr w:type="gramEnd"/>
    </w:p>
  </w:comment>
  <w:comment w:id="365" w:author="Jade Raposa [2]" w:date="2024-10-15T01:51:00Z" w:initials="">
    <w:p w14:paraId="7FC98DF5" w14:textId="77777777" w:rsidR="008F456D" w:rsidRDefault="00000000">
      <w:pPr>
        <w:pStyle w:val="CommentText"/>
      </w:pPr>
      <w:r>
        <w:t>done</w:t>
      </w:r>
    </w:p>
  </w:comment>
  <w:comment w:id="374" w:author="Jade Raposa [2]" w:date="2024-10-15T02:13:00Z" w:initials="">
    <w:p w14:paraId="6B721C3E" w14:textId="77777777" w:rsidR="008F456D" w:rsidRDefault="00000000">
      <w:pPr>
        <w:pStyle w:val="CommentText"/>
      </w:pPr>
      <w:r>
        <w:t>“Focus on Gap, give examples with supporting RRLs”</w:t>
      </w:r>
    </w:p>
    <w:p w14:paraId="13B254B6" w14:textId="77777777" w:rsidR="008F456D" w:rsidRDefault="008F456D">
      <w:pPr>
        <w:pStyle w:val="CommentText"/>
      </w:pPr>
    </w:p>
    <w:p w14:paraId="28F0977E" w14:textId="77777777" w:rsidR="008F456D" w:rsidRDefault="00000000">
      <w:pPr>
        <w:pStyle w:val="CommentText"/>
      </w:pPr>
      <w:r>
        <w:t>- Sir Vic</w:t>
      </w:r>
    </w:p>
  </w:comment>
  <w:comment w:id="379" w:author="Jade Raposa [2]" w:date="2024-10-15T02:13:00Z" w:initials="">
    <w:p w14:paraId="7B25F8E2" w14:textId="77777777" w:rsidR="008F456D" w:rsidRDefault="00000000">
      <w:pPr>
        <w:pStyle w:val="CommentText"/>
      </w:pPr>
      <w:r>
        <w:t>“Focus on Global Settings, include RRLs”</w:t>
      </w:r>
    </w:p>
    <w:p w14:paraId="7AC9EA9D" w14:textId="77777777" w:rsidR="008F456D" w:rsidRDefault="008F456D">
      <w:pPr>
        <w:pStyle w:val="CommentText"/>
      </w:pPr>
    </w:p>
    <w:p w14:paraId="3FCFC52B" w14:textId="77777777" w:rsidR="008F456D" w:rsidRDefault="00000000">
      <w:pPr>
        <w:pStyle w:val="CommentText"/>
      </w:pPr>
      <w:r>
        <w:t>-</w:t>
      </w:r>
      <w:r>
        <w:tab/>
        <w:t xml:space="preserve"> Sir Vic</w:t>
      </w:r>
    </w:p>
  </w:comment>
  <w:comment w:id="375" w:author="Jade Raposa [2]" w:date="2024-10-20T17:21:00Z" w:initials="">
    <w:p w14:paraId="52B74313" w14:textId="77777777" w:rsidR="008F456D" w:rsidRDefault="00000000">
      <w:pPr>
        <w:pStyle w:val="CommentText"/>
      </w:pPr>
      <w:r>
        <w:t>revised</w:t>
      </w:r>
    </w:p>
  </w:comment>
  <w:comment w:id="376" w:author="Jade Raposa [2]" w:date="2024-10-20T17:31:00Z" w:initials="">
    <w:p w14:paraId="75C79A72" w14:textId="77777777" w:rsidR="008F456D" w:rsidRDefault="00000000">
      <w:pPr>
        <w:pStyle w:val="CommentText"/>
      </w:pPr>
      <w:r>
        <w:rPr>
          <w:rStyle w:val="CommentReference"/>
        </w:rPr>
        <w:t>“Focus On Gap, give examples with supporting RRLs”</w:t>
      </w:r>
      <w:r>
        <w:rPr>
          <w:rStyle w:val="CommentReference"/>
        </w:rPr>
        <w:br/>
        <w:t>“Focus on Global Settings, include RRLs”</w:t>
      </w:r>
    </w:p>
  </w:comment>
  <w:comment w:id="377" w:author="Jade Raposa [2]" w:date="2024-10-20T17:35:00Z" w:initials="">
    <w:p w14:paraId="3DF04BB5" w14:textId="77777777" w:rsidR="008F456D" w:rsidRDefault="00000000">
      <w:pPr>
        <w:pStyle w:val="CommentText"/>
      </w:pPr>
      <w:r>
        <w:t>Focused on Gap, will include RRLs if it’s a must because RRLs were mentioned below according to their related concept.</w:t>
      </w:r>
    </w:p>
  </w:comment>
  <w:comment w:id="416" w:author="Jade Raposa"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67" w:author="Jade Raposa [2]" w:date="2024-10-15T02:14:00Z" w:initials="">
    <w:p w14:paraId="0022F8A9" w14:textId="77777777" w:rsidR="008F456D" w:rsidRDefault="00000000">
      <w:pPr>
        <w:pStyle w:val="CommentText"/>
      </w:pPr>
      <w:r>
        <w:t>Conceptual + Operational</w:t>
      </w:r>
    </w:p>
    <w:p w14:paraId="58AA1B46" w14:textId="77777777" w:rsidR="008F456D" w:rsidRDefault="00000000">
      <w:pPr>
        <w:pStyle w:val="CommentText"/>
      </w:pPr>
      <w:r>
        <w:t xml:space="preserve">       ^</w:t>
      </w:r>
    </w:p>
    <w:p w14:paraId="10E528E5" w14:textId="77777777" w:rsidR="008F456D" w:rsidRDefault="00000000">
      <w:pPr>
        <w:pStyle w:val="CommentText"/>
      </w:pPr>
      <w:r>
        <w:t xml:space="preserve">        l</w:t>
      </w:r>
    </w:p>
    <w:p w14:paraId="425EA099" w14:textId="77777777" w:rsidR="008F456D" w:rsidRDefault="00000000">
      <w:pPr>
        <w:pStyle w:val="CommentText"/>
      </w:pPr>
      <w:r>
        <w:t>“I can’t see this”</w:t>
      </w:r>
    </w:p>
    <w:p w14:paraId="4343EB64" w14:textId="77777777" w:rsidR="008F456D" w:rsidRDefault="008F456D">
      <w:pPr>
        <w:pStyle w:val="CommentText"/>
      </w:pPr>
    </w:p>
    <w:p w14:paraId="74286692" w14:textId="77777777" w:rsidR="008F456D" w:rsidRDefault="00000000">
      <w:pPr>
        <w:pStyle w:val="CommentText"/>
      </w:pPr>
      <w:r>
        <w:t>-</w:t>
      </w:r>
      <w:r>
        <w:tab/>
        <w:t xml:space="preserve"> Sir Vic</w:t>
      </w:r>
    </w:p>
  </w:comment>
  <w:comment w:id="506" w:author="Jade Raposa [2]" w:date="2024-10-15T02:07:00Z" w:initials="">
    <w:p w14:paraId="4B81500D" w14:textId="77777777" w:rsidR="008F456D" w:rsidRDefault="00000000">
      <w:pPr>
        <w:pStyle w:val="CommentText"/>
      </w:pPr>
      <w:r>
        <w:t xml:space="preserve">I remember sir JP saying </w:t>
      </w:r>
      <w:proofErr w:type="spellStart"/>
      <w:r>
        <w:t>na</w:t>
      </w:r>
      <w:proofErr w:type="spellEnd"/>
      <w:r>
        <w:t xml:space="preserve"> di naman </w:t>
      </w:r>
      <w:proofErr w:type="spellStart"/>
      <w:r>
        <w:t>daw</w:t>
      </w:r>
      <w:proofErr w:type="spellEnd"/>
      <w:r>
        <w:t xml:space="preserve"> to </w:t>
      </w:r>
      <w:proofErr w:type="spellStart"/>
      <w:r>
        <w:t>yung</w:t>
      </w:r>
      <w:proofErr w:type="spellEnd"/>
      <w:r>
        <w:t xml:space="preserve"> methodology, </w:t>
      </w:r>
      <w:proofErr w:type="spellStart"/>
      <w:r>
        <w:t>papalitan</w:t>
      </w:r>
      <w:proofErr w:type="spellEnd"/>
      <w:r>
        <w:t xml:space="preserve"> natin picture, consequently the description.</w:t>
      </w:r>
    </w:p>
  </w:comment>
  <w:comment w:id="507" w:author="Jade Raposa [2]" w:date="2024-10-15T02:07:00Z" w:initials="">
    <w:p w14:paraId="567BCE41" w14:textId="77777777" w:rsidR="008F456D" w:rsidRDefault="00000000">
      <w:pPr>
        <w:pStyle w:val="CommentText"/>
      </w:pPr>
      <w:r>
        <w:t>“Include RRL”</w:t>
      </w:r>
    </w:p>
    <w:p w14:paraId="267C1F13" w14:textId="77777777" w:rsidR="008F456D" w:rsidRDefault="008F456D">
      <w:pPr>
        <w:pStyle w:val="CommentText"/>
      </w:pPr>
    </w:p>
    <w:p w14:paraId="71CECCC5" w14:textId="77777777" w:rsidR="008F456D" w:rsidRDefault="00000000">
      <w:pPr>
        <w:pStyle w:val="CommentText"/>
        <w:numPr>
          <w:ilvl w:val="0"/>
          <w:numId w:val="2"/>
        </w:numPr>
      </w:pPr>
      <w:r>
        <w:t>Sir Vic</w:t>
      </w:r>
    </w:p>
  </w:comment>
  <w:comment w:id="511" w:author="Jade Raposa [2]" w:date="2024-10-15T02:07:00Z" w:initials="">
    <w:p w14:paraId="60F578E7" w14:textId="77777777" w:rsidR="008F456D" w:rsidRDefault="00000000">
      <w:pPr>
        <w:pStyle w:val="CommentText"/>
      </w:pPr>
      <w:r>
        <w:t xml:space="preserve">“Odd Space” </w:t>
      </w:r>
    </w:p>
    <w:p w14:paraId="442C2BA1" w14:textId="77777777" w:rsidR="008F456D" w:rsidRDefault="008F456D">
      <w:pPr>
        <w:pStyle w:val="CommentText"/>
      </w:pPr>
    </w:p>
    <w:p w14:paraId="6D92A709" w14:textId="77777777" w:rsidR="008F456D" w:rsidRDefault="00000000">
      <w:pPr>
        <w:pStyle w:val="CommentText"/>
      </w:pPr>
      <w:r>
        <w:t>- Sir Vic</w:t>
      </w:r>
    </w:p>
    <w:p w14:paraId="2E1F0586" w14:textId="77777777" w:rsidR="008F456D" w:rsidRDefault="008F456D">
      <w:pPr>
        <w:pStyle w:val="CommentText"/>
      </w:pPr>
    </w:p>
    <w:p w14:paraId="11B0167E" w14:textId="77777777" w:rsidR="008F456D" w:rsidRDefault="0000000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671" w:author="Jade Raposa [2]" w:date="2024-10-15T02:08:00Z" w:initials="">
    <w:p w14:paraId="4F082E5D" w14:textId="77777777" w:rsidR="008F456D" w:rsidRDefault="00000000">
      <w:pPr>
        <w:pStyle w:val="CommentText"/>
      </w:pPr>
      <w:r>
        <w:t>I remember the panel mentioning RRL for this, discuss what the theoretical framework expresses</w:t>
      </w:r>
    </w:p>
  </w:comment>
  <w:comment w:id="690" w:author="Jade Raposa [2]" w:date="2024-10-15T02:09:00Z" w:initials="">
    <w:p w14:paraId="4506A4F1" w14:textId="77777777" w:rsidR="008F456D" w:rsidRDefault="00000000">
      <w:pPr>
        <w:pStyle w:val="CommentText"/>
      </w:pPr>
      <w:r>
        <w:t>“Revise”</w:t>
      </w:r>
    </w:p>
    <w:p w14:paraId="2AF28BB1" w14:textId="77777777" w:rsidR="008F456D" w:rsidRDefault="008F456D">
      <w:pPr>
        <w:pStyle w:val="CommentText"/>
      </w:pPr>
    </w:p>
    <w:p w14:paraId="6BAE1D50" w14:textId="77777777" w:rsidR="008F456D" w:rsidRDefault="00000000">
      <w:pPr>
        <w:pStyle w:val="CommentText"/>
      </w:pPr>
      <w:r>
        <w:t>-</w:t>
      </w:r>
      <w:r>
        <w:tab/>
        <w:t xml:space="preserve"> Sir Vic</w:t>
      </w:r>
    </w:p>
  </w:comment>
  <w:comment w:id="704" w:author="Jade Raposa [2]" w:date="2024-10-15T02:10:00Z" w:initials="">
    <w:p w14:paraId="5DC334CD" w14:textId="77777777" w:rsidR="008F456D" w:rsidRDefault="00000000">
      <w:pPr>
        <w:pStyle w:val="CommentText"/>
      </w:pPr>
      <w:r>
        <w:t>“Update use-case with sequence diagram”</w:t>
      </w:r>
    </w:p>
    <w:p w14:paraId="24CD7D35" w14:textId="77777777" w:rsidR="008F456D" w:rsidRDefault="008F456D">
      <w:pPr>
        <w:pStyle w:val="CommentText"/>
      </w:pPr>
    </w:p>
    <w:p w14:paraId="2F2E50D3" w14:textId="77777777" w:rsidR="008F456D" w:rsidRDefault="00000000">
      <w:pPr>
        <w:pStyle w:val="CommentText"/>
      </w:pPr>
      <w:r>
        <w:t>-</w:t>
      </w:r>
      <w:r>
        <w:tab/>
        <w:t xml:space="preserve"> Sir Vic</w:t>
      </w:r>
    </w:p>
  </w:comment>
  <w:comment w:id="733" w:author="Jade Raposa [2]" w:date="2024-10-15T02:10:00Z" w:initials="">
    <w:p w14:paraId="55567381" w14:textId="77777777" w:rsidR="008F456D" w:rsidRDefault="00000000">
      <w:pPr>
        <w:pStyle w:val="CommentText"/>
      </w:pPr>
      <w:r>
        <w:t>“Please correct this diagram”</w:t>
      </w:r>
    </w:p>
    <w:p w14:paraId="7099FBFF" w14:textId="77777777" w:rsidR="008F456D" w:rsidRDefault="008F456D">
      <w:pPr>
        <w:pStyle w:val="CommentText"/>
      </w:pPr>
    </w:p>
    <w:p w14:paraId="3485B384" w14:textId="77777777" w:rsidR="008F456D" w:rsidRDefault="0000000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71CECCC5" w15:done="0"/>
  <w15:commentEx w15:paraId="11B0167E" w15:done="0"/>
  <w15:commentEx w15:paraId="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71CECCC5" w16cid:durableId="31D786B5"/>
  <w16cid:commentId w16cid:paraId="11B0167E" w16cid:durableId="1E6E1090"/>
  <w16cid:commentId w16cid:paraId="4F082E5D" w16cid:durableId="3FE0A43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47051" w14:textId="77777777" w:rsidR="0026628F" w:rsidRDefault="0026628F">
      <w:pPr>
        <w:spacing w:line="240" w:lineRule="auto"/>
      </w:pPr>
      <w:r>
        <w:separator/>
      </w:r>
    </w:p>
  </w:endnote>
  <w:endnote w:type="continuationSeparator" w:id="0">
    <w:p w14:paraId="49D21235" w14:textId="77777777" w:rsidR="0026628F" w:rsidRDefault="002662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77777777" w:rsidR="008F456D" w:rsidRDefault="008F456D">
    <w:pPr>
      <w:pStyle w:val="Footer"/>
      <w:jc w:val="right"/>
    </w:pPr>
  </w:p>
  <w:p w14:paraId="58510AC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77777777" w:rsidR="008F456D" w:rsidRDefault="008F456D">
    <w:pPr>
      <w:pStyle w:val="Footer"/>
      <w:jc w:val="right"/>
    </w:pPr>
  </w:p>
  <w:p w14:paraId="14D7FD70"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95D86" w14:textId="77777777" w:rsidR="0026628F" w:rsidRDefault="0026628F">
      <w:pPr>
        <w:spacing w:after="0"/>
      </w:pPr>
      <w:r>
        <w:separator/>
      </w:r>
    </w:p>
  </w:footnote>
  <w:footnote w:type="continuationSeparator" w:id="0">
    <w:p w14:paraId="6215EC3E" w14:textId="77777777" w:rsidR="0026628F" w:rsidRDefault="0026628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000000">
    <w:pPr>
      <w:pStyle w:val="Header"/>
      <w:jc w:val="right"/>
      <w:rPr>
        <w:rFonts w:ascii="Georgia" w:hAnsi="Georgia"/>
      </w:rPr>
    </w:pPr>
    <w:ins w:id="4" w:author="Jade Raposa [2]"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2]" w:date="2024-10-16T23:21:00Z">
      <w:r>
        <w:rPr>
          <w:rFonts w:ascii="Georgia" w:hAnsi="Georgia"/>
          <w:rPrChange w:id="6" w:author="Jade Raposa [2]" w:date="2024-10-16T23:22:00Z">
            <w:rPr/>
          </w:rPrChange>
        </w:rPr>
        <w:t>Recommendation For Capstone Project Final Defense</w:t>
      </w:r>
    </w:ins>
    <w:r>
      <w:rPr>
        <w:rFonts w:ascii="Georgia" w:hAnsi="Georgia"/>
        <w:noProof/>
        <w:lang w:val="en-US"/>
        <w:rPrChange w:id="7" w:author="Jade Raposa [2]"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2]" w:date="2024-10-16T23:21:00Z">
      <w:r>
        <w:rPr>
          <w:rFonts w:ascii="Georgia" w:hAnsi="Georgia"/>
          <w:rPrChange w:id="9" w:author="Jade Raposa [2]" w:date="2024-10-16T23:22:00Z">
            <w:rPr/>
          </w:rPrChange>
        </w:rPr>
        <w:t xml:space="preserve">  |</w:t>
      </w:r>
    </w:ins>
    <w:ins w:id="10" w:author="Jade Raposa [2]" w:date="2024-10-16T23:22:00Z">
      <w:r>
        <w:rPr>
          <w:rFonts w:ascii="Georgia" w:hAnsi="Georgia"/>
          <w:rPrChange w:id="11" w:author="Jade Raposa [2]" w:date="2024-10-16T23:22:00Z">
            <w:rPr/>
          </w:rPrChange>
        </w:rPr>
        <w:t xml:space="preserve"> </w:t>
      </w:r>
    </w:ins>
    <w:ins w:id="12" w:author="Jade Raposa [2]" w:date="2024-10-16T23:21:00Z">
      <w:r>
        <w:rPr>
          <w:rFonts w:ascii="Georgia" w:hAnsi="Georgia"/>
          <w:rPrChange w:id="13" w:author="Jade Raposa [2]" w:date="2024-10-16T23:22:00Z">
            <w:rPr/>
          </w:rPrChange>
        </w:rPr>
        <w:t xml:space="preserve"> ii</w:t>
      </w:r>
    </w:ins>
    <w:customXmlDelRangeStart w:id="14" w:author="Jade Raposa [2]" w:date="2024-10-16T23:21:00Z"/>
    <w:sdt>
      <w:sdtPr>
        <w:rPr>
          <w:rFonts w:ascii="Georgia" w:hAnsi="Georgia"/>
        </w:rPr>
        <w:id w:val="-254749712"/>
        <w:docPartObj>
          <w:docPartGallery w:val="AutoText"/>
        </w:docPartObj>
      </w:sdtPr>
      <w:sdtContent>
        <w:customXmlDelRangeEnd w:id="14"/>
        <w:del w:id="15" w:author="Jade Raposa [2]" w:date="2024-10-16T23:21:00Z">
          <w:r>
            <w:rPr>
              <w:rFonts w:ascii="Georgia" w:hAnsi="Georgia"/>
              <w:rPrChange w:id="16" w:author="Jade Raposa [2]"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2]"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000000" w:rsidP="008F456D">
    <w:pPr>
      <w:pStyle w:val="Header"/>
      <w:tabs>
        <w:tab w:val="clear" w:pos="4680"/>
        <w:tab w:val="clear" w:pos="9360"/>
        <w:tab w:val="right" w:pos="8640"/>
      </w:tabs>
      <w:jc w:val="right"/>
      <w:rPr>
        <w:rFonts w:ascii="Georgia" w:hAnsi="Georgia"/>
        <w:rPrChange w:id="192" w:author="Jade Raposa [2]" w:date="2024-10-16T21:12:00Z">
          <w:rPr/>
        </w:rPrChange>
      </w:rPr>
      <w:pPrChange w:id="193" w:author="Jade Raposa [2]" w:date="2024-10-16T21:13:00Z">
        <w:pPr>
          <w:pStyle w:val="Header"/>
          <w:tabs>
            <w:tab w:val="clear" w:pos="4680"/>
            <w:tab w:val="clear" w:pos="9360"/>
            <w:tab w:val="right" w:pos="8640"/>
          </w:tabs>
        </w:pPr>
      </w:pPrChange>
    </w:pPr>
    <w:ins w:id="194" w:author="Jade Raposa [2]"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5" w:author="Jade Raposa [2]" w:date="2024-10-16T21:22:00Z">
      <w:r>
        <w:t xml:space="preserve"> </w:t>
      </w:r>
    </w:ins>
    <w:proofErr w:type="gramStart"/>
    <w:ins w:id="196" w:author="Jade Raposa [2]" w:date="2024-10-16T21:38:00Z">
      <w:r>
        <w:rPr>
          <w:rFonts w:ascii="Georgia" w:hAnsi="Georgia"/>
        </w:rPr>
        <w:t>Acknowledgement</w:t>
      </w:r>
    </w:ins>
    <w:ins w:id="197" w:author="Jade Raposa [2]" w:date="2024-10-16T21:22:00Z">
      <w:r>
        <w:rPr>
          <w:rFonts w:ascii="Georgia" w:hAnsi="Georgia"/>
        </w:rPr>
        <w:t xml:space="preserve">  |</w:t>
      </w:r>
      <w:proofErr w:type="gramEnd"/>
      <w:r>
        <w:rPr>
          <w:rFonts w:ascii="Georgia" w:hAnsi="Georgia"/>
        </w:rPr>
        <w:t xml:space="preserve">  </w:t>
      </w:r>
    </w:ins>
    <w:ins w:id="198" w:author="Jade Raposa [2]" w:date="2024-10-16T21:46:00Z">
      <w:r>
        <w:rPr>
          <w:rFonts w:ascii="Georgia" w:hAnsi="Georgia"/>
        </w:rPr>
        <w:t>vii</w:t>
      </w:r>
    </w:ins>
    <w:ins w:id="199" w:author="Jade Raposa [2]"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000000" w:rsidP="008F456D">
    <w:pPr>
      <w:pStyle w:val="Footer"/>
      <w:jc w:val="right"/>
      <w:rPr>
        <w:rFonts w:ascii="Georgia" w:hAnsi="Georgia"/>
      </w:rPr>
      <w:pPrChange w:id="2528" w:author="Jade Raposa [2]" w:date="2024-10-17T00:28:00Z">
        <w:pPr>
          <w:pStyle w:val="Footer"/>
        </w:pPr>
      </w:pPrChange>
    </w:pPr>
    <w:ins w:id="2529" w:author="Jade Raposa [2]" w:date="2024-10-17T00:28:00Z">
      <w:r>
        <w:rPr>
          <w:rFonts w:ascii="Georgia" w:hAnsi="Georgia"/>
        </w:rPr>
        <w:t xml:space="preserve">Appendix </w:t>
      </w:r>
    </w:ins>
    <w:ins w:id="2530" w:author="Jade Raposa [2]" w:date="2024-10-17T00:50:00Z">
      <w:r>
        <w:rPr>
          <w:rFonts w:ascii="Georgia" w:hAnsi="Georgia"/>
        </w:rPr>
        <w:t>D</w:t>
      </w:r>
    </w:ins>
    <w:ins w:id="2531" w:author="Jade Raposa [2]" w:date="2024-10-17T00:29:00Z">
      <w:r>
        <w:rPr>
          <w:rFonts w:ascii="Georgia" w:hAnsi="Georgia"/>
        </w:rPr>
        <w:t xml:space="preserve">  </w:t>
      </w:r>
    </w:ins>
    <w:ins w:id="2532" w:author="Jade Raposa [2]" w:date="2024-10-17T00:28:00Z">
      <w:r>
        <w:rPr>
          <w:rFonts w:ascii="Georgia" w:hAnsi="Georgia"/>
        </w:rPr>
        <w:t xml:space="preserve">| </w:t>
      </w:r>
    </w:ins>
    <w:ins w:id="2533" w:author="Jade Raposa [2]" w:date="2024-10-17T00:29:00Z">
      <w:r>
        <w:rPr>
          <w:rFonts w:ascii="Georgia" w:hAnsi="Georgia"/>
        </w:rPr>
        <w:t xml:space="preserve"> </w:t>
      </w:r>
    </w:ins>
    <w:ins w:id="2534" w:author="Jade Raposa [2]" w:date="2024-10-17T00:39:00Z">
      <w:r>
        <w:rPr>
          <w:rFonts w:ascii="Georgia" w:hAnsi="Georgia"/>
        </w:rPr>
        <w:t>7</w:t>
      </w:r>
    </w:ins>
    <w:ins w:id="2535" w:author="Jade Raposa [2]" w:date="2024-10-17T00:58:00Z">
      <w:r>
        <w:rPr>
          <w:rFonts w:ascii="Georgia" w:hAnsi="Georgia"/>
        </w:rPr>
        <w:t>9</w:t>
      </w:r>
    </w:ins>
    <w:del w:id="2536" w:author="Jade Raposa [2]"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37" w:author="Jade Raposa [2]"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000000">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000000" w:rsidP="008F456D">
    <w:pPr>
      <w:pStyle w:val="Footer"/>
      <w:jc w:val="right"/>
      <w:rPr>
        <w:rFonts w:ascii="Georgia" w:hAnsi="Georgia"/>
      </w:rPr>
      <w:pPrChange w:id="2650" w:author="Jade Raposa [2]" w:date="2024-10-17T00:28:00Z">
        <w:pPr>
          <w:pStyle w:val="Footer"/>
        </w:pPr>
      </w:pPrChange>
    </w:pPr>
    <w:ins w:id="2651" w:author="Jade Raposa [2]" w:date="2024-10-17T00:28:00Z">
      <w:r>
        <w:rPr>
          <w:rFonts w:ascii="Georgia" w:hAnsi="Georgia"/>
        </w:rPr>
        <w:t xml:space="preserve">Appendix </w:t>
      </w:r>
    </w:ins>
    <w:ins w:id="2652" w:author="Jade Raposa [2]" w:date="2024-10-17T00:50:00Z">
      <w:r>
        <w:rPr>
          <w:rFonts w:ascii="Georgia" w:hAnsi="Georgia"/>
        </w:rPr>
        <w:t>D</w:t>
      </w:r>
    </w:ins>
    <w:ins w:id="2653" w:author="Jade Raposa [2]" w:date="2024-10-17T00:29:00Z">
      <w:r>
        <w:rPr>
          <w:rFonts w:ascii="Georgia" w:hAnsi="Georgia"/>
        </w:rPr>
        <w:t xml:space="preserve">  </w:t>
      </w:r>
    </w:ins>
    <w:ins w:id="2654" w:author="Jade Raposa [2]" w:date="2024-10-17T00:28:00Z">
      <w:r>
        <w:rPr>
          <w:rFonts w:ascii="Georgia" w:hAnsi="Georgia"/>
        </w:rPr>
        <w:t xml:space="preserve">| </w:t>
      </w:r>
    </w:ins>
    <w:ins w:id="2655" w:author="Jade Raposa [2]" w:date="2024-10-17T00:29:00Z">
      <w:r>
        <w:rPr>
          <w:rFonts w:ascii="Georgia" w:hAnsi="Georgia"/>
        </w:rPr>
        <w:t xml:space="preserve"> </w:t>
      </w:r>
    </w:ins>
    <w:ins w:id="2656" w:author="Jade Raposa [2]" w:date="2024-10-17T00:59:00Z">
      <w:r>
        <w:rPr>
          <w:rFonts w:ascii="Georgia" w:hAnsi="Georgia"/>
        </w:rPr>
        <w:t>80</w:t>
      </w:r>
    </w:ins>
    <w:del w:id="2657" w:author="Jade Raposa [2]"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658" w:author="Jade Raposa [2]" w:date="2024-10-17T00:28:00Z">
      <w:r>
        <w:rPr>
          <w:rFonts w:ascii="Georgia" w:hAnsi="Georgia"/>
        </w:rPr>
        <w:delText>7</w:delText>
      </w:r>
    </w:del>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000000">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000000" w:rsidP="008F456D">
    <w:pPr>
      <w:pStyle w:val="Footer"/>
      <w:jc w:val="right"/>
      <w:rPr>
        <w:rFonts w:ascii="Georgia" w:hAnsi="Georgia"/>
      </w:rPr>
      <w:pPrChange w:id="2813" w:author="Jade Raposa [2]" w:date="2024-10-17T00:28:00Z">
        <w:pPr>
          <w:pStyle w:val="Footer"/>
        </w:pPr>
      </w:pPrChange>
    </w:pPr>
    <w:ins w:id="2814" w:author="Jade Raposa [2]" w:date="2024-10-17T00:28:00Z">
      <w:r>
        <w:rPr>
          <w:rFonts w:ascii="Georgia" w:hAnsi="Georgia"/>
        </w:rPr>
        <w:t xml:space="preserve">Appendix </w:t>
      </w:r>
    </w:ins>
    <w:ins w:id="2815" w:author="Jade Raposa [2]" w:date="2024-10-17T00:50:00Z">
      <w:r>
        <w:rPr>
          <w:rFonts w:ascii="Georgia" w:hAnsi="Georgia"/>
        </w:rPr>
        <w:t>D</w:t>
      </w:r>
    </w:ins>
    <w:ins w:id="2816" w:author="Jade Raposa [2]" w:date="2024-10-17T00:29:00Z">
      <w:r>
        <w:rPr>
          <w:rFonts w:ascii="Georgia" w:hAnsi="Georgia"/>
        </w:rPr>
        <w:t xml:space="preserve">  </w:t>
      </w:r>
    </w:ins>
    <w:ins w:id="2817" w:author="Jade Raposa [2]" w:date="2024-10-17T00:28:00Z">
      <w:r>
        <w:rPr>
          <w:rFonts w:ascii="Georgia" w:hAnsi="Georgia"/>
        </w:rPr>
        <w:t xml:space="preserve">| </w:t>
      </w:r>
    </w:ins>
    <w:ins w:id="2818" w:author="Jade Raposa [2]" w:date="2024-10-17T00:29:00Z">
      <w:r>
        <w:rPr>
          <w:rFonts w:ascii="Georgia" w:hAnsi="Georgia"/>
        </w:rPr>
        <w:t xml:space="preserve"> </w:t>
      </w:r>
    </w:ins>
    <w:ins w:id="2819" w:author="Jade Raposa [2]" w:date="2024-10-17T00:59:00Z">
      <w:r>
        <w:rPr>
          <w:rFonts w:ascii="Georgia" w:hAnsi="Georgia"/>
        </w:rPr>
        <w:t>8</w:t>
      </w:r>
    </w:ins>
    <w:ins w:id="2820" w:author="Jade Raposa [2]" w:date="2024-10-17T01:01:00Z">
      <w:r>
        <w:rPr>
          <w:rFonts w:ascii="Georgia" w:hAnsi="Georgia"/>
        </w:rPr>
        <w:t>1</w:t>
      </w:r>
    </w:ins>
    <w:del w:id="2821" w:author="Jade Raposa [2]"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822" w:author="Jade Raposa [2]" w:date="2024-10-17T00:28:00Z">
      <w:r>
        <w:rPr>
          <w:rFonts w:ascii="Georgia" w:hAnsi="Georgia"/>
        </w:rPr>
        <w:delText>7</w:delText>
      </w:r>
    </w:del>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000000" w:rsidP="008F456D">
    <w:pPr>
      <w:pStyle w:val="Footer"/>
      <w:jc w:val="right"/>
      <w:rPr>
        <w:rFonts w:ascii="Georgia" w:hAnsi="Georgia"/>
      </w:rPr>
      <w:pPrChange w:id="2925" w:author="Jade Raposa [2]" w:date="2024-10-17T00:28:00Z">
        <w:pPr>
          <w:pStyle w:val="Footer"/>
        </w:pPr>
      </w:pPrChange>
    </w:pPr>
    <w:ins w:id="2926" w:author="Jade Raposa [2]" w:date="2024-10-17T00:28:00Z">
      <w:r>
        <w:rPr>
          <w:rFonts w:ascii="Georgia" w:hAnsi="Georgia"/>
        </w:rPr>
        <w:t xml:space="preserve">Appendix </w:t>
      </w:r>
    </w:ins>
    <w:ins w:id="2927" w:author="Jade Raposa [2]" w:date="2024-10-17T00:50:00Z">
      <w:r>
        <w:rPr>
          <w:rFonts w:ascii="Georgia" w:hAnsi="Georgia"/>
        </w:rPr>
        <w:t>D</w:t>
      </w:r>
    </w:ins>
    <w:ins w:id="2928" w:author="Jade Raposa [2]" w:date="2024-10-17T00:29:00Z">
      <w:r>
        <w:rPr>
          <w:rFonts w:ascii="Georgia" w:hAnsi="Georgia"/>
        </w:rPr>
        <w:t xml:space="preserve">  </w:t>
      </w:r>
    </w:ins>
    <w:ins w:id="2929" w:author="Jade Raposa [2]" w:date="2024-10-17T00:28:00Z">
      <w:r>
        <w:rPr>
          <w:rFonts w:ascii="Georgia" w:hAnsi="Georgia"/>
        </w:rPr>
        <w:t xml:space="preserve">| </w:t>
      </w:r>
    </w:ins>
    <w:ins w:id="2930" w:author="Jade Raposa [2]" w:date="2024-10-17T00:29:00Z">
      <w:r>
        <w:rPr>
          <w:rFonts w:ascii="Georgia" w:hAnsi="Georgia"/>
        </w:rPr>
        <w:t xml:space="preserve"> </w:t>
      </w:r>
    </w:ins>
    <w:ins w:id="2931" w:author="Jade Raposa [2]" w:date="2024-10-17T00:59:00Z">
      <w:r>
        <w:rPr>
          <w:rFonts w:ascii="Georgia" w:hAnsi="Georgia"/>
        </w:rPr>
        <w:t>8</w:t>
      </w:r>
    </w:ins>
    <w:ins w:id="2932" w:author="Jade Raposa [2]" w:date="2024-10-17T01:02:00Z">
      <w:r>
        <w:rPr>
          <w:rFonts w:ascii="Georgia" w:hAnsi="Georgia"/>
        </w:rPr>
        <w:t>2</w:t>
      </w:r>
    </w:ins>
    <w:del w:id="2933" w:author="Jade Raposa [2]"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934" w:author="Jade Raposa [2]" w:date="2024-10-17T00:28:00Z">
      <w:r>
        <w:rPr>
          <w:rFonts w:ascii="Georgia" w:hAnsi="Georgia"/>
        </w:rPr>
        <w:delText>7</w:delText>
      </w:r>
    </w:del>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000000">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000000" w:rsidP="008F456D">
    <w:pPr>
      <w:pStyle w:val="Footer"/>
      <w:jc w:val="right"/>
      <w:rPr>
        <w:rFonts w:ascii="Georgia" w:hAnsi="Georgia"/>
      </w:rPr>
      <w:pPrChange w:id="3113" w:author="Jade Raposa [2]" w:date="2024-10-17T00:28:00Z">
        <w:pPr>
          <w:pStyle w:val="Footer"/>
        </w:pPr>
      </w:pPrChange>
    </w:pPr>
    <w:ins w:id="3114" w:author="Jade Raposa [2]" w:date="2024-10-17T00:28:00Z">
      <w:r>
        <w:rPr>
          <w:rFonts w:ascii="Georgia" w:hAnsi="Georgia"/>
        </w:rPr>
        <w:t xml:space="preserve">Appendix </w:t>
      </w:r>
    </w:ins>
    <w:ins w:id="3115" w:author="Jade Raposa [2]" w:date="2024-10-17T00:50:00Z">
      <w:r>
        <w:rPr>
          <w:rFonts w:ascii="Georgia" w:hAnsi="Georgia"/>
        </w:rPr>
        <w:t>D</w:t>
      </w:r>
    </w:ins>
    <w:ins w:id="3116" w:author="Jade Raposa [2]" w:date="2024-10-17T00:29:00Z">
      <w:r>
        <w:rPr>
          <w:rFonts w:ascii="Georgia" w:hAnsi="Georgia"/>
        </w:rPr>
        <w:t xml:space="preserve">  </w:t>
      </w:r>
    </w:ins>
    <w:ins w:id="3117" w:author="Jade Raposa [2]" w:date="2024-10-17T00:28:00Z">
      <w:r>
        <w:rPr>
          <w:rFonts w:ascii="Georgia" w:hAnsi="Georgia"/>
        </w:rPr>
        <w:t xml:space="preserve">| </w:t>
      </w:r>
    </w:ins>
    <w:ins w:id="3118" w:author="Jade Raposa [2]" w:date="2024-10-17T00:29:00Z">
      <w:r>
        <w:rPr>
          <w:rFonts w:ascii="Georgia" w:hAnsi="Georgia"/>
        </w:rPr>
        <w:t xml:space="preserve"> </w:t>
      </w:r>
    </w:ins>
    <w:ins w:id="3119" w:author="Jade Raposa [2]" w:date="2024-10-17T00:59:00Z">
      <w:r>
        <w:rPr>
          <w:rFonts w:ascii="Georgia" w:hAnsi="Georgia"/>
        </w:rPr>
        <w:t>8</w:t>
      </w:r>
    </w:ins>
    <w:ins w:id="3120" w:author="Jade Raposa [2]" w:date="2024-10-17T01:04:00Z">
      <w:r>
        <w:rPr>
          <w:rFonts w:ascii="Georgia" w:hAnsi="Georgia"/>
        </w:rPr>
        <w:t>3</w:t>
      </w:r>
    </w:ins>
    <w:del w:id="3121" w:author="Jade Raposa [2]"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22" w:author="Jade Raposa [2]" w:date="2024-10-17T00:28:00Z">
      <w:r>
        <w:rPr>
          <w:rFonts w:ascii="Georgia" w:hAnsi="Georgia"/>
        </w:rPr>
        <w:delText>7</w:delText>
      </w:r>
    </w:del>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000000">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000000" w:rsidP="008F456D">
    <w:pPr>
      <w:pStyle w:val="Footer"/>
      <w:jc w:val="right"/>
      <w:rPr>
        <w:rFonts w:ascii="Georgia" w:hAnsi="Georgia"/>
      </w:rPr>
      <w:pPrChange w:id="3142" w:author="Jade Raposa [2]" w:date="2024-10-17T00:28:00Z">
        <w:pPr>
          <w:pStyle w:val="Footer"/>
        </w:pPr>
      </w:pPrChange>
    </w:pPr>
    <w:ins w:id="3143" w:author="Jade Raposa [2]" w:date="2024-10-17T01:04:00Z">
      <w:r>
        <w:rPr>
          <w:rFonts w:ascii="Georgia" w:hAnsi="Georgia"/>
        </w:rPr>
        <w:t>Curriculum Vitae</w:t>
      </w:r>
    </w:ins>
    <w:ins w:id="3144" w:author="Jade Raposa [2]" w:date="2024-10-17T00:29:00Z">
      <w:r>
        <w:rPr>
          <w:rFonts w:ascii="Georgia" w:hAnsi="Georgia"/>
        </w:rPr>
        <w:t xml:space="preserve">  </w:t>
      </w:r>
    </w:ins>
    <w:ins w:id="3145" w:author="Jade Raposa [2]" w:date="2024-10-17T00:28:00Z">
      <w:r>
        <w:rPr>
          <w:rFonts w:ascii="Georgia" w:hAnsi="Georgia"/>
        </w:rPr>
        <w:t xml:space="preserve">| </w:t>
      </w:r>
    </w:ins>
    <w:ins w:id="3146" w:author="Jade Raposa [2]" w:date="2024-10-17T00:29:00Z">
      <w:r>
        <w:rPr>
          <w:rFonts w:ascii="Georgia" w:hAnsi="Georgia"/>
        </w:rPr>
        <w:t xml:space="preserve"> </w:t>
      </w:r>
    </w:ins>
    <w:ins w:id="3147" w:author="Jade Raposa [2]" w:date="2024-10-17T00:59:00Z">
      <w:r>
        <w:rPr>
          <w:rFonts w:ascii="Georgia" w:hAnsi="Georgia"/>
        </w:rPr>
        <w:t>8</w:t>
      </w:r>
    </w:ins>
    <w:ins w:id="3148" w:author="Jade Raposa [2]" w:date="2024-10-17T01:04:00Z">
      <w:r>
        <w:rPr>
          <w:rFonts w:ascii="Georgia" w:hAnsi="Georgia"/>
        </w:rPr>
        <w:t>4</w:t>
      </w:r>
    </w:ins>
    <w:del w:id="3149" w:author="Jade Raposa [2]"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50" w:author="Jade Raposa [2]"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000000" w:rsidP="008F456D">
    <w:pPr>
      <w:pStyle w:val="Header"/>
      <w:tabs>
        <w:tab w:val="clear" w:pos="4680"/>
        <w:tab w:val="clear" w:pos="9360"/>
        <w:tab w:val="right" w:pos="8640"/>
      </w:tabs>
      <w:jc w:val="right"/>
      <w:rPr>
        <w:rFonts w:ascii="Georgia" w:hAnsi="Georgia"/>
        <w:rPrChange w:id="237" w:author="Jade Raposa [2]" w:date="2024-10-16T21:12:00Z">
          <w:rPr/>
        </w:rPrChange>
      </w:rPr>
      <w:pPrChange w:id="238" w:author="Jade Raposa [2]" w:date="2024-10-16T21:13:00Z">
        <w:pPr>
          <w:pStyle w:val="Header"/>
          <w:tabs>
            <w:tab w:val="clear" w:pos="4680"/>
            <w:tab w:val="clear" w:pos="9360"/>
            <w:tab w:val="right" w:pos="8640"/>
          </w:tabs>
        </w:pPr>
      </w:pPrChange>
    </w:pPr>
    <w:ins w:id="239" w:author="Jade Raposa [2]"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0" w:author="Jade Raposa [2]" w:date="2024-10-16T21:22:00Z">
      <w:r>
        <w:t xml:space="preserve"> </w:t>
      </w:r>
    </w:ins>
    <w:ins w:id="241" w:author="Jade Raposa [2]" w:date="2024-10-16T21:48:00Z">
      <w:r>
        <w:rPr>
          <w:rFonts w:ascii="Georgia" w:hAnsi="Georgia"/>
        </w:rPr>
        <w:t>T</w:t>
      </w:r>
    </w:ins>
    <w:ins w:id="242" w:author="Jade Raposa [2]" w:date="2024-10-16T21:49:00Z">
      <w:r>
        <w:rPr>
          <w:rFonts w:ascii="Georgia" w:hAnsi="Georgia"/>
        </w:rPr>
        <w:t xml:space="preserve">able Of </w:t>
      </w:r>
      <w:proofErr w:type="gramStart"/>
      <w:r>
        <w:rPr>
          <w:rFonts w:ascii="Georgia" w:hAnsi="Georgia"/>
        </w:rPr>
        <w:t>Contents</w:t>
      </w:r>
    </w:ins>
    <w:ins w:id="243" w:author="Jade Raposa [2]" w:date="2024-10-16T21:22:00Z">
      <w:r>
        <w:rPr>
          <w:rFonts w:ascii="Georgia" w:hAnsi="Georgia"/>
        </w:rPr>
        <w:t xml:space="preserve">  |</w:t>
      </w:r>
      <w:proofErr w:type="gramEnd"/>
      <w:r>
        <w:rPr>
          <w:rFonts w:ascii="Georgia" w:hAnsi="Georgia"/>
        </w:rPr>
        <w:t xml:space="preserve">  </w:t>
      </w:r>
    </w:ins>
    <w:ins w:id="244" w:author="Jade Raposa [2]" w:date="2024-10-16T21:48:00Z">
      <w:r>
        <w:rPr>
          <w:rFonts w:ascii="Georgia" w:hAnsi="Georgia"/>
        </w:rPr>
        <w:t>x</w:t>
      </w:r>
    </w:ins>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000000">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000000" w:rsidP="008F456D">
    <w:pPr>
      <w:pStyle w:val="Footer"/>
      <w:jc w:val="right"/>
      <w:rPr>
        <w:rFonts w:ascii="Georgia" w:hAnsi="Georgia"/>
      </w:rPr>
      <w:pPrChange w:id="3154" w:author="Jade Raposa [2]" w:date="2024-10-17T00:28:00Z">
        <w:pPr>
          <w:pStyle w:val="Footer"/>
        </w:pPr>
      </w:pPrChange>
    </w:pPr>
    <w:ins w:id="3155" w:author="Jade Raposa [2]" w:date="2024-10-17T01:04:00Z">
      <w:r>
        <w:rPr>
          <w:rFonts w:ascii="Georgia" w:hAnsi="Georgia"/>
        </w:rPr>
        <w:t>Curriculum Vitae</w:t>
      </w:r>
    </w:ins>
    <w:ins w:id="3156" w:author="Jade Raposa [2]" w:date="2024-10-17T00:29:00Z">
      <w:r>
        <w:rPr>
          <w:rFonts w:ascii="Georgia" w:hAnsi="Georgia"/>
        </w:rPr>
        <w:t xml:space="preserve">  </w:t>
      </w:r>
    </w:ins>
    <w:ins w:id="3157" w:author="Jade Raposa [2]" w:date="2024-10-17T00:28:00Z">
      <w:r>
        <w:rPr>
          <w:rFonts w:ascii="Georgia" w:hAnsi="Georgia"/>
        </w:rPr>
        <w:t xml:space="preserve">| </w:t>
      </w:r>
    </w:ins>
    <w:ins w:id="3158" w:author="Jade Raposa [2]" w:date="2024-10-17T00:29:00Z">
      <w:r>
        <w:rPr>
          <w:rFonts w:ascii="Georgia" w:hAnsi="Georgia"/>
        </w:rPr>
        <w:t xml:space="preserve"> </w:t>
      </w:r>
    </w:ins>
    <w:ins w:id="3159" w:author="Jade Raposa [2]" w:date="2024-10-17T00:59:00Z">
      <w:r>
        <w:rPr>
          <w:rFonts w:ascii="Georgia" w:hAnsi="Georgia"/>
        </w:rPr>
        <w:t>8</w:t>
      </w:r>
    </w:ins>
    <w:ins w:id="3160" w:author="Jade Raposa [2]" w:date="2024-10-17T01:06:00Z">
      <w:r>
        <w:rPr>
          <w:rFonts w:ascii="Georgia" w:hAnsi="Georgia"/>
        </w:rPr>
        <w:t>5</w:t>
      </w:r>
    </w:ins>
    <w:del w:id="3161" w:author="Jade Raposa [2]"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62" w:author="Jade Raposa [2]" w:date="2024-10-17T00:28:00Z">
      <w:r>
        <w:rPr>
          <w:rFonts w:ascii="Georgia" w:hAnsi="Georgia"/>
        </w:rPr>
        <w:delText>7</w:delText>
      </w:r>
    </w:del>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000000">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000000" w:rsidP="008F456D">
    <w:pPr>
      <w:pStyle w:val="Footer"/>
      <w:jc w:val="right"/>
      <w:rPr>
        <w:rFonts w:ascii="Georgia" w:hAnsi="Georgia"/>
      </w:rPr>
      <w:pPrChange w:id="3166" w:author="Jade Raposa [2]" w:date="2024-10-17T00:28:00Z">
        <w:pPr>
          <w:pStyle w:val="Footer"/>
        </w:pPr>
      </w:pPrChange>
    </w:pPr>
    <w:ins w:id="3167" w:author="Jade Raposa [2]" w:date="2024-10-17T01:04:00Z">
      <w:r>
        <w:rPr>
          <w:rFonts w:ascii="Georgia" w:hAnsi="Georgia"/>
        </w:rPr>
        <w:t>Curriculum Vitae</w:t>
      </w:r>
    </w:ins>
    <w:ins w:id="3168" w:author="Jade Raposa [2]" w:date="2024-10-17T00:29:00Z">
      <w:r>
        <w:rPr>
          <w:rFonts w:ascii="Georgia" w:hAnsi="Georgia"/>
        </w:rPr>
        <w:t xml:space="preserve">  </w:t>
      </w:r>
    </w:ins>
    <w:ins w:id="3169" w:author="Jade Raposa [2]" w:date="2024-10-17T00:28:00Z">
      <w:r>
        <w:rPr>
          <w:rFonts w:ascii="Georgia" w:hAnsi="Georgia"/>
        </w:rPr>
        <w:t xml:space="preserve">| </w:t>
      </w:r>
    </w:ins>
    <w:ins w:id="3170" w:author="Jade Raposa [2]" w:date="2024-10-17T00:29:00Z">
      <w:r>
        <w:rPr>
          <w:rFonts w:ascii="Georgia" w:hAnsi="Georgia"/>
        </w:rPr>
        <w:t xml:space="preserve"> </w:t>
      </w:r>
    </w:ins>
    <w:ins w:id="3171" w:author="Jade Raposa [2]" w:date="2024-10-17T00:59:00Z">
      <w:r>
        <w:rPr>
          <w:rFonts w:ascii="Georgia" w:hAnsi="Georgia"/>
        </w:rPr>
        <w:t>8</w:t>
      </w:r>
    </w:ins>
    <w:ins w:id="3172" w:author="Jade Raposa [2]" w:date="2024-10-17T01:07:00Z">
      <w:r>
        <w:rPr>
          <w:rFonts w:ascii="Georgia" w:hAnsi="Georgia"/>
        </w:rPr>
        <w:t>6</w:t>
      </w:r>
    </w:ins>
    <w:del w:id="3173" w:author="Jade Raposa [2]"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74" w:author="Jade Raposa [2]" w:date="2024-10-17T00:28:00Z">
      <w:r>
        <w:rPr>
          <w:rFonts w:ascii="Georgia" w:hAnsi="Georgia"/>
        </w:rPr>
        <w:delText>7</w:delText>
      </w:r>
    </w:del>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000000" w:rsidP="008F456D">
    <w:pPr>
      <w:pStyle w:val="Header"/>
      <w:tabs>
        <w:tab w:val="clear" w:pos="4680"/>
        <w:tab w:val="clear" w:pos="9360"/>
        <w:tab w:val="right" w:pos="8640"/>
      </w:tabs>
      <w:jc w:val="right"/>
      <w:rPr>
        <w:rFonts w:ascii="Georgia" w:hAnsi="Georgia"/>
        <w:rPrChange w:id="248" w:author="Jade Raposa [2]" w:date="2024-10-16T21:12:00Z">
          <w:rPr/>
        </w:rPrChange>
      </w:rPr>
      <w:pPrChange w:id="249" w:author="Jade Raposa [2]" w:date="2024-10-16T21:13:00Z">
        <w:pPr>
          <w:pStyle w:val="Header"/>
          <w:tabs>
            <w:tab w:val="clear" w:pos="4680"/>
            <w:tab w:val="clear" w:pos="9360"/>
            <w:tab w:val="right" w:pos="8640"/>
          </w:tabs>
        </w:pPr>
      </w:pPrChange>
    </w:pPr>
    <w:ins w:id="250" w:author="Jade Raposa [2]"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1" w:author="Jade Raposa [2]" w:date="2024-10-16T21:22:00Z">
      <w:r>
        <w:t xml:space="preserve"> </w:t>
      </w:r>
    </w:ins>
    <w:ins w:id="252" w:author="Jade Raposa [2]" w:date="2024-10-16T21:48:00Z">
      <w:r>
        <w:rPr>
          <w:rFonts w:ascii="Georgia" w:hAnsi="Georgia"/>
        </w:rPr>
        <w:t>T</w:t>
      </w:r>
    </w:ins>
    <w:ins w:id="253" w:author="Jade Raposa [2]" w:date="2024-10-16T21:49:00Z">
      <w:r>
        <w:rPr>
          <w:rFonts w:ascii="Georgia" w:hAnsi="Georgia"/>
        </w:rPr>
        <w:t xml:space="preserve">able Of </w:t>
      </w:r>
      <w:proofErr w:type="gramStart"/>
      <w:r>
        <w:rPr>
          <w:rFonts w:ascii="Georgia" w:hAnsi="Georgia"/>
        </w:rPr>
        <w:t>Contents</w:t>
      </w:r>
    </w:ins>
    <w:ins w:id="254" w:author="Jade Raposa [2]" w:date="2024-10-16T21:22:00Z">
      <w:r>
        <w:rPr>
          <w:rFonts w:ascii="Georgia" w:hAnsi="Georgia"/>
        </w:rPr>
        <w:t xml:space="preserve">  |</w:t>
      </w:r>
      <w:proofErr w:type="gramEnd"/>
      <w:r>
        <w:rPr>
          <w:rFonts w:ascii="Georgia" w:hAnsi="Georgia"/>
        </w:rPr>
        <w:t xml:space="preserve">  </w:t>
      </w:r>
    </w:ins>
    <w:ins w:id="255" w:author="Jade Raposa [2]" w:date="2024-10-16T21:48:00Z">
      <w:r>
        <w:rPr>
          <w:rFonts w:ascii="Georgia" w:hAnsi="Georgia"/>
        </w:rPr>
        <w:t>x</w:t>
      </w:r>
    </w:ins>
    <w:ins w:id="256" w:author="Jade Raposa [2]"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000000" w:rsidP="008F456D">
    <w:pPr>
      <w:pStyle w:val="Header"/>
      <w:tabs>
        <w:tab w:val="clear" w:pos="4680"/>
        <w:tab w:val="clear" w:pos="9360"/>
        <w:tab w:val="right" w:pos="8640"/>
      </w:tabs>
      <w:jc w:val="right"/>
      <w:rPr>
        <w:rFonts w:ascii="Georgia" w:hAnsi="Georgia"/>
        <w:rPrChange w:id="284" w:author="Jade Raposa [2]" w:date="2024-10-16T21:12:00Z">
          <w:rPr/>
        </w:rPrChange>
      </w:rPr>
      <w:pPrChange w:id="285" w:author="Jade Raposa [2]" w:date="2024-10-16T21:13:00Z">
        <w:pPr>
          <w:pStyle w:val="Header"/>
          <w:tabs>
            <w:tab w:val="clear" w:pos="4680"/>
            <w:tab w:val="clear" w:pos="9360"/>
            <w:tab w:val="right" w:pos="8640"/>
          </w:tabs>
        </w:pPr>
      </w:pPrChange>
    </w:pPr>
    <w:ins w:id="286" w:author="Jade Raposa [2]"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7" w:author="Jade Raposa [2]" w:date="2024-10-16T21:22:00Z">
      <w:r>
        <w:t xml:space="preserve"> </w:t>
      </w:r>
    </w:ins>
    <w:ins w:id="288" w:author="Jade Raposa [2]" w:date="2024-10-16T21:51:00Z">
      <w:r>
        <w:rPr>
          <w:rFonts w:ascii="Georgia" w:hAnsi="Georgia"/>
        </w:rPr>
        <w:t xml:space="preserve">List Of </w:t>
      </w:r>
    </w:ins>
    <w:proofErr w:type="gramStart"/>
    <w:ins w:id="289" w:author="Jade Raposa [2]" w:date="2024-10-16T21:52:00Z">
      <w:r>
        <w:rPr>
          <w:rFonts w:ascii="Georgia" w:hAnsi="Georgia"/>
        </w:rPr>
        <w:t>Figures</w:t>
      </w:r>
    </w:ins>
    <w:ins w:id="290" w:author="Jade Raposa [2]" w:date="2024-10-16T21:22:00Z">
      <w:r>
        <w:rPr>
          <w:rFonts w:ascii="Georgia" w:hAnsi="Georgia"/>
        </w:rPr>
        <w:t xml:space="preserve">  |</w:t>
      </w:r>
      <w:proofErr w:type="gramEnd"/>
      <w:r>
        <w:rPr>
          <w:rFonts w:ascii="Georgia" w:hAnsi="Georgia"/>
        </w:rPr>
        <w:t xml:space="preserve">  </w:t>
      </w:r>
    </w:ins>
    <w:ins w:id="291" w:author="Jade Raposa [2]" w:date="2024-10-16T21:48:00Z">
      <w:r>
        <w:rPr>
          <w:rFonts w:ascii="Georgia" w:hAnsi="Georgia"/>
        </w:rPr>
        <w:t>x</w:t>
      </w:r>
    </w:ins>
    <w:ins w:id="292" w:author="Jade Raposa [2]" w:date="2024-10-16T21:49:00Z">
      <w:r>
        <w:rPr>
          <w:rFonts w:ascii="Georgia" w:hAnsi="Georgia"/>
        </w:rPr>
        <w:t>i</w:t>
      </w:r>
    </w:ins>
    <w:ins w:id="293" w:author="Jade Raposa [2]"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000000" w:rsidP="008F456D">
    <w:pPr>
      <w:pStyle w:val="Header"/>
      <w:tabs>
        <w:tab w:val="clear" w:pos="4680"/>
        <w:tab w:val="clear" w:pos="9360"/>
        <w:tab w:val="right" w:pos="8640"/>
      </w:tabs>
      <w:jc w:val="right"/>
      <w:rPr>
        <w:rFonts w:ascii="Georgia" w:hAnsi="Georgia"/>
        <w:rPrChange w:id="332" w:author="Jade Raposa [2]" w:date="2024-10-16T21:12:00Z">
          <w:rPr/>
        </w:rPrChange>
      </w:rPr>
      <w:pPrChange w:id="333" w:author="Jade Raposa [2]" w:date="2024-10-16T21:13:00Z">
        <w:pPr>
          <w:pStyle w:val="Header"/>
          <w:tabs>
            <w:tab w:val="clear" w:pos="4680"/>
            <w:tab w:val="clear" w:pos="9360"/>
            <w:tab w:val="right" w:pos="8640"/>
          </w:tabs>
        </w:pPr>
      </w:pPrChange>
    </w:pPr>
    <w:ins w:id="334" w:author="Jade Raposa [2]"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5" w:author="Jade Raposa [2]" w:date="2024-10-16T21:22:00Z">
      <w:r>
        <w:t xml:space="preserve"> </w:t>
      </w:r>
    </w:ins>
    <w:ins w:id="336" w:author="Jade Raposa [2]" w:date="2024-10-16T21:51:00Z">
      <w:r>
        <w:rPr>
          <w:rFonts w:ascii="Georgia" w:hAnsi="Georgia"/>
        </w:rPr>
        <w:t xml:space="preserve">List Of </w:t>
      </w:r>
      <w:proofErr w:type="gramStart"/>
      <w:r>
        <w:rPr>
          <w:rFonts w:ascii="Georgia" w:hAnsi="Georgia"/>
        </w:rPr>
        <w:t>Tables</w:t>
      </w:r>
    </w:ins>
    <w:ins w:id="337" w:author="Jade Raposa [2]" w:date="2024-10-16T21:22:00Z">
      <w:r>
        <w:rPr>
          <w:rFonts w:ascii="Georgia" w:hAnsi="Georgia"/>
        </w:rPr>
        <w:t xml:space="preserve">  |</w:t>
      </w:r>
      <w:proofErr w:type="gramEnd"/>
      <w:r>
        <w:rPr>
          <w:rFonts w:ascii="Georgia" w:hAnsi="Georgia"/>
        </w:rPr>
        <w:t xml:space="preserve">  </w:t>
      </w:r>
    </w:ins>
    <w:ins w:id="338" w:author="Jade Raposa [2]" w:date="2024-10-16T21:48:00Z">
      <w:r>
        <w:rPr>
          <w:rFonts w:ascii="Georgia" w:hAnsi="Georgia"/>
        </w:rPr>
        <w:t>x</w:t>
      </w:r>
    </w:ins>
    <w:ins w:id="339" w:author="Jade Raposa [2]" w:date="2024-10-16T21:49:00Z">
      <w:r>
        <w:rPr>
          <w:rFonts w:ascii="Georgia" w:hAnsi="Georgia"/>
        </w:rPr>
        <w:t>i</w:t>
      </w:r>
    </w:ins>
    <w:ins w:id="340" w:author="Jade Raposa [2]" w:date="2024-10-16T21:50:00Z">
      <w:r>
        <w:rPr>
          <w:rFonts w:ascii="Georgia" w:hAnsi="Georgia"/>
        </w:rPr>
        <w:t>i</w:t>
      </w:r>
    </w:ins>
    <w:ins w:id="341" w:author="Jade Raposa [2]"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000000" w:rsidP="008F456D">
    <w:pPr>
      <w:pStyle w:val="Header"/>
      <w:tabs>
        <w:tab w:val="clear" w:pos="4680"/>
        <w:tab w:val="clear" w:pos="9360"/>
        <w:tab w:val="right" w:pos="8640"/>
      </w:tabs>
      <w:jc w:val="right"/>
      <w:rPr>
        <w:rFonts w:ascii="Georgia" w:hAnsi="Georgia"/>
        <w:rPrChange w:id="351" w:author="Jade Raposa [2]" w:date="2024-10-16T21:12:00Z">
          <w:rPr/>
        </w:rPrChange>
      </w:rPr>
      <w:pPrChange w:id="352" w:author="Jade Raposa [2]" w:date="2024-10-16T21:13:00Z">
        <w:pPr>
          <w:pStyle w:val="Header"/>
          <w:tabs>
            <w:tab w:val="clear" w:pos="4680"/>
            <w:tab w:val="clear" w:pos="9360"/>
            <w:tab w:val="right" w:pos="8640"/>
          </w:tabs>
        </w:pPr>
      </w:pPrChange>
    </w:pPr>
    <w:ins w:id="353" w:author="Jade Raposa [2]"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54" w:author="Jade Raposa [2]" w:date="2024-10-16T21:22:00Z">
      <w:r>
        <w:t xml:space="preserve"> </w:t>
      </w:r>
    </w:ins>
    <w:ins w:id="355" w:author="Jade Raposa [2]" w:date="2024-10-16T21:53:00Z">
      <w:r>
        <w:rPr>
          <w:rFonts w:ascii="Georgia" w:hAnsi="Georgia"/>
        </w:rPr>
        <w:t xml:space="preserve">List Of </w:t>
      </w:r>
      <w:proofErr w:type="gramStart"/>
      <w:r>
        <w:rPr>
          <w:rFonts w:ascii="Georgia" w:hAnsi="Georgia"/>
        </w:rPr>
        <w:t>Tables</w:t>
      </w:r>
    </w:ins>
    <w:ins w:id="356" w:author="Jade Raposa [2]" w:date="2024-10-16T21:22:00Z">
      <w:r>
        <w:rPr>
          <w:rFonts w:ascii="Georgia" w:hAnsi="Georgia"/>
        </w:rPr>
        <w:t xml:space="preserve">  |</w:t>
      </w:r>
      <w:proofErr w:type="gramEnd"/>
      <w:r>
        <w:rPr>
          <w:rFonts w:ascii="Georgia" w:hAnsi="Georgia"/>
        </w:rPr>
        <w:t xml:space="preserve">  </w:t>
      </w:r>
    </w:ins>
    <w:ins w:id="357" w:author="Jade Raposa [2]" w:date="2024-10-16T21:48:00Z">
      <w:r>
        <w:rPr>
          <w:rFonts w:ascii="Georgia" w:hAnsi="Georgia"/>
        </w:rPr>
        <w:t>x</w:t>
      </w:r>
    </w:ins>
    <w:ins w:id="358" w:author="Jade Raposa [2]" w:date="2024-10-16T21:49:00Z">
      <w:r>
        <w:rPr>
          <w:rFonts w:ascii="Georgia" w:hAnsi="Georgia"/>
        </w:rPr>
        <w:t>i</w:t>
      </w:r>
    </w:ins>
    <w:ins w:id="359" w:author="Jade Raposa [2]"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000000">
    <w:pPr>
      <w:pStyle w:val="Footer"/>
      <w:jc w:val="right"/>
      <w:rPr>
        <w:del w:id="384" w:author="Jade Raposa [2]" w:date="2024-10-16T23:30:00Z"/>
      </w:rPr>
    </w:pPr>
    <w:ins w:id="385" w:author="Jade Raposa [2]" w:date="2024-10-20T22:21:00Z">
      <w:r>
        <w:rPr>
          <w:rFonts w:ascii="Georgia" w:hAnsi="Georgia"/>
        </w:rPr>
        <w:t>Descri</w:t>
      </w:r>
    </w:ins>
    <w:ins w:id="386" w:author="Jade Raposa [2]" w:date="2024-10-20T22:22:00Z">
      <w:r>
        <w:rPr>
          <w:rFonts w:ascii="Georgia" w:hAnsi="Georgia"/>
        </w:rPr>
        <w:t>ption of the Proposed System</w:t>
      </w:r>
    </w:ins>
    <w:ins w:id="387" w:author="Jade Raposa [2]" w:date="2024-10-16T23:37:00Z">
      <w:r>
        <w:rPr>
          <w:rFonts w:ascii="Georgia" w:hAnsi="Georgia"/>
        </w:rPr>
        <w:t xml:space="preserve"> | </w:t>
      </w:r>
    </w:ins>
    <w:ins w:id="388" w:author="Jade Raposa [2]" w:date="2024-10-16T23:35:00Z">
      <w:r>
        <w:rPr>
          <w:rFonts w:ascii="Georgia" w:hAnsi="Georgia"/>
          <w:rPrChange w:id="389" w:author="Jade Raposa [2]" w:date="2024-10-16T23:35:00Z">
            <w:rPr/>
          </w:rPrChange>
        </w:rPr>
        <w:t xml:space="preserve"> </w:t>
      </w:r>
    </w:ins>
    <w:r>
      <w:rPr>
        <w:noProof/>
        <w:rPrChange w:id="390" w:author="Jade Raposa [2]"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391" w:author="Jade Raposa [2]" w:date="2024-10-16T23:37:00Z">
      <w:r>
        <w:rPr>
          <w:rFonts w:ascii="Georgia" w:hAnsi="Georgia"/>
        </w:rPr>
        <w:t>4</w:t>
      </w:r>
    </w:ins>
    <w:del w:id="392" w:author="Jade Raposa [2]" w:date="2024-10-16T23:30:00Z">
      <w:r>
        <w:tab/>
      </w:r>
      <w:r>
        <w:tab/>
      </w:r>
    </w:del>
  </w:p>
  <w:p w14:paraId="40C49559" w14:textId="77777777" w:rsidR="008F456D" w:rsidRDefault="008F456D">
    <w:pPr>
      <w:pStyle w:val="Footer"/>
      <w:jc w:val="right"/>
    </w:pPr>
  </w:p>
  <w:p w14:paraId="50A256DD" w14:textId="77777777" w:rsidR="008F456D" w:rsidRDefault="00000000">
    <w:pPr>
      <w:pStyle w:val="Footer"/>
      <w:jc w:val="both"/>
      <w:rPr>
        <w:del w:id="393" w:author="Jade Raposa [2]" w:date="2024-10-16T23:30:00Z"/>
        <w:rFonts w:ascii="Georgia" w:hAnsi="Georgia"/>
      </w:rPr>
    </w:pPr>
    <w:del w:id="394" w:author="Jade Raposa [2]" w:date="2024-10-16T23:30:00Z">
      <w:r>
        <w:rPr>
          <w:rFonts w:ascii="Georgia" w:hAnsi="Georgia"/>
        </w:rPr>
        <w:tab/>
      </w:r>
      <w:r>
        <w:rPr>
          <w:rFonts w:ascii="Georgia" w:hAnsi="Georgia"/>
        </w:rPr>
        <w:tab/>
      </w:r>
    </w:del>
  </w:p>
  <w:p w14:paraId="7EEB4CD3" w14:textId="77777777" w:rsidR="008F456D" w:rsidRDefault="00000000" w:rsidP="008F456D">
    <w:pPr>
      <w:pStyle w:val="Footer"/>
      <w:jc w:val="right"/>
      <w:rPr>
        <w:del w:id="395" w:author="Jade Raposa [2]" w:date="2024-10-16T23:29:00Z"/>
        <w:rFonts w:ascii="Georgia" w:hAnsi="Georgia"/>
      </w:rPr>
      <w:pPrChange w:id="396" w:author="Jade Raposa [2]" w:date="2024-10-16T23:29:00Z">
        <w:pPr>
          <w:pStyle w:val="Footer"/>
          <w:jc w:val="both"/>
        </w:pPr>
      </w:pPrChange>
    </w:pPr>
    <w:del w:id="397" w:author="Jade Raposa [2]" w:date="2024-10-16T23:29:00Z">
      <w:r>
        <w:rPr>
          <w:rFonts w:ascii="Georgia" w:hAnsi="Georgia"/>
        </w:rPr>
        <w:tab/>
      </w:r>
      <w:r>
        <w:rPr>
          <w:rFonts w:ascii="Georgia" w:hAnsi="Georgia"/>
        </w:rPr>
        <w:tab/>
        <w:delText xml:space="preserve">Project Context | </w:delText>
      </w:r>
    </w:del>
    <w:customXmlDelRangeStart w:id="398" w:author="Jade Raposa [2]" w:date="2024-10-16T23:29:00Z"/>
    <w:sdt>
      <w:sdtPr>
        <w:id w:val="303517692"/>
        <w:docPartObj>
          <w:docPartGallery w:val="AutoText"/>
        </w:docPartObj>
      </w:sdtPr>
      <w:sdtEndPr>
        <w:rPr>
          <w:rFonts w:ascii="Georgia" w:hAnsi="Georgia"/>
        </w:rPr>
      </w:sdtEndPr>
      <w:sdtContent>
        <w:customXmlDelRangeEnd w:id="398"/>
        <w:del w:id="399" w:author="Jade Raposa [2]"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00" w:author="Jade Raposa [2]" w:date="2024-10-16T23:29:00Z"/>
      </w:sdtContent>
    </w:sdt>
    <w:customXmlDelRangeEnd w:id="40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000000">
        <w:pPr>
          <w:pStyle w:val="Header"/>
          <w:jc w:val="right"/>
          <w:rPr>
            <w:del w:id="401" w:author="Jade Raposa [2]" w:date="2024-10-16T23:39:00Z"/>
            <w:rFonts w:ascii="Georgia" w:hAnsi="Georgia"/>
            <w:rPrChange w:id="402" w:author="Jade Raposa [2]" w:date="2024-10-16T23:39:00Z">
              <w:rPr>
                <w:del w:id="403" w:author="Jade Raposa [2]" w:date="2024-10-16T23:39:00Z"/>
              </w:rPr>
            </w:rPrChange>
          </w:rPr>
        </w:pPr>
        <w:ins w:id="404" w:author="Jade Raposa [2]" w:date="2024-10-16T23:43:00Z">
          <w:r>
            <w:rPr>
              <w:rFonts w:ascii="Georgia" w:hAnsi="Georgia"/>
            </w:rPr>
            <w:t xml:space="preserve">Description of the Proposed </w:t>
          </w:r>
          <w:proofErr w:type="gramStart"/>
          <w:r>
            <w:rPr>
              <w:rFonts w:ascii="Georgia" w:hAnsi="Georgia"/>
            </w:rPr>
            <w:t>System</w:t>
          </w:r>
        </w:ins>
        <w:ins w:id="405" w:author="Jade Raposa [2]" w:date="2024-10-16T23:41:00Z">
          <w:r>
            <w:rPr>
              <w:rFonts w:ascii="Georgia" w:hAnsi="Georgia"/>
            </w:rPr>
            <w:t xml:space="preserve"> </w:t>
          </w:r>
        </w:ins>
        <w:ins w:id="406" w:author="Jade Raposa [2]" w:date="2024-10-16T23:39:00Z">
          <w:r>
            <w:rPr>
              <w:rFonts w:ascii="Georgia" w:hAnsi="Georgia"/>
              <w:rPrChange w:id="407" w:author="Jade Raposa [2]" w:date="2024-10-16T23:39:00Z">
                <w:rPr/>
              </w:rPrChange>
            </w:rPr>
            <w:t xml:space="preserve"> |</w:t>
          </w:r>
        </w:ins>
        <w:proofErr w:type="gramEnd"/>
        <w:ins w:id="408" w:author="Jade Raposa [2]" w:date="2024-10-16T23:41:00Z">
          <w:r>
            <w:rPr>
              <w:rFonts w:ascii="Georgia" w:hAnsi="Georgia"/>
            </w:rPr>
            <w:t xml:space="preserve"> </w:t>
          </w:r>
        </w:ins>
        <w:ins w:id="409" w:author="Jade Raposa [2]" w:date="2024-10-16T23:39:00Z">
          <w:r>
            <w:rPr>
              <w:rFonts w:ascii="Georgia" w:hAnsi="Georgia"/>
              <w:rPrChange w:id="410" w:author="Jade Raposa [2]"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11" w:author="Jade Raposa [2]" w:date="2024-10-16T23:43:00Z">
          <w:r>
            <w:rPr>
              <w:rFonts w:ascii="Georgia" w:hAnsi="Georgia"/>
            </w:rPr>
            <w:t>8</w:t>
          </w:r>
        </w:ins>
      </w:p>
      <w:p w14:paraId="7FE0C408" w14:textId="77777777" w:rsidR="008F456D" w:rsidRDefault="008F456D">
        <w:pPr>
          <w:pStyle w:val="Header"/>
          <w:jc w:val="right"/>
          <w:rPr>
            <w:del w:id="412" w:author="Jade Raposa [2]" w:date="2024-10-16T23:38:00Z"/>
          </w:rPr>
        </w:pPr>
      </w:p>
      <w:p w14:paraId="6CCD68AE" w14:textId="77777777" w:rsidR="008F456D" w:rsidRDefault="008F456D">
        <w:pPr>
          <w:pStyle w:val="Header"/>
          <w:jc w:val="right"/>
          <w:rPr>
            <w:del w:id="413" w:author="Jade Raposa [2]" w:date="2024-10-16T23:38:00Z"/>
          </w:rPr>
        </w:pPr>
      </w:p>
      <w:p w14:paraId="1F35CC21" w14:textId="77777777" w:rsidR="008F456D" w:rsidRDefault="00000000" w:rsidP="008F456D">
        <w:pPr>
          <w:pStyle w:val="Header"/>
          <w:jc w:val="right"/>
          <w:rPr>
            <w:rFonts w:ascii="Georgia" w:hAnsi="Georgia"/>
          </w:rPr>
          <w:pPrChange w:id="414" w:author="Jade Raposa [2]" w:date="2024-10-16T23:39:00Z">
            <w:pPr>
              <w:pStyle w:val="Header"/>
              <w:ind w:firstLine="2880"/>
              <w:jc w:val="both"/>
            </w:pPr>
          </w:pPrChange>
        </w:pPr>
        <w:del w:id="415" w:author="Jade Raposa [2]"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000000">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000000">
    <w:pPr>
      <w:pStyle w:val="Footer"/>
      <w:jc w:val="both"/>
      <w:rPr>
        <w:rFonts w:ascii="Georgia" w:hAnsi="Georgia"/>
      </w:rPr>
    </w:pPr>
    <w:r>
      <w:rPr>
        <w:rFonts w:ascii="Georgia" w:hAnsi="Georgia"/>
      </w:rPr>
      <w:tab/>
    </w:r>
    <w:r>
      <w:rPr>
        <w:rFonts w:ascii="Georgia" w:hAnsi="Georgia"/>
      </w:rPr>
      <w:tab/>
    </w:r>
  </w:p>
  <w:p w14:paraId="789B602D" w14:textId="77777777" w:rsidR="008F456D" w:rsidRDefault="00000000" w:rsidP="008F456D">
    <w:pPr>
      <w:pStyle w:val="Footer"/>
      <w:jc w:val="right"/>
      <w:rPr>
        <w:rFonts w:ascii="Georgia" w:hAnsi="Georgia"/>
        <w:sz w:val="24"/>
        <w:szCs w:val="24"/>
      </w:rPr>
      <w:pPrChange w:id="456" w:author="Jade Raposa [2]" w:date="2024-10-16T23:44:00Z">
        <w:pPr>
          <w:pStyle w:val="Footer"/>
          <w:jc w:val="both"/>
        </w:pPr>
      </w:pPrChange>
    </w:pPr>
    <w:ins w:id="457" w:author="Jade Raposa [2]"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58" w:author="Jade Raposa [2]" w:date="2024-10-16T23:44:00Z">
      <w:r>
        <w:rPr>
          <w:rFonts w:ascii="Georgia" w:hAnsi="Georgia"/>
        </w:rPr>
        <w:tab/>
      </w:r>
      <w:r>
        <w:rPr>
          <w:rFonts w:ascii="Georgia" w:hAnsi="Georgia"/>
        </w:rPr>
        <w:tab/>
        <w:delText xml:space="preserve">Purpose and Description | </w:delText>
      </w:r>
    </w:del>
    <w:customXmlDelRangeStart w:id="459" w:author="Jade Raposa [2]" w:date="2024-10-16T23:44:00Z"/>
    <w:sdt>
      <w:sdtPr>
        <w:id w:val="-1671177837"/>
        <w:docPartObj>
          <w:docPartGallery w:val="AutoText"/>
        </w:docPartObj>
      </w:sdtPr>
      <w:sdtEndPr>
        <w:rPr>
          <w:rFonts w:ascii="Georgia" w:hAnsi="Georgia"/>
          <w:sz w:val="24"/>
          <w:szCs w:val="24"/>
        </w:rPr>
      </w:sdtEndPr>
      <w:sdtContent>
        <w:customXmlDelRangeEnd w:id="459"/>
        <w:del w:id="460" w:author="Jade Raposa [2]" w:date="2024-10-16T23:44:00Z">
          <w:r>
            <w:rPr>
              <w:rFonts w:ascii="Georgia" w:hAnsi="Georgia"/>
              <w:sz w:val="24"/>
              <w:szCs w:val="24"/>
            </w:rPr>
            <w:delText>10</w:delText>
          </w:r>
        </w:del>
        <w:customXmlDelRangeStart w:id="461" w:author="Jade Raposa [2]" w:date="2024-10-16T23:44:00Z"/>
      </w:sdtContent>
    </w:sdt>
    <w:customXmlDelRangeEnd w:id="461"/>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000000" w:rsidP="008F456D">
        <w:pPr>
          <w:pStyle w:val="Header"/>
          <w:jc w:val="right"/>
          <w:rPr>
            <w:rFonts w:ascii="Georgia" w:hAnsi="Georgia"/>
          </w:rPr>
          <w:pPrChange w:id="462" w:author="Jade Raposa [2]"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63" w:author="Jade Raposa [2]" w:date="2024-10-16T23:43:00Z">
          <w:r>
            <w:tab/>
            <w:delText xml:space="preserve">                                                                               </w:delText>
          </w:r>
          <w:r>
            <w:rPr>
              <w:rFonts w:ascii="Georgia" w:hAnsi="Georgia"/>
            </w:rPr>
            <w:delText>Statement of the Problem and Objective of the Study | 9</w:delText>
          </w:r>
        </w:del>
        <w:ins w:id="464" w:author="Jade Raposa [2]"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rsidP="008F456D">
    <w:pPr>
      <w:pStyle w:val="Header"/>
      <w:tabs>
        <w:tab w:val="clear" w:pos="4680"/>
        <w:tab w:val="clear" w:pos="9360"/>
        <w:tab w:val="right" w:pos="8640"/>
      </w:tabs>
      <w:jc w:val="right"/>
      <w:rPr>
        <w:rFonts w:ascii="Georgia" w:hAnsi="Georgia"/>
        <w:rPrChange w:id="18" w:author="Jade Raposa [2]" w:date="2024-10-16T21:12:00Z">
          <w:rPr/>
        </w:rPrChange>
      </w:rPr>
      <w:pPrChange w:id="19" w:author="Jade Raposa [2]"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8F456D" w:rsidRDefault="00000000">
    <w:pPr>
      <w:pStyle w:val="Footer"/>
      <w:jc w:val="right"/>
      <w:rPr>
        <w:del w:id="468" w:author="Jade Raposa [2]" w:date="2024-10-16T23:46:00Z"/>
      </w:rPr>
    </w:pPr>
    <w:ins w:id="469" w:author="Jade Raposa [2]" w:date="2024-10-16T23:47:00Z">
      <w:r>
        <w:rPr>
          <w:rFonts w:ascii="Georgia" w:hAnsi="Georgia"/>
          <w:rPrChange w:id="470" w:author="Jade Raposa [2]" w:date="2024-10-16T23:47:00Z">
            <w:rPr/>
          </w:rPrChange>
        </w:rPr>
        <w:t xml:space="preserve">Technical </w:t>
      </w:r>
      <w:proofErr w:type="gramStart"/>
      <w:r>
        <w:rPr>
          <w:rFonts w:ascii="Georgia" w:hAnsi="Georgia"/>
          <w:rPrChange w:id="471" w:author="Jade Raposa [2]" w:date="2024-10-16T23:47:00Z">
            <w:rPr/>
          </w:rPrChange>
        </w:rPr>
        <w:t>Terms</w:t>
      </w:r>
      <w:r>
        <w:rPr>
          <w:rFonts w:ascii="Georgia" w:hAnsi="Georgia"/>
        </w:rPr>
        <w:t xml:space="preserve"> </w:t>
      </w:r>
      <w:r>
        <w:rPr>
          <w:rFonts w:ascii="Georgia" w:hAnsi="Georgia"/>
          <w:rPrChange w:id="472" w:author="Jade Raposa [2]" w:date="2024-10-16T23:47:00Z">
            <w:rPr/>
          </w:rPrChange>
        </w:rPr>
        <w:t xml:space="preserve"> |</w:t>
      </w:r>
      <w:proofErr w:type="gramEnd"/>
      <w:r>
        <w:rPr>
          <w:rFonts w:ascii="Georgia" w:hAnsi="Georgia"/>
          <w:rPrChange w:id="473" w:author="Jade Raposa [2]" w:date="2024-10-16T23:47:00Z">
            <w:rPr/>
          </w:rPrChange>
        </w:rPr>
        <w:t xml:space="preserve"> </w:t>
      </w:r>
      <w:r>
        <w:rPr>
          <w:rFonts w:ascii="Georgia" w:hAnsi="Georgia"/>
        </w:rPr>
        <w:t xml:space="preserve"> </w:t>
      </w:r>
      <w:r>
        <w:rPr>
          <w:rFonts w:ascii="Georgia" w:hAnsi="Georgia"/>
          <w:rPrChange w:id="474" w:author="Jade Raposa [2]" w:date="2024-10-16T23:47:00Z">
            <w:rPr/>
          </w:rPrChange>
        </w:rPr>
        <w:t>12</w:t>
      </w:r>
    </w:ins>
    <w:r>
      <w:rPr>
        <w:noProof/>
        <w:rPrChange w:id="475" w:author="Jade Raposa [2]" w:date="2024-10-16T23:47:00Z">
          <w:rPr>
            <w:noProof/>
            <w:lang w:val="en-US"/>
          </w:rPr>
        </w:rPrChange>
      </w:rPr>
      <w:drawing>
        <wp:anchor distT="0" distB="0" distL="114300" distR="114300" simplePos="0" relativeHeight="251688960" behindDoc="1" locked="0" layoutInCell="1" allowOverlap="1" wp14:anchorId="2C867127" wp14:editId="3CAFA8D4">
          <wp:simplePos x="0" y="0"/>
          <wp:positionH relativeFrom="margin">
            <wp:posOffset>447675</wp:posOffset>
          </wp:positionH>
          <wp:positionV relativeFrom="page">
            <wp:posOffset>9525</wp:posOffset>
          </wp:positionV>
          <wp:extent cx="5057775" cy="660400"/>
          <wp:effectExtent l="0" t="0" r="0" b="6985"/>
          <wp:wrapNone/>
          <wp:docPr id="2118123885" name="Picture 211812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23885" name="Picture 211812388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del w:id="476" w:author="Jade Raposa [2]" w:date="2024-10-16T23:46:00Z">
      <w:r>
        <w:tab/>
      </w:r>
      <w:r>
        <w:tab/>
      </w:r>
    </w:del>
  </w:p>
  <w:p w14:paraId="3827838B" w14:textId="77777777" w:rsidR="008F456D" w:rsidRDefault="008F456D">
    <w:pPr>
      <w:pStyle w:val="Footer"/>
      <w:jc w:val="right"/>
      <w:rPr>
        <w:del w:id="477" w:author="Jade Raposa [2]" w:date="2024-10-16T23:46:00Z"/>
      </w:rPr>
    </w:pPr>
  </w:p>
  <w:p w14:paraId="5EEE38AC" w14:textId="77777777" w:rsidR="008F456D" w:rsidRDefault="00000000">
    <w:pPr>
      <w:pStyle w:val="Footer"/>
      <w:jc w:val="both"/>
      <w:rPr>
        <w:del w:id="478" w:author="Jade Raposa [2]" w:date="2024-10-16T23:46:00Z"/>
        <w:rFonts w:ascii="Georgia" w:hAnsi="Georgia"/>
      </w:rPr>
    </w:pPr>
    <w:del w:id="479" w:author="Jade Raposa [2]" w:date="2024-10-16T23:46:00Z">
      <w:r>
        <w:rPr>
          <w:rFonts w:ascii="Georgia" w:hAnsi="Georgia"/>
        </w:rPr>
        <w:tab/>
      </w:r>
      <w:r>
        <w:rPr>
          <w:rFonts w:ascii="Georgia" w:hAnsi="Georgia"/>
        </w:rPr>
        <w:tab/>
      </w:r>
    </w:del>
  </w:p>
  <w:p w14:paraId="7400FBC4" w14:textId="77777777" w:rsidR="008F456D" w:rsidRDefault="00000000" w:rsidP="008F456D">
    <w:pPr>
      <w:pStyle w:val="Footer"/>
      <w:jc w:val="right"/>
      <w:rPr>
        <w:rFonts w:ascii="Georgia" w:hAnsi="Georgia"/>
        <w:sz w:val="24"/>
        <w:szCs w:val="24"/>
      </w:rPr>
      <w:pPrChange w:id="480" w:author="Jade Raposa [2]" w:date="2024-10-16T23:46:00Z">
        <w:pPr>
          <w:pStyle w:val="Footer"/>
          <w:jc w:val="both"/>
        </w:pPr>
      </w:pPrChange>
    </w:pPr>
    <w:del w:id="481" w:author="Jade Raposa [2]" w:date="2024-10-16T23:47:00Z">
      <w:r>
        <w:rPr>
          <w:rFonts w:ascii="Georgia" w:hAnsi="Georgia"/>
        </w:rPr>
        <w:tab/>
      </w:r>
      <w:r>
        <w:rPr>
          <w:rFonts w:ascii="Georgia" w:hAnsi="Georgia"/>
        </w:rPr>
        <w:tab/>
        <w:delText xml:space="preserve">Technical Terms | </w:delText>
      </w:r>
    </w:del>
    <w:customXmlDelRangeStart w:id="482" w:author="Jade Raposa [2]" w:date="2024-10-16T23:47:00Z"/>
    <w:sdt>
      <w:sdtPr>
        <w:rPr>
          <w:rFonts w:ascii="Georgia" w:hAnsi="Georgia"/>
        </w:rPr>
        <w:id w:val="-1699073264"/>
        <w:docPartObj>
          <w:docPartGallery w:val="AutoText"/>
        </w:docPartObj>
      </w:sdtPr>
      <w:sdtContent>
        <w:customXmlDelRangeEnd w:id="482"/>
        <w:del w:id="483" w:author="Jade Raposa [2]" w:date="2024-10-16T23:47:00Z">
          <w:r>
            <w:rPr>
              <w:rFonts w:ascii="Georgia" w:hAnsi="Georgia"/>
            </w:rPr>
            <w:delText>12</w:delText>
          </w:r>
        </w:del>
        <w:customXmlDelRangeStart w:id="484" w:author="Jade Raposa [2]" w:date="2024-10-16T23:47:00Z"/>
      </w:sdtContent>
    </w:sdt>
    <w:customXmlDelRangeEnd w:id="484"/>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AutoText"/>
      </w:docPartObj>
    </w:sdtPr>
    <w:sdtEndPr>
      <w:rPr>
        <w:rFonts w:ascii="Georgia" w:hAnsi="Georgia"/>
      </w:rPr>
    </w:sdtEndPr>
    <w:sdtContent>
      <w:p w14:paraId="15B83FC8" w14:textId="77777777" w:rsidR="008F456D" w:rsidRDefault="00000000">
        <w:pPr>
          <w:pStyle w:val="Header"/>
          <w:jc w:val="right"/>
          <w:rPr>
            <w:del w:id="485" w:author="Jade Raposa [2]" w:date="2024-10-16T23:45:00Z"/>
          </w:rPr>
        </w:pPr>
        <w:ins w:id="486" w:author="Jade Raposa [2]" w:date="2024-10-16T23:46:00Z">
          <w:r>
            <w:rPr>
              <w:rFonts w:ascii="Georgia" w:hAnsi="Georgia"/>
              <w:rPrChange w:id="487" w:author="Jade Raposa [2]" w:date="2024-10-16T23:46:00Z">
                <w:rPr/>
              </w:rPrChange>
            </w:rPr>
            <w:t xml:space="preserve">Scope and </w:t>
          </w:r>
          <w:proofErr w:type="gramStart"/>
          <w:r>
            <w:rPr>
              <w:rFonts w:ascii="Georgia" w:hAnsi="Georgia"/>
              <w:rPrChange w:id="488" w:author="Jade Raposa [2]" w:date="2024-10-16T23:46:00Z">
                <w:rPr/>
              </w:rPrChange>
            </w:rPr>
            <w:t>Delimitation  |</w:t>
          </w:r>
          <w:proofErr w:type="gramEnd"/>
          <w:r>
            <w:rPr>
              <w:rFonts w:ascii="Georgia" w:hAnsi="Georgia"/>
              <w:rPrChange w:id="489" w:author="Jade Raposa [2]" w:date="2024-10-16T23:46:00Z">
                <w:rPr/>
              </w:rPrChange>
            </w:rPr>
            <w:t xml:space="preserve">  11</w:t>
          </w:r>
        </w:ins>
        <w:r>
          <w:rPr>
            <w:rFonts w:ascii="Georgia" w:hAnsi="Georgia"/>
            <w:noProof/>
            <w:lang w:val="en-US"/>
          </w:rPr>
          <w:drawing>
            <wp:anchor distT="0" distB="0" distL="114300" distR="114300" simplePos="0" relativeHeight="251686912" behindDoc="1" locked="0" layoutInCell="1" allowOverlap="1" wp14:anchorId="39ECA7AE" wp14:editId="46E98FCF">
              <wp:simplePos x="0" y="0"/>
              <wp:positionH relativeFrom="margin">
                <wp:posOffset>447675</wp:posOffset>
              </wp:positionH>
              <wp:positionV relativeFrom="page">
                <wp:posOffset>9525</wp:posOffset>
              </wp:positionV>
              <wp:extent cx="5057775" cy="660400"/>
              <wp:effectExtent l="0" t="0" r="0" b="6985"/>
              <wp:wrapNone/>
              <wp:docPr id="1387632577" name="Picture 1387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2577" name="Picture 13876325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p>
      <w:p w14:paraId="58738D7B" w14:textId="77777777" w:rsidR="008F456D" w:rsidRDefault="008F456D">
        <w:pPr>
          <w:pStyle w:val="Header"/>
          <w:jc w:val="right"/>
          <w:rPr>
            <w:del w:id="490" w:author="Jade Raposa [2]" w:date="2024-10-16T23:45:00Z"/>
          </w:rPr>
        </w:pPr>
      </w:p>
      <w:p w14:paraId="64079FDE" w14:textId="77777777" w:rsidR="008F456D" w:rsidRDefault="00000000" w:rsidP="008F456D">
        <w:pPr>
          <w:pStyle w:val="Header"/>
          <w:jc w:val="right"/>
          <w:rPr>
            <w:rFonts w:ascii="Georgia" w:hAnsi="Georgia"/>
          </w:rPr>
          <w:pPrChange w:id="491" w:author="Jade Raposa [2]" w:date="2024-10-16T23:45:00Z">
            <w:pPr>
              <w:pStyle w:val="Header"/>
              <w:ind w:left="6480"/>
            </w:pPr>
          </w:pPrChange>
        </w:pPr>
        <w:del w:id="492" w:author="Jade Raposa [2]" w:date="2024-10-16T23:45:00Z">
          <w:r>
            <w:rPr>
              <w:rFonts w:ascii="Georgia" w:hAnsi="Georgia"/>
            </w:rPr>
            <w:br/>
            <w:delText xml:space="preserve">    Scope and Delimitation |11</w:delText>
          </w:r>
        </w:del>
      </w:p>
    </w:sdtContent>
  </w:sdt>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AutoText"/>
      </w:docPartObj>
    </w:sdtPr>
    <w:sdtEndPr>
      <w:rPr>
        <w:rFonts w:ascii="Georgia" w:hAnsi="Georgia"/>
      </w:rPr>
    </w:sdtEndPr>
    <w:sdtContent>
      <w:p w14:paraId="15C14925" w14:textId="77777777" w:rsidR="008F456D" w:rsidRDefault="00000000">
        <w:pPr>
          <w:pStyle w:val="Header"/>
          <w:jc w:val="right"/>
          <w:rPr>
            <w:del w:id="493" w:author="Jade Raposa [2]" w:date="2024-10-16T23:48:00Z"/>
          </w:rPr>
        </w:pPr>
        <w:ins w:id="494" w:author="Jade Raposa [2]" w:date="2024-10-16T23:48:00Z">
          <w:r>
            <w:rPr>
              <w:rFonts w:ascii="Georgia" w:hAnsi="Georgia"/>
              <w:rPrChange w:id="495" w:author="Jade Raposa [2]" w:date="2024-10-16T23:48:00Z">
                <w:rPr/>
              </w:rPrChange>
            </w:rPr>
            <w:t xml:space="preserve">Technical </w:t>
          </w:r>
          <w:proofErr w:type="gramStart"/>
          <w:r>
            <w:rPr>
              <w:rFonts w:ascii="Georgia" w:hAnsi="Georgia"/>
              <w:rPrChange w:id="496" w:author="Jade Raposa [2]" w:date="2024-10-16T23:48:00Z">
                <w:rPr/>
              </w:rPrChange>
            </w:rPr>
            <w:t>Term  |</w:t>
          </w:r>
        </w:ins>
        <w:proofErr w:type="gramEnd"/>
        <w:ins w:id="497" w:author="Jade Raposa [2]" w:date="2024-10-16T23:49:00Z">
          <w:r>
            <w:rPr>
              <w:rFonts w:ascii="Georgia" w:hAnsi="Georgia"/>
            </w:rPr>
            <w:t xml:space="preserve"> </w:t>
          </w:r>
        </w:ins>
        <w:ins w:id="498" w:author="Jade Raposa [2]" w:date="2024-10-16T23:48:00Z">
          <w:r>
            <w:rPr>
              <w:rFonts w:ascii="Georgia" w:hAnsi="Georgia"/>
              <w:rPrChange w:id="499" w:author="Jade Raposa [2]" w:date="2024-10-16T23:48:00Z">
                <w:rPr/>
              </w:rPrChange>
            </w:rPr>
            <w:t xml:space="preserve"> 13</w:t>
          </w:r>
        </w:ins>
        <w:r>
          <w:rPr>
            <w:rFonts w:ascii="Georgia" w:hAnsi="Georgia"/>
            <w:noProof/>
            <w:lang w:val="en-US"/>
          </w:rPr>
          <w:drawing>
            <wp:anchor distT="0" distB="0" distL="114300" distR="114300" simplePos="0" relativeHeight="251691008" behindDoc="1" locked="0" layoutInCell="1" allowOverlap="1" wp14:anchorId="093ECAA0" wp14:editId="48F0081C">
              <wp:simplePos x="0" y="0"/>
              <wp:positionH relativeFrom="margin">
                <wp:posOffset>447675</wp:posOffset>
              </wp:positionH>
              <wp:positionV relativeFrom="page">
                <wp:posOffset>9525</wp:posOffset>
              </wp:positionV>
              <wp:extent cx="5057775" cy="660400"/>
              <wp:effectExtent l="0" t="0" r="0" b="6985"/>
              <wp:wrapNone/>
              <wp:docPr id="2089471960" name="Picture 208947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1960" name="Picture 208947196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p>
      <w:p w14:paraId="331FDAEC" w14:textId="77777777" w:rsidR="008F456D" w:rsidRDefault="008F456D">
        <w:pPr>
          <w:pStyle w:val="Header"/>
          <w:jc w:val="right"/>
          <w:rPr>
            <w:del w:id="500" w:author="Jade Raposa [2]" w:date="2024-10-16T23:48:00Z"/>
          </w:rPr>
        </w:pPr>
      </w:p>
      <w:p w14:paraId="681E5856" w14:textId="77777777" w:rsidR="008F456D" w:rsidRDefault="00000000" w:rsidP="008F456D">
        <w:pPr>
          <w:pStyle w:val="Header"/>
          <w:jc w:val="right"/>
          <w:rPr>
            <w:rFonts w:ascii="Georgia" w:hAnsi="Georgia"/>
          </w:rPr>
          <w:pPrChange w:id="501" w:author="Jade Raposa [2]" w:date="2024-10-16T23:48:00Z">
            <w:pPr>
              <w:pStyle w:val="Header"/>
              <w:ind w:left="6480"/>
            </w:pPr>
          </w:pPrChange>
        </w:pPr>
        <w:del w:id="502" w:author="Jade Raposa [2]" w:date="2024-10-16T23:47:00Z">
          <w:r>
            <w:rPr>
              <w:rFonts w:ascii="Georgia" w:hAnsi="Georgia"/>
            </w:rPr>
            <w:br/>
            <w:delText xml:space="preserve">  </w:delText>
          </w:r>
          <w:r>
            <w:rPr>
              <w:rFonts w:ascii="Georgia" w:hAnsi="Georgia"/>
            </w:rPr>
            <w:tab/>
            <w:delText xml:space="preserve"> Technical Term|13</w:delText>
          </w:r>
        </w:del>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77777777" w:rsidR="008F456D" w:rsidRDefault="00000000">
    <w:pPr>
      <w:pStyle w:val="Footer"/>
      <w:rPr>
        <w:rFonts w:ascii="Georgia" w:hAnsi="Georgia"/>
      </w:rPr>
    </w:pPr>
    <w:r>
      <w:rPr>
        <w:noProof/>
        <w:lang w:val="en-US"/>
      </w:rPr>
      <w:drawing>
        <wp:anchor distT="0" distB="0" distL="114300" distR="114300" simplePos="0" relativeHeight="251695104" behindDoc="1" locked="0" layoutInCell="1" allowOverlap="1" wp14:anchorId="3B73E58D" wp14:editId="683A21B8">
          <wp:simplePos x="0" y="0"/>
          <wp:positionH relativeFrom="margin">
            <wp:posOffset>438150</wp:posOffset>
          </wp:positionH>
          <wp:positionV relativeFrom="paragraph">
            <wp:posOffset>-306705</wp:posOffset>
          </wp:positionV>
          <wp:extent cx="5057775" cy="659765"/>
          <wp:effectExtent l="0" t="0" r="9525" b="6985"/>
          <wp:wrapTopAndBottom/>
          <wp:docPr id="1816902608" name="Picture 181690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2608" name="Picture 181690260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r>
      <w:rPr>
        <w:rFonts w:ascii="Georgia" w:hAnsi="Georgia"/>
      </w:rPr>
      <w:t>Software Development | 15</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77777777" w:rsidR="008F456D" w:rsidRDefault="00000000">
    <w:pPr>
      <w:pStyle w:val="Footer"/>
      <w:rPr>
        <w:rFonts w:ascii="Georgia" w:hAnsi="Georgia"/>
      </w:rPr>
    </w:pPr>
    <w:del w:id="509" w:author="Jade Raposa [2]" w:date="2024-10-16T23:50:00Z">
      <w:r>
        <w:rPr>
          <w:rFonts w:ascii="Georgia" w:hAnsi="Georgia"/>
          <w:noProof/>
          <w:lang w:val="en-US"/>
        </w:rPr>
        <w:drawing>
          <wp:anchor distT="0" distB="0" distL="114300" distR="114300" simplePos="0" relativeHeight="251693056" behindDoc="1" locked="0" layoutInCell="1" allowOverlap="1" wp14:anchorId="192C8556" wp14:editId="5C03E086">
            <wp:simplePos x="0" y="0"/>
            <wp:positionH relativeFrom="margin">
              <wp:posOffset>438150</wp:posOffset>
            </wp:positionH>
            <wp:positionV relativeFrom="paragraph">
              <wp:posOffset>-440055</wp:posOffset>
            </wp:positionV>
            <wp:extent cx="5057775" cy="659765"/>
            <wp:effectExtent l="0" t="0" r="9525" b="6985"/>
            <wp:wrapTopAndBottom/>
            <wp:docPr id="2080296379" name="Picture 208029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6379" name="Picture 208029637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sdt>
      <w:sdtPr>
        <w:id w:val="-847644586"/>
        <w:docPartObj>
          <w:docPartGallery w:val="AutoText"/>
        </w:docPartObj>
      </w:sdtPr>
      <w:sdtEndPr>
        <w:rPr>
          <w:rFonts w:ascii="Georgia" w:hAnsi="Georgia"/>
        </w:rPr>
      </w:sdtEndPr>
      <w:sdtContent/>
    </w:sdt>
    <w:r>
      <w:rPr>
        <w:rFonts w:ascii="Georgia" w:hAnsi="Georgia"/>
      </w:rPr>
      <w:t xml:space="preserve"> </w:t>
    </w:r>
    <w:r>
      <w:rPr>
        <w:rFonts w:ascii="Georgia" w:hAnsi="Georgia"/>
      </w:rPr>
      <w:tab/>
    </w:r>
    <w:r>
      <w:rPr>
        <w:rFonts w:ascii="Georgia" w:hAnsi="Georgia"/>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BACA4" w14:textId="77777777" w:rsidR="008F456D" w:rsidRDefault="00000000" w:rsidP="008F456D">
    <w:pPr>
      <w:pStyle w:val="Footer"/>
      <w:jc w:val="right"/>
      <w:rPr>
        <w:rFonts w:ascii="Georgia" w:hAnsi="Georgia"/>
      </w:rPr>
      <w:pPrChange w:id="512" w:author="Jade Raposa [2]" w:date="2024-10-16T23:50:00Z">
        <w:pPr>
          <w:pStyle w:val="Footer"/>
        </w:pPr>
      </w:pPrChange>
    </w:pPr>
    <w:ins w:id="513" w:author="Jade Raposa [2]" w:date="2024-10-16T23:52:00Z">
      <w:r>
        <w:rPr>
          <w:rFonts w:ascii="Georgia" w:hAnsi="Georgia"/>
        </w:rPr>
        <w:t xml:space="preserve">Software </w:t>
      </w:r>
      <w:proofErr w:type="gramStart"/>
      <w:r>
        <w:rPr>
          <w:rFonts w:ascii="Georgia" w:hAnsi="Georgia"/>
        </w:rPr>
        <w:t>Development</w:t>
      </w:r>
    </w:ins>
    <w:ins w:id="514" w:author="Jade Raposa [2]" w:date="2024-10-16T23:53:00Z">
      <w:r>
        <w:rPr>
          <w:rFonts w:ascii="Georgia" w:hAnsi="Georgia"/>
        </w:rPr>
        <w:t xml:space="preserve"> </w:t>
      </w:r>
    </w:ins>
    <w:ins w:id="515" w:author="Jade Raposa [2]" w:date="2024-10-16T23:51:00Z">
      <w:r>
        <w:rPr>
          <w:rFonts w:ascii="Georgia" w:hAnsi="Georgia"/>
        </w:rPr>
        <w:t xml:space="preserve"> |</w:t>
      </w:r>
    </w:ins>
    <w:proofErr w:type="gramEnd"/>
    <w:ins w:id="516" w:author="Jade Raposa [2]" w:date="2024-10-16T23:53:00Z">
      <w:r>
        <w:rPr>
          <w:rFonts w:ascii="Georgia" w:hAnsi="Georgia"/>
        </w:rPr>
        <w:t xml:space="preserve"> </w:t>
      </w:r>
    </w:ins>
    <w:ins w:id="517" w:author="Jade Raposa [2]" w:date="2024-10-16T23:51:00Z">
      <w:r>
        <w:rPr>
          <w:rFonts w:ascii="Georgia" w:hAnsi="Georgia"/>
        </w:rPr>
        <w:t xml:space="preserve"> 1</w:t>
      </w:r>
    </w:ins>
    <w:ins w:id="518" w:author="Jade Raposa [2]" w:date="2024-10-16T23:50:00Z">
      <w:r>
        <w:rPr>
          <w:rFonts w:ascii="Georgia" w:hAnsi="Georgia"/>
          <w:noProof/>
          <w:lang w:val="en-US"/>
        </w:rPr>
        <w:drawing>
          <wp:anchor distT="0" distB="0" distL="114300" distR="114300" simplePos="0" relativeHeight="251789312" behindDoc="1" locked="0" layoutInCell="1" allowOverlap="1" wp14:anchorId="1BC95BEF" wp14:editId="16D89ED7">
            <wp:simplePos x="0" y="0"/>
            <wp:positionH relativeFrom="margin">
              <wp:posOffset>438150</wp:posOffset>
            </wp:positionH>
            <wp:positionV relativeFrom="paragraph">
              <wp:posOffset>-332740</wp:posOffset>
            </wp:positionV>
            <wp:extent cx="5057775" cy="659765"/>
            <wp:effectExtent l="0" t="0" r="9525" b="6985"/>
            <wp:wrapTopAndBottom/>
            <wp:docPr id="1059359714" name="Picture 105935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9714" name="Picture 10593597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del w:id="519" w:author="Jade Raposa [2]" w:date="2024-10-16T23:50:00Z">
      <w:r>
        <w:rPr>
          <w:rFonts w:ascii="Georgia" w:hAnsi="Georgia"/>
          <w:noProof/>
          <w:lang w:val="en-US"/>
        </w:rPr>
        <w:drawing>
          <wp:anchor distT="0" distB="0" distL="114300" distR="114300" simplePos="0" relativeHeight="251788288" behindDoc="1" locked="0" layoutInCell="1" allowOverlap="1" wp14:anchorId="0F526EBB" wp14:editId="686EC07E">
            <wp:simplePos x="0" y="0"/>
            <wp:positionH relativeFrom="margin">
              <wp:posOffset>438150</wp:posOffset>
            </wp:positionH>
            <wp:positionV relativeFrom="paragraph">
              <wp:posOffset>-440055</wp:posOffset>
            </wp:positionV>
            <wp:extent cx="5057775" cy="659765"/>
            <wp:effectExtent l="0" t="0" r="9525" b="6985"/>
            <wp:wrapTopAndBottom/>
            <wp:docPr id="1893278851" name="Picture 189327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8851" name="Picture 189327885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ns w:id="520" w:author="Jade Raposa [2]" w:date="2024-10-16T23:51:00Z">
      <w:r>
        <w:rPr>
          <w:rFonts w:ascii="Georgia" w:hAnsi="Georgia"/>
        </w:rPr>
        <w:t>5</w:t>
      </w:r>
    </w:ins>
    <w:del w:id="521" w:author="Jade Raposa [2]" w:date="2024-10-16T23:50:00Z">
      <w:r>
        <w:rPr>
          <w:rFonts w:ascii="Georgia" w:hAnsi="Georgia"/>
        </w:rPr>
        <w:delText xml:space="preserve"> </w:delText>
      </w:r>
      <w:r>
        <w:rPr>
          <w:rFonts w:ascii="Georgia" w:hAnsi="Georgia"/>
        </w:rPr>
        <w:tab/>
      </w:r>
      <w:r>
        <w:rPr>
          <w:rFonts w:ascii="Georgia" w:hAnsi="Georgia"/>
        </w:rPr>
        <w:tab/>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77777777" w:rsidR="008F456D" w:rsidRDefault="00000000" w:rsidP="008F456D">
    <w:pPr>
      <w:pStyle w:val="Footer"/>
      <w:jc w:val="right"/>
      <w:rPr>
        <w:rFonts w:ascii="Georgia" w:hAnsi="Georgia"/>
      </w:rPr>
      <w:pPrChange w:id="531" w:author="Jade Raposa [2]" w:date="2024-10-16T23:54:00Z">
        <w:pPr>
          <w:pStyle w:val="Footer"/>
        </w:pPr>
      </w:pPrChange>
    </w:pPr>
    <w:r>
      <w:rPr>
        <w:rFonts w:ascii="Georgia" w:hAnsi="Georgia"/>
        <w:noProof/>
        <w:lang w:val="en-US"/>
      </w:rPr>
      <w:drawing>
        <wp:anchor distT="0" distB="0" distL="114300" distR="114300" simplePos="0" relativeHeight="251697152" behindDoc="1" locked="0" layoutInCell="1" allowOverlap="1" wp14:anchorId="7BDB8354" wp14:editId="2F4A1A63">
          <wp:simplePos x="0" y="0"/>
          <wp:positionH relativeFrom="margin">
            <wp:posOffset>438150</wp:posOffset>
          </wp:positionH>
          <wp:positionV relativeFrom="paragraph">
            <wp:posOffset>-440055</wp:posOffset>
          </wp:positionV>
          <wp:extent cx="5057775" cy="659765"/>
          <wp:effectExtent l="0" t="0" r="9525" b="6985"/>
          <wp:wrapTopAndBottom/>
          <wp:docPr id="782657480" name="Picture 78265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7480" name="Picture 78265748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791546640"/>
        <w:docPartObj>
          <w:docPartGallery w:val="AutoText"/>
        </w:docPartObj>
      </w:sdtPr>
      <w:sdtEndPr>
        <w:rPr>
          <w:rFonts w:ascii="Georgia" w:hAnsi="Georgia"/>
        </w:rPr>
      </w:sdtEndPr>
      <w:sdtContent>
        <w:ins w:id="532" w:author="Jade Raposa [2]" w:date="2024-10-16T23:54:00Z">
          <w:r>
            <w:rPr>
              <w:rFonts w:ascii="Georgia" w:hAnsi="Georgia"/>
              <w:rPrChange w:id="533" w:author="Jade Raposa [2]" w:date="2024-10-16T23:54:00Z">
                <w:rPr/>
              </w:rPrChange>
            </w:rPr>
            <w:t>Purpose, Deliverables, and Development Activities  |  16</w:t>
          </w:r>
        </w:ins>
      </w:sdtContent>
    </w:sdt>
    <w:del w:id="534" w:author="Jade Raposa [2]" w:date="2024-10-16T23:54:00Z">
      <w:r>
        <w:rPr>
          <w:rFonts w:ascii="Georgia" w:hAnsi="Georgia"/>
        </w:rPr>
        <w:delText xml:space="preserve"> </w:delText>
      </w:r>
      <w:r>
        <w:rPr>
          <w:rFonts w:ascii="Georgia" w:hAnsi="Georgia"/>
        </w:rPr>
        <w:tab/>
        <w:delText xml:space="preserve">                                                                          Purpose, Deliverables, and Development Activities | 16</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000000" w:rsidP="008F456D">
    <w:pPr>
      <w:pStyle w:val="Footer"/>
      <w:jc w:val="right"/>
      <w:rPr>
        <w:rFonts w:ascii="Georgia" w:hAnsi="Georgia"/>
      </w:rPr>
      <w:pPrChange w:id="535" w:author="Jade Raposa [2]" w:date="2024-10-16T23:55:00Z">
        <w:pPr>
          <w:pStyle w:val="Footer"/>
        </w:pPr>
      </w:pPrChange>
    </w:pPr>
    <w:ins w:id="536" w:author="Jade Raposa [2]" w:date="2024-10-16T23:55:00Z">
      <w:r>
        <w:rPr>
          <w:rFonts w:ascii="Georgia" w:hAnsi="Georgia"/>
          <w:rPrChange w:id="537" w:author="Jade Raposa [2]" w:date="2024-10-16T23:55:00Z">
            <w:rPr/>
          </w:rPrChange>
        </w:rPr>
        <w:t xml:space="preserve">Source </w:t>
      </w:r>
      <w:proofErr w:type="gramStart"/>
      <w:r>
        <w:rPr>
          <w:rFonts w:ascii="Georgia" w:hAnsi="Georgia"/>
          <w:rPrChange w:id="538" w:author="Jade Raposa [2]" w:date="2024-10-16T23:55:00Z">
            <w:rPr/>
          </w:rPrChange>
        </w:rPr>
        <w:t>Data</w:t>
      </w:r>
    </w:ins>
    <w:ins w:id="539" w:author="Jade Raposa [2]" w:date="2024-10-16T23:56:00Z">
      <w:r>
        <w:rPr>
          <w:rFonts w:ascii="Georgia" w:hAnsi="Georgia"/>
        </w:rPr>
        <w:t xml:space="preserve"> </w:t>
      </w:r>
    </w:ins>
    <w:ins w:id="540" w:author="Jade Raposa [2]" w:date="2024-10-16T23:55:00Z">
      <w:r>
        <w:rPr>
          <w:rFonts w:ascii="Georgia" w:hAnsi="Georgia"/>
          <w:rPrChange w:id="541" w:author="Jade Raposa [2]" w:date="2024-10-16T23:55:00Z">
            <w:rPr/>
          </w:rPrChange>
        </w:rPr>
        <w:t xml:space="preserve"> |</w:t>
      </w:r>
    </w:ins>
    <w:proofErr w:type="gramEnd"/>
    <w:ins w:id="542" w:author="Jade Raposa [2]" w:date="2024-10-16T23:56:00Z">
      <w:r>
        <w:rPr>
          <w:rFonts w:ascii="Georgia" w:hAnsi="Georgia"/>
        </w:rPr>
        <w:t xml:space="preserve"> </w:t>
      </w:r>
    </w:ins>
    <w:ins w:id="543" w:author="Jade Raposa [2]" w:date="2024-10-16T23:55:00Z">
      <w:r>
        <w:rPr>
          <w:rFonts w:ascii="Georgia" w:hAnsi="Georgia"/>
          <w:rPrChange w:id="544" w:author="Jade Raposa [2]" w:date="2024-10-16T23:55:00Z">
            <w:rPr/>
          </w:rPrChange>
        </w:rPr>
        <w:t xml:space="preserve"> 1</w:t>
      </w:r>
    </w:ins>
    <w:r>
      <w:rPr>
        <w:rFonts w:ascii="Georgia" w:hAnsi="Georgia"/>
        <w:noProof/>
        <w:lang w:val="en-US"/>
        <w:rPrChange w:id="545" w:author="Jade Raposa [2]"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2140996502" name="Picture 214099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546" w:author="Jade Raposa [2]" w:date="2024-10-16T23:56:00Z">
      <w:r>
        <w:rPr>
          <w:rFonts w:ascii="Georgia" w:hAnsi="Georgia"/>
        </w:rPr>
        <w:t>8</w:t>
      </w:r>
    </w:ins>
    <w:del w:id="547" w:author="Jade Raposa [2]" w:date="2024-10-16T23:55:00Z">
      <w:r>
        <w:rPr>
          <w:rFonts w:ascii="Georgia" w:hAnsi="Georgia"/>
          <w:rPrChange w:id="548" w:author="Jade Raposa [2]" w:date="2024-10-16T23:55:00Z">
            <w:rPr/>
          </w:rPrChange>
        </w:rPr>
        <w:tab/>
      </w:r>
      <w:r>
        <w:rPr>
          <w:rFonts w:ascii="Georgia" w:hAnsi="Georgia"/>
          <w:rPrChange w:id="549" w:author="Jade Raposa [2]" w:date="2024-10-16T23:55:00Z">
            <w:rPr/>
          </w:rPrChange>
        </w:rPr>
        <w:tab/>
      </w:r>
      <w:r>
        <w:rPr>
          <w:rFonts w:ascii="Georgia" w:hAnsi="Georgia"/>
        </w:rPr>
        <w:delText>Source Data | 18</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000000" w:rsidP="008F456D">
    <w:pPr>
      <w:pStyle w:val="Footer"/>
      <w:jc w:val="right"/>
      <w:rPr>
        <w:rFonts w:ascii="Georgia" w:hAnsi="Georgia"/>
      </w:rPr>
      <w:pPrChange w:id="550" w:author="Jade Raposa [2]" w:date="2024-10-16T23:54:00Z">
        <w:pPr>
          <w:pStyle w:val="Footer"/>
        </w:pPr>
      </w:pPrChange>
    </w:pPr>
    <w:ins w:id="551" w:author="Jade Raposa [2]"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509480614" name="Picture 50948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52" w:author="Jade Raposa [2]" w:date="2024-10-16T23:54:00Z">
      <w:r>
        <w:rPr>
          <w:rFonts w:ascii="Georgia" w:hAnsi="Georgia"/>
        </w:rPr>
        <w:delText xml:space="preserve"> </w:delText>
      </w:r>
      <w:r>
        <w:rPr>
          <w:rFonts w:ascii="Georgia" w:hAnsi="Georgia"/>
        </w:rPr>
        <w:tab/>
        <w:delText xml:space="preserve">                                                                                                                       Data Gathering Technique | 17</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000000" w:rsidP="008F456D">
    <w:pPr>
      <w:pStyle w:val="Footer"/>
      <w:jc w:val="right"/>
      <w:rPr>
        <w:rFonts w:ascii="Georgia" w:hAnsi="Georgia"/>
        <w:lang w:val="en-US"/>
        <w:rPrChange w:id="557" w:author="Jade Raposa [2]" w:date="2024-10-16T23:57:00Z">
          <w:rPr>
            <w:rFonts w:ascii="Georgia" w:hAnsi="Georgia"/>
          </w:rPr>
        </w:rPrChange>
      </w:rPr>
      <w:pPrChange w:id="558" w:author="Jade Raposa [2]" w:date="2024-10-16T23:56:00Z">
        <w:pPr>
          <w:pStyle w:val="Footer"/>
        </w:pPr>
      </w:pPrChange>
    </w:pPr>
    <w:ins w:id="559" w:author="Jade Raposa [2]" w:date="2024-10-16T23:57:00Z">
      <w:r>
        <w:rPr>
          <w:rFonts w:ascii="Georgia" w:hAnsi="Georgia"/>
          <w:rPrChange w:id="560" w:author="Jade Raposa [2]" w:date="2024-10-16T23:57:00Z">
            <w:rPr/>
          </w:rPrChange>
        </w:rPr>
        <w:t xml:space="preserve">Surve </w:t>
      </w:r>
      <w:proofErr w:type="gramStart"/>
      <w:r>
        <w:rPr>
          <w:rFonts w:ascii="Georgia" w:hAnsi="Georgia"/>
          <w:rPrChange w:id="561" w:author="Jade Raposa [2]" w:date="2024-10-16T23:57:00Z">
            <w:rPr/>
          </w:rPrChange>
        </w:rPr>
        <w:t>Results</w:t>
      </w:r>
      <w:r>
        <w:rPr>
          <w:rFonts w:ascii="Georgia" w:hAnsi="Georgia"/>
        </w:rPr>
        <w:t xml:space="preserve"> </w:t>
      </w:r>
      <w:r>
        <w:rPr>
          <w:rFonts w:ascii="Georgia" w:hAnsi="Georgia"/>
          <w:rPrChange w:id="562" w:author="Jade Raposa [2]" w:date="2024-10-16T23:57:00Z">
            <w:rPr/>
          </w:rPrChange>
        </w:rPr>
        <w:t xml:space="preserve"> |</w:t>
      </w:r>
      <w:proofErr w:type="gramEnd"/>
      <w:r>
        <w:rPr>
          <w:rFonts w:ascii="Georgia" w:hAnsi="Georgia"/>
          <w:rPrChange w:id="563" w:author="Jade Raposa [2]" w:date="2024-10-16T23:57:00Z">
            <w:rPr/>
          </w:rPrChange>
        </w:rPr>
        <w:t xml:space="preserve"> </w:t>
      </w:r>
      <w:r>
        <w:rPr>
          <w:rFonts w:ascii="Georgia" w:hAnsi="Georgia"/>
        </w:rPr>
        <w:t xml:space="preserve"> </w:t>
      </w:r>
      <w:r>
        <w:rPr>
          <w:rFonts w:ascii="Georgia" w:hAnsi="Georgia"/>
          <w:rPrChange w:id="564" w:author="Jade Raposa [2]" w:date="2024-10-16T23:57:00Z">
            <w:rPr/>
          </w:rPrChange>
        </w:rPr>
        <w:t>20</w:t>
      </w:r>
    </w:ins>
    <w:r>
      <w:rPr>
        <w:rFonts w:ascii="Georgia" w:hAnsi="Georgia"/>
        <w:noProof/>
        <w:lang w:val="en-US"/>
        <w:rPrChange w:id="565" w:author="Jade Raposa [2]"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6" w:author="Jade Raposa [2]" w:date="2024-10-16T23:56:00Z">
      <w:r>
        <w:rPr>
          <w:rFonts w:ascii="Georgia" w:hAnsi="Georgia"/>
          <w:lang w:val="en-US"/>
          <w:rPrChange w:id="567" w:author="Jade Raposa [2]" w:date="2024-10-16T23:57:00Z">
            <w:rPr/>
          </w:rPrChange>
        </w:rPr>
        <w:tab/>
      </w:r>
      <w:r>
        <w:rPr>
          <w:rFonts w:ascii="Georgia" w:hAnsi="Georgia"/>
          <w:lang w:val="en-US"/>
          <w:rPrChange w:id="568" w:author="Jade Raposa [2]" w:date="2024-10-16T23:57:00Z">
            <w:rPr/>
          </w:rPrChange>
        </w:rPr>
        <w:tab/>
      </w:r>
      <w:r>
        <w:rPr>
          <w:rFonts w:ascii="Georgia" w:hAnsi="Georgia"/>
          <w:lang w:val="en-US"/>
          <w:rPrChange w:id="569" w:author="Jade Raposa [2]" w:date="2024-10-16T23:57:00Z">
            <w:rPr>
              <w:rFonts w:ascii="Georgia" w:hAnsi="Georgia"/>
            </w:rPr>
          </w:rPrChange>
        </w:rPr>
        <w:delText>Surve Results | 20</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000000" w:rsidP="008F456D">
    <w:pPr>
      <w:pStyle w:val="Header"/>
      <w:tabs>
        <w:tab w:val="clear" w:pos="4680"/>
        <w:tab w:val="clear" w:pos="9360"/>
        <w:tab w:val="right" w:pos="8640"/>
      </w:tabs>
      <w:jc w:val="right"/>
      <w:rPr>
        <w:rFonts w:ascii="Georgia" w:hAnsi="Georgia"/>
        <w:rPrChange w:id="26" w:author="Jade Raposa [2]" w:date="2024-10-16T21:12:00Z">
          <w:rPr/>
        </w:rPrChange>
      </w:rPr>
      <w:pPrChange w:id="27" w:author="Jade Raposa [2]" w:date="2024-10-16T23:25:00Z">
        <w:pPr>
          <w:pStyle w:val="Header"/>
          <w:tabs>
            <w:tab w:val="clear" w:pos="4680"/>
            <w:tab w:val="clear" w:pos="9360"/>
            <w:tab w:val="right" w:pos="8640"/>
          </w:tabs>
        </w:pPr>
      </w:pPrChange>
    </w:pPr>
    <w:ins w:id="28" w:author="Jade Raposa [2]" w:date="2024-10-16T23:25:00Z">
      <w:r>
        <w:rPr>
          <w:rFonts w:ascii="Georgia" w:hAnsi="Georgia"/>
        </w:rPr>
        <w:t>Recommendation For Capstone Project Final Defense</w:t>
      </w:r>
    </w:ins>
    <w:ins w:id="29" w:author="Jade Raposa [2]"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0" w:author="Jade Raposa [2]"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000000" w:rsidP="008F456D">
    <w:pPr>
      <w:pStyle w:val="Footer"/>
      <w:jc w:val="right"/>
      <w:rPr>
        <w:rFonts w:ascii="Georgia" w:hAnsi="Georgia"/>
      </w:rPr>
      <w:pPrChange w:id="570" w:author="Jade Raposa [2]" w:date="2024-10-16T23:56:00Z">
        <w:pPr>
          <w:pStyle w:val="Footer"/>
        </w:pPr>
      </w:pPrChange>
    </w:pPr>
    <w:ins w:id="571" w:author="Jade Raposa [2]" w:date="2024-10-16T23:56:00Z">
      <w:r>
        <w:rPr>
          <w:rFonts w:ascii="Georgia" w:hAnsi="Georgia"/>
          <w:rPrChange w:id="572" w:author="Jade Raposa [2]" w:date="2024-10-16T23:56:00Z">
            <w:rPr/>
          </w:rPrChange>
        </w:rPr>
        <w:t xml:space="preserve">Survey Results </w:t>
      </w:r>
      <w:r>
        <w:rPr>
          <w:rFonts w:ascii="Georgia" w:hAnsi="Georgia"/>
        </w:rPr>
        <w:t xml:space="preserve"> </w:t>
      </w:r>
      <w:r>
        <w:rPr>
          <w:rFonts w:ascii="Georgia" w:hAnsi="Georgia"/>
          <w:rPrChange w:id="573" w:author="Jade Raposa [2]" w:date="2024-10-16T23:56:00Z">
            <w:rPr/>
          </w:rPrChange>
        </w:rPr>
        <w:t xml:space="preserve">| </w:t>
      </w:r>
      <w:r>
        <w:rPr>
          <w:rFonts w:ascii="Georgia" w:hAnsi="Georgia"/>
        </w:rPr>
        <w:t xml:space="preserve"> </w:t>
      </w:r>
      <w:r>
        <w:rPr>
          <w:rFonts w:ascii="Georgia" w:hAnsi="Georgia"/>
          <w:rPrChange w:id="574" w:author="Jade Raposa [2]"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75" w:author="Jade Raposa [2]" w:date="2024-10-16T23:56:00Z"/>
    <w:sdt>
      <w:sdtPr>
        <w:rPr>
          <w:rFonts w:ascii="Georgia" w:hAnsi="Georgia"/>
        </w:rPr>
        <w:id w:val="-307252720"/>
        <w:docPartObj>
          <w:docPartGallery w:val="AutoText"/>
        </w:docPartObj>
      </w:sdtPr>
      <w:sdtContent>
        <w:customXmlDelRangeEnd w:id="575"/>
        <w:customXmlDelRangeStart w:id="576" w:author="Jade Raposa [2]" w:date="2024-10-16T23:56:00Z"/>
      </w:sdtContent>
    </w:sdt>
    <w:customXmlDelRangeEnd w:id="576"/>
    <w:del w:id="577" w:author="Jade Raposa [2]" w:date="2024-10-16T23:56:00Z">
      <w:r>
        <w:rPr>
          <w:rFonts w:ascii="Georgia" w:hAnsi="Georgia"/>
          <w:rPrChange w:id="578" w:author="Jade Raposa [2]" w:date="2024-10-16T23:56:00Z">
            <w:rPr/>
          </w:rPrChange>
        </w:rPr>
        <w:delText xml:space="preserve"> </w:delText>
      </w:r>
      <w:r>
        <w:rPr>
          <w:rFonts w:ascii="Georgia" w:hAnsi="Georgia"/>
        </w:rPr>
        <w:tab/>
        <w:delText xml:space="preserve">                                                                                                                                            Survey Results | 19</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000000" w:rsidP="008F456D">
    <w:pPr>
      <w:pStyle w:val="Footer"/>
      <w:jc w:val="right"/>
      <w:rPr>
        <w:rFonts w:ascii="Georgia" w:hAnsi="Georgia"/>
        <w:lang w:val="en-US"/>
        <w:rPrChange w:id="579" w:author="Jade Raposa [2]" w:date="2024-10-16T23:59:00Z">
          <w:rPr>
            <w:rFonts w:ascii="Georgia" w:hAnsi="Georgia"/>
          </w:rPr>
        </w:rPrChange>
      </w:rPr>
      <w:pPrChange w:id="580" w:author="Jade Raposa [2]" w:date="2024-10-16T23:59:00Z">
        <w:pPr>
          <w:pStyle w:val="Footer"/>
        </w:pPr>
      </w:pPrChange>
    </w:pPr>
    <w:ins w:id="581" w:author="Jade Raposa [2]" w:date="2024-10-16T23:59:00Z">
      <w:r>
        <w:rPr>
          <w:rFonts w:ascii="Georgia" w:hAnsi="Georgia"/>
          <w:rPrChange w:id="582" w:author="Jade Raposa [2]" w:date="2024-10-16T23:59:00Z">
            <w:rPr/>
          </w:rPrChange>
        </w:rPr>
        <w:t>Surve</w:t>
      </w:r>
    </w:ins>
    <w:ins w:id="583" w:author="Jade Raposa [2]" w:date="2024-10-18T22:45:00Z">
      <w:r>
        <w:rPr>
          <w:rFonts w:ascii="Georgia" w:hAnsi="Georgia"/>
        </w:rPr>
        <w:t>y</w:t>
      </w:r>
    </w:ins>
    <w:ins w:id="584" w:author="Jade Raposa [2]" w:date="2024-10-16T23:59:00Z">
      <w:r>
        <w:rPr>
          <w:rFonts w:ascii="Georgia" w:hAnsi="Georgia"/>
          <w:rPrChange w:id="585" w:author="Jade Raposa [2]" w:date="2024-10-16T23:59:00Z">
            <w:rPr/>
          </w:rPrChange>
        </w:rPr>
        <w:t xml:space="preserve"> </w:t>
      </w:r>
      <w:proofErr w:type="gramStart"/>
      <w:r>
        <w:rPr>
          <w:rFonts w:ascii="Georgia" w:hAnsi="Georgia"/>
          <w:rPrChange w:id="586" w:author="Jade Raposa [2]" w:date="2024-10-16T23:59:00Z">
            <w:rPr/>
          </w:rPrChange>
        </w:rPr>
        <w:t xml:space="preserve">Results </w:t>
      </w:r>
      <w:r>
        <w:rPr>
          <w:rFonts w:ascii="Georgia" w:hAnsi="Georgia"/>
        </w:rPr>
        <w:t xml:space="preserve"> </w:t>
      </w:r>
      <w:r>
        <w:rPr>
          <w:rFonts w:ascii="Georgia" w:hAnsi="Georgia"/>
          <w:rPrChange w:id="587" w:author="Jade Raposa [2]" w:date="2024-10-16T23:59:00Z">
            <w:rPr/>
          </w:rPrChange>
        </w:rPr>
        <w:t>|</w:t>
      </w:r>
      <w:proofErr w:type="gramEnd"/>
      <w:r>
        <w:rPr>
          <w:rFonts w:ascii="Georgia" w:hAnsi="Georgia"/>
          <w:rPrChange w:id="588" w:author="Jade Raposa [2]" w:date="2024-10-16T23:59:00Z">
            <w:rPr/>
          </w:rPrChange>
        </w:rPr>
        <w:t xml:space="preserve"> </w:t>
      </w:r>
      <w:r>
        <w:rPr>
          <w:rFonts w:ascii="Georgia" w:hAnsi="Georgia"/>
        </w:rPr>
        <w:t xml:space="preserve"> </w:t>
      </w:r>
      <w:r>
        <w:rPr>
          <w:rFonts w:ascii="Georgia" w:hAnsi="Georgia"/>
          <w:rPrChange w:id="589" w:author="Jade Raposa [2]" w:date="2024-10-16T23:59:00Z">
            <w:rPr/>
          </w:rPrChange>
        </w:rPr>
        <w:t>22</w:t>
      </w:r>
    </w:ins>
    <w:r>
      <w:rPr>
        <w:rFonts w:ascii="Georgia" w:hAnsi="Georgia"/>
        <w:noProof/>
        <w:lang w:val="en-US"/>
        <w:rPrChange w:id="590" w:author="Jade Raposa [2]"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1" w:author="Jade Raposa [2]" w:date="2024-10-16T23:58:00Z">
      <w:r>
        <w:rPr>
          <w:rFonts w:ascii="Georgia" w:hAnsi="Georgia"/>
          <w:lang w:val="en-US"/>
          <w:rPrChange w:id="592" w:author="Jade Raposa [2]" w:date="2024-10-16T23:59:00Z">
            <w:rPr/>
          </w:rPrChange>
        </w:rPr>
        <w:tab/>
      </w:r>
      <w:r>
        <w:rPr>
          <w:rFonts w:ascii="Georgia" w:hAnsi="Georgia"/>
          <w:lang w:val="en-US"/>
          <w:rPrChange w:id="593" w:author="Jade Raposa [2]" w:date="2024-10-16T23:59:00Z">
            <w:rPr/>
          </w:rPrChange>
        </w:rPr>
        <w:tab/>
      </w:r>
      <w:r>
        <w:rPr>
          <w:rFonts w:ascii="Georgia" w:hAnsi="Georgia"/>
          <w:lang w:val="en-US"/>
          <w:rPrChange w:id="594" w:author="Jade Raposa [2]" w:date="2024-10-16T23:59:00Z">
            <w:rPr>
              <w:rFonts w:ascii="Georgia" w:hAnsi="Georgia"/>
            </w:rPr>
          </w:rPrChange>
        </w:rPr>
        <w:delText>Surve Results | 22</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000000" w:rsidP="008F456D">
    <w:pPr>
      <w:pStyle w:val="Footer"/>
      <w:jc w:val="right"/>
      <w:rPr>
        <w:rFonts w:ascii="Georgia" w:hAnsi="Georgia"/>
      </w:rPr>
      <w:pPrChange w:id="595" w:author="Jade Raposa [2]"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96" w:author="Jade Raposa [2]" w:date="2024-10-16T23:58:00Z">
      <w:r>
        <w:t xml:space="preserve"> </w:t>
      </w:r>
      <w:r>
        <w:rPr>
          <w:rFonts w:ascii="Georgia" w:hAnsi="Georgia"/>
        </w:rPr>
        <w:t>Survey Results  |  21</w:t>
      </w:r>
    </w:ins>
    <w:del w:id="597" w:author="Jade Raposa [2]" w:date="2024-10-16T23:58:00Z">
      <w:r>
        <w:rPr>
          <w:rFonts w:ascii="Georgia" w:hAnsi="Georgia"/>
        </w:rPr>
        <w:delText xml:space="preserve"> </w:delText>
      </w:r>
      <w:r>
        <w:rPr>
          <w:rFonts w:ascii="Georgia" w:hAnsi="Georgia"/>
        </w:rPr>
        <w:tab/>
        <w:delText xml:space="preserve">                                                                                                                                            Survey Results | 21</w:delText>
      </w:r>
    </w:del>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000000" w:rsidP="008F456D">
    <w:pPr>
      <w:pStyle w:val="Footer"/>
      <w:jc w:val="right"/>
      <w:rPr>
        <w:rFonts w:ascii="Georgia" w:hAnsi="Georgia"/>
        <w:lang w:val="en-US"/>
        <w:rPrChange w:id="598" w:author="Jade Raposa [2]" w:date="2024-10-17T00:00:00Z">
          <w:rPr>
            <w:rFonts w:ascii="Georgia" w:hAnsi="Georgia"/>
          </w:rPr>
        </w:rPrChange>
      </w:rPr>
      <w:pPrChange w:id="599" w:author="Jade Raposa [2]" w:date="2024-10-17T00:00:00Z">
        <w:pPr>
          <w:pStyle w:val="Footer"/>
        </w:pPr>
      </w:pPrChange>
    </w:pPr>
    <w:ins w:id="600" w:author="Jade Raposa [2]" w:date="2024-10-17T00:00:00Z">
      <w:r>
        <w:rPr>
          <w:rFonts w:ascii="Georgia" w:hAnsi="Georgia"/>
          <w:rPrChange w:id="601" w:author="Jade Raposa [2]" w:date="2024-10-17T00:00:00Z">
            <w:rPr/>
          </w:rPrChange>
        </w:rPr>
        <w:t>Surve</w:t>
      </w:r>
    </w:ins>
    <w:ins w:id="602" w:author="Jade Raposa [2]" w:date="2024-10-18T22:45:00Z">
      <w:r>
        <w:rPr>
          <w:rFonts w:ascii="Georgia" w:hAnsi="Georgia"/>
        </w:rPr>
        <w:t>y</w:t>
      </w:r>
    </w:ins>
    <w:ins w:id="603" w:author="Jade Raposa [2]" w:date="2024-10-17T00:00:00Z">
      <w:r>
        <w:rPr>
          <w:rFonts w:ascii="Georgia" w:hAnsi="Georgia"/>
          <w:rPrChange w:id="604" w:author="Jade Raposa [2]" w:date="2024-10-17T00:00:00Z">
            <w:rPr/>
          </w:rPrChange>
        </w:rPr>
        <w:t xml:space="preserve"> </w:t>
      </w:r>
      <w:proofErr w:type="gramStart"/>
      <w:r>
        <w:rPr>
          <w:rFonts w:ascii="Georgia" w:hAnsi="Georgia"/>
          <w:rPrChange w:id="605" w:author="Jade Raposa [2]" w:date="2024-10-17T00:00:00Z">
            <w:rPr/>
          </w:rPrChange>
        </w:rPr>
        <w:t xml:space="preserve">Results </w:t>
      </w:r>
      <w:r>
        <w:rPr>
          <w:rFonts w:ascii="Georgia" w:hAnsi="Georgia"/>
        </w:rPr>
        <w:t xml:space="preserve"> </w:t>
      </w:r>
      <w:r>
        <w:rPr>
          <w:rFonts w:ascii="Georgia" w:hAnsi="Georgia"/>
          <w:rPrChange w:id="606" w:author="Jade Raposa [2]" w:date="2024-10-17T00:00:00Z">
            <w:rPr/>
          </w:rPrChange>
        </w:rPr>
        <w:t>|</w:t>
      </w:r>
      <w:proofErr w:type="gramEnd"/>
      <w:r>
        <w:rPr>
          <w:rFonts w:ascii="Georgia" w:hAnsi="Georgia"/>
          <w:rPrChange w:id="607" w:author="Jade Raposa [2]" w:date="2024-10-17T00:00:00Z">
            <w:rPr/>
          </w:rPrChange>
        </w:rPr>
        <w:t xml:space="preserve"> </w:t>
      </w:r>
      <w:r>
        <w:rPr>
          <w:rFonts w:ascii="Georgia" w:hAnsi="Georgia"/>
        </w:rPr>
        <w:t xml:space="preserve"> </w:t>
      </w:r>
      <w:r>
        <w:rPr>
          <w:rFonts w:ascii="Georgia" w:hAnsi="Georgia"/>
          <w:rPrChange w:id="608" w:author="Jade Raposa [2]" w:date="2024-10-17T00:00:00Z">
            <w:rPr/>
          </w:rPrChange>
        </w:rPr>
        <w:t>24</w:t>
      </w:r>
    </w:ins>
    <w:r>
      <w:rPr>
        <w:rFonts w:ascii="Georgia" w:hAnsi="Georgia"/>
        <w:noProof/>
        <w:lang w:val="en-US"/>
        <w:rPrChange w:id="609" w:author="Jade Raposa [2]"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0" w:author="Jade Raposa [2]" w:date="2024-10-16T23:59:00Z">
      <w:r>
        <w:rPr>
          <w:rFonts w:ascii="Georgia" w:hAnsi="Georgia"/>
          <w:lang w:val="en-US"/>
          <w:rPrChange w:id="611" w:author="Jade Raposa [2]" w:date="2024-10-17T00:00:00Z">
            <w:rPr/>
          </w:rPrChange>
        </w:rPr>
        <w:tab/>
      </w:r>
      <w:r>
        <w:rPr>
          <w:rFonts w:ascii="Georgia" w:hAnsi="Georgia"/>
          <w:lang w:val="en-US"/>
          <w:rPrChange w:id="612" w:author="Jade Raposa [2]" w:date="2024-10-17T00:00:00Z">
            <w:rPr/>
          </w:rPrChange>
        </w:rPr>
        <w:tab/>
      </w:r>
      <w:r>
        <w:rPr>
          <w:rFonts w:ascii="Georgia" w:hAnsi="Georgia"/>
          <w:lang w:val="en-US"/>
          <w:rPrChange w:id="613" w:author="Jade Raposa [2]" w:date="2024-10-17T00:00:00Z">
            <w:rPr>
              <w:rFonts w:ascii="Georgia" w:hAnsi="Georgia"/>
            </w:rPr>
          </w:rPrChange>
        </w:rPr>
        <w:delText>Surve Results | 24</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000000" w:rsidP="008F456D">
    <w:pPr>
      <w:pStyle w:val="Footer"/>
      <w:jc w:val="right"/>
      <w:rPr>
        <w:rFonts w:ascii="Georgia" w:hAnsi="Georgia"/>
        <w:lang w:val="en-US"/>
        <w:rPrChange w:id="614" w:author="Jade Raposa [2]" w:date="2024-10-16T23:59:00Z">
          <w:rPr>
            <w:rFonts w:ascii="Georgia" w:hAnsi="Georgia"/>
          </w:rPr>
        </w:rPrChange>
      </w:rPr>
      <w:pPrChange w:id="615" w:author="Jade Raposa [2]" w:date="2024-10-16T23:59:00Z">
        <w:pPr>
          <w:pStyle w:val="Footer"/>
        </w:pPr>
      </w:pPrChange>
    </w:pPr>
    <w:ins w:id="616" w:author="Jade Raposa [2]" w:date="2024-10-16T23:59:00Z">
      <w:r>
        <w:rPr>
          <w:rFonts w:ascii="Georgia" w:hAnsi="Georgia"/>
          <w:rPrChange w:id="617" w:author="Jade Raposa [2]" w:date="2024-10-16T23:59:00Z">
            <w:rPr/>
          </w:rPrChange>
        </w:rPr>
        <w:t xml:space="preserve">Survey Results </w:t>
      </w:r>
      <w:r>
        <w:rPr>
          <w:rFonts w:ascii="Georgia" w:hAnsi="Georgia"/>
        </w:rPr>
        <w:t xml:space="preserve"> </w:t>
      </w:r>
      <w:r>
        <w:rPr>
          <w:rFonts w:ascii="Georgia" w:hAnsi="Georgia"/>
          <w:rPrChange w:id="618" w:author="Jade Raposa [2]" w:date="2024-10-16T23:59:00Z">
            <w:rPr/>
          </w:rPrChange>
        </w:rPr>
        <w:t xml:space="preserve">| </w:t>
      </w:r>
      <w:r>
        <w:rPr>
          <w:rFonts w:ascii="Georgia" w:hAnsi="Georgia"/>
        </w:rPr>
        <w:t xml:space="preserve"> </w:t>
      </w:r>
      <w:r>
        <w:rPr>
          <w:rFonts w:ascii="Georgia" w:hAnsi="Georgia"/>
          <w:rPrChange w:id="619" w:author="Jade Raposa [2]"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20" w:author="Jade Raposa [2]" w:date="2024-10-16T23:59:00Z"/>
    <w:sdt>
      <w:sdtPr>
        <w:rPr>
          <w:rFonts w:ascii="Georgia" w:hAnsi="Georgia"/>
          <w:lang w:val="en-US"/>
        </w:rPr>
        <w:id w:val="-157313612"/>
        <w:docPartObj>
          <w:docPartGallery w:val="AutoText"/>
        </w:docPartObj>
      </w:sdtPr>
      <w:sdtContent>
        <w:customXmlDelRangeEnd w:id="620"/>
        <w:customXmlDelRangeStart w:id="621" w:author="Jade Raposa [2]" w:date="2024-10-16T23:59:00Z"/>
      </w:sdtContent>
    </w:sdt>
    <w:customXmlDelRangeEnd w:id="621"/>
    <w:del w:id="622" w:author="Jade Raposa [2]" w:date="2024-10-16T23:59:00Z">
      <w:r>
        <w:rPr>
          <w:rFonts w:ascii="Georgia" w:hAnsi="Georgia"/>
          <w:lang w:val="en-US"/>
          <w:rPrChange w:id="623" w:author="Jade Raposa [2]" w:date="2024-10-16T23:59:00Z">
            <w:rPr>
              <w:rFonts w:ascii="Georgia" w:hAnsi="Georgia"/>
            </w:rPr>
          </w:rPrChange>
        </w:rPr>
        <w:delText xml:space="preserve"> </w:delText>
      </w:r>
      <w:r>
        <w:rPr>
          <w:rFonts w:ascii="Georgia" w:hAnsi="Georgia"/>
          <w:lang w:val="en-US"/>
          <w:rPrChange w:id="624" w:author="Jade Raposa [2]" w:date="2024-10-16T23:59:00Z">
            <w:rPr>
              <w:rFonts w:ascii="Georgia" w:hAnsi="Georgia"/>
            </w:rPr>
          </w:rPrChange>
        </w:rPr>
        <w:tab/>
        <w:delText xml:space="preserve">                                                                                                                                            Survey Results | 23</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000000" w:rsidP="008F456D">
    <w:pPr>
      <w:pStyle w:val="Footer"/>
      <w:jc w:val="right"/>
      <w:rPr>
        <w:rFonts w:ascii="Georgia" w:hAnsi="Georgia"/>
        <w:lang w:val="en-US"/>
        <w:rPrChange w:id="625" w:author="Jade Raposa [2]" w:date="2024-10-17T00:01:00Z">
          <w:rPr>
            <w:rFonts w:ascii="Georgia" w:hAnsi="Georgia"/>
          </w:rPr>
        </w:rPrChange>
      </w:rPr>
      <w:pPrChange w:id="626" w:author="Jade Raposa [2]" w:date="2024-10-17T00:01:00Z">
        <w:pPr>
          <w:pStyle w:val="Footer"/>
        </w:pPr>
      </w:pPrChange>
    </w:pPr>
    <w:ins w:id="627" w:author="Jade Raposa [2]" w:date="2024-10-17T00:01:00Z">
      <w:r>
        <w:rPr>
          <w:rFonts w:ascii="Georgia" w:hAnsi="Georgia"/>
          <w:rPrChange w:id="628" w:author="Jade Raposa [2]" w:date="2024-10-17T00:01:00Z">
            <w:rPr/>
          </w:rPrChange>
        </w:rPr>
        <w:t xml:space="preserve">Survey </w:t>
      </w:r>
      <w:proofErr w:type="gramStart"/>
      <w:r>
        <w:rPr>
          <w:rFonts w:ascii="Georgia" w:hAnsi="Georgia"/>
          <w:rPrChange w:id="629" w:author="Jade Raposa [2]" w:date="2024-10-17T00:01:00Z">
            <w:rPr/>
          </w:rPrChange>
        </w:rPr>
        <w:t>Results</w:t>
      </w:r>
      <w:r>
        <w:rPr>
          <w:rFonts w:ascii="Georgia" w:hAnsi="Georgia"/>
        </w:rPr>
        <w:t xml:space="preserve"> </w:t>
      </w:r>
      <w:r>
        <w:rPr>
          <w:rFonts w:ascii="Georgia" w:hAnsi="Georgia"/>
          <w:rPrChange w:id="630" w:author="Jade Raposa [2]" w:date="2024-10-17T00:01:00Z">
            <w:rPr/>
          </w:rPrChange>
        </w:rPr>
        <w:t xml:space="preserve"> |</w:t>
      </w:r>
      <w:proofErr w:type="gramEnd"/>
      <w:r>
        <w:rPr>
          <w:rFonts w:ascii="Georgia" w:hAnsi="Georgia"/>
          <w:rPrChange w:id="631" w:author="Jade Raposa [2]" w:date="2024-10-17T00:01:00Z">
            <w:rPr/>
          </w:rPrChange>
        </w:rPr>
        <w:t xml:space="preserve"> </w:t>
      </w:r>
      <w:r>
        <w:rPr>
          <w:rFonts w:ascii="Georgia" w:hAnsi="Georgia"/>
        </w:rPr>
        <w:t xml:space="preserve"> </w:t>
      </w:r>
      <w:r>
        <w:rPr>
          <w:rFonts w:ascii="Georgia" w:hAnsi="Georgia"/>
          <w:rPrChange w:id="632" w:author="Jade Raposa [2]" w:date="2024-10-17T00:01:00Z">
            <w:rPr/>
          </w:rPrChange>
        </w:rPr>
        <w:t>26</w:t>
      </w:r>
    </w:ins>
    <w:r>
      <w:rPr>
        <w:rFonts w:ascii="Georgia" w:hAnsi="Georgia"/>
        <w:noProof/>
        <w:lang w:val="en-US"/>
        <w:rPrChange w:id="633" w:author="Jade Raposa [2]"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34" w:author="Jade Raposa [2]" w:date="2024-10-17T00:01:00Z">
      <w:r>
        <w:rPr>
          <w:rFonts w:ascii="Georgia" w:hAnsi="Georgia"/>
          <w:lang w:val="en-US"/>
          <w:rPrChange w:id="635" w:author="Jade Raposa [2]" w:date="2024-10-17T00:01:00Z">
            <w:rPr/>
          </w:rPrChange>
        </w:rPr>
        <w:tab/>
      </w:r>
      <w:r>
        <w:rPr>
          <w:rFonts w:ascii="Georgia" w:hAnsi="Georgia"/>
          <w:lang w:val="en-US"/>
          <w:rPrChange w:id="636" w:author="Jade Raposa [2]" w:date="2024-10-17T00:01:00Z">
            <w:rPr/>
          </w:rPrChange>
        </w:rPr>
        <w:tab/>
      </w:r>
      <w:r>
        <w:rPr>
          <w:rFonts w:ascii="Georgia" w:hAnsi="Georgia"/>
          <w:lang w:val="en-US"/>
          <w:rPrChange w:id="637" w:author="Jade Raposa [2]" w:date="2024-10-17T00:01:00Z">
            <w:rPr>
              <w:rFonts w:ascii="Georgia" w:hAnsi="Georgia"/>
            </w:rPr>
          </w:rPrChange>
        </w:rPr>
        <w:delText>Surve Results | 26</w:delText>
      </w:r>
    </w:del>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000000" w:rsidP="008F456D">
    <w:pPr>
      <w:pStyle w:val="Footer"/>
      <w:jc w:val="right"/>
      <w:rPr>
        <w:rFonts w:ascii="Georgia" w:hAnsi="Georgia"/>
      </w:rPr>
      <w:pPrChange w:id="638" w:author="Jade Raposa [2]" w:date="2024-10-17T00:00:00Z">
        <w:pPr>
          <w:pStyle w:val="Footer"/>
        </w:pPr>
      </w:pPrChange>
    </w:pPr>
    <w:ins w:id="639" w:author="Jade Raposa [2]"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0" w:author="Jade Raposa [2]" w:date="2024-10-17T00:00:00Z">
      <w:r>
        <w:rPr>
          <w:rFonts w:ascii="Georgia" w:hAnsi="Georgia"/>
        </w:rPr>
        <w:delText xml:space="preserve"> </w:delText>
      </w:r>
      <w:r>
        <w:rPr>
          <w:rFonts w:ascii="Georgia" w:hAnsi="Georgia"/>
        </w:rPr>
        <w:tab/>
        <w:delText xml:space="preserve">                                                                                                                                            Survey Results | 25</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000000" w:rsidP="008F456D">
    <w:pPr>
      <w:pStyle w:val="Footer"/>
      <w:jc w:val="right"/>
      <w:rPr>
        <w:rFonts w:ascii="Georgia" w:hAnsi="Georgia"/>
        <w:lang w:val="en-US"/>
        <w:rPrChange w:id="643" w:author="Jade Raposa [2]" w:date="2024-10-17T00:04:00Z">
          <w:rPr>
            <w:rFonts w:ascii="Georgia" w:hAnsi="Georgia"/>
          </w:rPr>
        </w:rPrChange>
      </w:rPr>
      <w:pPrChange w:id="644" w:author="Jade Raposa [2]" w:date="2024-10-17T00:04:00Z">
        <w:pPr>
          <w:pStyle w:val="Footer"/>
        </w:pPr>
      </w:pPrChange>
    </w:pPr>
    <w:ins w:id="645" w:author="Jade Raposa [2]" w:date="2024-10-17T00:04:00Z">
      <w:r>
        <w:rPr>
          <w:rFonts w:ascii="Georgia" w:hAnsi="Georgia"/>
          <w:rPrChange w:id="646" w:author="Jade Raposa [2]" w:date="2024-10-17T00:04:00Z">
            <w:rPr/>
          </w:rPrChange>
        </w:rPr>
        <w:t xml:space="preserve">Survey </w:t>
      </w:r>
      <w:proofErr w:type="gramStart"/>
      <w:r>
        <w:rPr>
          <w:rFonts w:ascii="Georgia" w:hAnsi="Georgia"/>
          <w:rPrChange w:id="647" w:author="Jade Raposa [2]" w:date="2024-10-17T00:04:00Z">
            <w:rPr/>
          </w:rPrChange>
        </w:rPr>
        <w:t xml:space="preserve">Results </w:t>
      </w:r>
      <w:r>
        <w:rPr>
          <w:rFonts w:ascii="Georgia" w:hAnsi="Georgia"/>
        </w:rPr>
        <w:t xml:space="preserve"> </w:t>
      </w:r>
      <w:r>
        <w:rPr>
          <w:rFonts w:ascii="Georgia" w:hAnsi="Georgia"/>
          <w:rPrChange w:id="648" w:author="Jade Raposa [2]" w:date="2024-10-17T00:04:00Z">
            <w:rPr/>
          </w:rPrChange>
        </w:rPr>
        <w:t>|</w:t>
      </w:r>
      <w:proofErr w:type="gramEnd"/>
      <w:r>
        <w:rPr>
          <w:rFonts w:ascii="Georgia" w:hAnsi="Georgia"/>
          <w:rPrChange w:id="649" w:author="Jade Raposa [2]" w:date="2024-10-17T00:04:00Z">
            <w:rPr/>
          </w:rPrChange>
        </w:rPr>
        <w:t xml:space="preserve"> </w:t>
      </w:r>
      <w:r>
        <w:rPr>
          <w:rFonts w:ascii="Georgia" w:hAnsi="Georgia"/>
        </w:rPr>
        <w:t xml:space="preserve"> </w:t>
      </w:r>
      <w:r>
        <w:rPr>
          <w:rFonts w:ascii="Georgia" w:hAnsi="Georgia"/>
          <w:rPrChange w:id="650" w:author="Jade Raposa [2]" w:date="2024-10-17T00:04:00Z">
            <w:rPr/>
          </w:rPrChange>
        </w:rPr>
        <w:t>28</w:t>
      </w:r>
    </w:ins>
    <w:r>
      <w:rPr>
        <w:rFonts w:ascii="Georgia" w:hAnsi="Georgia"/>
        <w:noProof/>
        <w:lang w:val="en-US"/>
        <w:rPrChange w:id="651" w:author="Jade Raposa [2]"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2" w:author="Jade Raposa [2]" w:date="2024-10-17T00:03:00Z">
      <w:r>
        <w:rPr>
          <w:rFonts w:ascii="Georgia" w:hAnsi="Georgia"/>
          <w:lang w:val="en-US"/>
          <w:rPrChange w:id="653" w:author="Jade Raposa [2]" w:date="2024-10-17T00:04:00Z">
            <w:rPr/>
          </w:rPrChange>
        </w:rPr>
        <w:tab/>
      </w:r>
      <w:r>
        <w:rPr>
          <w:rFonts w:ascii="Georgia" w:hAnsi="Georgia"/>
          <w:lang w:val="en-US"/>
          <w:rPrChange w:id="654" w:author="Jade Raposa [2]" w:date="2024-10-17T00:04:00Z">
            <w:rPr/>
          </w:rPrChange>
        </w:rPr>
        <w:tab/>
      </w:r>
      <w:r>
        <w:rPr>
          <w:rFonts w:ascii="Georgia" w:hAnsi="Georgia"/>
          <w:lang w:val="en-US"/>
          <w:rPrChange w:id="655" w:author="Jade Raposa [2]" w:date="2024-10-17T00:04:00Z">
            <w:rPr>
              <w:rFonts w:ascii="Georgia" w:hAnsi="Georgia"/>
            </w:rPr>
          </w:rPrChange>
        </w:rPr>
        <w:delText>Survey Results | 28</w:delText>
      </w:r>
    </w:del>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000000" w:rsidP="008F456D">
    <w:pPr>
      <w:pStyle w:val="Footer"/>
      <w:jc w:val="right"/>
      <w:rPr>
        <w:rFonts w:ascii="Georgia" w:hAnsi="Georgia"/>
        <w:lang w:val="en-US"/>
        <w:rPrChange w:id="656" w:author="Jade Raposa [2]" w:date="2024-10-17T00:03:00Z">
          <w:rPr>
            <w:rFonts w:ascii="Georgia" w:hAnsi="Georgia"/>
          </w:rPr>
        </w:rPrChange>
      </w:rPr>
      <w:pPrChange w:id="657" w:author="Jade Raposa [2]" w:date="2024-10-17T00:03:00Z">
        <w:pPr>
          <w:pStyle w:val="Footer"/>
        </w:pPr>
      </w:pPrChange>
    </w:pPr>
    <w:ins w:id="658" w:author="Jade Raposa [2]" w:date="2024-10-17T00:03:00Z">
      <w:r>
        <w:rPr>
          <w:rFonts w:ascii="Georgia" w:hAnsi="Georgia"/>
          <w:rPrChange w:id="659" w:author="Jade Raposa [2]" w:date="2024-10-17T00:03:00Z">
            <w:rPr/>
          </w:rPrChange>
        </w:rPr>
        <w:t>Survey Results</w:t>
      </w:r>
      <w:r>
        <w:rPr>
          <w:rFonts w:ascii="Georgia" w:hAnsi="Georgia"/>
        </w:rPr>
        <w:t xml:space="preserve"> </w:t>
      </w:r>
      <w:r>
        <w:rPr>
          <w:rFonts w:ascii="Georgia" w:hAnsi="Georgia"/>
          <w:rPrChange w:id="660" w:author="Jade Raposa [2]" w:date="2024-10-17T00:03:00Z">
            <w:rPr/>
          </w:rPrChange>
        </w:rPr>
        <w:t xml:space="preserve"> | </w:t>
      </w:r>
      <w:r>
        <w:rPr>
          <w:rFonts w:ascii="Georgia" w:hAnsi="Georgia"/>
        </w:rPr>
        <w:t xml:space="preserve"> </w:t>
      </w:r>
      <w:r>
        <w:rPr>
          <w:rFonts w:ascii="Georgia" w:hAnsi="Georgia"/>
          <w:rPrChange w:id="661" w:author="Jade Raposa [2]"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62" w:author="Jade Raposa [2]" w:date="2024-10-17T00:03:00Z"/>
    <w:sdt>
      <w:sdtPr>
        <w:rPr>
          <w:rFonts w:ascii="Georgia" w:hAnsi="Georgia"/>
          <w:lang w:val="en-US"/>
        </w:rPr>
        <w:id w:val="1732730346"/>
        <w:docPartObj>
          <w:docPartGallery w:val="AutoText"/>
        </w:docPartObj>
      </w:sdtPr>
      <w:sdtContent>
        <w:customXmlDelRangeEnd w:id="662"/>
        <w:customXmlDelRangeStart w:id="663" w:author="Jade Raposa [2]" w:date="2024-10-17T00:03:00Z"/>
      </w:sdtContent>
    </w:sdt>
    <w:customXmlDelRangeEnd w:id="663"/>
    <w:del w:id="664" w:author="Jade Raposa [2]" w:date="2024-10-17T00:03:00Z">
      <w:r>
        <w:rPr>
          <w:rFonts w:ascii="Georgia" w:hAnsi="Georgia"/>
          <w:lang w:val="en-US"/>
          <w:rPrChange w:id="665" w:author="Jade Raposa [2]" w:date="2024-10-17T00:03:00Z">
            <w:rPr>
              <w:rFonts w:ascii="Georgia" w:hAnsi="Georgia"/>
            </w:rPr>
          </w:rPrChange>
        </w:rPr>
        <w:delText xml:space="preserve"> </w:delText>
      </w:r>
      <w:r>
        <w:rPr>
          <w:rFonts w:ascii="Georgia" w:hAnsi="Georgia"/>
          <w:lang w:val="en-US"/>
          <w:rPrChange w:id="666" w:author="Jade Raposa [2]" w:date="2024-10-17T00:03:00Z">
            <w:rPr>
              <w:rFonts w:ascii="Georgia" w:hAnsi="Georgia"/>
            </w:rPr>
          </w:rPrChange>
        </w:rPr>
        <w:tab/>
        <w:delText xml:space="preserve">                                                                                                                                            Survey Results | 27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000000">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73" w:author="Jade Raposa [2]" w:date="2024-10-17T00:07:00Z">
      <w:r>
        <w:rPr>
          <w:rFonts w:ascii="Georgia" w:hAnsi="Georgia"/>
        </w:rPr>
        <w:delText xml:space="preserve">Conceptual </w:delText>
      </w:r>
    </w:del>
    <w:ins w:id="674" w:author="Jade Raposa [2]" w:date="2024-10-17T00:07:00Z">
      <w:r>
        <w:rPr>
          <w:rFonts w:ascii="Georgia" w:hAnsi="Georgia"/>
        </w:rPr>
        <w:t xml:space="preserve">Theoretical </w:t>
      </w:r>
    </w:ins>
    <w:r>
      <w:rPr>
        <w:rFonts w:ascii="Georgia" w:hAnsi="Georgia"/>
      </w:rPr>
      <w:t>Framework | 30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000000" w:rsidP="008F456D">
    <w:pPr>
      <w:pStyle w:val="Header"/>
      <w:tabs>
        <w:tab w:val="clear" w:pos="4680"/>
        <w:tab w:val="clear" w:pos="9360"/>
        <w:tab w:val="right" w:pos="8640"/>
      </w:tabs>
      <w:jc w:val="right"/>
      <w:rPr>
        <w:rFonts w:ascii="Georgia" w:hAnsi="Georgia"/>
        <w:rPrChange w:id="33" w:author="Jade Raposa [2]" w:date="2024-10-16T21:12:00Z">
          <w:rPr/>
        </w:rPrChange>
      </w:rPr>
      <w:pPrChange w:id="34" w:author="Jade Raposa [2]" w:date="2024-10-16T21:13:00Z">
        <w:pPr>
          <w:pStyle w:val="Header"/>
          <w:tabs>
            <w:tab w:val="clear" w:pos="4680"/>
            <w:tab w:val="clear" w:pos="9360"/>
            <w:tab w:val="right" w:pos="8640"/>
          </w:tabs>
        </w:pPr>
      </w:pPrChange>
    </w:pPr>
    <w:ins w:id="35" w:author="Jade Raposa [2]"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6" w:author="Jade Raposa [2]" w:date="2024-10-18T22:18:00Z">
      <w:r>
        <w:rPr>
          <w:rFonts w:ascii="Georgia" w:hAnsi="Georgia"/>
        </w:rPr>
        <w:t>the</w:t>
      </w:r>
    </w:ins>
    <w:ins w:id="37" w:author="Jade Raposa [2]"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38" w:author="Jade Raposa [2]"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000000" w:rsidP="008F456D">
    <w:pPr>
      <w:pStyle w:val="Footer"/>
      <w:jc w:val="right"/>
      <w:rPr>
        <w:rFonts w:ascii="Georgia" w:hAnsi="Georgia"/>
      </w:rPr>
      <w:pPrChange w:id="675" w:author="Jade Raposa [2]" w:date="2024-10-17T00:04:00Z">
        <w:pPr>
          <w:pStyle w:val="Footer"/>
        </w:pPr>
      </w:pPrChange>
    </w:pPr>
    <w:ins w:id="676" w:author="Jade Raposa [2]"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7" w:author="Jade Raposa [2]" w:date="2024-10-17T00:04:00Z">
      <w:r>
        <w:rPr>
          <w:rFonts w:ascii="Georgia" w:hAnsi="Georgia"/>
        </w:rPr>
        <w:tab/>
        <w:delText xml:space="preserve"> </w:delText>
      </w:r>
      <w:r>
        <w:rPr>
          <w:rFonts w:ascii="Georgia" w:hAnsi="Georgia"/>
        </w:rPr>
        <w:tab/>
        <w:delText>Theoretical Framework | 29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000000" w:rsidP="008F456D">
    <w:pPr>
      <w:pStyle w:val="Footer"/>
      <w:jc w:val="right"/>
      <w:rPr>
        <w:rFonts w:ascii="Georgia" w:hAnsi="Georgia"/>
      </w:rPr>
      <w:pPrChange w:id="680" w:author="Jade Raposa [2]" w:date="2024-10-17T00:08:00Z">
        <w:pPr>
          <w:pStyle w:val="Footer"/>
        </w:pPr>
      </w:pPrChange>
    </w:pPr>
    <w:ins w:id="681" w:author="Jade Raposa [2]"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82" w:author="Jade Raposa [2]" w:date="2024-10-17T00:08:00Z">
      <w:r>
        <w:rPr>
          <w:rFonts w:ascii="Georgia" w:hAnsi="Georgia"/>
        </w:rPr>
        <w:t>31</w:t>
      </w:r>
    </w:ins>
    <w:del w:id="683" w:author="Jade Raposa [2]" w:date="2024-10-17T00:04:00Z">
      <w:r>
        <w:rPr>
          <w:rFonts w:ascii="Georgia" w:hAnsi="Georgia"/>
        </w:rPr>
        <w:tab/>
        <w:delText xml:space="preserve"> </w:delText>
      </w:r>
      <w:r>
        <w:rPr>
          <w:rFonts w:ascii="Georgia" w:hAnsi="Georgia"/>
        </w:rPr>
        <w:tab/>
        <w:delText>Theoretical Framework | 29</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000000">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88" w:author="Jade Raposa [2]" w:date="2024-10-17T00:09:00Z">
      <w:r>
        <w:rPr>
          <w:rFonts w:ascii="Georgia" w:hAnsi="Georgia"/>
        </w:rPr>
        <w:t>2</w:t>
      </w:r>
    </w:ins>
    <w:del w:id="689" w:author="Jade Raposa [2]" w:date="2024-10-17T00:09:00Z">
      <w:r>
        <w:rPr>
          <w:rFonts w:ascii="Georgia" w:hAnsi="Georgia"/>
        </w:rPr>
        <w:delText>1</w:delText>
      </w:r>
    </w:del>
    <w:r>
      <w:rPr>
        <w:rFonts w:ascii="Georgia" w:hAnsi="Georgia"/>
      </w:rPr>
      <w:tab/>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000000" w:rsidP="008F456D">
    <w:pPr>
      <w:pStyle w:val="Footer"/>
      <w:jc w:val="right"/>
      <w:rPr>
        <w:rFonts w:ascii="Georgia" w:hAnsi="Georgia"/>
        <w:lang w:val="en-US"/>
        <w:rPrChange w:id="691" w:author="Jade Raposa [2]" w:date="2024-10-17T00:11:00Z">
          <w:rPr>
            <w:rFonts w:ascii="Georgia" w:hAnsi="Georgia"/>
          </w:rPr>
        </w:rPrChange>
      </w:rPr>
      <w:pPrChange w:id="692" w:author="Jade Raposa [2]" w:date="2024-10-17T00:11:00Z">
        <w:pPr>
          <w:pStyle w:val="Footer"/>
        </w:pPr>
      </w:pPrChange>
    </w:pPr>
    <w:proofErr w:type="gramStart"/>
    <w:ins w:id="693" w:author="Jade Raposa [2]" w:date="2024-10-17T00:11:00Z">
      <w:r>
        <w:rPr>
          <w:rFonts w:ascii="Georgia" w:hAnsi="Georgia"/>
          <w:rPrChange w:id="694" w:author="Jade Raposa [2]" w:date="2024-10-17T00:11:00Z">
            <w:rPr/>
          </w:rPrChange>
        </w:rPr>
        <w:t xml:space="preserve">Flowchart </w:t>
      </w:r>
      <w:r>
        <w:rPr>
          <w:rFonts w:ascii="Georgia" w:hAnsi="Georgia"/>
        </w:rPr>
        <w:t xml:space="preserve"> </w:t>
      </w:r>
      <w:r>
        <w:rPr>
          <w:rFonts w:ascii="Georgia" w:hAnsi="Georgia"/>
          <w:rPrChange w:id="695" w:author="Jade Raposa [2]" w:date="2024-10-17T00:11:00Z">
            <w:rPr/>
          </w:rPrChange>
        </w:rPr>
        <w:t>|</w:t>
      </w:r>
      <w:proofErr w:type="gramEnd"/>
      <w:r>
        <w:rPr>
          <w:rFonts w:ascii="Georgia" w:hAnsi="Georgia"/>
          <w:rPrChange w:id="696" w:author="Jade Raposa [2]" w:date="2024-10-17T00:11:00Z">
            <w:rPr/>
          </w:rPrChange>
        </w:rPr>
        <w:t xml:space="preserve"> </w:t>
      </w:r>
      <w:r>
        <w:rPr>
          <w:rFonts w:ascii="Georgia" w:hAnsi="Georgia"/>
        </w:rPr>
        <w:t xml:space="preserve"> </w:t>
      </w:r>
      <w:r>
        <w:rPr>
          <w:rFonts w:ascii="Georgia" w:hAnsi="Georgia"/>
          <w:rPrChange w:id="697" w:author="Jade Raposa [2]" w:date="2024-10-17T00:11:00Z">
            <w:rPr/>
          </w:rPrChange>
        </w:rPr>
        <w:t>34</w:t>
      </w:r>
    </w:ins>
    <w:r>
      <w:rPr>
        <w:rFonts w:ascii="Georgia" w:hAnsi="Georgia"/>
        <w:noProof/>
        <w:lang w:val="en-US"/>
        <w:rPrChange w:id="698" w:author="Jade Raposa [2]"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9" w:author="Jade Raposa [2]" w:date="2024-10-17T00:11:00Z">
      <w:r>
        <w:rPr>
          <w:rFonts w:ascii="Georgia" w:hAnsi="Georgia"/>
          <w:lang w:val="en-US"/>
          <w:rPrChange w:id="700" w:author="Jade Raposa [2]" w:date="2024-10-17T00:11:00Z">
            <w:rPr/>
          </w:rPrChange>
        </w:rPr>
        <w:tab/>
      </w:r>
      <w:r>
        <w:rPr>
          <w:rFonts w:ascii="Georgia" w:hAnsi="Georgia"/>
          <w:lang w:val="en-US"/>
          <w:rPrChange w:id="701" w:author="Jade Raposa [2]" w:date="2024-10-17T00:11:00Z">
            <w:rPr/>
          </w:rPrChange>
        </w:rPr>
        <w:tab/>
      </w:r>
    </w:del>
    <w:del w:id="702" w:author="Jade Raposa [2]" w:date="2024-10-17T00:10:00Z">
      <w:r>
        <w:rPr>
          <w:rFonts w:ascii="Georgia" w:hAnsi="Georgia"/>
          <w:lang w:val="en-US"/>
          <w:rPrChange w:id="703" w:author="Jade Raposa [2]" w:date="2024-10-17T00:11:00Z">
            <w:rPr>
              <w:rFonts w:ascii="Georgia" w:hAnsi="Georgia"/>
            </w:rPr>
          </w:rPrChange>
        </w:rPr>
        <w:delText>Flowchart | 33</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000000">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77777777" w:rsidR="008F456D" w:rsidRDefault="00000000" w:rsidP="008F456D">
    <w:pPr>
      <w:pStyle w:val="Footer"/>
      <w:jc w:val="right"/>
      <w:rPr>
        <w:rFonts w:ascii="Georgia" w:hAnsi="Georgia"/>
      </w:rPr>
      <w:pPrChange w:id="705" w:author="Jade Raposa [2]" w:date="2024-10-17T00:12:00Z">
        <w:pPr>
          <w:pStyle w:val="Footer"/>
        </w:pPr>
      </w:pPrChange>
    </w:pPr>
    <w:ins w:id="706" w:author="Jade Raposa [2]" w:date="2024-10-17T00:12:00Z">
      <w:r>
        <w:rPr>
          <w:rFonts w:ascii="Georgia" w:hAnsi="Georgia"/>
          <w:rPrChange w:id="707" w:author="Jade Raposa [2]" w:date="2024-10-17T00:12:00Z">
            <w:rPr/>
          </w:rPrChange>
        </w:rPr>
        <w:t xml:space="preserve">Use-Case </w:t>
      </w:r>
      <w:proofErr w:type="gramStart"/>
      <w:r>
        <w:rPr>
          <w:rFonts w:ascii="Georgia" w:hAnsi="Georgia"/>
          <w:rPrChange w:id="708" w:author="Jade Raposa [2]" w:date="2024-10-17T00:12:00Z">
            <w:rPr/>
          </w:rPrChange>
        </w:rPr>
        <w:t xml:space="preserve">Diagram </w:t>
      </w:r>
      <w:r>
        <w:rPr>
          <w:rFonts w:ascii="Georgia" w:hAnsi="Georgia"/>
        </w:rPr>
        <w:t xml:space="preserve"> </w:t>
      </w:r>
      <w:r>
        <w:rPr>
          <w:rFonts w:ascii="Georgia" w:hAnsi="Georgia"/>
          <w:rPrChange w:id="709" w:author="Jade Raposa [2]" w:date="2024-10-17T00:12:00Z">
            <w:rPr/>
          </w:rPrChange>
        </w:rPr>
        <w:t>|</w:t>
      </w:r>
      <w:proofErr w:type="gramEnd"/>
      <w:r>
        <w:rPr>
          <w:rFonts w:ascii="Georgia" w:hAnsi="Georgia"/>
          <w:rPrChange w:id="710" w:author="Jade Raposa [2]" w:date="2024-10-17T00:12:00Z">
            <w:rPr/>
          </w:rPrChange>
        </w:rPr>
        <w:t xml:space="preserve"> </w:t>
      </w:r>
      <w:r>
        <w:rPr>
          <w:rFonts w:ascii="Georgia" w:hAnsi="Georgia"/>
        </w:rPr>
        <w:t xml:space="preserve"> </w:t>
      </w:r>
      <w:r>
        <w:rPr>
          <w:rFonts w:ascii="Georgia" w:hAnsi="Georgia"/>
          <w:rPrChange w:id="711" w:author="Jade Raposa [2]" w:date="2024-10-17T00:12:00Z">
            <w:rPr/>
          </w:rPrChange>
        </w:rPr>
        <w:t>36</w:t>
      </w:r>
    </w:ins>
    <w:r>
      <w:rPr>
        <w:rFonts w:ascii="Georgia" w:hAnsi="Georgia"/>
        <w:noProof/>
        <w:lang w:val="en-US"/>
        <w:rPrChange w:id="712" w:author="Jade Raposa [2]" w:date="2024-10-17T00:12:00Z">
          <w:rPr>
            <w:noProof/>
            <w:lang w:val="en-US"/>
          </w:rPr>
        </w:rPrChange>
      </w:rPr>
      <w:drawing>
        <wp:anchor distT="0" distB="0" distL="114300" distR="114300" simplePos="0" relativeHeight="251717632" behindDoc="1" locked="0" layoutInCell="1" allowOverlap="1" wp14:anchorId="1A0A69A4" wp14:editId="1C837619">
          <wp:simplePos x="0" y="0"/>
          <wp:positionH relativeFrom="margin">
            <wp:posOffset>439420</wp:posOffset>
          </wp:positionH>
          <wp:positionV relativeFrom="paragraph">
            <wp:posOffset>-310515</wp:posOffset>
          </wp:positionV>
          <wp:extent cx="5057775" cy="659765"/>
          <wp:effectExtent l="0" t="0" r="9525" b="6985"/>
          <wp:wrapTopAndBottom/>
          <wp:docPr id="911636337" name="Picture 91163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6337" name="Picture 9116363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3" w:author="Jade Raposa [2]" w:date="2024-10-17T00:12:00Z">
      <w:r>
        <w:rPr>
          <w:rFonts w:ascii="Georgia" w:hAnsi="Georgia"/>
          <w:rPrChange w:id="714" w:author="Jade Raposa [2]" w:date="2024-10-17T00:12:00Z">
            <w:rPr/>
          </w:rPrChange>
        </w:rPr>
        <w:tab/>
      </w:r>
      <w:r>
        <w:rPr>
          <w:rFonts w:ascii="Georgia" w:hAnsi="Georgia"/>
          <w:rPrChange w:id="715" w:author="Jade Raposa [2]" w:date="2024-10-17T00:12:00Z">
            <w:rPr/>
          </w:rPrChange>
        </w:rPr>
        <w:tab/>
      </w:r>
      <w:r>
        <w:rPr>
          <w:rFonts w:ascii="Georgia" w:hAnsi="Georgia"/>
        </w:rPr>
        <w:delText>Use-Case Diagram | 35</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7777777" w:rsidR="008F456D" w:rsidRDefault="00000000" w:rsidP="008F456D">
    <w:pPr>
      <w:pStyle w:val="Footer"/>
      <w:jc w:val="right"/>
      <w:rPr>
        <w:rFonts w:ascii="Georgia" w:hAnsi="Georgia"/>
      </w:rPr>
      <w:pPrChange w:id="716" w:author="Jade Raposa [2]" w:date="2024-10-17T00:11:00Z">
        <w:pPr>
          <w:pStyle w:val="Footer"/>
        </w:pPr>
      </w:pPrChange>
    </w:pPr>
    <w:ins w:id="717" w:author="Jade Raposa [2]" w:date="2024-10-17T00:11:00Z">
      <w:r>
        <w:rPr>
          <w:rFonts w:ascii="Georgia" w:hAnsi="Georgia"/>
        </w:rPr>
        <w:t xml:space="preserve">System </w:t>
      </w:r>
      <w:proofErr w:type="gramStart"/>
      <w:r>
        <w:rPr>
          <w:rFonts w:ascii="Georgia" w:hAnsi="Georgia"/>
        </w:rPr>
        <w:t>Architecture  |</w:t>
      </w:r>
      <w:proofErr w:type="gramEnd"/>
      <w:r>
        <w:rPr>
          <w:rFonts w:ascii="Georgia" w:hAnsi="Georgia"/>
        </w:rPr>
        <w:t xml:space="preserve">  35</w:t>
      </w:r>
    </w:ins>
    <w:r>
      <w:rPr>
        <w:noProof/>
        <w:lang w:val="en-US"/>
      </w:rPr>
      <w:drawing>
        <wp:anchor distT="0" distB="0" distL="114300" distR="114300" simplePos="0" relativeHeight="251716608" behindDoc="1" locked="0" layoutInCell="1" allowOverlap="1" wp14:anchorId="7A56556D" wp14:editId="5D182737">
          <wp:simplePos x="0" y="0"/>
          <wp:positionH relativeFrom="margin">
            <wp:posOffset>370840</wp:posOffset>
          </wp:positionH>
          <wp:positionV relativeFrom="paragraph">
            <wp:posOffset>-336550</wp:posOffset>
          </wp:positionV>
          <wp:extent cx="5057775" cy="659765"/>
          <wp:effectExtent l="0" t="0" r="9525" b="6985"/>
          <wp:wrapTopAndBottom/>
          <wp:docPr id="1427011867" name="Picture 14270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1867" name="Picture 1427011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8" w:author="Jade Raposa [2]" w:date="2024-10-17T00:11:00Z">
      <w:r>
        <w:rPr>
          <w:rFonts w:ascii="Georgia" w:hAnsi="Georgia"/>
        </w:rPr>
        <w:tab/>
      </w:r>
      <w:r>
        <w:rPr>
          <w:rFonts w:ascii="Georgia" w:hAnsi="Georgia"/>
        </w:rPr>
        <w:tab/>
        <w:delText>System Architecture | 34</w:delText>
      </w:r>
      <w:r>
        <w:rPr>
          <w:rFonts w:ascii="Georgia" w:hAnsi="Georgia"/>
        </w:rPr>
        <w:tab/>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000000" w:rsidP="008F456D">
    <w:pPr>
      <w:pStyle w:val="Footer"/>
      <w:jc w:val="right"/>
      <w:rPr>
        <w:rFonts w:ascii="Georgia" w:hAnsi="Georgia"/>
      </w:rPr>
      <w:pPrChange w:id="719" w:author="Jade Raposa [2]" w:date="2024-10-17T00:13:00Z">
        <w:pPr>
          <w:pStyle w:val="Footer"/>
        </w:pPr>
      </w:pPrChange>
    </w:pPr>
    <w:ins w:id="720" w:author="Jade Raposa [2]" w:date="2024-10-17T00:13:00Z">
      <w:r>
        <w:rPr>
          <w:rFonts w:ascii="Georgia" w:hAnsi="Georgia"/>
          <w:rPrChange w:id="721" w:author="Jade Raposa [2]" w:date="2024-10-17T00:13:00Z">
            <w:rPr/>
          </w:rPrChange>
        </w:rPr>
        <w:t xml:space="preserve">Sequence </w:t>
      </w:r>
      <w:proofErr w:type="gramStart"/>
      <w:r>
        <w:rPr>
          <w:rFonts w:ascii="Georgia" w:hAnsi="Georgia"/>
          <w:rPrChange w:id="722" w:author="Jade Raposa [2]" w:date="2024-10-17T00:13:00Z">
            <w:rPr/>
          </w:rPrChange>
        </w:rPr>
        <w:t xml:space="preserve">Diagram </w:t>
      </w:r>
      <w:r>
        <w:rPr>
          <w:rFonts w:ascii="Georgia" w:hAnsi="Georgia"/>
        </w:rPr>
        <w:t xml:space="preserve"> </w:t>
      </w:r>
      <w:r>
        <w:rPr>
          <w:rFonts w:ascii="Georgia" w:hAnsi="Georgia"/>
          <w:rPrChange w:id="723" w:author="Jade Raposa [2]" w:date="2024-10-17T00:13:00Z">
            <w:rPr/>
          </w:rPrChange>
        </w:rPr>
        <w:t>|</w:t>
      </w:r>
      <w:proofErr w:type="gramEnd"/>
      <w:r>
        <w:rPr>
          <w:rFonts w:ascii="Georgia" w:hAnsi="Georgia"/>
          <w:rPrChange w:id="724" w:author="Jade Raposa [2]" w:date="2024-10-17T00:13:00Z">
            <w:rPr/>
          </w:rPrChange>
        </w:rPr>
        <w:t xml:space="preserve"> </w:t>
      </w:r>
      <w:r>
        <w:rPr>
          <w:rFonts w:ascii="Georgia" w:hAnsi="Georgia"/>
        </w:rPr>
        <w:t xml:space="preserve"> </w:t>
      </w:r>
      <w:r>
        <w:rPr>
          <w:rFonts w:ascii="Georgia" w:hAnsi="Georgia"/>
          <w:rPrChange w:id="725" w:author="Jade Raposa [2]" w:date="2024-10-17T00:13:00Z">
            <w:rPr/>
          </w:rPrChange>
        </w:rPr>
        <w:t>38</w:t>
      </w:r>
    </w:ins>
    <w:r>
      <w:rPr>
        <w:rFonts w:ascii="Georgia" w:hAnsi="Georgia"/>
        <w:noProof/>
        <w:lang w:val="en-US"/>
        <w:rPrChange w:id="726" w:author="Jade Raposa [2]"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7" w:author="Jade Raposa [2]" w:date="2024-10-17T00:12:00Z">
      <w:r>
        <w:rPr>
          <w:rFonts w:ascii="Georgia" w:hAnsi="Georgia"/>
          <w:rPrChange w:id="728" w:author="Jade Raposa [2]" w:date="2024-10-17T00:13:00Z">
            <w:rPr/>
          </w:rPrChange>
        </w:rPr>
        <w:tab/>
      </w:r>
      <w:r>
        <w:rPr>
          <w:rFonts w:ascii="Georgia" w:hAnsi="Georgia"/>
          <w:rPrChange w:id="729" w:author="Jade Raposa [2]" w:date="2024-10-17T00:13:00Z">
            <w:rPr/>
          </w:rPrChange>
        </w:rPr>
        <w:tab/>
      </w:r>
      <w:r>
        <w:rPr>
          <w:rFonts w:ascii="Georgia" w:hAnsi="Georgia"/>
        </w:rPr>
        <w:delText>Sequence Diagram | 37</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000000" w:rsidP="008F456D">
    <w:pPr>
      <w:pStyle w:val="Footer"/>
      <w:jc w:val="right"/>
      <w:rPr>
        <w:rFonts w:ascii="Georgia" w:hAnsi="Georgia"/>
      </w:rPr>
      <w:pPrChange w:id="730" w:author="Jade Raposa [2]" w:date="2024-10-17T00:12:00Z">
        <w:pPr>
          <w:pStyle w:val="Footer"/>
        </w:pPr>
      </w:pPrChange>
    </w:pPr>
    <w:ins w:id="731" w:author="Jade Raposa [2]"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2" w:author="Jade Raposa [2]" w:date="2024-10-17T00:12:00Z">
      <w:r>
        <w:rPr>
          <w:rFonts w:ascii="Georgia" w:hAnsi="Georgia"/>
        </w:rPr>
        <w:tab/>
      </w:r>
      <w:r>
        <w:rPr>
          <w:rFonts w:ascii="Georgia" w:hAnsi="Georgia"/>
        </w:rPr>
        <w:tab/>
        <w:delText>Sequence Diagram | 36</w:delText>
      </w:r>
      <w:r>
        <w:rPr>
          <w:rFonts w:ascii="Georgia" w:hAnsi="Georgia"/>
        </w:rPr>
        <w:tab/>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000000" w:rsidP="008F456D">
    <w:pPr>
      <w:pStyle w:val="Footer"/>
      <w:jc w:val="right"/>
      <w:rPr>
        <w:rFonts w:ascii="Georgia" w:hAnsi="Georgia"/>
      </w:rPr>
      <w:pPrChange w:id="736" w:author="Jade Raposa [2]" w:date="2024-10-17T00:13:00Z">
        <w:pPr>
          <w:pStyle w:val="Footer"/>
        </w:pPr>
      </w:pPrChange>
    </w:pPr>
    <w:ins w:id="737" w:author="Jade Raposa [2]" w:date="2024-10-17T00:13:00Z">
      <w:r>
        <w:rPr>
          <w:rFonts w:ascii="Georgia" w:hAnsi="Georgia"/>
          <w:rPrChange w:id="738" w:author="Jade Raposa [2]" w:date="2024-10-17T00:13:00Z">
            <w:rPr/>
          </w:rPrChange>
        </w:rPr>
        <w:t xml:space="preserve">Database </w:t>
      </w:r>
      <w:proofErr w:type="gramStart"/>
      <w:r>
        <w:rPr>
          <w:rFonts w:ascii="Georgia" w:hAnsi="Georgia"/>
          <w:rPrChange w:id="739" w:author="Jade Raposa [2]" w:date="2024-10-17T00:13:00Z">
            <w:rPr/>
          </w:rPrChange>
        </w:rPr>
        <w:t xml:space="preserve">Design </w:t>
      </w:r>
    </w:ins>
    <w:ins w:id="740" w:author="Jade Raposa [2]" w:date="2024-10-17T00:14:00Z">
      <w:r>
        <w:rPr>
          <w:rFonts w:ascii="Georgia" w:hAnsi="Georgia"/>
        </w:rPr>
        <w:t xml:space="preserve"> </w:t>
      </w:r>
    </w:ins>
    <w:ins w:id="741" w:author="Jade Raposa [2]" w:date="2024-10-17T00:13:00Z">
      <w:r>
        <w:rPr>
          <w:rFonts w:ascii="Georgia" w:hAnsi="Georgia"/>
          <w:rPrChange w:id="742" w:author="Jade Raposa [2]" w:date="2024-10-17T00:13:00Z">
            <w:rPr/>
          </w:rPrChange>
        </w:rPr>
        <w:t>|</w:t>
      </w:r>
      <w:proofErr w:type="gramEnd"/>
      <w:r>
        <w:rPr>
          <w:rFonts w:ascii="Georgia" w:hAnsi="Georgia"/>
          <w:rPrChange w:id="743" w:author="Jade Raposa [2]" w:date="2024-10-17T00:13:00Z">
            <w:rPr/>
          </w:rPrChange>
        </w:rPr>
        <w:t xml:space="preserve"> </w:t>
      </w:r>
      <w:r>
        <w:rPr>
          <w:rFonts w:ascii="Georgia" w:hAnsi="Georgia"/>
        </w:rPr>
        <w:t xml:space="preserve"> </w:t>
      </w:r>
      <w:r>
        <w:rPr>
          <w:rFonts w:ascii="Georgia" w:hAnsi="Georgia"/>
          <w:rPrChange w:id="744" w:author="Jade Raposa [2]" w:date="2024-10-17T00:13:00Z">
            <w:rPr/>
          </w:rPrChange>
        </w:rPr>
        <w:t>40</w:t>
      </w:r>
    </w:ins>
    <w:r>
      <w:rPr>
        <w:rFonts w:ascii="Georgia" w:hAnsi="Georgia"/>
        <w:noProof/>
        <w:lang w:val="en-US"/>
        <w:rPrChange w:id="745" w:author="Jade Raposa [2]"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6" w:author="Jade Raposa [2]" w:date="2024-10-17T00:13:00Z">
      <w:r>
        <w:rPr>
          <w:rFonts w:ascii="Georgia" w:hAnsi="Georgia"/>
          <w:rPrChange w:id="747" w:author="Jade Raposa [2]" w:date="2024-10-17T00:13:00Z">
            <w:rPr/>
          </w:rPrChange>
        </w:rPr>
        <w:tab/>
      </w:r>
      <w:r>
        <w:rPr>
          <w:rFonts w:ascii="Georgia" w:hAnsi="Georgia"/>
          <w:rPrChange w:id="748" w:author="Jade Raposa [2]" w:date="2024-10-17T00:13:00Z">
            <w:rPr/>
          </w:rPrChange>
        </w:rPr>
        <w:tab/>
      </w:r>
      <w:r>
        <w:rPr>
          <w:rFonts w:ascii="Georgia" w:hAnsi="Georgia"/>
        </w:rPr>
        <w:delText>Database Design | 39</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000000">
    <w:pPr>
      <w:pStyle w:val="Header"/>
      <w:jc w:val="right"/>
      <w:rPr>
        <w:rFonts w:ascii="Georgia" w:hAnsi="Georgia"/>
        <w:lang w:val="en-US"/>
        <w:rPrChange w:id="42" w:author="Jade Raposa [2]" w:date="2024-10-16T23:28:00Z">
          <w:rPr>
            <w:rFonts w:ascii="Georgia" w:hAnsi="Georgia"/>
          </w:rPr>
        </w:rPrChange>
      </w:rPr>
    </w:pPr>
    <w:ins w:id="43" w:author="Jade Raposa [2]" w:date="2024-10-16T23:28:00Z">
      <w:r>
        <w:rPr>
          <w:rFonts w:ascii="Georgia" w:hAnsi="Georgia"/>
          <w:rPrChange w:id="44" w:author="Jade Raposa [2]" w:date="2024-10-16T23:28:00Z">
            <w:rPr/>
          </w:rPrChange>
        </w:rPr>
        <w:t xml:space="preserve">Certificate Of </w:t>
      </w:r>
      <w:proofErr w:type="gramStart"/>
      <w:r>
        <w:rPr>
          <w:rFonts w:ascii="Georgia" w:hAnsi="Georgia"/>
          <w:rPrChange w:id="45" w:author="Jade Raposa [2]" w:date="2024-10-16T23:28:00Z">
            <w:rPr/>
          </w:rPrChange>
        </w:rPr>
        <w:t>Approval  |</w:t>
      </w:r>
      <w:proofErr w:type="gramEnd"/>
      <w:r>
        <w:rPr>
          <w:rFonts w:ascii="Georgia" w:hAnsi="Georgia"/>
          <w:rPrChange w:id="46" w:author="Jade Raposa [2]" w:date="2024-10-16T23:28:00Z">
            <w:rPr/>
          </w:rPrChange>
        </w:rPr>
        <w:t xml:space="preserve">  v</w:t>
      </w:r>
    </w:ins>
    <w:r>
      <w:rPr>
        <w:rFonts w:ascii="Georgia" w:hAnsi="Georgia"/>
        <w:noProof/>
        <w:lang w:val="en-US"/>
        <w:rPrChange w:id="47" w:author="Jade Raposa [2]"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8" w:author="Jade Raposa [2]" w:date="2024-10-16T23:28:00Z"/>
    <w:sdt>
      <w:sdtPr>
        <w:rPr>
          <w:rFonts w:ascii="Georgia" w:hAnsi="Georgia"/>
          <w:lang w:val="en-US"/>
        </w:rPr>
        <w:id w:val="-890565310"/>
        <w:docPartObj>
          <w:docPartGallery w:val="AutoText"/>
        </w:docPartObj>
      </w:sdtPr>
      <w:sdtContent>
        <w:customXmlDelRangeEnd w:id="48"/>
        <w:del w:id="49" w:author="Jade Raposa [2]" w:date="2024-10-16T21:37:00Z">
          <w:r>
            <w:rPr>
              <w:rFonts w:ascii="Georgia" w:hAnsi="Georgia"/>
              <w:lang w:val="en-US"/>
              <w:rPrChange w:id="50" w:author="Jade Raposa [2]" w:date="2024-10-16T23:28:00Z">
                <w:rPr>
                  <w:rFonts w:ascii="Georgia" w:hAnsi="Georgia"/>
                </w:rPr>
              </w:rPrChange>
            </w:rPr>
            <w:fldChar w:fldCharType="begin"/>
          </w:r>
          <w:r>
            <w:rPr>
              <w:rFonts w:ascii="Georgia" w:hAnsi="Georgia"/>
              <w:lang w:val="en-US"/>
              <w:rPrChange w:id="51" w:author="Jade Raposa [2]" w:date="2024-10-16T23:28:00Z">
                <w:rPr>
                  <w:rFonts w:ascii="Georgia" w:hAnsi="Georgia"/>
                </w:rPr>
              </w:rPrChange>
            </w:rPr>
            <w:delInstrText xml:space="preserve"> PAGE   \* MERGEFORMAT </w:delInstrText>
          </w:r>
          <w:r>
            <w:rPr>
              <w:rFonts w:ascii="Georgia" w:hAnsi="Georgia"/>
              <w:lang w:val="en-US"/>
              <w:rPrChange w:id="52" w:author="Jade Raposa [2]" w:date="2024-10-16T23:28:00Z">
                <w:rPr>
                  <w:rFonts w:ascii="Georgia" w:hAnsi="Georgia"/>
                </w:rPr>
              </w:rPrChange>
            </w:rPr>
            <w:fldChar w:fldCharType="separate"/>
          </w:r>
          <w:r>
            <w:rPr>
              <w:rFonts w:ascii="Georgia" w:hAnsi="Georgia"/>
              <w:lang w:val="en-US"/>
              <w:rPrChange w:id="53" w:author="Jade Raposa [2]" w:date="2024-10-16T23:28:00Z">
                <w:rPr>
                  <w:rFonts w:ascii="Georgia" w:hAnsi="Georgia"/>
                </w:rPr>
              </w:rPrChange>
            </w:rPr>
            <w:delText>2</w:delText>
          </w:r>
          <w:r>
            <w:rPr>
              <w:rFonts w:ascii="Georgia" w:hAnsi="Georgia"/>
              <w:lang w:val="en-US"/>
              <w:rPrChange w:id="54" w:author="Jade Raposa [2]" w:date="2024-10-16T23:28:00Z">
                <w:rPr>
                  <w:rFonts w:ascii="Georgia" w:hAnsi="Georgia"/>
                </w:rPr>
              </w:rPrChange>
            </w:rPr>
            <w:fldChar w:fldCharType="end"/>
          </w:r>
        </w:del>
        <w:customXmlDelRangeStart w:id="55" w:author="Jade Raposa [2]" w:date="2024-10-16T23:28:00Z"/>
      </w:sdtContent>
    </w:sdt>
    <w:customXmlDelRangeEnd w:id="55"/>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000000" w:rsidP="008F456D">
    <w:pPr>
      <w:pStyle w:val="Footer"/>
      <w:jc w:val="right"/>
      <w:rPr>
        <w:rFonts w:ascii="Georgia" w:hAnsi="Georgia"/>
      </w:rPr>
      <w:pPrChange w:id="749" w:author="Jade Raposa [2]" w:date="2024-10-17T00:13:00Z">
        <w:pPr>
          <w:pStyle w:val="Footer"/>
        </w:pPr>
      </w:pPrChange>
    </w:pPr>
    <w:ins w:id="750" w:author="Jade Raposa [2]"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1" w:author="Jade Raposa [2]" w:date="2024-10-17T00:13:00Z">
      <w:r>
        <w:rPr>
          <w:rFonts w:ascii="Georgia" w:hAnsi="Georgia"/>
        </w:rPr>
        <w:tab/>
      </w:r>
      <w:r>
        <w:rPr>
          <w:rFonts w:ascii="Georgia" w:hAnsi="Georgia"/>
        </w:rPr>
        <w:tab/>
        <w:delText>Class Diagram | 38</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000000" w:rsidP="008F456D">
    <w:pPr>
      <w:pStyle w:val="Footer"/>
      <w:jc w:val="right"/>
      <w:rPr>
        <w:rFonts w:ascii="Georgia" w:hAnsi="Georgia"/>
      </w:rPr>
      <w:pPrChange w:id="752" w:author="Jade Raposa [2]" w:date="2024-10-17T00:14:00Z">
        <w:pPr>
          <w:pStyle w:val="Footer"/>
        </w:pPr>
      </w:pPrChange>
    </w:pPr>
    <w:ins w:id="753" w:author="Jade Raposa [2]" w:date="2024-10-17T00:14:00Z">
      <w:r>
        <w:rPr>
          <w:rFonts w:ascii="Georgia" w:hAnsi="Georgia"/>
          <w:rPrChange w:id="754" w:author="Jade Raposa [2]" w:date="2024-10-17T00:14:00Z">
            <w:rPr/>
          </w:rPrChange>
        </w:rPr>
        <w:t xml:space="preserve">Database </w:t>
      </w:r>
      <w:proofErr w:type="gramStart"/>
      <w:r>
        <w:rPr>
          <w:rFonts w:ascii="Georgia" w:hAnsi="Georgia"/>
          <w:rPrChange w:id="755" w:author="Jade Raposa [2]" w:date="2024-10-17T00:14:00Z">
            <w:rPr/>
          </w:rPrChange>
        </w:rPr>
        <w:t xml:space="preserve">Design </w:t>
      </w:r>
      <w:r>
        <w:rPr>
          <w:rFonts w:ascii="Georgia" w:hAnsi="Georgia"/>
        </w:rPr>
        <w:t xml:space="preserve"> </w:t>
      </w:r>
      <w:r>
        <w:rPr>
          <w:rFonts w:ascii="Georgia" w:hAnsi="Georgia"/>
          <w:rPrChange w:id="756" w:author="Jade Raposa [2]" w:date="2024-10-17T00:14:00Z">
            <w:rPr/>
          </w:rPrChange>
        </w:rPr>
        <w:t>|</w:t>
      </w:r>
      <w:proofErr w:type="gramEnd"/>
      <w:r>
        <w:rPr>
          <w:rFonts w:ascii="Georgia" w:hAnsi="Georgia"/>
          <w:rPrChange w:id="757" w:author="Jade Raposa [2]" w:date="2024-10-17T00:14:00Z">
            <w:rPr/>
          </w:rPrChange>
        </w:rPr>
        <w:t xml:space="preserve"> </w:t>
      </w:r>
      <w:r>
        <w:rPr>
          <w:rFonts w:ascii="Georgia" w:hAnsi="Georgia"/>
        </w:rPr>
        <w:t xml:space="preserve"> </w:t>
      </w:r>
      <w:r>
        <w:rPr>
          <w:rFonts w:ascii="Georgia" w:hAnsi="Georgia"/>
          <w:rPrChange w:id="758" w:author="Jade Raposa [2]" w:date="2024-10-17T00:14:00Z">
            <w:rPr/>
          </w:rPrChange>
        </w:rPr>
        <w:t>42</w:t>
      </w:r>
    </w:ins>
    <w:r>
      <w:rPr>
        <w:rFonts w:ascii="Georgia" w:hAnsi="Georgia"/>
        <w:noProof/>
        <w:lang w:val="en-US"/>
        <w:rPrChange w:id="759" w:author="Jade Raposa [2]"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0" w:author="Jade Raposa [2]" w:date="2024-10-17T00:14:00Z">
      <w:r>
        <w:rPr>
          <w:rFonts w:ascii="Georgia" w:hAnsi="Georgia"/>
          <w:rPrChange w:id="761" w:author="Jade Raposa [2]" w:date="2024-10-17T00:14:00Z">
            <w:rPr/>
          </w:rPrChange>
        </w:rPr>
        <w:tab/>
      </w:r>
      <w:r>
        <w:rPr>
          <w:rFonts w:ascii="Georgia" w:hAnsi="Georgia"/>
          <w:rPrChange w:id="762" w:author="Jade Raposa [2]" w:date="2024-10-17T00:14:00Z">
            <w:rPr/>
          </w:rPrChange>
        </w:rPr>
        <w:tab/>
      </w:r>
      <w:r>
        <w:rPr>
          <w:rFonts w:ascii="Georgia" w:hAnsi="Georgia"/>
        </w:rPr>
        <w:delText>Database Design | 41</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000000" w:rsidP="008F456D">
    <w:pPr>
      <w:pStyle w:val="Footer"/>
      <w:jc w:val="right"/>
      <w:rPr>
        <w:rFonts w:ascii="Georgia" w:hAnsi="Georgia"/>
      </w:rPr>
      <w:pPrChange w:id="763" w:author="Jade Raposa [2]" w:date="2024-10-17T00:14:00Z">
        <w:pPr>
          <w:pStyle w:val="Footer"/>
        </w:pPr>
      </w:pPrChange>
    </w:pPr>
    <w:ins w:id="764" w:author="Jade Raposa [2]"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5" w:author="Jade Raposa [2]" w:date="2024-10-17T00:14:00Z">
      <w:r>
        <w:rPr>
          <w:rFonts w:ascii="Georgia" w:hAnsi="Georgia"/>
        </w:rPr>
        <w:tab/>
      </w:r>
      <w:r>
        <w:rPr>
          <w:rFonts w:ascii="Georgia" w:hAnsi="Georgia"/>
        </w:rPr>
        <w:tab/>
        <w:delText>Database Design | 40</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000000" w:rsidP="008F456D">
    <w:pPr>
      <w:pStyle w:val="Footer"/>
      <w:jc w:val="right"/>
      <w:rPr>
        <w:rFonts w:ascii="Georgia" w:hAnsi="Georgia"/>
      </w:rPr>
      <w:pPrChange w:id="766" w:author="Jade Raposa [2]" w:date="2024-10-17T00:15:00Z">
        <w:pPr>
          <w:pStyle w:val="Footer"/>
        </w:pPr>
      </w:pPrChange>
    </w:pPr>
    <w:ins w:id="767" w:author="Jade Raposa [2]" w:date="2024-10-17T00:15:00Z">
      <w:r>
        <w:rPr>
          <w:rFonts w:ascii="Georgia" w:hAnsi="Georgia"/>
          <w:rPrChange w:id="768" w:author="Jade Raposa [2]" w:date="2024-10-17T00:15:00Z">
            <w:rPr/>
          </w:rPrChange>
        </w:rPr>
        <w:t xml:space="preserve">Database </w:t>
      </w:r>
      <w:proofErr w:type="gramStart"/>
      <w:r>
        <w:rPr>
          <w:rFonts w:ascii="Georgia" w:hAnsi="Georgia"/>
          <w:rPrChange w:id="769" w:author="Jade Raposa [2]" w:date="2024-10-17T00:15:00Z">
            <w:rPr/>
          </w:rPrChange>
        </w:rPr>
        <w:t xml:space="preserve">Design </w:t>
      </w:r>
      <w:r>
        <w:rPr>
          <w:rFonts w:ascii="Georgia" w:hAnsi="Georgia"/>
        </w:rPr>
        <w:t xml:space="preserve"> </w:t>
      </w:r>
      <w:r>
        <w:rPr>
          <w:rFonts w:ascii="Georgia" w:hAnsi="Georgia"/>
          <w:rPrChange w:id="770" w:author="Jade Raposa [2]" w:date="2024-10-17T00:15:00Z">
            <w:rPr/>
          </w:rPrChange>
        </w:rPr>
        <w:t>|</w:t>
      </w:r>
      <w:proofErr w:type="gramEnd"/>
      <w:r>
        <w:rPr>
          <w:rFonts w:ascii="Georgia" w:hAnsi="Georgia"/>
          <w:rPrChange w:id="771" w:author="Jade Raposa [2]" w:date="2024-10-17T00:15:00Z">
            <w:rPr/>
          </w:rPrChange>
        </w:rPr>
        <w:t xml:space="preserve"> </w:t>
      </w:r>
      <w:r>
        <w:rPr>
          <w:rFonts w:ascii="Georgia" w:hAnsi="Georgia"/>
        </w:rPr>
        <w:t xml:space="preserve"> </w:t>
      </w:r>
      <w:r>
        <w:rPr>
          <w:rFonts w:ascii="Georgia" w:hAnsi="Georgia"/>
          <w:rPrChange w:id="772" w:author="Jade Raposa [2]" w:date="2024-10-17T00:15:00Z">
            <w:rPr/>
          </w:rPrChange>
        </w:rPr>
        <w:t>44</w:t>
      </w:r>
    </w:ins>
    <w:r>
      <w:rPr>
        <w:rFonts w:ascii="Georgia" w:hAnsi="Georgia"/>
        <w:noProof/>
        <w:lang w:val="en-US"/>
        <w:rPrChange w:id="773" w:author="Jade Raposa [2]"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4" w:author="Jade Raposa [2]" w:date="2024-10-17T00:15:00Z">
      <w:r>
        <w:rPr>
          <w:rFonts w:ascii="Georgia" w:hAnsi="Georgia"/>
          <w:rPrChange w:id="775" w:author="Jade Raposa [2]" w:date="2024-10-17T00:15:00Z">
            <w:rPr/>
          </w:rPrChange>
        </w:rPr>
        <w:tab/>
      </w:r>
      <w:r>
        <w:rPr>
          <w:rFonts w:ascii="Georgia" w:hAnsi="Georgia"/>
          <w:rPrChange w:id="776" w:author="Jade Raposa [2]" w:date="2024-10-17T00:15:00Z">
            <w:rPr/>
          </w:rPrChange>
        </w:rPr>
        <w:tab/>
      </w:r>
      <w:r>
        <w:rPr>
          <w:rFonts w:ascii="Georgia" w:hAnsi="Georgia"/>
        </w:rPr>
        <w:delText>Database Design | 43</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000000" w:rsidP="008F456D">
    <w:pPr>
      <w:pStyle w:val="Footer"/>
      <w:jc w:val="right"/>
      <w:rPr>
        <w:rFonts w:ascii="Georgia" w:hAnsi="Georgia"/>
      </w:rPr>
      <w:pPrChange w:id="777" w:author="Jade Raposa [2]" w:date="2024-10-17T00:15:00Z">
        <w:pPr>
          <w:pStyle w:val="Footer"/>
        </w:pPr>
      </w:pPrChange>
    </w:pPr>
    <w:ins w:id="778" w:author="Jade Raposa [2]"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9" w:author="Jade Raposa [2]" w:date="2024-10-17T00:15:00Z">
      <w:r>
        <w:rPr>
          <w:rFonts w:ascii="Georgia" w:hAnsi="Georgia"/>
        </w:rPr>
        <w:tab/>
      </w:r>
      <w:r>
        <w:rPr>
          <w:rFonts w:ascii="Georgia" w:hAnsi="Georgia"/>
        </w:rPr>
        <w:tab/>
        <w:delText>Database Design | 42</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000000" w:rsidP="008F456D">
    <w:pPr>
      <w:pStyle w:val="Footer"/>
      <w:jc w:val="right"/>
      <w:rPr>
        <w:rFonts w:ascii="Georgia" w:hAnsi="Georgia"/>
        <w:lang w:val="en-US"/>
        <w:rPrChange w:id="786" w:author="Jade Raposa [2]" w:date="2024-10-17T00:16:00Z">
          <w:rPr>
            <w:rFonts w:ascii="Georgia" w:hAnsi="Georgia"/>
          </w:rPr>
        </w:rPrChange>
      </w:rPr>
      <w:pPrChange w:id="787" w:author="Jade Raposa [2]" w:date="2024-10-17T00:16:00Z">
        <w:pPr>
          <w:pStyle w:val="Footer"/>
        </w:pPr>
      </w:pPrChange>
    </w:pPr>
    <w:ins w:id="788" w:author="Jade Raposa [2]" w:date="2024-10-17T00:16:00Z">
      <w:r>
        <w:rPr>
          <w:rFonts w:ascii="Georgia" w:hAnsi="Georgia"/>
          <w:rPrChange w:id="789" w:author="Jade Raposa [2]" w:date="2024-10-17T00:16:00Z">
            <w:rPr/>
          </w:rPrChange>
        </w:rPr>
        <w:t xml:space="preserve">Hardware </w:t>
      </w:r>
      <w:proofErr w:type="gramStart"/>
      <w:r>
        <w:rPr>
          <w:rFonts w:ascii="Georgia" w:hAnsi="Georgia"/>
          <w:rPrChange w:id="790" w:author="Jade Raposa [2]" w:date="2024-10-17T00:16:00Z">
            <w:rPr/>
          </w:rPrChange>
        </w:rPr>
        <w:t xml:space="preserve">Requirements </w:t>
      </w:r>
      <w:r>
        <w:rPr>
          <w:rFonts w:ascii="Georgia" w:hAnsi="Georgia"/>
        </w:rPr>
        <w:t xml:space="preserve"> </w:t>
      </w:r>
      <w:r>
        <w:rPr>
          <w:rFonts w:ascii="Georgia" w:hAnsi="Georgia"/>
          <w:rPrChange w:id="791" w:author="Jade Raposa [2]" w:date="2024-10-17T00:16:00Z">
            <w:rPr/>
          </w:rPrChange>
        </w:rPr>
        <w:t>|</w:t>
      </w:r>
      <w:proofErr w:type="gramEnd"/>
      <w:r>
        <w:rPr>
          <w:rFonts w:ascii="Georgia" w:hAnsi="Georgia"/>
          <w:rPrChange w:id="792" w:author="Jade Raposa [2]" w:date="2024-10-17T00:16:00Z">
            <w:rPr/>
          </w:rPrChange>
        </w:rPr>
        <w:t xml:space="preserve"> </w:t>
      </w:r>
      <w:r>
        <w:rPr>
          <w:rFonts w:ascii="Georgia" w:hAnsi="Georgia"/>
        </w:rPr>
        <w:t xml:space="preserve"> </w:t>
      </w:r>
      <w:r>
        <w:rPr>
          <w:rFonts w:ascii="Georgia" w:hAnsi="Georgia"/>
          <w:rPrChange w:id="793" w:author="Jade Raposa [2]" w:date="2024-10-17T00:16:00Z">
            <w:rPr/>
          </w:rPrChange>
        </w:rPr>
        <w:t>46</w:t>
      </w:r>
    </w:ins>
    <w:r>
      <w:rPr>
        <w:rFonts w:ascii="Georgia" w:hAnsi="Georgia"/>
        <w:noProof/>
        <w:lang w:val="en-US"/>
        <w:rPrChange w:id="794" w:author="Jade Raposa [2]"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5" w:author="Jade Raposa [2]" w:date="2024-10-17T00:16:00Z">
      <w:r>
        <w:rPr>
          <w:rFonts w:ascii="Georgia" w:hAnsi="Georgia"/>
          <w:lang w:val="en-US"/>
          <w:rPrChange w:id="796" w:author="Jade Raposa [2]" w:date="2024-10-17T00:16:00Z">
            <w:rPr/>
          </w:rPrChange>
        </w:rPr>
        <w:tab/>
      </w:r>
      <w:r>
        <w:rPr>
          <w:rFonts w:ascii="Georgia" w:hAnsi="Georgia"/>
          <w:lang w:val="en-US"/>
          <w:rPrChange w:id="797" w:author="Jade Raposa [2]" w:date="2024-10-17T00:16:00Z">
            <w:rPr/>
          </w:rPrChange>
        </w:rPr>
        <w:tab/>
      </w:r>
    </w:del>
    <w:del w:id="798" w:author="Jade Raposa [2]" w:date="2024-10-17T00:15:00Z">
      <w:r>
        <w:rPr>
          <w:rFonts w:ascii="Georgia" w:hAnsi="Georgia"/>
          <w:lang w:val="en-US"/>
          <w:rPrChange w:id="799" w:author="Jade Raposa [2]" w:date="2024-10-17T00:16:00Z">
            <w:rPr>
              <w:rFonts w:ascii="Georgia" w:hAnsi="Georgia"/>
            </w:rPr>
          </w:rPrChange>
        </w:rPr>
        <w:delText>Hardware Requirements | 45</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000000" w:rsidP="008F456D">
    <w:pPr>
      <w:pStyle w:val="Footer"/>
      <w:jc w:val="right"/>
      <w:rPr>
        <w:rFonts w:ascii="Georgia" w:hAnsi="Georgia"/>
      </w:rPr>
      <w:pPrChange w:id="800" w:author="Jade Raposa [2]" w:date="2024-10-17T00:15:00Z">
        <w:pPr>
          <w:pStyle w:val="Footer"/>
        </w:pPr>
      </w:pPrChange>
    </w:pPr>
    <w:ins w:id="801" w:author="Jade Raposa [2]"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2" w:author="Jade Raposa [2]" w:date="2024-10-17T00:15:00Z">
      <w:r>
        <w:rPr>
          <w:rFonts w:ascii="Georgia" w:hAnsi="Georgia"/>
        </w:rPr>
        <w:tab/>
      </w:r>
      <w:r>
        <w:rPr>
          <w:rFonts w:ascii="Georgia" w:hAnsi="Georgia"/>
        </w:rPr>
        <w:tab/>
        <w:delText>Hardware Requirements | 44</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000000" w:rsidP="008F456D">
    <w:pPr>
      <w:pStyle w:val="Footer"/>
      <w:jc w:val="right"/>
      <w:rPr>
        <w:rFonts w:ascii="Georgia" w:hAnsi="Georgia"/>
        <w:lang w:val="en-US"/>
        <w:rPrChange w:id="803" w:author="Jade Raposa [2]" w:date="2024-10-17T00:16:00Z">
          <w:rPr>
            <w:rFonts w:ascii="Georgia" w:hAnsi="Georgia"/>
          </w:rPr>
        </w:rPrChange>
      </w:rPr>
      <w:pPrChange w:id="804" w:author="Jade Raposa [2]" w:date="2024-10-17T00:16:00Z">
        <w:pPr>
          <w:pStyle w:val="Footer"/>
        </w:pPr>
      </w:pPrChange>
    </w:pPr>
    <w:ins w:id="805" w:author="Jade Raposa [2]" w:date="2024-10-17T00:16:00Z">
      <w:r>
        <w:rPr>
          <w:rFonts w:ascii="Georgia" w:hAnsi="Georgia"/>
          <w:rPrChange w:id="806" w:author="Jade Raposa [2]" w:date="2024-10-17T00:16:00Z">
            <w:rPr/>
          </w:rPrChange>
        </w:rPr>
        <w:t xml:space="preserve">System </w:t>
      </w:r>
      <w:proofErr w:type="gramStart"/>
      <w:r>
        <w:rPr>
          <w:rFonts w:ascii="Georgia" w:hAnsi="Georgia"/>
          <w:rPrChange w:id="807" w:author="Jade Raposa [2]" w:date="2024-10-17T00:16:00Z">
            <w:rPr/>
          </w:rPrChange>
        </w:rPr>
        <w:t xml:space="preserve">Tradeoffs </w:t>
      </w:r>
      <w:r>
        <w:rPr>
          <w:rFonts w:ascii="Georgia" w:hAnsi="Georgia"/>
        </w:rPr>
        <w:t xml:space="preserve"> </w:t>
      </w:r>
      <w:r>
        <w:rPr>
          <w:rFonts w:ascii="Georgia" w:hAnsi="Georgia"/>
          <w:rPrChange w:id="808" w:author="Jade Raposa [2]" w:date="2024-10-17T00:16:00Z">
            <w:rPr/>
          </w:rPrChange>
        </w:rPr>
        <w:t>|</w:t>
      </w:r>
      <w:proofErr w:type="gramEnd"/>
      <w:r>
        <w:rPr>
          <w:rFonts w:ascii="Georgia" w:hAnsi="Georgia"/>
          <w:rPrChange w:id="809" w:author="Jade Raposa [2]" w:date="2024-10-17T00:16:00Z">
            <w:rPr/>
          </w:rPrChange>
        </w:rPr>
        <w:t xml:space="preserve"> </w:t>
      </w:r>
      <w:r>
        <w:rPr>
          <w:rFonts w:ascii="Georgia" w:hAnsi="Georgia"/>
        </w:rPr>
        <w:t xml:space="preserve"> </w:t>
      </w:r>
      <w:r>
        <w:rPr>
          <w:rFonts w:ascii="Georgia" w:hAnsi="Georgia"/>
          <w:rPrChange w:id="810" w:author="Jade Raposa [2]" w:date="2024-10-17T00:16:00Z">
            <w:rPr/>
          </w:rPrChange>
        </w:rPr>
        <w:t>48</w:t>
      </w:r>
    </w:ins>
    <w:r>
      <w:rPr>
        <w:rFonts w:ascii="Georgia" w:hAnsi="Georgia"/>
        <w:noProof/>
        <w:lang w:val="en-US"/>
        <w:rPrChange w:id="811" w:author="Jade Raposa [2]"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2" w:author="Jade Raposa [2]" w:date="2024-10-17T00:16:00Z">
      <w:r>
        <w:rPr>
          <w:rFonts w:ascii="Georgia" w:hAnsi="Georgia"/>
          <w:lang w:val="en-US"/>
          <w:rPrChange w:id="813" w:author="Jade Raposa [2]" w:date="2024-10-17T00:16:00Z">
            <w:rPr/>
          </w:rPrChange>
        </w:rPr>
        <w:tab/>
      </w:r>
      <w:r>
        <w:rPr>
          <w:rFonts w:ascii="Georgia" w:hAnsi="Georgia"/>
          <w:lang w:val="en-US"/>
          <w:rPrChange w:id="814" w:author="Jade Raposa [2]" w:date="2024-10-17T00:16:00Z">
            <w:rPr/>
          </w:rPrChange>
        </w:rPr>
        <w:tab/>
      </w:r>
      <w:r>
        <w:rPr>
          <w:rFonts w:ascii="Georgia" w:hAnsi="Georgia"/>
          <w:lang w:val="en-US"/>
          <w:rPrChange w:id="815" w:author="Jade Raposa [2]" w:date="2024-10-17T00:16:00Z">
            <w:rPr>
              <w:rFonts w:ascii="Georgia" w:hAnsi="Georgia"/>
            </w:rPr>
          </w:rPrChange>
        </w:rPr>
        <w:delText>System Tradeoffs | 47</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000000" w:rsidP="008F456D">
    <w:pPr>
      <w:pStyle w:val="Footer"/>
      <w:jc w:val="right"/>
      <w:rPr>
        <w:rFonts w:ascii="Georgia" w:hAnsi="Georgia"/>
      </w:rPr>
      <w:pPrChange w:id="816" w:author="Jade Raposa [2]" w:date="2024-10-17T00:16:00Z">
        <w:pPr>
          <w:pStyle w:val="Footer"/>
        </w:pPr>
      </w:pPrChange>
    </w:pPr>
    <w:ins w:id="817" w:author="Jade Raposa [2]"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8" w:author="Jade Raposa [2]" w:date="2024-10-17T00:16:00Z">
      <w:r>
        <w:rPr>
          <w:rFonts w:ascii="Georgia" w:hAnsi="Georgia"/>
        </w:rPr>
        <w:tab/>
      </w:r>
      <w:r>
        <w:rPr>
          <w:rFonts w:ascii="Georgia" w:hAnsi="Georgia"/>
        </w:rPr>
        <w:tab/>
        <w:delText>Hardware Requirements | 46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000000" w:rsidP="008F456D">
    <w:pPr>
      <w:pStyle w:val="Footer"/>
      <w:jc w:val="right"/>
      <w:rPr>
        <w:rFonts w:ascii="Georgia" w:hAnsi="Georgia"/>
        <w:lang w:val="en-US"/>
        <w:rPrChange w:id="819" w:author="Jade Raposa [2]" w:date="2024-10-17T00:17:00Z">
          <w:rPr>
            <w:rFonts w:ascii="Georgia" w:hAnsi="Georgia"/>
          </w:rPr>
        </w:rPrChange>
      </w:rPr>
      <w:pPrChange w:id="820" w:author="Jade Raposa [2]" w:date="2024-10-17T00:17:00Z">
        <w:pPr>
          <w:pStyle w:val="Footer"/>
        </w:pPr>
      </w:pPrChange>
    </w:pPr>
    <w:ins w:id="821" w:author="Jade Raposa [2]" w:date="2024-10-17T00:17:00Z">
      <w:r>
        <w:rPr>
          <w:rFonts w:ascii="Georgia" w:hAnsi="Georgia"/>
          <w:rPrChange w:id="822" w:author="Jade Raposa [2]" w:date="2024-10-17T00:17:00Z">
            <w:rPr/>
          </w:rPrChange>
        </w:rPr>
        <w:t xml:space="preserve">Operational </w:t>
      </w:r>
      <w:proofErr w:type="gramStart"/>
      <w:r>
        <w:rPr>
          <w:rFonts w:ascii="Georgia" w:hAnsi="Georgia"/>
          <w:rPrChange w:id="823" w:author="Jade Raposa [2]" w:date="2024-10-17T00:17:00Z">
            <w:rPr/>
          </w:rPrChange>
        </w:rPr>
        <w:t>Issues</w:t>
      </w:r>
      <w:r>
        <w:rPr>
          <w:rFonts w:ascii="Georgia" w:hAnsi="Georgia"/>
        </w:rPr>
        <w:t xml:space="preserve"> </w:t>
      </w:r>
      <w:r>
        <w:rPr>
          <w:rFonts w:ascii="Georgia" w:hAnsi="Georgia"/>
          <w:rPrChange w:id="824" w:author="Jade Raposa [2]" w:date="2024-10-17T00:17:00Z">
            <w:rPr/>
          </w:rPrChange>
        </w:rPr>
        <w:t xml:space="preserve"> |</w:t>
      </w:r>
      <w:proofErr w:type="gramEnd"/>
      <w:r>
        <w:rPr>
          <w:rFonts w:ascii="Georgia" w:hAnsi="Georgia"/>
          <w:rPrChange w:id="825" w:author="Jade Raposa [2]" w:date="2024-10-17T00:17:00Z">
            <w:rPr/>
          </w:rPrChange>
        </w:rPr>
        <w:t xml:space="preserve"> </w:t>
      </w:r>
      <w:r>
        <w:rPr>
          <w:rFonts w:ascii="Georgia" w:hAnsi="Georgia"/>
        </w:rPr>
        <w:t xml:space="preserve"> </w:t>
      </w:r>
      <w:r>
        <w:rPr>
          <w:rFonts w:ascii="Georgia" w:hAnsi="Georgia"/>
          <w:rPrChange w:id="826" w:author="Jade Raposa [2]" w:date="2024-10-17T00:17:00Z">
            <w:rPr/>
          </w:rPrChange>
        </w:rPr>
        <w:t>50</w:t>
      </w:r>
    </w:ins>
    <w:r>
      <w:rPr>
        <w:rFonts w:ascii="Georgia" w:hAnsi="Georgia"/>
        <w:noProof/>
        <w:lang w:val="en-US"/>
        <w:rPrChange w:id="827" w:author="Jade Raposa [2]"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8" w:author="Jade Raposa [2]" w:date="2024-10-17T00:17:00Z">
      <w:r>
        <w:rPr>
          <w:rFonts w:ascii="Georgia" w:hAnsi="Georgia"/>
          <w:lang w:val="en-US"/>
          <w:rPrChange w:id="829" w:author="Jade Raposa [2]" w:date="2024-10-17T00:17:00Z">
            <w:rPr/>
          </w:rPrChange>
        </w:rPr>
        <w:tab/>
      </w:r>
      <w:r>
        <w:rPr>
          <w:rFonts w:ascii="Georgia" w:hAnsi="Georgia"/>
          <w:lang w:val="en-US"/>
          <w:rPrChange w:id="830" w:author="Jade Raposa [2]" w:date="2024-10-17T00:17:00Z">
            <w:rPr/>
          </w:rPrChange>
        </w:rPr>
        <w:tab/>
      </w:r>
      <w:r>
        <w:rPr>
          <w:rFonts w:ascii="Georgia" w:hAnsi="Georgia"/>
          <w:lang w:val="en-US"/>
          <w:rPrChange w:id="831" w:author="Jade Raposa [2]" w:date="2024-10-17T00:17:00Z">
            <w:rPr>
              <w:rFonts w:ascii="Georgia" w:hAnsi="Georgia"/>
            </w:rPr>
          </w:rPrChange>
        </w:rPr>
        <w:delText>Operational Issues | 49</w:delTex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000000" w:rsidP="008F456D">
    <w:pPr>
      <w:pStyle w:val="Header"/>
      <w:tabs>
        <w:tab w:val="clear" w:pos="4680"/>
        <w:tab w:val="clear" w:pos="9360"/>
        <w:tab w:val="right" w:pos="8640"/>
      </w:tabs>
      <w:jc w:val="right"/>
      <w:rPr>
        <w:rFonts w:ascii="Georgia" w:hAnsi="Georgia"/>
        <w:rPrChange w:id="56" w:author="Jade Raposa [2]" w:date="2024-10-16T21:12:00Z">
          <w:rPr/>
        </w:rPrChange>
      </w:rPr>
      <w:pPrChange w:id="57" w:author="Jade Raposa [2]" w:date="2024-10-16T21:13:00Z">
        <w:pPr>
          <w:pStyle w:val="Header"/>
          <w:tabs>
            <w:tab w:val="clear" w:pos="4680"/>
            <w:tab w:val="clear" w:pos="9360"/>
            <w:tab w:val="right" w:pos="8640"/>
          </w:tabs>
        </w:pPr>
      </w:pPrChange>
    </w:pPr>
    <w:ins w:id="58" w:author="Jade Raposa [2]"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9" w:author="Jade Raposa [2]"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000000" w:rsidP="008F456D">
    <w:pPr>
      <w:pStyle w:val="Footer"/>
      <w:jc w:val="right"/>
      <w:rPr>
        <w:rFonts w:ascii="Georgia" w:hAnsi="Georgia"/>
      </w:rPr>
      <w:pPrChange w:id="832" w:author="Jade Raposa [2]" w:date="2024-10-17T00:17:00Z">
        <w:pPr>
          <w:pStyle w:val="Footer"/>
        </w:pPr>
      </w:pPrChange>
    </w:pPr>
    <w:ins w:id="833" w:author="Jade Raposa [2]"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4" w:author="Jade Raposa [2]" w:date="2024-10-17T00:17:00Z">
      <w:r>
        <w:rPr>
          <w:rFonts w:ascii="Georgia" w:hAnsi="Georgia"/>
        </w:rPr>
        <w:tab/>
      </w:r>
      <w:r>
        <w:rPr>
          <w:rFonts w:ascii="Georgia" w:hAnsi="Georgia"/>
        </w:rPr>
        <w:tab/>
        <w:delText>Technical Issues | 48</w:delText>
      </w:r>
    </w:del>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000000" w:rsidP="008F456D">
    <w:pPr>
      <w:pStyle w:val="Footer"/>
      <w:jc w:val="right"/>
      <w:rPr>
        <w:rFonts w:ascii="Georgia" w:hAnsi="Georgia"/>
      </w:rPr>
      <w:pPrChange w:id="835" w:author="Jade Raposa [2]" w:date="2024-10-17T00:18:00Z">
        <w:pPr>
          <w:pStyle w:val="Footer"/>
        </w:pPr>
      </w:pPrChange>
    </w:pPr>
    <w:ins w:id="836" w:author="Jade Raposa [2]" w:date="2024-10-17T00:18:00Z">
      <w:r>
        <w:rPr>
          <w:rFonts w:ascii="Georgia" w:hAnsi="Georgia"/>
          <w:rPrChange w:id="837" w:author="Jade Raposa [2]" w:date="2024-10-17T00:18:00Z">
            <w:rPr/>
          </w:rPrChange>
        </w:rPr>
        <w:t xml:space="preserve">Functional </w:t>
      </w:r>
      <w:proofErr w:type="gramStart"/>
      <w:r>
        <w:rPr>
          <w:rFonts w:ascii="Georgia" w:hAnsi="Georgia"/>
          <w:rPrChange w:id="838" w:author="Jade Raposa [2]" w:date="2024-10-17T00:18:00Z">
            <w:rPr/>
          </w:rPrChange>
        </w:rPr>
        <w:t>Requirements</w:t>
      </w:r>
      <w:r>
        <w:rPr>
          <w:rFonts w:ascii="Georgia" w:hAnsi="Georgia"/>
        </w:rPr>
        <w:t xml:space="preserve"> </w:t>
      </w:r>
      <w:r>
        <w:rPr>
          <w:rFonts w:ascii="Georgia" w:hAnsi="Georgia"/>
          <w:rPrChange w:id="839" w:author="Jade Raposa [2]" w:date="2024-10-17T00:18:00Z">
            <w:rPr/>
          </w:rPrChange>
        </w:rPr>
        <w:t xml:space="preserve"> |</w:t>
      </w:r>
      <w:proofErr w:type="gramEnd"/>
      <w:r>
        <w:rPr>
          <w:rFonts w:ascii="Georgia" w:hAnsi="Georgia"/>
          <w:rPrChange w:id="840" w:author="Jade Raposa [2]" w:date="2024-10-17T00:18:00Z">
            <w:rPr/>
          </w:rPrChange>
        </w:rPr>
        <w:t xml:space="preserve"> </w:t>
      </w:r>
      <w:r>
        <w:rPr>
          <w:rFonts w:ascii="Georgia" w:hAnsi="Georgia"/>
        </w:rPr>
        <w:t xml:space="preserve"> </w:t>
      </w:r>
      <w:r>
        <w:rPr>
          <w:rFonts w:ascii="Georgia" w:hAnsi="Georgia"/>
          <w:rPrChange w:id="841" w:author="Jade Raposa [2]" w:date="2024-10-17T00:18:00Z">
            <w:rPr/>
          </w:rPrChange>
        </w:rPr>
        <w:t>52</w:t>
      </w:r>
    </w:ins>
    <w:r>
      <w:rPr>
        <w:rFonts w:ascii="Georgia" w:hAnsi="Georgia"/>
        <w:noProof/>
        <w:lang w:val="en-US"/>
        <w:rPrChange w:id="842" w:author="Jade Raposa [2]"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43" w:author="Jade Raposa [2]" w:date="2024-10-17T00:18:00Z">
      <w:r>
        <w:rPr>
          <w:rFonts w:ascii="Georgia" w:hAnsi="Georgia"/>
          <w:rPrChange w:id="844" w:author="Jade Raposa [2]" w:date="2024-10-17T00:18:00Z">
            <w:rPr/>
          </w:rPrChange>
        </w:rPr>
        <w:tab/>
      </w:r>
      <w:r>
        <w:rPr>
          <w:rFonts w:ascii="Georgia" w:hAnsi="Georgia"/>
          <w:rPrChange w:id="845" w:author="Jade Raposa [2]" w:date="2024-10-17T00:18:00Z">
            <w:rPr/>
          </w:rPrChange>
        </w:rPr>
        <w:tab/>
      </w:r>
      <w:r>
        <w:rPr>
          <w:rFonts w:ascii="Georgia" w:hAnsi="Georgia"/>
        </w:rPr>
        <w:delText>Functional Requirements | 51</w:delText>
      </w:r>
    </w:del>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000000" w:rsidP="008F456D">
    <w:pPr>
      <w:pStyle w:val="Footer"/>
      <w:jc w:val="right"/>
      <w:rPr>
        <w:rFonts w:ascii="Georgia" w:hAnsi="Georgia"/>
      </w:rPr>
      <w:pPrChange w:id="846" w:author="Jade Raposa [2]" w:date="2024-10-17T00:17:00Z">
        <w:pPr>
          <w:pStyle w:val="Footer"/>
        </w:pPr>
      </w:pPrChange>
    </w:pPr>
    <w:ins w:id="847" w:author="Jade Raposa [2]"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48" w:author="Jade Raposa [2]" w:date="2024-10-17T00:17:00Z">
      <w:r>
        <w:rPr>
          <w:rFonts w:ascii="Georgia" w:hAnsi="Georgia"/>
        </w:rPr>
        <w:tab/>
      </w:r>
      <w:r>
        <w:rPr>
          <w:rFonts w:ascii="Georgia" w:hAnsi="Georgia"/>
        </w:rPr>
        <w:tab/>
        <w:delText>Economic Issues | 50</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000000" w:rsidP="008F456D">
    <w:pPr>
      <w:pStyle w:val="Footer"/>
      <w:jc w:val="right"/>
      <w:rPr>
        <w:rFonts w:ascii="Georgia" w:hAnsi="Georgia"/>
      </w:rPr>
      <w:pPrChange w:id="849" w:author="Jade Raposa [2]" w:date="2024-10-17T00:19:00Z">
        <w:pPr>
          <w:pStyle w:val="Footer"/>
        </w:pPr>
      </w:pPrChange>
    </w:pPr>
    <w:ins w:id="850" w:author="Jade Raposa [2]" w:date="2024-10-17T00:19:00Z">
      <w:r>
        <w:rPr>
          <w:rFonts w:ascii="Georgia" w:hAnsi="Georgia"/>
          <w:rPrChange w:id="851" w:author="Jade Raposa [2]" w:date="2024-10-17T00:19:00Z">
            <w:rPr/>
          </w:rPrChange>
        </w:rPr>
        <w:t xml:space="preserve">Functional </w:t>
      </w:r>
      <w:proofErr w:type="gramStart"/>
      <w:r>
        <w:rPr>
          <w:rFonts w:ascii="Georgia" w:hAnsi="Georgia"/>
          <w:rPrChange w:id="852" w:author="Jade Raposa [2]" w:date="2024-10-17T00:19:00Z">
            <w:rPr/>
          </w:rPrChange>
        </w:rPr>
        <w:t xml:space="preserve">Requirements </w:t>
      </w:r>
      <w:r>
        <w:rPr>
          <w:rFonts w:ascii="Georgia" w:hAnsi="Georgia"/>
        </w:rPr>
        <w:t xml:space="preserve"> </w:t>
      </w:r>
      <w:r>
        <w:rPr>
          <w:rFonts w:ascii="Georgia" w:hAnsi="Georgia"/>
          <w:rPrChange w:id="853" w:author="Jade Raposa [2]" w:date="2024-10-17T00:19:00Z">
            <w:rPr/>
          </w:rPrChange>
        </w:rPr>
        <w:t>|</w:t>
      </w:r>
      <w:proofErr w:type="gramEnd"/>
      <w:r>
        <w:rPr>
          <w:rFonts w:ascii="Georgia" w:hAnsi="Georgia"/>
        </w:rPr>
        <w:t xml:space="preserve"> </w:t>
      </w:r>
      <w:r>
        <w:rPr>
          <w:rFonts w:ascii="Georgia" w:hAnsi="Georgia"/>
          <w:rPrChange w:id="854" w:author="Jade Raposa [2]" w:date="2024-10-17T00:19:00Z">
            <w:rPr/>
          </w:rPrChange>
        </w:rPr>
        <w:t xml:space="preserve"> 54</w:t>
      </w:r>
    </w:ins>
    <w:r>
      <w:rPr>
        <w:rFonts w:ascii="Georgia" w:hAnsi="Georgia"/>
        <w:noProof/>
        <w:lang w:val="en-US"/>
        <w:rPrChange w:id="855" w:author="Jade Raposa [2]"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56" w:author="Jade Raposa [2]" w:date="2024-10-17T00:19:00Z">
      <w:r>
        <w:rPr>
          <w:rFonts w:ascii="Georgia" w:hAnsi="Georgia"/>
          <w:rPrChange w:id="857" w:author="Jade Raposa [2]" w:date="2024-10-17T00:19:00Z">
            <w:rPr/>
          </w:rPrChange>
        </w:rPr>
        <w:tab/>
      </w:r>
      <w:r>
        <w:rPr>
          <w:rFonts w:ascii="Georgia" w:hAnsi="Georgia"/>
          <w:rPrChange w:id="858" w:author="Jade Raposa [2]" w:date="2024-10-17T00:19:00Z">
            <w:rPr/>
          </w:rPrChange>
        </w:rPr>
        <w:tab/>
      </w:r>
      <w:r>
        <w:rPr>
          <w:rFonts w:ascii="Georgia" w:hAnsi="Georgia"/>
        </w:rPr>
        <w:delText>Functional Requirements | 5</w:delText>
      </w:r>
    </w:del>
    <w:del w:id="859" w:author="Jade Raposa [2]" w:date="2024-10-16T22:50:00Z">
      <w:r>
        <w:rPr>
          <w:rFonts w:ascii="Georgia" w:hAnsi="Georgia"/>
        </w:rPr>
        <w:delText>3</w:delText>
      </w:r>
    </w:del>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000000" w:rsidP="008F456D">
    <w:pPr>
      <w:pStyle w:val="Footer"/>
      <w:jc w:val="right"/>
      <w:rPr>
        <w:rFonts w:ascii="Georgia" w:hAnsi="Georgia"/>
      </w:rPr>
      <w:pPrChange w:id="860" w:author="Jade Raposa [2]" w:date="2024-10-17T00:18:00Z">
        <w:pPr>
          <w:pStyle w:val="Footer"/>
        </w:pPr>
      </w:pPrChange>
    </w:pPr>
    <w:ins w:id="861" w:author="Jade Raposa [2]"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62" w:author="Jade Raposa [2]" w:date="2024-10-17T00:18:00Z">
      <w:r>
        <w:rPr>
          <w:rFonts w:ascii="Georgia" w:hAnsi="Georgia"/>
        </w:rPr>
        <w:tab/>
      </w:r>
      <w:r>
        <w:rPr>
          <w:rFonts w:ascii="Georgia" w:hAnsi="Georgia"/>
        </w:rPr>
        <w:tab/>
        <w:delText>Functional Requirements | 52</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000000" w:rsidP="008F456D">
    <w:pPr>
      <w:pStyle w:val="Footer"/>
      <w:jc w:val="right"/>
      <w:rPr>
        <w:rFonts w:ascii="Georgia" w:hAnsi="Georgia"/>
      </w:rPr>
      <w:pPrChange w:id="864" w:author="Jade Raposa [2]" w:date="2024-10-17T00:21:00Z">
        <w:pPr>
          <w:pStyle w:val="Footer"/>
        </w:pPr>
      </w:pPrChange>
    </w:pPr>
    <w:ins w:id="865" w:author="Jade Raposa [2]" w:date="2024-10-17T00:21:00Z">
      <w:r>
        <w:rPr>
          <w:rFonts w:ascii="Georgia" w:hAnsi="Georgia"/>
          <w:rPrChange w:id="866" w:author="Jade Raposa [2]" w:date="2024-10-17T00:21:00Z">
            <w:rPr/>
          </w:rPrChange>
        </w:rPr>
        <w:t xml:space="preserve">Functional </w:t>
      </w:r>
      <w:proofErr w:type="gramStart"/>
      <w:r>
        <w:rPr>
          <w:rFonts w:ascii="Georgia" w:hAnsi="Georgia"/>
          <w:rPrChange w:id="867" w:author="Jade Raposa [2]" w:date="2024-10-17T00:21:00Z">
            <w:rPr/>
          </w:rPrChange>
        </w:rPr>
        <w:t xml:space="preserve">Requirements </w:t>
      </w:r>
      <w:r>
        <w:rPr>
          <w:rFonts w:ascii="Georgia" w:hAnsi="Georgia"/>
        </w:rPr>
        <w:t xml:space="preserve"> </w:t>
      </w:r>
      <w:r>
        <w:rPr>
          <w:rFonts w:ascii="Georgia" w:hAnsi="Georgia"/>
          <w:rPrChange w:id="868" w:author="Jade Raposa [2]" w:date="2024-10-17T00:21:00Z">
            <w:rPr/>
          </w:rPrChange>
        </w:rPr>
        <w:t>|</w:t>
      </w:r>
      <w:proofErr w:type="gramEnd"/>
      <w:r>
        <w:rPr>
          <w:rFonts w:ascii="Georgia" w:hAnsi="Georgia"/>
          <w:rPrChange w:id="869" w:author="Jade Raposa [2]" w:date="2024-10-17T00:21:00Z">
            <w:rPr/>
          </w:rPrChange>
        </w:rPr>
        <w:t xml:space="preserve"> </w:t>
      </w:r>
      <w:r>
        <w:rPr>
          <w:rFonts w:ascii="Georgia" w:hAnsi="Georgia"/>
        </w:rPr>
        <w:t xml:space="preserve"> </w:t>
      </w:r>
      <w:r>
        <w:rPr>
          <w:rFonts w:ascii="Georgia" w:hAnsi="Georgia"/>
          <w:rPrChange w:id="870" w:author="Jade Raposa [2]" w:date="2024-10-17T00:21:00Z">
            <w:rPr/>
          </w:rPrChange>
        </w:rPr>
        <w:t>56</w:t>
      </w:r>
    </w:ins>
    <w:r>
      <w:rPr>
        <w:rFonts w:ascii="Georgia" w:hAnsi="Georgia"/>
        <w:noProof/>
        <w:lang w:val="en-US"/>
        <w:rPrChange w:id="871" w:author="Jade Raposa [2]"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72" w:author="Jade Raposa [2]" w:date="2024-10-17T00:21:00Z">
      <w:r>
        <w:rPr>
          <w:rFonts w:ascii="Georgia" w:hAnsi="Georgia"/>
          <w:rPrChange w:id="873" w:author="Jade Raposa [2]" w:date="2024-10-17T00:21:00Z">
            <w:rPr/>
          </w:rPrChange>
        </w:rPr>
        <w:tab/>
      </w:r>
      <w:r>
        <w:rPr>
          <w:rFonts w:ascii="Georgia" w:hAnsi="Georgia"/>
          <w:rPrChange w:id="874" w:author="Jade Raposa [2]" w:date="2024-10-17T00:21:00Z">
            <w:rPr/>
          </w:rPrChange>
        </w:rPr>
        <w:tab/>
      </w:r>
      <w:r>
        <w:rPr>
          <w:rFonts w:ascii="Georgia" w:hAnsi="Georgia"/>
        </w:rPr>
        <w:delText>Functional Requirements | 5</w:delText>
      </w:r>
    </w:del>
    <w:del w:id="875" w:author="Jade Raposa [2]" w:date="2024-10-16T22:50:00Z">
      <w:r>
        <w:rPr>
          <w:rFonts w:ascii="Georgia" w:hAnsi="Georgia"/>
        </w:rPr>
        <w:delText>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000000" w:rsidP="008F456D">
    <w:pPr>
      <w:pStyle w:val="Footer"/>
      <w:jc w:val="right"/>
      <w:rPr>
        <w:rFonts w:ascii="Georgia" w:hAnsi="Georgia"/>
      </w:rPr>
      <w:pPrChange w:id="876" w:author="Jade Raposa [2]" w:date="2024-10-17T00:19:00Z">
        <w:pPr>
          <w:pStyle w:val="Footer"/>
        </w:pPr>
      </w:pPrChange>
    </w:pPr>
    <w:ins w:id="877" w:author="Jade Raposa [2]"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78" w:author="Jade Raposa [2]" w:date="2024-10-17T00:19:00Z">
      <w:r>
        <w:rPr>
          <w:rFonts w:ascii="Georgia" w:hAnsi="Georgia"/>
        </w:rPr>
        <w:tab/>
      </w:r>
      <w:r>
        <w:rPr>
          <w:rFonts w:ascii="Georgia" w:hAnsi="Georgia"/>
        </w:rPr>
        <w:tab/>
        <w:delText>Functional Requirements | 5</w:delText>
      </w:r>
    </w:del>
    <w:del w:id="879" w:author="Jade Raposa [2]" w:date="2024-10-16T22:49:00Z">
      <w:r>
        <w:rPr>
          <w:rFonts w:ascii="Georgia" w:hAnsi="Georgia"/>
        </w:rPr>
        <w:delText>6</w:delText>
      </w:r>
    </w:del>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000000" w:rsidP="008F456D">
    <w:pPr>
      <w:pStyle w:val="Footer"/>
      <w:jc w:val="right"/>
      <w:rPr>
        <w:rFonts w:ascii="Georgia" w:hAnsi="Georgia"/>
      </w:rPr>
      <w:pPrChange w:id="882" w:author="Jade Raposa [2]" w:date="2024-10-17T00:19:00Z">
        <w:pPr>
          <w:pStyle w:val="Footer"/>
        </w:pPr>
      </w:pPrChange>
    </w:pPr>
    <w:ins w:id="883" w:author="Jade Raposa [2]"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84" w:author="Jade Raposa [2]" w:date="2024-10-17T00:20:00Z">
      <w:r>
        <w:rPr>
          <w:rFonts w:ascii="Georgia" w:hAnsi="Georgia"/>
        </w:rPr>
        <w:t>7</w:t>
      </w:r>
    </w:ins>
    <w:del w:id="885" w:author="Jade Raposa [2]" w:date="2024-10-17T00:19:00Z">
      <w:r>
        <w:rPr>
          <w:rFonts w:ascii="Georgia" w:hAnsi="Georgia"/>
        </w:rPr>
        <w:tab/>
      </w:r>
      <w:r>
        <w:rPr>
          <w:rFonts w:ascii="Georgia" w:hAnsi="Georgia"/>
        </w:rPr>
        <w:tab/>
        <w:delText>Functional Requirements | 5</w:delText>
      </w:r>
    </w:del>
    <w:del w:id="886" w:author="Jade Raposa [2]" w:date="2024-10-16T22:49:00Z">
      <w:r>
        <w:rPr>
          <w:rFonts w:ascii="Georgia" w:hAnsi="Georgia"/>
        </w:rPr>
        <w:delText>6</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000000">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1744186098" name="Picture 17441860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000000">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585457475" name="Picture 5854574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000000">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0" w:author="Jade Raposa [2]" w:date="2024-10-16T21:23:00Z">
      <w:r>
        <w:t xml:space="preserve"> </w:t>
      </w:r>
    </w:ins>
    <w:ins w:id="91" w:author="Jade Raposa [2]" w:date="2024-10-16T21:37:00Z">
      <w:r>
        <w:rPr>
          <w:rFonts w:ascii="Georgia" w:hAnsi="Georgia"/>
        </w:rPr>
        <w:t>Executive Summary</w:t>
      </w:r>
    </w:ins>
    <w:ins w:id="92" w:author="Jade Raposa [2]" w:date="2024-10-16T21:03:00Z">
      <w:r>
        <w:t xml:space="preserve"> </w:t>
      </w:r>
    </w:ins>
    <w:sdt>
      <w:sdtPr>
        <w:id w:val="575024372"/>
        <w:docPartObj>
          <w:docPartGallery w:val="AutoText"/>
        </w:docPartObj>
      </w:sdtPr>
      <w:sdtEndPr>
        <w:rPr>
          <w:rFonts w:ascii="Georgia" w:hAnsi="Georgia"/>
        </w:rPr>
      </w:sdtEndPr>
      <w:sdtContent>
        <w:ins w:id="93" w:author="Jade Raposa [2]" w:date="2024-10-16T21:02:00Z">
          <w:r>
            <w:t xml:space="preserve"> </w:t>
          </w:r>
          <w:proofErr w:type="gramStart"/>
          <w:r>
            <w:t>|</w:t>
          </w:r>
        </w:ins>
        <w:ins w:id="94" w:author="Jade Raposa [2]" w:date="2024-10-16T21:03:00Z">
          <w:r>
            <w:t xml:space="preserve">  </w:t>
          </w:r>
        </w:ins>
        <w:ins w:id="95" w:author="Jade Raposa [2]" w:date="2024-10-16T21:47:00Z">
          <w:r>
            <w:rPr>
              <w:rFonts w:ascii="Georgia" w:hAnsi="Georgia"/>
              <w:rPrChange w:id="96" w:author="Jade Raposa [2]" w:date="2024-10-16T21:47:00Z">
                <w:rPr/>
              </w:rPrChange>
            </w:rPr>
            <w:t>vii</w:t>
          </w:r>
        </w:ins>
        <w:proofErr w:type="gramEnd"/>
        <w:del w:id="97" w:author="Jade Raposa [2]"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000000">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990" w:author="Jade Raposa [2]" w:date="2024-10-16T22:56:00Z">
      <w:r>
        <w:rPr>
          <w:rFonts w:ascii="Georgia" w:hAnsi="Georgia"/>
        </w:rPr>
        <w:t xml:space="preserve">  </w:t>
      </w:r>
    </w:ins>
    <w:r>
      <w:rPr>
        <w:rFonts w:ascii="Georgia" w:hAnsi="Georgia"/>
      </w:rPr>
      <w:t>|</w:t>
    </w:r>
    <w:proofErr w:type="gramEnd"/>
    <w:r>
      <w:rPr>
        <w:rFonts w:ascii="Georgia" w:hAnsi="Georgia"/>
      </w:rPr>
      <w:t xml:space="preserve"> </w:t>
    </w:r>
    <w:ins w:id="991" w:author="Jade Raposa [2]" w:date="2024-10-16T22:56:00Z">
      <w:r>
        <w:rPr>
          <w:rFonts w:ascii="Georgia" w:hAnsi="Georgia"/>
        </w:rPr>
        <w:t xml:space="preserve"> </w:t>
      </w:r>
    </w:ins>
    <w:r>
      <w:rPr>
        <w:rFonts w:ascii="Georgia" w:hAnsi="Georgia"/>
      </w:rPr>
      <w:t>59</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000000" w:rsidP="008F456D">
    <w:pPr>
      <w:pStyle w:val="Footer"/>
      <w:jc w:val="right"/>
      <w:rPr>
        <w:rFonts w:ascii="Georgia" w:hAnsi="Georgia"/>
      </w:rPr>
      <w:pPrChange w:id="992" w:author="Jade Raposa [2]" w:date="2024-10-17T00:21:00Z">
        <w:pPr>
          <w:pStyle w:val="Footer"/>
        </w:pPr>
      </w:pPrChange>
    </w:pPr>
    <w:proofErr w:type="gramStart"/>
    <w:ins w:id="993" w:author="Jade Raposa [2]" w:date="2024-10-17T00:21:00Z">
      <w:r>
        <w:rPr>
          <w:rFonts w:ascii="Georgia" w:hAnsi="Georgia"/>
        </w:rPr>
        <w:t>Findings  |</w:t>
      </w:r>
      <w:proofErr w:type="gramEnd"/>
      <w:r>
        <w:rPr>
          <w:rFonts w:ascii="Georgia" w:hAnsi="Georgia"/>
        </w:rPr>
        <w:t xml:space="preserve">  58</w:t>
      </w:r>
    </w:ins>
    <w:del w:id="994" w:author="Jade Raposa [2]"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95" w:author="Jade Raposa [2]" w:date="2024-10-17T00:21:00Z">
      <w:r>
        <w:rPr>
          <w:rFonts w:ascii="Georgia" w:hAnsi="Georgia"/>
        </w:rPr>
        <w:delText>Findings | 58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000000" w:rsidP="008F456D">
    <w:pPr>
      <w:pStyle w:val="Footer"/>
      <w:jc w:val="right"/>
      <w:rPr>
        <w:rFonts w:ascii="Georgia" w:hAnsi="Georgia"/>
      </w:rPr>
      <w:pPrChange w:id="1089" w:author="Jade Raposa [2]" w:date="2024-10-16T22:53:00Z">
        <w:pPr>
          <w:pStyle w:val="Footer"/>
        </w:pPr>
      </w:pPrChange>
    </w:pPr>
    <w:r>
      <w:rPr>
        <w:rFonts w:ascii="Georgia" w:hAnsi="Georgia"/>
        <w:noProof/>
        <w:lang w:val="en-US"/>
        <w:rPrChange w:id="1090" w:author="Jade Raposa [2]"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91" w:author="Jade Raposa [2]" w:date="2024-10-16T22:53:00Z">
      <w:r>
        <w:rPr>
          <w:rFonts w:ascii="Georgia" w:hAnsi="Georgia"/>
          <w:rPrChange w:id="1092" w:author="Jade Raposa [2]" w:date="2024-10-16T22:53:00Z">
            <w:rPr/>
          </w:rPrChange>
        </w:rPr>
        <w:t xml:space="preserve">Findings, Conclusions, and Recommendations </w:t>
      </w:r>
      <w:r>
        <w:t xml:space="preserve"> </w:t>
      </w:r>
    </w:ins>
    <w:del w:id="1093" w:author="Jade Raposa [2]" w:date="2024-10-16T22:53:00Z">
      <w:r>
        <w:tab/>
      </w:r>
      <w:r>
        <w:tab/>
      </w:r>
    </w:del>
    <w:del w:id="1094" w:author="Jade Raposa [2]" w:date="2024-10-16T22:52:00Z">
      <w:r>
        <w:rPr>
          <w:rFonts w:ascii="Georgia" w:hAnsi="Georgia"/>
        </w:rPr>
        <w:delText>References</w:delText>
      </w:r>
    </w:del>
    <w:r>
      <w:rPr>
        <w:rFonts w:ascii="Georgia" w:hAnsi="Georgia"/>
      </w:rPr>
      <w:t xml:space="preserve">| </w:t>
    </w:r>
    <w:del w:id="1095" w:author="Jade Raposa [2]" w:date="2024-10-16T22:51:00Z">
      <w:r>
        <w:rPr>
          <w:rFonts w:ascii="Georgia" w:hAnsi="Georgia"/>
        </w:rPr>
        <w:delText>61</w:delText>
      </w:r>
    </w:del>
    <w:ins w:id="1096" w:author="Jade Raposa [2]" w:date="2024-10-16T22:51:00Z">
      <w:r>
        <w:rPr>
          <w:rFonts w:ascii="Georgia" w:hAnsi="Georgia"/>
        </w:rPr>
        <w:t>58</w:t>
      </w:r>
    </w:ins>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000000" w:rsidP="008F456D">
    <w:pPr>
      <w:pStyle w:val="Footer"/>
      <w:jc w:val="right"/>
      <w:rPr>
        <w:rFonts w:ascii="Georgia" w:hAnsi="Georgia"/>
      </w:rPr>
      <w:pPrChange w:id="1097" w:author="Jade Raposa [2]" w:date="2024-10-16T22:56:00Z">
        <w:pPr>
          <w:pStyle w:val="Footer"/>
        </w:pPr>
      </w:pPrChange>
    </w:pPr>
    <w:proofErr w:type="gramStart"/>
    <w:ins w:id="1098" w:author="Jade Raposa [2]" w:date="2024-10-16T22:56:00Z">
      <w:r>
        <w:rPr>
          <w:rFonts w:ascii="Georgia" w:hAnsi="Georgia"/>
        </w:rPr>
        <w:t>References  |</w:t>
      </w:r>
      <w:proofErr w:type="gramEnd"/>
      <w:r>
        <w:rPr>
          <w:rFonts w:ascii="Georgia" w:hAnsi="Georgia"/>
        </w:rPr>
        <w:t xml:space="preserve">  60</w:t>
      </w:r>
    </w:ins>
    <w:del w:id="1099" w:author="Jade Raposa [2]"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00" w:author="Jade Raposa [2]" w:date="2024-10-16T22:51:00Z">
      <w:r>
        <w:rPr>
          <w:rFonts w:ascii="Georgia" w:hAnsi="Georgia"/>
        </w:rPr>
        <w:delText>Recommendations | 60</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000000" w:rsidP="008F456D">
    <w:pPr>
      <w:pStyle w:val="Footer"/>
      <w:jc w:val="right"/>
      <w:rPr>
        <w:rFonts w:ascii="Georgia" w:hAnsi="Georgia"/>
      </w:rPr>
      <w:pPrChange w:id="1123" w:author="Jade Raposa [2]" w:date="2024-10-16T23:01:00Z">
        <w:pPr>
          <w:pStyle w:val="Footer"/>
        </w:pPr>
      </w:pPrChange>
    </w:pPr>
    <w:proofErr w:type="gramStart"/>
    <w:ins w:id="1124" w:author="Jade Raposa [2]" w:date="2024-10-16T23:01:00Z">
      <w:r>
        <w:rPr>
          <w:rFonts w:ascii="Georgia" w:hAnsi="Georgia"/>
          <w:rPrChange w:id="1125" w:author="Jade Raposa [2]" w:date="2024-10-16T23:01:00Z">
            <w:rPr/>
          </w:rPrChange>
        </w:rPr>
        <w:t>References  |</w:t>
      </w:r>
      <w:proofErr w:type="gramEnd"/>
      <w:r>
        <w:rPr>
          <w:rFonts w:ascii="Georgia" w:hAnsi="Georgia"/>
          <w:rPrChange w:id="1126" w:author="Jade Raposa [2]" w:date="2024-10-16T23:01:00Z">
            <w:rPr/>
          </w:rPrChange>
        </w:rPr>
        <w:t xml:space="preserve">  6</w:t>
      </w:r>
    </w:ins>
    <w:r>
      <w:rPr>
        <w:rFonts w:ascii="Georgia" w:hAnsi="Georgia"/>
        <w:noProof/>
        <w:lang w:val="en-US"/>
        <w:rPrChange w:id="1127" w:author="Jade Raposa [2]"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28" w:author="Jade Raposa [2]" w:date="2024-10-16T23:01:00Z">
      <w:r>
        <w:rPr>
          <w:rFonts w:ascii="Georgia" w:hAnsi="Georgia"/>
        </w:rPr>
        <w:t>2</w:t>
      </w:r>
    </w:ins>
    <w:del w:id="1129" w:author="Jade Raposa [2]" w:date="2024-10-16T23:00:00Z">
      <w:r>
        <w:rPr>
          <w:rFonts w:ascii="Georgia" w:hAnsi="Georgia"/>
          <w:rPrChange w:id="1130" w:author="Jade Raposa [2]" w:date="2024-10-16T23:01:00Z">
            <w:rPr/>
          </w:rPrChange>
        </w:rPr>
        <w:tab/>
      </w:r>
      <w:r>
        <w:rPr>
          <w:rFonts w:ascii="Georgia" w:hAnsi="Georgia"/>
          <w:rPrChange w:id="1131" w:author="Jade Raposa [2]" w:date="2024-10-16T23:01:00Z">
            <w:rPr/>
          </w:rPrChange>
        </w:rPr>
        <w:tab/>
      </w:r>
      <w:r>
        <w:rPr>
          <w:rFonts w:ascii="Georgia" w:hAnsi="Georgia"/>
        </w:rPr>
        <w:delText>References| 63</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000000" w:rsidP="008F456D">
    <w:pPr>
      <w:pStyle w:val="Footer"/>
      <w:jc w:val="right"/>
      <w:rPr>
        <w:rFonts w:ascii="Georgia" w:hAnsi="Georgia"/>
      </w:rPr>
      <w:pPrChange w:id="1132" w:author="Jade Raposa [2]" w:date="2024-10-16T23:00:00Z">
        <w:pPr>
          <w:pStyle w:val="Footer"/>
        </w:pPr>
      </w:pPrChange>
    </w:pPr>
    <w:proofErr w:type="gramStart"/>
    <w:r>
      <w:rPr>
        <w:rFonts w:ascii="Georgia" w:hAnsi="Georgia"/>
      </w:rPr>
      <w:t>References  |</w:t>
    </w:r>
    <w:proofErr w:type="gramEnd"/>
    <w:r>
      <w:rPr>
        <w:rFonts w:ascii="Georgia" w:hAnsi="Georgia"/>
      </w:rPr>
      <w:t xml:space="preserve"> </w:t>
    </w:r>
    <w:ins w:id="1133" w:author="Jade Raposa [2]" w:date="2024-10-16T23:00:00Z">
      <w:r>
        <w:rPr>
          <w:rFonts w:ascii="Georgia" w:hAnsi="Georgia"/>
        </w:rPr>
        <w:t xml:space="preserve"> </w:t>
      </w:r>
    </w:ins>
    <w:r>
      <w:rPr>
        <w:rFonts w:ascii="Georgia" w:hAnsi="Georgia"/>
      </w:rPr>
      <w:t>6</w:t>
    </w:r>
    <w:ins w:id="1134" w:author="Jade Raposa [2]" w:date="2024-10-16T23:00:00Z">
      <w:r>
        <w:rPr>
          <w:rFonts w:ascii="Georgia" w:hAnsi="Georgia"/>
        </w:rPr>
        <w:t>1</w:t>
      </w:r>
    </w:ins>
    <w:del w:id="1135" w:author="Jade Raposa [2]" w:date="2024-10-16T23:00:00Z">
      <w:r>
        <w:rPr>
          <w:rFonts w:ascii="Georgia" w:hAnsi="Georgia"/>
        </w:rPr>
        <w:delText>2</w:delText>
      </w:r>
      <w:r>
        <w:rPr>
          <w:rFonts w:ascii="Georgia" w:hAnsi="Georgia"/>
        </w:rPr>
        <w:tab/>
        <w:delText xml:space="preserve">                                                                                                                References| 62</w:delText>
      </w:r>
    </w:del>
    <w:del w:id="1136" w:author="Jade Raposa [2]"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000000" w:rsidP="008F456D">
    <w:pPr>
      <w:pStyle w:val="Footer"/>
      <w:jc w:val="right"/>
      <w:rPr>
        <w:rFonts w:ascii="Georgia" w:hAnsi="Georgia"/>
      </w:rPr>
      <w:pPrChange w:id="1181" w:author="Jade Raposa [2]" w:date="2024-10-16T23:01:00Z">
        <w:pPr>
          <w:pStyle w:val="Footer"/>
        </w:pPr>
      </w:pPrChange>
    </w:pPr>
    <w:proofErr w:type="gramStart"/>
    <w:ins w:id="1182" w:author="Jade Raposa [2]" w:date="2024-10-16T23:01:00Z">
      <w:r>
        <w:rPr>
          <w:rFonts w:ascii="Georgia" w:hAnsi="Georgia"/>
          <w:rPrChange w:id="1183" w:author="Jade Raposa [2]" w:date="2024-10-16T23:01:00Z">
            <w:rPr/>
          </w:rPrChange>
        </w:rPr>
        <w:t>References  |</w:t>
      </w:r>
      <w:proofErr w:type="gramEnd"/>
      <w:r>
        <w:rPr>
          <w:rFonts w:ascii="Georgia" w:hAnsi="Georgia"/>
          <w:rPrChange w:id="1184" w:author="Jade Raposa [2]" w:date="2024-10-16T23:01:00Z">
            <w:rPr/>
          </w:rPrChange>
        </w:rPr>
        <w:t xml:space="preserve">  6</w:t>
      </w:r>
    </w:ins>
    <w:r>
      <w:rPr>
        <w:rFonts w:ascii="Georgia" w:hAnsi="Georgia"/>
        <w:noProof/>
        <w:lang w:val="en-US"/>
        <w:rPrChange w:id="1185" w:author="Jade Raposa [2]"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86" w:author="Jade Raposa [2]" w:date="2024-10-17T00:22:00Z">
      <w:r>
        <w:rPr>
          <w:rFonts w:ascii="Georgia" w:hAnsi="Georgia"/>
        </w:rPr>
        <w:t>4</w:t>
      </w:r>
    </w:ins>
    <w:del w:id="1187" w:author="Jade Raposa [2]" w:date="2024-10-16T23:00:00Z">
      <w:r>
        <w:rPr>
          <w:rFonts w:ascii="Georgia" w:hAnsi="Georgia"/>
          <w:rPrChange w:id="1188" w:author="Jade Raposa [2]" w:date="2024-10-16T23:01:00Z">
            <w:rPr/>
          </w:rPrChange>
        </w:rPr>
        <w:tab/>
      </w:r>
      <w:r>
        <w:rPr>
          <w:rFonts w:ascii="Georgia" w:hAnsi="Georgia"/>
          <w:rPrChange w:id="1189" w:author="Jade Raposa [2]" w:date="2024-10-16T23:01:00Z">
            <w:rPr/>
          </w:rPrChange>
        </w:rPr>
        <w:tab/>
      </w:r>
      <w:r>
        <w:rPr>
          <w:rFonts w:ascii="Georgia" w:hAnsi="Georgia"/>
        </w:rPr>
        <w:delText>References| 63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000000" w:rsidP="008F456D">
    <w:pPr>
      <w:pStyle w:val="Footer"/>
      <w:jc w:val="right"/>
      <w:rPr>
        <w:rFonts w:ascii="Georgia" w:hAnsi="Georgia"/>
      </w:rPr>
      <w:pPrChange w:id="1190" w:author="Jade Raposa [2]" w:date="2024-10-16T23:03:00Z">
        <w:pPr>
          <w:pStyle w:val="Footer"/>
        </w:pPr>
      </w:pPrChange>
    </w:pPr>
    <w:proofErr w:type="gramStart"/>
    <w:ins w:id="1191" w:author="Jade Raposa [2]" w:date="2024-10-16T23:03:00Z">
      <w:r>
        <w:rPr>
          <w:rFonts w:ascii="Georgia" w:hAnsi="Georgia"/>
        </w:rPr>
        <w:t>References</w:t>
      </w:r>
    </w:ins>
    <w:ins w:id="1192" w:author="Jade Raposa [2]" w:date="2024-10-16T23:04:00Z">
      <w:r>
        <w:rPr>
          <w:rFonts w:ascii="Georgia" w:hAnsi="Georgia"/>
        </w:rPr>
        <w:t xml:space="preserve">  |</w:t>
      </w:r>
    </w:ins>
    <w:proofErr w:type="gramEnd"/>
    <w:ins w:id="1193" w:author="Jade Raposa [2]" w:date="2024-10-16T23:03:00Z">
      <w:r>
        <w:rPr>
          <w:rFonts w:ascii="Georgia" w:hAnsi="Georgia"/>
        </w:rPr>
        <w:t xml:space="preserve"> </w:t>
      </w:r>
    </w:ins>
    <w:ins w:id="1194" w:author="Jade Raposa [2]" w:date="2024-10-16T23:04:00Z">
      <w:r>
        <w:rPr>
          <w:rFonts w:ascii="Georgia" w:hAnsi="Georgia"/>
        </w:rPr>
        <w:t xml:space="preserve"> </w:t>
      </w:r>
    </w:ins>
    <w:ins w:id="1195" w:author="Jade Raposa [2]" w:date="2024-10-16T23:03:00Z">
      <w:r>
        <w:rPr>
          <w:rFonts w:ascii="Georgia" w:hAnsi="Georgia"/>
        </w:rPr>
        <w:t>6</w:t>
      </w:r>
    </w:ins>
    <w:ins w:id="1196" w:author="Jade Raposa [2]" w:date="2024-10-17T00:22:00Z">
      <w:r>
        <w:rPr>
          <w:rFonts w:ascii="Georgia" w:hAnsi="Georgia"/>
        </w:rPr>
        <w:t>3</w:t>
      </w:r>
    </w:ins>
    <w:del w:id="1197" w:author="Jade Raposa [2]"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000000">
    <w:pPr>
      <w:pStyle w:val="Footer"/>
      <w:rPr>
        <w:rFonts w:ascii="Georgia" w:hAnsi="Georgia"/>
      </w:rPr>
    </w:pPr>
    <w:r>
      <w:rPr>
        <w:rFonts w:ascii="Georgia" w:hAnsi="Georgia"/>
      </w:rPr>
      <w:tab/>
      <w:t xml:space="preserve">                                                                                                                                              Appendix </w:t>
    </w:r>
    <w:proofErr w:type="gramStart"/>
    <w:r>
      <w:rPr>
        <w:rFonts w:ascii="Georgia" w:hAnsi="Georgia"/>
      </w:rPr>
      <w:t xml:space="preserve">A </w:t>
    </w:r>
    <w:ins w:id="1201" w:author="Jade Raposa [2]" w:date="2024-10-16T23:07:00Z">
      <w:r>
        <w:rPr>
          <w:rFonts w:ascii="Georgia" w:hAnsi="Georgia"/>
        </w:rPr>
        <w:t xml:space="preserve"> </w:t>
      </w:r>
    </w:ins>
    <w:r>
      <w:rPr>
        <w:rFonts w:ascii="Georgia" w:hAnsi="Georgia"/>
      </w:rPr>
      <w:t>|</w:t>
    </w:r>
    <w:proofErr w:type="gramEnd"/>
    <w:ins w:id="1202" w:author="Jade Raposa [2]" w:date="2024-10-16T23:07:00Z">
      <w:r>
        <w:rPr>
          <w:rFonts w:ascii="Georgia" w:hAnsi="Georgia"/>
        </w:rPr>
        <w:t xml:space="preserve"> </w:t>
      </w:r>
    </w:ins>
    <w:r>
      <w:rPr>
        <w:rFonts w:ascii="Georgia" w:hAnsi="Georgia"/>
      </w:rPr>
      <w:t xml:space="preserve"> 6</w:t>
    </w:r>
    <w:ins w:id="1203" w:author="Jade Raposa [2]" w:date="2024-10-17T00:22:00Z">
      <w:r>
        <w:rPr>
          <w:rFonts w:ascii="Georgia" w:hAnsi="Georgia"/>
        </w:rPr>
        <w:t>5</w:t>
      </w:r>
    </w:ins>
    <w:del w:id="1204" w:author="Jade Raposa [2]"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000000" w:rsidP="008F456D">
    <w:pPr>
      <w:pStyle w:val="Footer"/>
      <w:jc w:val="right"/>
      <w:rPr>
        <w:rFonts w:ascii="Georgia" w:hAnsi="Georgia"/>
      </w:rPr>
      <w:pPrChange w:id="1205" w:author="Jade Raposa [2]" w:date="2024-10-17T00:24:00Z">
        <w:pPr>
          <w:pStyle w:val="Footer"/>
        </w:pPr>
      </w:pPrChange>
    </w:pPr>
    <w:ins w:id="1206" w:author="Jade Raposa [2]" w:date="2024-10-17T00:24:00Z">
      <w:r>
        <w:rPr>
          <w:rFonts w:ascii="Georgia" w:hAnsi="Georgia"/>
          <w:rPrChange w:id="1207" w:author="Jade Raposa [2]" w:date="2024-10-17T00:24:00Z">
            <w:rPr/>
          </w:rPrChange>
        </w:rPr>
        <w:t xml:space="preserve">Appendix </w:t>
      </w:r>
      <w:proofErr w:type="gramStart"/>
      <w:r>
        <w:rPr>
          <w:rFonts w:ascii="Georgia" w:hAnsi="Georgia"/>
          <w:rPrChange w:id="1208" w:author="Jade Raposa [2]" w:date="2024-10-17T00:24:00Z">
            <w:rPr/>
          </w:rPrChange>
        </w:rPr>
        <w:t>B</w:t>
      </w:r>
      <w:r>
        <w:rPr>
          <w:rFonts w:ascii="Georgia" w:hAnsi="Georgia"/>
        </w:rPr>
        <w:t xml:space="preserve"> </w:t>
      </w:r>
      <w:r>
        <w:rPr>
          <w:rFonts w:ascii="Georgia" w:hAnsi="Georgia"/>
          <w:rPrChange w:id="1209" w:author="Jade Raposa [2]" w:date="2024-10-17T00:24:00Z">
            <w:rPr/>
          </w:rPrChange>
        </w:rPr>
        <w:t xml:space="preserve"> |</w:t>
      </w:r>
      <w:proofErr w:type="gramEnd"/>
      <w:r>
        <w:rPr>
          <w:rFonts w:ascii="Georgia" w:hAnsi="Georgia"/>
          <w:rPrChange w:id="1210" w:author="Jade Raposa [2]" w:date="2024-10-17T00:24:00Z">
            <w:rPr/>
          </w:rPrChange>
        </w:rPr>
        <w:t xml:space="preserve"> </w:t>
      </w:r>
      <w:r>
        <w:rPr>
          <w:rFonts w:ascii="Georgia" w:hAnsi="Georgia"/>
        </w:rPr>
        <w:t xml:space="preserve"> </w:t>
      </w:r>
      <w:r>
        <w:rPr>
          <w:rFonts w:ascii="Georgia" w:hAnsi="Georgia"/>
          <w:rPrChange w:id="1211" w:author="Jade Raposa [2]" w:date="2024-10-17T00:24:00Z">
            <w:rPr/>
          </w:rPrChange>
        </w:rPr>
        <w:t>67</w:t>
      </w:r>
    </w:ins>
    <w:r>
      <w:rPr>
        <w:rFonts w:ascii="Georgia" w:hAnsi="Georgia"/>
        <w:noProof/>
        <w:lang w:val="en-US"/>
        <w:rPrChange w:id="1212" w:author="Jade Raposa [2]"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13" w:author="Jade Raposa [2]" w:date="2024-10-17T00:24:00Z">
      <w:r>
        <w:rPr>
          <w:rFonts w:ascii="Georgia" w:hAnsi="Georgia"/>
          <w:rPrChange w:id="1214" w:author="Jade Raposa [2]" w:date="2024-10-17T00:24:00Z">
            <w:rPr/>
          </w:rPrChange>
        </w:rPr>
        <w:tab/>
      </w:r>
      <w:r>
        <w:rPr>
          <w:rFonts w:ascii="Georgia" w:hAnsi="Georgia"/>
          <w:rPrChange w:id="1215" w:author="Jade Raposa [2]" w:date="2024-10-17T00:24:00Z">
            <w:rPr/>
          </w:rPrChange>
        </w:rPr>
        <w:tab/>
      </w:r>
    </w:del>
    <w:del w:id="1216" w:author="Jade Raposa [2]" w:date="2024-10-17T00:23:00Z">
      <w:r>
        <w:rPr>
          <w:rFonts w:ascii="Georgia" w:hAnsi="Georgia"/>
        </w:rPr>
        <w:delText>Appendix B | 69</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000000" w:rsidP="008F456D">
    <w:pPr>
      <w:pStyle w:val="Header"/>
      <w:tabs>
        <w:tab w:val="clear" w:pos="4680"/>
        <w:tab w:val="clear" w:pos="9360"/>
        <w:tab w:val="right" w:pos="8640"/>
      </w:tabs>
      <w:jc w:val="right"/>
      <w:rPr>
        <w:rFonts w:ascii="Georgia" w:hAnsi="Georgia"/>
        <w:rPrChange w:id="98" w:author="Jade Raposa [2]" w:date="2024-10-16T21:12:00Z">
          <w:rPr/>
        </w:rPrChange>
      </w:rPr>
      <w:pPrChange w:id="99" w:author="Jade Raposa [2]" w:date="2024-10-16T21:13:00Z">
        <w:pPr>
          <w:pStyle w:val="Header"/>
          <w:tabs>
            <w:tab w:val="clear" w:pos="4680"/>
            <w:tab w:val="clear" w:pos="9360"/>
            <w:tab w:val="right" w:pos="8640"/>
          </w:tabs>
        </w:pPr>
      </w:pPrChange>
    </w:pPr>
    <w:ins w:id="100" w:author="Jade Raposa [2]"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1" w:author="Jade Raposa [2]" w:date="2024-10-16T21:22:00Z">
      <w:r>
        <w:t xml:space="preserve"> </w:t>
      </w:r>
    </w:ins>
    <w:ins w:id="102" w:author="Jade Raposa [2]" w:date="2024-10-16T21:36:00Z">
      <w:r>
        <w:rPr>
          <w:rFonts w:ascii="Georgia" w:hAnsi="Georgia"/>
        </w:rPr>
        <w:t xml:space="preserve">Executive </w:t>
      </w:r>
      <w:proofErr w:type="gramStart"/>
      <w:r>
        <w:rPr>
          <w:rFonts w:ascii="Georgia" w:hAnsi="Georgia"/>
        </w:rPr>
        <w:t>Summary</w:t>
      </w:r>
    </w:ins>
    <w:ins w:id="103" w:author="Jade Raposa [2]" w:date="2024-10-16T21:22:00Z">
      <w:r>
        <w:rPr>
          <w:rFonts w:ascii="Georgia" w:hAnsi="Georgia"/>
        </w:rPr>
        <w:t xml:space="preserve">  |</w:t>
      </w:r>
      <w:proofErr w:type="gramEnd"/>
      <w:r>
        <w:rPr>
          <w:rFonts w:ascii="Georgia" w:hAnsi="Georgia"/>
        </w:rPr>
        <w:t xml:space="preserve">  </w:t>
      </w:r>
    </w:ins>
    <w:ins w:id="104" w:author="Jade Raposa [2]" w:date="2024-10-16T21:37:00Z">
      <w:r>
        <w:rPr>
          <w:rFonts w:ascii="Georgia" w:hAnsi="Georgia"/>
        </w:rPr>
        <w:t>v</w:t>
      </w:r>
    </w:ins>
    <w:ins w:id="105" w:author="Jade Raposa [2]"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000000" w:rsidP="008F456D">
    <w:pPr>
      <w:pStyle w:val="Footer"/>
      <w:jc w:val="right"/>
      <w:rPr>
        <w:rFonts w:ascii="Georgia" w:hAnsi="Georgia"/>
      </w:rPr>
      <w:pPrChange w:id="1217" w:author="Jade Raposa [2]" w:date="2024-10-17T00:23:00Z">
        <w:pPr>
          <w:pStyle w:val="Footer"/>
        </w:pPr>
      </w:pPrChange>
    </w:pPr>
    <w:ins w:id="1218" w:author="Jade Raposa [2]"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219" w:author="Jade Raposa [2]" w:date="2024-10-17T00:23:00Z">
      <w:r>
        <w:rPr>
          <w:rFonts w:ascii="Georgia" w:hAnsi="Georgia"/>
        </w:rPr>
        <w:tab/>
      </w:r>
    </w:del>
    <w:r>
      <w:rPr>
        <w:rFonts w:ascii="Georgia" w:hAnsi="Georgia"/>
      </w:rPr>
      <w:t xml:space="preserve">                                                                                                                                             </w:t>
    </w:r>
    <w:del w:id="1220" w:author="Jade Raposa [2]"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21" w:author="Jade Raposa [2]" w:date="2024-10-17T00:23:00Z">
      <w:r>
        <w:rPr>
          <w:rFonts w:ascii="Georgia" w:hAnsi="Georgia"/>
        </w:rPr>
        <w:delText>8</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000000" w:rsidP="008F456D">
    <w:pPr>
      <w:pStyle w:val="Footer"/>
      <w:jc w:val="right"/>
      <w:rPr>
        <w:rFonts w:ascii="Georgia" w:hAnsi="Georgia"/>
      </w:rPr>
      <w:pPrChange w:id="1222" w:author="Jade Raposa [2]" w:date="2024-10-17T00:24:00Z">
        <w:pPr>
          <w:pStyle w:val="Footer"/>
        </w:pPr>
      </w:pPrChange>
    </w:pPr>
    <w:ins w:id="1223" w:author="Jade Raposa [2]" w:date="2024-10-17T00:24:00Z">
      <w:r>
        <w:rPr>
          <w:rFonts w:ascii="Georgia" w:hAnsi="Georgia"/>
          <w:rPrChange w:id="1224" w:author="Jade Raposa [2]" w:date="2024-10-17T00:24:00Z">
            <w:rPr/>
          </w:rPrChange>
        </w:rPr>
        <w:t xml:space="preserve">Appendix </w:t>
      </w:r>
      <w:proofErr w:type="gramStart"/>
      <w:r>
        <w:rPr>
          <w:rFonts w:ascii="Georgia" w:hAnsi="Georgia"/>
          <w:rPrChange w:id="1225" w:author="Jade Raposa [2]" w:date="2024-10-17T00:24:00Z">
            <w:rPr/>
          </w:rPrChange>
        </w:rPr>
        <w:t>C</w:t>
      </w:r>
      <w:r>
        <w:rPr>
          <w:rFonts w:ascii="Georgia" w:hAnsi="Georgia"/>
        </w:rPr>
        <w:t xml:space="preserve"> </w:t>
      </w:r>
      <w:r>
        <w:rPr>
          <w:rFonts w:ascii="Georgia" w:hAnsi="Georgia"/>
          <w:rPrChange w:id="1226" w:author="Jade Raposa [2]" w:date="2024-10-17T00:24:00Z">
            <w:rPr/>
          </w:rPrChange>
        </w:rPr>
        <w:t xml:space="preserve"> |</w:t>
      </w:r>
      <w:proofErr w:type="gramEnd"/>
      <w:r>
        <w:rPr>
          <w:rFonts w:ascii="Georgia" w:hAnsi="Georgia"/>
        </w:rPr>
        <w:t xml:space="preserve"> </w:t>
      </w:r>
      <w:r>
        <w:rPr>
          <w:rFonts w:ascii="Georgia" w:hAnsi="Georgia"/>
          <w:rPrChange w:id="1227" w:author="Jade Raposa [2]" w:date="2024-10-17T00:24:00Z">
            <w:rPr/>
          </w:rPrChange>
        </w:rPr>
        <w:t xml:space="preserve"> 68</w:t>
      </w:r>
    </w:ins>
    <w:r>
      <w:rPr>
        <w:rFonts w:ascii="Georgia" w:hAnsi="Georgia"/>
        <w:noProof/>
        <w:lang w:val="en-US"/>
        <w:rPrChange w:id="1228" w:author="Jade Raposa [2]"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29" w:author="Jade Raposa [2]" w:date="2024-10-17T00:24:00Z">
      <w:r>
        <w:rPr>
          <w:rFonts w:ascii="Georgia" w:hAnsi="Georgia"/>
          <w:rPrChange w:id="1230" w:author="Jade Raposa [2]" w:date="2024-10-17T00:24:00Z">
            <w:rPr/>
          </w:rPrChange>
        </w:rPr>
        <w:tab/>
      </w:r>
      <w:r>
        <w:rPr>
          <w:rFonts w:ascii="Georgia" w:hAnsi="Georgia"/>
          <w:rPrChange w:id="1231" w:author="Jade Raposa [2]" w:date="2024-10-17T00:24:00Z">
            <w:rPr/>
          </w:rPrChange>
        </w:rPr>
        <w:tab/>
      </w:r>
      <w:r>
        <w:rPr>
          <w:rFonts w:ascii="Georgia" w:hAnsi="Georgia"/>
        </w:rPr>
        <w:delText>Appendix C | 70</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000000" w:rsidP="008F456D">
    <w:pPr>
      <w:pStyle w:val="Footer"/>
      <w:jc w:val="right"/>
      <w:rPr>
        <w:rFonts w:ascii="Georgia" w:hAnsi="Georgia"/>
      </w:rPr>
      <w:pPrChange w:id="1232" w:author="Jade Raposa [2]" w:date="2024-10-17T00:28:00Z">
        <w:pPr>
          <w:pStyle w:val="Footer"/>
        </w:pPr>
      </w:pPrChange>
    </w:pPr>
    <w:ins w:id="1233" w:author="Jade Raposa [2]" w:date="2024-10-17T00:28:00Z">
      <w:r>
        <w:rPr>
          <w:rFonts w:ascii="Georgia" w:hAnsi="Georgia"/>
        </w:rPr>
        <w:t>Appendix C</w:t>
      </w:r>
    </w:ins>
    <w:ins w:id="1234" w:author="Jade Raposa [2]" w:date="2024-10-17T00:29:00Z">
      <w:r>
        <w:rPr>
          <w:rFonts w:ascii="Georgia" w:hAnsi="Georgia"/>
        </w:rPr>
        <w:t xml:space="preserve">  </w:t>
      </w:r>
    </w:ins>
    <w:ins w:id="1235" w:author="Jade Raposa [2]" w:date="2024-10-17T00:28:00Z">
      <w:r>
        <w:rPr>
          <w:rFonts w:ascii="Georgia" w:hAnsi="Georgia"/>
        </w:rPr>
        <w:t xml:space="preserve">| </w:t>
      </w:r>
    </w:ins>
    <w:ins w:id="1236" w:author="Jade Raposa [2]" w:date="2024-10-17T00:29:00Z">
      <w:r>
        <w:rPr>
          <w:rFonts w:ascii="Georgia" w:hAnsi="Georgia"/>
        </w:rPr>
        <w:t xml:space="preserve"> </w:t>
      </w:r>
    </w:ins>
    <w:ins w:id="1237" w:author="Jade Raposa [2]" w:date="2024-10-17T00:28:00Z">
      <w:r>
        <w:rPr>
          <w:rFonts w:ascii="Georgia" w:hAnsi="Georgia"/>
        </w:rPr>
        <w:t>70</w:t>
      </w:r>
    </w:ins>
    <w:del w:id="1238" w:author="Jade Raposa [2]"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39" w:author="Jade Raposa [2]"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77777777" w:rsidR="008F456D" w:rsidRDefault="00000000" w:rsidP="008F456D">
    <w:pPr>
      <w:pStyle w:val="Footer"/>
      <w:jc w:val="right"/>
      <w:rPr>
        <w:rFonts w:ascii="Georgia" w:hAnsi="Georgia"/>
      </w:rPr>
      <w:pPrChange w:id="1243" w:author="Jade Raposa [2]" w:date="2024-10-17T00:24:00Z">
        <w:pPr>
          <w:pStyle w:val="Footer"/>
        </w:pPr>
      </w:pPrChange>
    </w:pPr>
    <w:ins w:id="1244" w:author="Jade Raposa [2]" w:date="2024-10-17T00:24:00Z">
      <w:r>
        <w:rPr>
          <w:rFonts w:ascii="Georgia" w:hAnsi="Georgia"/>
          <w:rPrChange w:id="1245" w:author="Jade Raposa [2]" w:date="2024-10-17T00:24:00Z">
            <w:rPr/>
          </w:rPrChange>
        </w:rPr>
        <w:t xml:space="preserve">Appendix </w:t>
      </w:r>
      <w:proofErr w:type="gramStart"/>
      <w:r>
        <w:rPr>
          <w:rFonts w:ascii="Georgia" w:hAnsi="Georgia"/>
          <w:rPrChange w:id="1246" w:author="Jade Raposa [2]" w:date="2024-10-17T00:24:00Z">
            <w:rPr/>
          </w:rPrChange>
        </w:rPr>
        <w:t xml:space="preserve">C </w:t>
      </w:r>
      <w:r>
        <w:rPr>
          <w:rFonts w:ascii="Georgia" w:hAnsi="Georgia"/>
        </w:rPr>
        <w:t xml:space="preserve"> </w:t>
      </w:r>
      <w:r>
        <w:rPr>
          <w:rFonts w:ascii="Georgia" w:hAnsi="Georgia"/>
          <w:rPrChange w:id="1247" w:author="Jade Raposa [2]" w:date="2024-10-17T00:24:00Z">
            <w:rPr/>
          </w:rPrChange>
        </w:rPr>
        <w:t>|</w:t>
      </w:r>
      <w:proofErr w:type="gramEnd"/>
      <w:r>
        <w:rPr>
          <w:rFonts w:ascii="Georgia" w:hAnsi="Georgia"/>
        </w:rPr>
        <w:t xml:space="preserve"> </w:t>
      </w:r>
      <w:r>
        <w:rPr>
          <w:rFonts w:ascii="Georgia" w:hAnsi="Georgia"/>
          <w:rPrChange w:id="1248" w:author="Jade Raposa [2]" w:date="2024-10-17T00:24:00Z">
            <w:rPr/>
          </w:rPrChange>
        </w:rPr>
        <w:t xml:space="preserve"> 69</w:t>
      </w:r>
    </w:ins>
    <w:r>
      <w:rPr>
        <w:rFonts w:ascii="Georgia" w:hAnsi="Georgia"/>
        <w:noProof/>
        <w:lang w:val="en-US"/>
        <w:rPrChange w:id="1249" w:author="Jade Raposa [2]" w:date="2024-10-17T00:24:00Z">
          <w:rPr>
            <w:noProof/>
            <w:lang w:val="en-US"/>
          </w:rPr>
        </w:rPrChange>
      </w:rPr>
      <w:drawing>
        <wp:anchor distT="0" distB="0" distL="114300" distR="114300" simplePos="0" relativeHeight="251766784" behindDoc="1" locked="0" layoutInCell="1" allowOverlap="1" wp14:anchorId="2C21B094" wp14:editId="237FFA3B">
          <wp:simplePos x="0" y="0"/>
          <wp:positionH relativeFrom="margin">
            <wp:posOffset>441960</wp:posOffset>
          </wp:positionH>
          <wp:positionV relativeFrom="paragraph">
            <wp:posOffset>-320040</wp:posOffset>
          </wp:positionV>
          <wp:extent cx="5057775" cy="680085"/>
          <wp:effectExtent l="0" t="0" r="9525" b="5715"/>
          <wp:wrapTopAndBottom/>
          <wp:docPr id="1246971753" name="Picture 12469717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71753" name="Picture 12469717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50" w:author="Jade Raposa [2]" w:date="2024-10-17T00:24:00Z">
      <w:r>
        <w:rPr>
          <w:rFonts w:ascii="Georgia" w:hAnsi="Georgia"/>
          <w:rPrChange w:id="1251" w:author="Jade Raposa [2]" w:date="2024-10-17T00:24:00Z">
            <w:rPr/>
          </w:rPrChange>
        </w:rPr>
        <w:tab/>
      </w:r>
      <w:r>
        <w:rPr>
          <w:rFonts w:ascii="Georgia" w:hAnsi="Georgia"/>
          <w:rPrChange w:id="1252" w:author="Jade Raposa [2]" w:date="2024-10-17T00:24:00Z">
            <w:rPr/>
          </w:rPrChange>
        </w:rPr>
        <w:tab/>
      </w:r>
      <w:r>
        <w:rPr>
          <w:rFonts w:ascii="Georgia" w:hAnsi="Georgia"/>
        </w:rPr>
        <w:delText>Appendix C | 71</w:delText>
      </w:r>
    </w:del>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000000" w:rsidP="008F456D">
    <w:pPr>
      <w:pStyle w:val="Footer"/>
      <w:jc w:val="right"/>
      <w:rPr>
        <w:rFonts w:ascii="Georgia" w:hAnsi="Georgia"/>
      </w:rPr>
      <w:pPrChange w:id="1255" w:author="Jade Raposa [2]" w:date="2024-10-17T00:25:00Z">
        <w:pPr>
          <w:pStyle w:val="Footer"/>
        </w:pPr>
      </w:pPrChange>
    </w:pPr>
    <w:ins w:id="1256" w:author="Jade Raposa [2]"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257" w:author="Jade Raposa [2]"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626675612" name="Picture 62667561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58" w:author="Jade Raposa [2]" w:date="2024-10-17T00:39:00Z">
      <w:r>
        <w:rPr>
          <w:rFonts w:ascii="Georgia" w:hAnsi="Georgia"/>
        </w:rPr>
        <w:t>0</w:t>
      </w:r>
    </w:ins>
    <w:del w:id="1259" w:author="Jade Raposa [2]" w:date="2024-10-17T00:25:00Z">
      <w:r>
        <w:rPr>
          <w:rFonts w:ascii="Georgia" w:hAnsi="Georgia"/>
          <w:rPrChange w:id="1260" w:author="Jade Raposa [2]" w:date="2024-10-17T00:25:00Z">
            <w:rPr/>
          </w:rPrChange>
        </w:rPr>
        <w:tab/>
      </w:r>
      <w:r>
        <w:rPr>
          <w:rFonts w:ascii="Georgia" w:hAnsi="Georgia"/>
          <w:rPrChange w:id="1261" w:author="Jade Raposa [2]" w:date="2024-10-17T00:25:00Z">
            <w:rPr/>
          </w:rPrChange>
        </w:rPr>
        <w:tab/>
      </w:r>
      <w:r>
        <w:rPr>
          <w:rFonts w:ascii="Georgia" w:hAnsi="Georgia"/>
        </w:rPr>
        <w:delText>Appendix C | 72</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000000" w:rsidP="008F456D">
    <w:pPr>
      <w:pStyle w:val="Footer"/>
      <w:jc w:val="right"/>
      <w:rPr>
        <w:rFonts w:ascii="Georgia" w:hAnsi="Georgia"/>
      </w:rPr>
      <w:pPrChange w:id="1262" w:author="Jade Raposa [2]" w:date="2024-10-17T00:28:00Z">
        <w:pPr>
          <w:pStyle w:val="Footer"/>
        </w:pPr>
      </w:pPrChange>
    </w:pPr>
    <w:ins w:id="1263" w:author="Jade Raposa [2]" w:date="2024-10-17T00:28:00Z">
      <w:r>
        <w:rPr>
          <w:rFonts w:ascii="Georgia" w:hAnsi="Georgia"/>
        </w:rPr>
        <w:t>Appendix C</w:t>
      </w:r>
    </w:ins>
    <w:ins w:id="1264" w:author="Jade Raposa [2]" w:date="2024-10-17T00:29:00Z">
      <w:r>
        <w:rPr>
          <w:rFonts w:ascii="Georgia" w:hAnsi="Georgia"/>
        </w:rPr>
        <w:t xml:space="preserve">  </w:t>
      </w:r>
    </w:ins>
    <w:ins w:id="1265" w:author="Jade Raposa [2]" w:date="2024-10-17T00:28:00Z">
      <w:r>
        <w:rPr>
          <w:rFonts w:ascii="Georgia" w:hAnsi="Georgia"/>
        </w:rPr>
        <w:t xml:space="preserve">| </w:t>
      </w:r>
    </w:ins>
    <w:ins w:id="1266" w:author="Jade Raposa [2]" w:date="2024-10-17T00:29:00Z">
      <w:r>
        <w:rPr>
          <w:rFonts w:ascii="Georgia" w:hAnsi="Georgia"/>
        </w:rPr>
        <w:t xml:space="preserve"> </w:t>
      </w:r>
    </w:ins>
    <w:ins w:id="1267" w:author="Jade Raposa [2]" w:date="2024-10-17T00:39:00Z">
      <w:r>
        <w:rPr>
          <w:rFonts w:ascii="Georgia" w:hAnsi="Georgia"/>
        </w:rPr>
        <w:t>69</w:t>
      </w:r>
    </w:ins>
    <w:del w:id="1268" w:author="Jade Raposa [2]"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126529387" name="Picture 1126529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69" w:author="Jade Raposa [2]" w:date="2024-10-17T00:28:00Z">
      <w:r>
        <w:rPr>
          <w:rFonts w:ascii="Georgia" w:hAnsi="Georgia"/>
        </w:rPr>
        <w:delText>7</w:delText>
      </w:r>
    </w:del>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777777" w:rsidR="008F456D" w:rsidRDefault="00000000">
    <w:pPr>
      <w:pStyle w:val="Footer"/>
      <w:rPr>
        <w:rFonts w:ascii="Georgia" w:hAnsi="Georgia"/>
      </w:rPr>
    </w:pPr>
    <w:r>
      <w:rPr>
        <w:noProof/>
        <w:lang w:val="en-US"/>
      </w:rPr>
      <w:drawing>
        <wp:anchor distT="0" distB="0" distL="114300" distR="114300" simplePos="0" relativeHeight="251748352" behindDoc="1" locked="0" layoutInCell="1" allowOverlap="1" wp14:anchorId="40FF293A" wp14:editId="17DD6BCB">
          <wp:simplePos x="0" y="0"/>
          <wp:positionH relativeFrom="margin">
            <wp:posOffset>441960</wp:posOffset>
          </wp:positionH>
          <wp:positionV relativeFrom="paragraph">
            <wp:posOffset>-320040</wp:posOffset>
          </wp:positionV>
          <wp:extent cx="5057775" cy="680085"/>
          <wp:effectExtent l="0" t="0" r="9525" b="5715"/>
          <wp:wrapTopAndBottom/>
          <wp:docPr id="1577338019" name="Picture 15773380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38019" name="Picture 157733801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72</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000000" w:rsidP="008F456D">
    <w:pPr>
      <w:pStyle w:val="Footer"/>
      <w:jc w:val="right"/>
      <w:rPr>
        <w:rFonts w:ascii="Georgia" w:hAnsi="Georgia"/>
      </w:rPr>
      <w:pPrChange w:id="1970" w:author="Jade Raposa [2]" w:date="2024-10-17T00:31:00Z">
        <w:pPr>
          <w:pStyle w:val="Footer"/>
        </w:pPr>
      </w:pPrChange>
    </w:pPr>
    <w:ins w:id="1971" w:author="Jade Raposa [2]" w:date="2024-10-17T00:31:00Z">
      <w:r>
        <w:rPr>
          <w:rFonts w:ascii="Georgia" w:hAnsi="Georgia"/>
          <w:rPrChange w:id="1972" w:author="Jade Raposa [2]" w:date="2024-10-17T00:31:00Z">
            <w:rPr/>
          </w:rPrChange>
        </w:rPr>
        <w:t xml:space="preserve">Appendix </w:t>
      </w:r>
      <w:proofErr w:type="gramStart"/>
      <w:r>
        <w:rPr>
          <w:rFonts w:ascii="Georgia" w:hAnsi="Georgia"/>
          <w:rPrChange w:id="1973" w:author="Jade Raposa [2]" w:date="2024-10-17T00:31:00Z">
            <w:rPr/>
          </w:rPrChange>
        </w:rPr>
        <w:t>C</w:t>
      </w:r>
      <w:r>
        <w:rPr>
          <w:rFonts w:ascii="Georgia" w:hAnsi="Georgia"/>
        </w:rPr>
        <w:t xml:space="preserve"> </w:t>
      </w:r>
      <w:r>
        <w:rPr>
          <w:rFonts w:ascii="Georgia" w:hAnsi="Georgia"/>
          <w:rPrChange w:id="1974" w:author="Jade Raposa [2]" w:date="2024-10-17T00:31:00Z">
            <w:rPr/>
          </w:rPrChange>
        </w:rPr>
        <w:t xml:space="preserve"> |</w:t>
      </w:r>
      <w:proofErr w:type="gramEnd"/>
      <w:r>
        <w:rPr>
          <w:rFonts w:ascii="Georgia" w:hAnsi="Georgia"/>
        </w:rPr>
        <w:t xml:space="preserve"> </w:t>
      </w:r>
      <w:r>
        <w:rPr>
          <w:rFonts w:ascii="Georgia" w:hAnsi="Georgia"/>
          <w:rPrChange w:id="1975" w:author="Jade Raposa [2]" w:date="2024-10-17T00:31:00Z">
            <w:rPr/>
          </w:rPrChange>
        </w:rPr>
        <w:t xml:space="preserve"> 7</w:t>
      </w:r>
    </w:ins>
    <w:r>
      <w:rPr>
        <w:rFonts w:ascii="Georgia" w:hAnsi="Georgia"/>
        <w:noProof/>
        <w:lang w:val="en-US"/>
        <w:rPrChange w:id="1976" w:author="Jade Raposa [2]"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977" w:author="Jade Raposa [2]" w:date="2024-10-17T00:44:00Z">
      <w:r>
        <w:rPr>
          <w:rFonts w:ascii="Georgia" w:hAnsi="Georgia"/>
        </w:rPr>
        <w:t>2</w:t>
      </w:r>
    </w:ins>
    <w:del w:id="1978" w:author="Jade Raposa [2]" w:date="2024-10-17T00:31:00Z">
      <w:r>
        <w:rPr>
          <w:rFonts w:ascii="Georgia" w:hAnsi="Georgia"/>
          <w:rPrChange w:id="1979" w:author="Jade Raposa [2]" w:date="2024-10-17T00:31:00Z">
            <w:rPr/>
          </w:rPrChange>
        </w:rPr>
        <w:tab/>
      </w:r>
      <w:r>
        <w:rPr>
          <w:rFonts w:ascii="Georgia" w:hAnsi="Georgia"/>
          <w:rPrChange w:id="1980" w:author="Jade Raposa [2]" w:date="2024-10-17T00:31:00Z">
            <w:rPr/>
          </w:rPrChange>
        </w:rPr>
        <w:tab/>
      </w:r>
      <w:r>
        <w:rPr>
          <w:rFonts w:ascii="Georgia" w:hAnsi="Georgia"/>
        </w:rPr>
        <w:delText>Appendix C | 73</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000000" w:rsidP="008F456D">
    <w:pPr>
      <w:pStyle w:val="Footer"/>
      <w:jc w:val="right"/>
      <w:rPr>
        <w:rFonts w:ascii="Georgia" w:hAnsi="Georgia"/>
      </w:rPr>
      <w:pPrChange w:id="1981" w:author="Jade Raposa [2]" w:date="2024-10-17T00:28:00Z">
        <w:pPr>
          <w:pStyle w:val="Footer"/>
        </w:pPr>
      </w:pPrChange>
    </w:pPr>
    <w:ins w:id="1982" w:author="Jade Raposa [2]" w:date="2024-10-17T00:28:00Z">
      <w:r>
        <w:rPr>
          <w:rFonts w:ascii="Georgia" w:hAnsi="Georgia"/>
        </w:rPr>
        <w:t>Appendix C</w:t>
      </w:r>
    </w:ins>
    <w:ins w:id="1983" w:author="Jade Raposa [2]" w:date="2024-10-17T00:29:00Z">
      <w:r>
        <w:rPr>
          <w:rFonts w:ascii="Georgia" w:hAnsi="Georgia"/>
        </w:rPr>
        <w:t xml:space="preserve">  </w:t>
      </w:r>
    </w:ins>
    <w:ins w:id="1984" w:author="Jade Raposa [2]" w:date="2024-10-17T00:28:00Z">
      <w:r>
        <w:rPr>
          <w:rFonts w:ascii="Georgia" w:hAnsi="Georgia"/>
        </w:rPr>
        <w:t xml:space="preserve">| </w:t>
      </w:r>
    </w:ins>
    <w:ins w:id="1985" w:author="Jade Raposa [2]" w:date="2024-10-17T00:29:00Z">
      <w:r>
        <w:rPr>
          <w:rFonts w:ascii="Georgia" w:hAnsi="Georgia"/>
        </w:rPr>
        <w:t xml:space="preserve"> </w:t>
      </w:r>
    </w:ins>
    <w:ins w:id="1986" w:author="Jade Raposa [2]" w:date="2024-10-17T00:39:00Z">
      <w:r>
        <w:rPr>
          <w:rFonts w:ascii="Georgia" w:hAnsi="Georgia"/>
        </w:rPr>
        <w:t>7</w:t>
      </w:r>
    </w:ins>
    <w:ins w:id="1987" w:author="Jade Raposa [2]" w:date="2024-10-17T00:40:00Z">
      <w:r>
        <w:rPr>
          <w:rFonts w:ascii="Georgia" w:hAnsi="Georgia"/>
        </w:rPr>
        <w:t>1</w:t>
      </w:r>
    </w:ins>
    <w:del w:id="1988" w:author="Jade Raposa [2]"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89" w:author="Jade Raposa [2]" w:date="2024-10-17T00:28:00Z">
      <w:r>
        <w:rPr>
          <w:rFonts w:ascii="Georgia" w:hAnsi="Georgia"/>
        </w:rPr>
        <w:delText>7</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000000">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994" w:author="Jade Raposa [2]" w:date="2024-10-17T00:42:00Z">
      <w:r>
        <w:rPr>
          <w:rFonts w:ascii="Georgia" w:hAnsi="Georgia"/>
        </w:rPr>
        <w:t>2</w:t>
      </w:r>
    </w:ins>
    <w:del w:id="1995" w:author="Jade Raposa [2]" w:date="2024-10-17T00:42:00Z">
      <w:r>
        <w:rPr>
          <w:rFonts w:ascii="Georgia" w:hAnsi="Georgia"/>
        </w:rPr>
        <w:delText>1</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000000">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5" w:author="Jade Raposa [2]" w:date="2024-10-16T21:23:00Z">
      <w:r>
        <w:t xml:space="preserve"> </w:t>
      </w:r>
    </w:ins>
    <w:ins w:id="186" w:author="Jade Raposa [2]" w:date="2024-10-16T21:42:00Z">
      <w:r>
        <w:rPr>
          <w:rFonts w:ascii="Georgia" w:hAnsi="Georgia"/>
        </w:rPr>
        <w:t>Table Of Contents</w:t>
      </w:r>
    </w:ins>
    <w:ins w:id="187" w:author="Jade Raposa [2]" w:date="2024-10-16T21:03:00Z">
      <w:r>
        <w:t xml:space="preserve"> </w:t>
      </w:r>
    </w:ins>
    <w:sdt>
      <w:sdtPr>
        <w:id w:val="1104623424"/>
        <w:docPartObj>
          <w:docPartGallery w:val="AutoText"/>
        </w:docPartObj>
      </w:sdtPr>
      <w:sdtEndPr>
        <w:rPr>
          <w:rFonts w:ascii="Georgia" w:hAnsi="Georgia"/>
        </w:rPr>
      </w:sdtEndPr>
      <w:sdtContent>
        <w:ins w:id="188" w:author="Jade Raposa [2]" w:date="2024-10-16T21:02:00Z">
          <w:r>
            <w:t xml:space="preserve"> |</w:t>
          </w:r>
        </w:ins>
        <w:ins w:id="189" w:author="Jade Raposa [2]" w:date="2024-10-16T21:03:00Z">
          <w:r>
            <w:t xml:space="preserve">  </w:t>
          </w:r>
        </w:ins>
        <w:del w:id="190" w:author="Jade Raposa [2]"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1" w:author="Jade Raposa [2]"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000000" w:rsidP="008F456D">
    <w:pPr>
      <w:pStyle w:val="Footer"/>
      <w:jc w:val="right"/>
      <w:rPr>
        <w:rFonts w:ascii="Georgia" w:hAnsi="Georgia"/>
      </w:rPr>
      <w:pPrChange w:id="1996" w:author="Jade Raposa [2]" w:date="2024-10-17T00:28:00Z">
        <w:pPr>
          <w:pStyle w:val="Footer"/>
        </w:pPr>
      </w:pPrChange>
    </w:pPr>
    <w:ins w:id="1997" w:author="Jade Raposa [2]" w:date="2024-10-17T00:28:00Z">
      <w:r>
        <w:rPr>
          <w:rFonts w:ascii="Georgia" w:hAnsi="Georgia"/>
        </w:rPr>
        <w:t xml:space="preserve">Appendix </w:t>
      </w:r>
    </w:ins>
    <w:ins w:id="1998" w:author="Jade Raposa [2]" w:date="2024-10-17T00:50:00Z">
      <w:r>
        <w:rPr>
          <w:rFonts w:ascii="Georgia" w:hAnsi="Georgia"/>
        </w:rPr>
        <w:t>D</w:t>
      </w:r>
    </w:ins>
    <w:ins w:id="1999" w:author="Jade Raposa [2]" w:date="2024-10-17T00:29:00Z">
      <w:r>
        <w:rPr>
          <w:rFonts w:ascii="Georgia" w:hAnsi="Georgia"/>
        </w:rPr>
        <w:t xml:space="preserve">  </w:t>
      </w:r>
    </w:ins>
    <w:ins w:id="2000" w:author="Jade Raposa [2]" w:date="2024-10-17T00:28:00Z">
      <w:r>
        <w:rPr>
          <w:rFonts w:ascii="Georgia" w:hAnsi="Georgia"/>
        </w:rPr>
        <w:t xml:space="preserve">| </w:t>
      </w:r>
    </w:ins>
    <w:ins w:id="2001" w:author="Jade Raposa [2]" w:date="2024-10-17T00:29:00Z">
      <w:r>
        <w:rPr>
          <w:rFonts w:ascii="Georgia" w:hAnsi="Georgia"/>
        </w:rPr>
        <w:t xml:space="preserve"> </w:t>
      </w:r>
    </w:ins>
    <w:ins w:id="2002" w:author="Jade Raposa [2]" w:date="2024-10-17T00:39:00Z">
      <w:r>
        <w:rPr>
          <w:rFonts w:ascii="Georgia" w:hAnsi="Georgia"/>
        </w:rPr>
        <w:t>7</w:t>
      </w:r>
    </w:ins>
    <w:ins w:id="2003" w:author="Jade Raposa [2]" w:date="2024-10-17T00:50:00Z">
      <w:r>
        <w:rPr>
          <w:rFonts w:ascii="Georgia" w:hAnsi="Georgia"/>
        </w:rPr>
        <w:t>3</w:t>
      </w:r>
    </w:ins>
    <w:del w:id="2004" w:author="Jade Raposa [2]"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05" w:author="Jade Raposa [2]" w:date="2024-10-17T00:28:00Z">
      <w:r>
        <w:rPr>
          <w:rFonts w:ascii="Georgia" w:hAnsi="Georgia"/>
        </w:rPr>
        <w:delText>7</w:delText>
      </w:r>
    </w:del>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000000" w:rsidP="008F456D">
    <w:pPr>
      <w:pStyle w:val="Footer"/>
      <w:jc w:val="right"/>
      <w:rPr>
        <w:rFonts w:ascii="Georgia" w:hAnsi="Georgia"/>
      </w:rPr>
      <w:pPrChange w:id="2065" w:author="Jade Raposa [2]" w:date="2024-10-17T00:48:00Z">
        <w:pPr>
          <w:pStyle w:val="Footer"/>
        </w:pPr>
      </w:pPrChange>
    </w:pPr>
    <w:ins w:id="2066" w:author="Jade Raposa [2]" w:date="2024-10-17T00:48:00Z">
      <w:r>
        <w:rPr>
          <w:rFonts w:ascii="Georgia" w:hAnsi="Georgia"/>
          <w:rPrChange w:id="2067" w:author="Jade Raposa [2]" w:date="2024-10-17T00:48:00Z">
            <w:rPr/>
          </w:rPrChange>
        </w:rPr>
        <w:t xml:space="preserve">Appendix </w:t>
      </w:r>
      <w:proofErr w:type="gramStart"/>
      <w:r>
        <w:rPr>
          <w:rFonts w:ascii="Georgia" w:hAnsi="Georgia"/>
          <w:rPrChange w:id="2068" w:author="Jade Raposa [2]" w:date="2024-10-17T00:48:00Z">
            <w:rPr/>
          </w:rPrChange>
        </w:rPr>
        <w:t xml:space="preserve">D </w:t>
      </w:r>
      <w:r>
        <w:rPr>
          <w:rFonts w:ascii="Georgia" w:hAnsi="Georgia"/>
        </w:rPr>
        <w:t xml:space="preserve"> </w:t>
      </w:r>
      <w:r>
        <w:rPr>
          <w:rFonts w:ascii="Georgia" w:hAnsi="Georgia"/>
          <w:rPrChange w:id="2069" w:author="Jade Raposa [2]" w:date="2024-10-17T00:48:00Z">
            <w:rPr/>
          </w:rPrChange>
        </w:rPr>
        <w:t>|</w:t>
      </w:r>
      <w:proofErr w:type="gramEnd"/>
      <w:r>
        <w:rPr>
          <w:rFonts w:ascii="Georgia" w:hAnsi="Georgia"/>
        </w:rPr>
        <w:t xml:space="preserve"> </w:t>
      </w:r>
      <w:r>
        <w:rPr>
          <w:rFonts w:ascii="Georgia" w:hAnsi="Georgia"/>
          <w:rPrChange w:id="2070" w:author="Jade Raposa [2]" w:date="2024-10-17T00:48:00Z">
            <w:rPr/>
          </w:rPrChange>
        </w:rPr>
        <w:t xml:space="preserve"> 74</w:t>
      </w:r>
    </w:ins>
    <w:r>
      <w:rPr>
        <w:rFonts w:ascii="Georgia" w:hAnsi="Georgia"/>
        <w:noProof/>
        <w:lang w:val="en-US"/>
        <w:rPrChange w:id="2071" w:author="Jade Raposa [2]"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72" w:author="Jade Raposa [2]" w:date="2024-10-17T00:48:00Z">
      <w:r>
        <w:rPr>
          <w:rFonts w:ascii="Georgia" w:hAnsi="Georgia"/>
          <w:rPrChange w:id="2073" w:author="Jade Raposa [2]" w:date="2024-10-17T00:48:00Z">
            <w:rPr/>
          </w:rPrChange>
        </w:rPr>
        <w:tab/>
      </w:r>
      <w:r>
        <w:rPr>
          <w:rFonts w:ascii="Georgia" w:hAnsi="Georgia"/>
          <w:rPrChange w:id="2074" w:author="Jade Raposa [2]" w:date="2024-10-17T00:48:00Z">
            <w:rPr/>
          </w:rPrChange>
        </w:rPr>
        <w:tab/>
      </w:r>
      <w:r>
        <w:rPr>
          <w:rFonts w:ascii="Georgia" w:hAnsi="Georgia"/>
        </w:rPr>
        <w:delText>Appendix D | 72</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000000" w:rsidP="008F456D">
    <w:pPr>
      <w:pStyle w:val="Footer"/>
      <w:jc w:val="right"/>
      <w:rPr>
        <w:rFonts w:ascii="Georgia" w:hAnsi="Georgia"/>
      </w:rPr>
      <w:pPrChange w:id="2169" w:author="Jade Raposa [2]" w:date="2024-10-17T00:46:00Z">
        <w:pPr>
          <w:pStyle w:val="Footer"/>
        </w:pPr>
      </w:pPrChange>
    </w:pPr>
    <w:ins w:id="2170" w:author="Jade Raposa [2]" w:date="2024-10-17T00:46:00Z">
      <w:r>
        <w:rPr>
          <w:rFonts w:ascii="Georgia" w:hAnsi="Georgia"/>
          <w:rPrChange w:id="2171" w:author="Jade Raposa [2]" w:date="2024-10-17T00:46:00Z">
            <w:rPr/>
          </w:rPrChange>
        </w:rPr>
        <w:t xml:space="preserve">Appendix </w:t>
      </w:r>
      <w:proofErr w:type="gramStart"/>
      <w:r>
        <w:rPr>
          <w:rFonts w:ascii="Georgia" w:hAnsi="Georgia"/>
          <w:rPrChange w:id="2172" w:author="Jade Raposa [2]" w:date="2024-10-17T00:46:00Z">
            <w:rPr/>
          </w:rPrChange>
        </w:rPr>
        <w:t>D</w:t>
      </w:r>
      <w:r>
        <w:rPr>
          <w:rFonts w:ascii="Georgia" w:hAnsi="Georgia"/>
        </w:rPr>
        <w:t xml:space="preserve"> </w:t>
      </w:r>
      <w:r>
        <w:rPr>
          <w:rFonts w:ascii="Georgia" w:hAnsi="Georgia"/>
          <w:rPrChange w:id="2173" w:author="Jade Raposa [2]" w:date="2024-10-17T00:46:00Z">
            <w:rPr/>
          </w:rPrChange>
        </w:rPr>
        <w:t xml:space="preserve"> |</w:t>
      </w:r>
      <w:proofErr w:type="gramEnd"/>
      <w:r>
        <w:rPr>
          <w:rFonts w:ascii="Georgia" w:hAnsi="Georgia"/>
          <w:rPrChange w:id="2174" w:author="Jade Raposa [2]" w:date="2024-10-17T00:46:00Z">
            <w:rPr/>
          </w:rPrChange>
        </w:rPr>
        <w:t xml:space="preserve"> </w:t>
      </w:r>
      <w:r>
        <w:rPr>
          <w:rFonts w:ascii="Georgia" w:hAnsi="Georgia"/>
        </w:rPr>
        <w:t xml:space="preserve"> </w:t>
      </w:r>
      <w:r>
        <w:rPr>
          <w:rFonts w:ascii="Georgia" w:hAnsi="Georgia"/>
          <w:rPrChange w:id="2175" w:author="Jade Raposa [2]" w:date="2024-10-17T00:46:00Z">
            <w:rPr/>
          </w:rPrChange>
        </w:rPr>
        <w:t>7</w:t>
      </w:r>
    </w:ins>
    <w:r>
      <w:rPr>
        <w:rFonts w:ascii="Georgia" w:hAnsi="Georgia"/>
        <w:noProof/>
        <w:lang w:val="en-US"/>
        <w:rPrChange w:id="2176" w:author="Jade Raposa [2]"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2177" w:author="Jade Raposa [2]" w:date="2024-10-17T00:47:00Z">
      <w:r>
        <w:rPr>
          <w:rFonts w:ascii="Georgia" w:hAnsi="Georgia"/>
        </w:rPr>
        <w:t>5</w:t>
      </w:r>
    </w:ins>
    <w:del w:id="2178" w:author="Jade Raposa [2]" w:date="2024-10-17T00:46:00Z">
      <w:r>
        <w:rPr>
          <w:rFonts w:ascii="Georgia" w:hAnsi="Georgia"/>
          <w:rPrChange w:id="2179" w:author="Jade Raposa [2]" w:date="2024-10-17T00:46:00Z">
            <w:rPr/>
          </w:rPrChange>
        </w:rPr>
        <w:tab/>
      </w:r>
      <w:r>
        <w:rPr>
          <w:rFonts w:ascii="Georgia" w:hAnsi="Georgia"/>
          <w:rPrChange w:id="2180" w:author="Jade Raposa [2]" w:date="2024-10-17T00:46:00Z">
            <w:rPr/>
          </w:rPrChange>
        </w:rPr>
        <w:tab/>
      </w:r>
      <w:r>
        <w:rPr>
          <w:rFonts w:ascii="Georgia" w:hAnsi="Georgia"/>
        </w:rPr>
        <w:delText>Appendix D | 73</w:delText>
      </w:r>
    </w:del>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000000" w:rsidP="008F456D">
    <w:pPr>
      <w:pStyle w:val="Footer"/>
      <w:jc w:val="right"/>
      <w:rPr>
        <w:rFonts w:ascii="Georgia" w:hAnsi="Georgia"/>
      </w:rPr>
      <w:pPrChange w:id="2181" w:author="Jade Raposa [2]" w:date="2024-10-17T00:28:00Z">
        <w:pPr>
          <w:pStyle w:val="Footer"/>
        </w:pPr>
      </w:pPrChange>
    </w:pPr>
    <w:ins w:id="2182" w:author="Jade Raposa [2]" w:date="2024-10-17T00:28:00Z">
      <w:r>
        <w:rPr>
          <w:rFonts w:ascii="Georgia" w:hAnsi="Georgia"/>
        </w:rPr>
        <w:t xml:space="preserve">Appendix </w:t>
      </w:r>
    </w:ins>
    <w:ins w:id="2183" w:author="Jade Raposa [2]" w:date="2024-10-17T00:50:00Z">
      <w:r>
        <w:rPr>
          <w:rFonts w:ascii="Georgia" w:hAnsi="Georgia"/>
        </w:rPr>
        <w:t>D</w:t>
      </w:r>
    </w:ins>
    <w:ins w:id="2184" w:author="Jade Raposa [2]" w:date="2024-10-17T00:29:00Z">
      <w:r>
        <w:rPr>
          <w:rFonts w:ascii="Georgia" w:hAnsi="Georgia"/>
        </w:rPr>
        <w:t xml:space="preserve">  </w:t>
      </w:r>
    </w:ins>
    <w:ins w:id="2185" w:author="Jade Raposa [2]" w:date="2024-10-17T00:28:00Z">
      <w:r>
        <w:rPr>
          <w:rFonts w:ascii="Georgia" w:hAnsi="Georgia"/>
        </w:rPr>
        <w:t xml:space="preserve">| </w:t>
      </w:r>
    </w:ins>
    <w:ins w:id="2186" w:author="Jade Raposa [2]" w:date="2024-10-17T00:29:00Z">
      <w:r>
        <w:rPr>
          <w:rFonts w:ascii="Georgia" w:hAnsi="Georgia"/>
        </w:rPr>
        <w:t xml:space="preserve"> </w:t>
      </w:r>
    </w:ins>
    <w:ins w:id="2187" w:author="Jade Raposa [2]" w:date="2024-10-17T00:39:00Z">
      <w:r>
        <w:rPr>
          <w:rFonts w:ascii="Georgia" w:hAnsi="Georgia"/>
        </w:rPr>
        <w:t>7</w:t>
      </w:r>
    </w:ins>
    <w:ins w:id="2188" w:author="Jade Raposa [2]" w:date="2024-10-17T00:52:00Z">
      <w:r>
        <w:rPr>
          <w:rFonts w:ascii="Georgia" w:hAnsi="Georgia"/>
        </w:rPr>
        <w:t>5</w:t>
      </w:r>
    </w:ins>
    <w:del w:id="2189" w:author="Jade Raposa [2]"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90" w:author="Jade Raposa [2]"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000000">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000000" w:rsidP="008F456D">
    <w:pPr>
      <w:pStyle w:val="Footer"/>
      <w:jc w:val="right"/>
      <w:rPr>
        <w:rFonts w:ascii="Georgia" w:hAnsi="Georgia"/>
      </w:rPr>
      <w:pPrChange w:id="2277" w:author="Jade Raposa [2]" w:date="2024-10-17T00:28:00Z">
        <w:pPr>
          <w:pStyle w:val="Footer"/>
        </w:pPr>
      </w:pPrChange>
    </w:pPr>
    <w:ins w:id="2278" w:author="Jade Raposa [2]" w:date="2024-10-17T00:28:00Z">
      <w:r>
        <w:rPr>
          <w:rFonts w:ascii="Georgia" w:hAnsi="Georgia"/>
        </w:rPr>
        <w:t xml:space="preserve">Appendix </w:t>
      </w:r>
    </w:ins>
    <w:ins w:id="2279" w:author="Jade Raposa [2]" w:date="2024-10-17T00:50:00Z">
      <w:r>
        <w:rPr>
          <w:rFonts w:ascii="Georgia" w:hAnsi="Georgia"/>
        </w:rPr>
        <w:t>D</w:t>
      </w:r>
    </w:ins>
    <w:ins w:id="2280" w:author="Jade Raposa [2]" w:date="2024-10-17T00:29:00Z">
      <w:r>
        <w:rPr>
          <w:rFonts w:ascii="Georgia" w:hAnsi="Georgia"/>
        </w:rPr>
        <w:t xml:space="preserve">  </w:t>
      </w:r>
    </w:ins>
    <w:ins w:id="2281" w:author="Jade Raposa [2]" w:date="2024-10-17T00:28:00Z">
      <w:r>
        <w:rPr>
          <w:rFonts w:ascii="Georgia" w:hAnsi="Georgia"/>
        </w:rPr>
        <w:t xml:space="preserve">| </w:t>
      </w:r>
    </w:ins>
    <w:ins w:id="2282" w:author="Jade Raposa [2]" w:date="2024-10-17T00:29:00Z">
      <w:r>
        <w:rPr>
          <w:rFonts w:ascii="Georgia" w:hAnsi="Georgia"/>
        </w:rPr>
        <w:t xml:space="preserve"> </w:t>
      </w:r>
    </w:ins>
    <w:ins w:id="2283" w:author="Jade Raposa [2]" w:date="2024-10-17T00:39:00Z">
      <w:r>
        <w:rPr>
          <w:rFonts w:ascii="Georgia" w:hAnsi="Georgia"/>
        </w:rPr>
        <w:t>7</w:t>
      </w:r>
    </w:ins>
    <w:ins w:id="2284" w:author="Jade Raposa [2]" w:date="2024-10-17T00:56:00Z">
      <w:r>
        <w:rPr>
          <w:rFonts w:ascii="Georgia" w:hAnsi="Georgia"/>
        </w:rPr>
        <w:t>6</w:t>
      </w:r>
    </w:ins>
    <w:del w:id="2285" w:author="Jade Raposa [2]"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86" w:author="Jade Raposa [2]" w:date="2024-10-17T00:28:00Z">
      <w:r>
        <w:rPr>
          <w:rFonts w:ascii="Georgia" w:hAnsi="Georgia"/>
        </w:rPr>
        <w:delText>7</w:delText>
      </w:r>
    </w:del>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000000">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000000" w:rsidP="008F456D">
    <w:pPr>
      <w:pStyle w:val="Footer"/>
      <w:jc w:val="right"/>
      <w:rPr>
        <w:rFonts w:ascii="Georgia" w:hAnsi="Georgia"/>
      </w:rPr>
      <w:pPrChange w:id="2328" w:author="Jade Raposa [2]" w:date="2024-10-17T00:28:00Z">
        <w:pPr>
          <w:pStyle w:val="Footer"/>
        </w:pPr>
      </w:pPrChange>
    </w:pPr>
    <w:ins w:id="2329" w:author="Jade Raposa [2]" w:date="2024-10-17T00:28:00Z">
      <w:r>
        <w:rPr>
          <w:rFonts w:ascii="Georgia" w:hAnsi="Georgia"/>
        </w:rPr>
        <w:t xml:space="preserve">Appendix </w:t>
      </w:r>
    </w:ins>
    <w:ins w:id="2330" w:author="Jade Raposa [2]" w:date="2024-10-17T00:50:00Z">
      <w:r>
        <w:rPr>
          <w:rFonts w:ascii="Georgia" w:hAnsi="Georgia"/>
        </w:rPr>
        <w:t>D</w:t>
      </w:r>
    </w:ins>
    <w:ins w:id="2331" w:author="Jade Raposa [2]" w:date="2024-10-17T00:29:00Z">
      <w:r>
        <w:rPr>
          <w:rFonts w:ascii="Georgia" w:hAnsi="Georgia"/>
        </w:rPr>
        <w:t xml:space="preserve">  </w:t>
      </w:r>
    </w:ins>
    <w:ins w:id="2332" w:author="Jade Raposa [2]" w:date="2024-10-17T00:28:00Z">
      <w:r>
        <w:rPr>
          <w:rFonts w:ascii="Georgia" w:hAnsi="Georgia"/>
        </w:rPr>
        <w:t xml:space="preserve">| </w:t>
      </w:r>
    </w:ins>
    <w:ins w:id="2333" w:author="Jade Raposa [2]" w:date="2024-10-17T00:29:00Z">
      <w:r>
        <w:rPr>
          <w:rFonts w:ascii="Georgia" w:hAnsi="Georgia"/>
        </w:rPr>
        <w:t xml:space="preserve"> </w:t>
      </w:r>
    </w:ins>
    <w:ins w:id="2334" w:author="Jade Raposa [2]" w:date="2024-10-17T00:39:00Z">
      <w:r>
        <w:rPr>
          <w:rFonts w:ascii="Georgia" w:hAnsi="Georgia"/>
        </w:rPr>
        <w:t>7</w:t>
      </w:r>
    </w:ins>
    <w:ins w:id="2335" w:author="Jade Raposa [2]" w:date="2024-10-17T00:57:00Z">
      <w:r>
        <w:rPr>
          <w:rFonts w:ascii="Georgia" w:hAnsi="Georgia"/>
        </w:rPr>
        <w:t>7</w:t>
      </w:r>
    </w:ins>
    <w:del w:id="2336" w:author="Jade Raposa [2]"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37" w:author="Jade Raposa [2]" w:date="2024-10-17T00:28:00Z">
      <w:r>
        <w:rPr>
          <w:rFonts w:ascii="Georgia" w:hAnsi="Georgia"/>
        </w:rPr>
        <w:delText>7</w:delText>
      </w:r>
    </w:del>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000000" w:rsidP="008F456D">
    <w:pPr>
      <w:pStyle w:val="Footer"/>
      <w:jc w:val="right"/>
      <w:rPr>
        <w:rFonts w:ascii="Georgia" w:hAnsi="Georgia"/>
      </w:rPr>
      <w:pPrChange w:id="2431" w:author="Jade Raposa [2]" w:date="2024-10-17T00:28:00Z">
        <w:pPr>
          <w:pStyle w:val="Footer"/>
        </w:pPr>
      </w:pPrChange>
    </w:pPr>
    <w:ins w:id="2432" w:author="Jade Raposa [2]" w:date="2024-10-17T00:28:00Z">
      <w:r>
        <w:rPr>
          <w:rFonts w:ascii="Georgia" w:hAnsi="Georgia"/>
        </w:rPr>
        <w:t xml:space="preserve">Appendix </w:t>
      </w:r>
    </w:ins>
    <w:ins w:id="2433" w:author="Jade Raposa [2]" w:date="2024-10-17T00:50:00Z">
      <w:r>
        <w:rPr>
          <w:rFonts w:ascii="Georgia" w:hAnsi="Georgia"/>
        </w:rPr>
        <w:t>D</w:t>
      </w:r>
    </w:ins>
    <w:ins w:id="2434" w:author="Jade Raposa [2]" w:date="2024-10-17T00:29:00Z">
      <w:r>
        <w:rPr>
          <w:rFonts w:ascii="Georgia" w:hAnsi="Georgia"/>
        </w:rPr>
        <w:t xml:space="preserve">  </w:t>
      </w:r>
    </w:ins>
    <w:ins w:id="2435" w:author="Jade Raposa [2]" w:date="2024-10-17T00:28:00Z">
      <w:r>
        <w:rPr>
          <w:rFonts w:ascii="Georgia" w:hAnsi="Georgia"/>
        </w:rPr>
        <w:t xml:space="preserve">| </w:t>
      </w:r>
    </w:ins>
    <w:ins w:id="2436" w:author="Jade Raposa [2]" w:date="2024-10-17T00:29:00Z">
      <w:r>
        <w:rPr>
          <w:rFonts w:ascii="Georgia" w:hAnsi="Georgia"/>
        </w:rPr>
        <w:t xml:space="preserve"> </w:t>
      </w:r>
    </w:ins>
    <w:ins w:id="2437" w:author="Jade Raposa [2]" w:date="2024-10-17T00:39:00Z">
      <w:r>
        <w:rPr>
          <w:rFonts w:ascii="Georgia" w:hAnsi="Georgia"/>
        </w:rPr>
        <w:t>7</w:t>
      </w:r>
    </w:ins>
    <w:ins w:id="2438" w:author="Jade Raposa [2]" w:date="2024-10-17T00:57:00Z">
      <w:r>
        <w:rPr>
          <w:rFonts w:ascii="Georgia" w:hAnsi="Georgia"/>
        </w:rPr>
        <w:t>8</w:t>
      </w:r>
    </w:ins>
    <w:del w:id="2439" w:author="Jade Raposa [2]"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40" w:author="Jade Raposa [2]"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000000">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2526" w:author="Jade Raposa [2]" w:date="2024-10-17T00:59:00Z">
      <w:r>
        <w:rPr>
          <w:rFonts w:ascii="Georgia" w:hAnsi="Georgia"/>
        </w:rPr>
        <w:t>9</w:t>
      </w:r>
    </w:ins>
    <w:del w:id="2527" w:author="Jade Raposa [2]" w:date="2024-10-17T00:56:00Z">
      <w:r>
        <w:rPr>
          <w:rFonts w:ascii="Georgia" w:hAnsi="Georgia"/>
        </w:rPr>
        <w:delText>6</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52A25FF7"/>
    <w:multiLevelType w:val="multilevel"/>
    <w:tmpl w:val="52A25F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0"/>
  </w:num>
  <w:num w:numId="2" w16cid:durableId="1841969301">
    <w:abstractNumId w:val="9"/>
  </w:num>
  <w:num w:numId="3" w16cid:durableId="517737640">
    <w:abstractNumId w:val="12"/>
    <w:lvlOverride w:ilvl="0">
      <w:lvl w:ilvl="0">
        <w:numFmt w:val="lowerLetter"/>
        <w:lvlText w:val="%1."/>
        <w:lvlJc w:val="left"/>
      </w:lvl>
    </w:lvlOverride>
  </w:num>
  <w:num w:numId="4" w16cid:durableId="1551721375">
    <w:abstractNumId w:val="13"/>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4"/>
  </w:num>
  <w:num w:numId="7" w16cid:durableId="798844855">
    <w:abstractNumId w:val="3"/>
  </w:num>
  <w:num w:numId="8" w16cid:durableId="115832078">
    <w:abstractNumId w:val="5"/>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7"/>
  </w:num>
  <w:num w:numId="10" w16cid:durableId="17976191">
    <w:abstractNumId w:val="15"/>
  </w:num>
  <w:num w:numId="11" w16cid:durableId="143015082">
    <w:abstractNumId w:val="0"/>
  </w:num>
  <w:num w:numId="12" w16cid:durableId="1784228538">
    <w:abstractNumId w:val="1"/>
  </w:num>
  <w:num w:numId="13" w16cid:durableId="1605187031">
    <w:abstractNumId w:val="16"/>
  </w:num>
  <w:num w:numId="14" w16cid:durableId="854002586">
    <w:abstractNumId w:val="14"/>
  </w:num>
  <w:num w:numId="15" w16cid:durableId="879323639">
    <w:abstractNumId w:val="8"/>
  </w:num>
  <w:num w:numId="16" w16cid:durableId="67387998">
    <w:abstractNumId w:val="6"/>
  </w:num>
  <w:num w:numId="17" w16cid:durableId="10158098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rson w15:author="Jade Raposa [2]">
    <w15:presenceInfo w15:providerId="None" w15:userId="Jade Rapo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2130C"/>
    <w:rsid w:val="00023F3F"/>
    <w:rsid w:val="0002501F"/>
    <w:rsid w:val="000321BD"/>
    <w:rsid w:val="00035720"/>
    <w:rsid w:val="00035FAB"/>
    <w:rsid w:val="00037228"/>
    <w:rsid w:val="0006137D"/>
    <w:rsid w:val="00066D70"/>
    <w:rsid w:val="000717F3"/>
    <w:rsid w:val="00072C49"/>
    <w:rsid w:val="000730EC"/>
    <w:rsid w:val="00073B63"/>
    <w:rsid w:val="0007586B"/>
    <w:rsid w:val="00084CB8"/>
    <w:rsid w:val="00087919"/>
    <w:rsid w:val="000A01ED"/>
    <w:rsid w:val="000A08CD"/>
    <w:rsid w:val="000A0952"/>
    <w:rsid w:val="000A7FDF"/>
    <w:rsid w:val="000C1E6A"/>
    <w:rsid w:val="000C4E16"/>
    <w:rsid w:val="000D0181"/>
    <w:rsid w:val="000D3B07"/>
    <w:rsid w:val="000D498F"/>
    <w:rsid w:val="000D5A9B"/>
    <w:rsid w:val="000E1241"/>
    <w:rsid w:val="000E2777"/>
    <w:rsid w:val="000E4B52"/>
    <w:rsid w:val="000F35FE"/>
    <w:rsid w:val="000F4C58"/>
    <w:rsid w:val="000F6601"/>
    <w:rsid w:val="0010328F"/>
    <w:rsid w:val="001072CD"/>
    <w:rsid w:val="0011486E"/>
    <w:rsid w:val="00115D66"/>
    <w:rsid w:val="00116EBE"/>
    <w:rsid w:val="00117178"/>
    <w:rsid w:val="00122E73"/>
    <w:rsid w:val="00131972"/>
    <w:rsid w:val="001325A4"/>
    <w:rsid w:val="00133DEA"/>
    <w:rsid w:val="00142F21"/>
    <w:rsid w:val="00151634"/>
    <w:rsid w:val="0015621C"/>
    <w:rsid w:val="00170627"/>
    <w:rsid w:val="00172E6B"/>
    <w:rsid w:val="00173B76"/>
    <w:rsid w:val="00174EDA"/>
    <w:rsid w:val="00175BCC"/>
    <w:rsid w:val="001857EC"/>
    <w:rsid w:val="00193C96"/>
    <w:rsid w:val="00195B8E"/>
    <w:rsid w:val="001A40A8"/>
    <w:rsid w:val="001A431B"/>
    <w:rsid w:val="001B0268"/>
    <w:rsid w:val="001B42CB"/>
    <w:rsid w:val="001B723C"/>
    <w:rsid w:val="001C2152"/>
    <w:rsid w:val="001C243C"/>
    <w:rsid w:val="001C747D"/>
    <w:rsid w:val="001D10A9"/>
    <w:rsid w:val="001D147D"/>
    <w:rsid w:val="001E2C32"/>
    <w:rsid w:val="001F14FE"/>
    <w:rsid w:val="001F1F65"/>
    <w:rsid w:val="00204A51"/>
    <w:rsid w:val="00207F21"/>
    <w:rsid w:val="00212BAE"/>
    <w:rsid w:val="002165B3"/>
    <w:rsid w:val="00225740"/>
    <w:rsid w:val="0023212F"/>
    <w:rsid w:val="00234346"/>
    <w:rsid w:val="002412B9"/>
    <w:rsid w:val="00247ED7"/>
    <w:rsid w:val="002537FF"/>
    <w:rsid w:val="002627B8"/>
    <w:rsid w:val="00265009"/>
    <w:rsid w:val="002652BA"/>
    <w:rsid w:val="0026628F"/>
    <w:rsid w:val="002664AB"/>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4036"/>
    <w:rsid w:val="002B02D6"/>
    <w:rsid w:val="002B335C"/>
    <w:rsid w:val="002C6634"/>
    <w:rsid w:val="002D4A56"/>
    <w:rsid w:val="002D4F66"/>
    <w:rsid w:val="002D6E04"/>
    <w:rsid w:val="002E11F7"/>
    <w:rsid w:val="002E6D74"/>
    <w:rsid w:val="002F0214"/>
    <w:rsid w:val="002F5B72"/>
    <w:rsid w:val="002F7062"/>
    <w:rsid w:val="003032D0"/>
    <w:rsid w:val="00306E71"/>
    <w:rsid w:val="0031509C"/>
    <w:rsid w:val="00315B0D"/>
    <w:rsid w:val="00321671"/>
    <w:rsid w:val="003219B3"/>
    <w:rsid w:val="00337866"/>
    <w:rsid w:val="00337C0F"/>
    <w:rsid w:val="003400AB"/>
    <w:rsid w:val="003403C2"/>
    <w:rsid w:val="003418DF"/>
    <w:rsid w:val="00341A86"/>
    <w:rsid w:val="003561AC"/>
    <w:rsid w:val="00357FD3"/>
    <w:rsid w:val="003633BD"/>
    <w:rsid w:val="003710EA"/>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E154A"/>
    <w:rsid w:val="003E2A30"/>
    <w:rsid w:val="003E3502"/>
    <w:rsid w:val="003F1076"/>
    <w:rsid w:val="003F32CB"/>
    <w:rsid w:val="003F7A10"/>
    <w:rsid w:val="0040093C"/>
    <w:rsid w:val="00401E7D"/>
    <w:rsid w:val="00410E0C"/>
    <w:rsid w:val="00411803"/>
    <w:rsid w:val="0041569F"/>
    <w:rsid w:val="00416219"/>
    <w:rsid w:val="00420520"/>
    <w:rsid w:val="00422AE4"/>
    <w:rsid w:val="00425F68"/>
    <w:rsid w:val="004276C2"/>
    <w:rsid w:val="0043178F"/>
    <w:rsid w:val="00431977"/>
    <w:rsid w:val="0043265C"/>
    <w:rsid w:val="00433593"/>
    <w:rsid w:val="00435F52"/>
    <w:rsid w:val="00440B99"/>
    <w:rsid w:val="00447C25"/>
    <w:rsid w:val="00450DAF"/>
    <w:rsid w:val="0045104A"/>
    <w:rsid w:val="00455DE6"/>
    <w:rsid w:val="00457262"/>
    <w:rsid w:val="00466D60"/>
    <w:rsid w:val="0047226D"/>
    <w:rsid w:val="00472F80"/>
    <w:rsid w:val="00474309"/>
    <w:rsid w:val="004761B0"/>
    <w:rsid w:val="00477861"/>
    <w:rsid w:val="004853B0"/>
    <w:rsid w:val="0048572D"/>
    <w:rsid w:val="00486E14"/>
    <w:rsid w:val="004970F4"/>
    <w:rsid w:val="004A4245"/>
    <w:rsid w:val="004A62B0"/>
    <w:rsid w:val="004A7DEE"/>
    <w:rsid w:val="004B0326"/>
    <w:rsid w:val="004B333C"/>
    <w:rsid w:val="004C4382"/>
    <w:rsid w:val="004C4DC7"/>
    <w:rsid w:val="004D362F"/>
    <w:rsid w:val="004D593D"/>
    <w:rsid w:val="004E1C87"/>
    <w:rsid w:val="004E39F0"/>
    <w:rsid w:val="004F10A5"/>
    <w:rsid w:val="00502C86"/>
    <w:rsid w:val="00505E8F"/>
    <w:rsid w:val="005115BB"/>
    <w:rsid w:val="00516CCD"/>
    <w:rsid w:val="0051764D"/>
    <w:rsid w:val="005177A4"/>
    <w:rsid w:val="00522AB8"/>
    <w:rsid w:val="00525EC4"/>
    <w:rsid w:val="00527EF4"/>
    <w:rsid w:val="005314EC"/>
    <w:rsid w:val="00531FCC"/>
    <w:rsid w:val="005352BC"/>
    <w:rsid w:val="005518CD"/>
    <w:rsid w:val="00561BB1"/>
    <w:rsid w:val="00566C43"/>
    <w:rsid w:val="00567F83"/>
    <w:rsid w:val="00571605"/>
    <w:rsid w:val="00580E98"/>
    <w:rsid w:val="0058174D"/>
    <w:rsid w:val="005860B0"/>
    <w:rsid w:val="005A410C"/>
    <w:rsid w:val="005A57C5"/>
    <w:rsid w:val="005B2921"/>
    <w:rsid w:val="005B39A4"/>
    <w:rsid w:val="005B409B"/>
    <w:rsid w:val="005B668F"/>
    <w:rsid w:val="005B71AD"/>
    <w:rsid w:val="005C333F"/>
    <w:rsid w:val="005D1765"/>
    <w:rsid w:val="005D3E30"/>
    <w:rsid w:val="005E6543"/>
    <w:rsid w:val="005F1D01"/>
    <w:rsid w:val="006011E7"/>
    <w:rsid w:val="00602F85"/>
    <w:rsid w:val="0060573F"/>
    <w:rsid w:val="00617169"/>
    <w:rsid w:val="00621298"/>
    <w:rsid w:val="00624E05"/>
    <w:rsid w:val="006319FD"/>
    <w:rsid w:val="00633BC8"/>
    <w:rsid w:val="00633FD7"/>
    <w:rsid w:val="00636046"/>
    <w:rsid w:val="00637024"/>
    <w:rsid w:val="00637121"/>
    <w:rsid w:val="00637B0F"/>
    <w:rsid w:val="00640481"/>
    <w:rsid w:val="00641650"/>
    <w:rsid w:val="00641A9A"/>
    <w:rsid w:val="00650131"/>
    <w:rsid w:val="006522DE"/>
    <w:rsid w:val="006538B4"/>
    <w:rsid w:val="00661753"/>
    <w:rsid w:val="006625F6"/>
    <w:rsid w:val="00667FBA"/>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6318"/>
    <w:rsid w:val="006E670C"/>
    <w:rsid w:val="006E7B7B"/>
    <w:rsid w:val="006F2EB8"/>
    <w:rsid w:val="007006B2"/>
    <w:rsid w:val="007017C0"/>
    <w:rsid w:val="00704997"/>
    <w:rsid w:val="0071096E"/>
    <w:rsid w:val="0071195E"/>
    <w:rsid w:val="00717F2A"/>
    <w:rsid w:val="00721906"/>
    <w:rsid w:val="007226BA"/>
    <w:rsid w:val="00724EAD"/>
    <w:rsid w:val="0072754E"/>
    <w:rsid w:val="00731B67"/>
    <w:rsid w:val="00743CC4"/>
    <w:rsid w:val="00750479"/>
    <w:rsid w:val="007524B5"/>
    <w:rsid w:val="00756F8F"/>
    <w:rsid w:val="00764444"/>
    <w:rsid w:val="00765D28"/>
    <w:rsid w:val="0076761C"/>
    <w:rsid w:val="00771213"/>
    <w:rsid w:val="0077757E"/>
    <w:rsid w:val="00777679"/>
    <w:rsid w:val="00783996"/>
    <w:rsid w:val="00786058"/>
    <w:rsid w:val="0078643E"/>
    <w:rsid w:val="007B30BA"/>
    <w:rsid w:val="007B6A2D"/>
    <w:rsid w:val="007B7A0C"/>
    <w:rsid w:val="007C0891"/>
    <w:rsid w:val="007D28B1"/>
    <w:rsid w:val="007D6B4D"/>
    <w:rsid w:val="007D72EF"/>
    <w:rsid w:val="007E0EA7"/>
    <w:rsid w:val="007F5B4E"/>
    <w:rsid w:val="0080214E"/>
    <w:rsid w:val="0080221A"/>
    <w:rsid w:val="0080223B"/>
    <w:rsid w:val="0080342D"/>
    <w:rsid w:val="008052D6"/>
    <w:rsid w:val="0080686A"/>
    <w:rsid w:val="00811EB1"/>
    <w:rsid w:val="00813342"/>
    <w:rsid w:val="0081345B"/>
    <w:rsid w:val="008144CE"/>
    <w:rsid w:val="00833024"/>
    <w:rsid w:val="0083310C"/>
    <w:rsid w:val="00833F95"/>
    <w:rsid w:val="00837B3A"/>
    <w:rsid w:val="00842E30"/>
    <w:rsid w:val="00857CCA"/>
    <w:rsid w:val="008642E7"/>
    <w:rsid w:val="008650B8"/>
    <w:rsid w:val="00884CAA"/>
    <w:rsid w:val="008850A6"/>
    <w:rsid w:val="00885E8A"/>
    <w:rsid w:val="008927FD"/>
    <w:rsid w:val="0089452D"/>
    <w:rsid w:val="008A5E2D"/>
    <w:rsid w:val="008B1E4F"/>
    <w:rsid w:val="008B30FB"/>
    <w:rsid w:val="008C13CD"/>
    <w:rsid w:val="008C2D78"/>
    <w:rsid w:val="008D27A4"/>
    <w:rsid w:val="008D33A4"/>
    <w:rsid w:val="008D6083"/>
    <w:rsid w:val="008E26CC"/>
    <w:rsid w:val="008E29E6"/>
    <w:rsid w:val="008E49F5"/>
    <w:rsid w:val="008F1830"/>
    <w:rsid w:val="008F456D"/>
    <w:rsid w:val="008F4CDE"/>
    <w:rsid w:val="008F6A3D"/>
    <w:rsid w:val="008F6E12"/>
    <w:rsid w:val="00903697"/>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19FF"/>
    <w:rsid w:val="00961BC1"/>
    <w:rsid w:val="009634E6"/>
    <w:rsid w:val="00963C4D"/>
    <w:rsid w:val="009670C2"/>
    <w:rsid w:val="009673CD"/>
    <w:rsid w:val="00980EF0"/>
    <w:rsid w:val="00982834"/>
    <w:rsid w:val="00991897"/>
    <w:rsid w:val="009965EE"/>
    <w:rsid w:val="009968DD"/>
    <w:rsid w:val="009978BF"/>
    <w:rsid w:val="00997999"/>
    <w:rsid w:val="009A47BB"/>
    <w:rsid w:val="009A6B1F"/>
    <w:rsid w:val="009B0DE4"/>
    <w:rsid w:val="009B46C9"/>
    <w:rsid w:val="009C29C8"/>
    <w:rsid w:val="009C78CA"/>
    <w:rsid w:val="009C7B4C"/>
    <w:rsid w:val="009D124E"/>
    <w:rsid w:val="009D2F0D"/>
    <w:rsid w:val="009D60B0"/>
    <w:rsid w:val="009D6953"/>
    <w:rsid w:val="009E1FEA"/>
    <w:rsid w:val="009E2166"/>
    <w:rsid w:val="009E5F09"/>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33C"/>
    <w:rsid w:val="00A3351E"/>
    <w:rsid w:val="00A37BB7"/>
    <w:rsid w:val="00A44E02"/>
    <w:rsid w:val="00A473B5"/>
    <w:rsid w:val="00A51072"/>
    <w:rsid w:val="00A522FD"/>
    <w:rsid w:val="00A53BD0"/>
    <w:rsid w:val="00A67CDD"/>
    <w:rsid w:val="00A70FF2"/>
    <w:rsid w:val="00A85397"/>
    <w:rsid w:val="00A86CDE"/>
    <w:rsid w:val="00A90576"/>
    <w:rsid w:val="00A93238"/>
    <w:rsid w:val="00A9396F"/>
    <w:rsid w:val="00AA3FAE"/>
    <w:rsid w:val="00AC2E77"/>
    <w:rsid w:val="00AC39CE"/>
    <w:rsid w:val="00AC39D4"/>
    <w:rsid w:val="00AC5E65"/>
    <w:rsid w:val="00AC60DD"/>
    <w:rsid w:val="00AC7EE8"/>
    <w:rsid w:val="00AD17BF"/>
    <w:rsid w:val="00AD2CB2"/>
    <w:rsid w:val="00AD4360"/>
    <w:rsid w:val="00AE089B"/>
    <w:rsid w:val="00AE2277"/>
    <w:rsid w:val="00AE3B16"/>
    <w:rsid w:val="00AE4F6E"/>
    <w:rsid w:val="00AE5535"/>
    <w:rsid w:val="00AF3539"/>
    <w:rsid w:val="00AF4A0D"/>
    <w:rsid w:val="00B00B08"/>
    <w:rsid w:val="00B04722"/>
    <w:rsid w:val="00B0534D"/>
    <w:rsid w:val="00B05AA0"/>
    <w:rsid w:val="00B11358"/>
    <w:rsid w:val="00B142AE"/>
    <w:rsid w:val="00B170BB"/>
    <w:rsid w:val="00B212F0"/>
    <w:rsid w:val="00B23EA0"/>
    <w:rsid w:val="00B23F64"/>
    <w:rsid w:val="00B332FF"/>
    <w:rsid w:val="00B348CF"/>
    <w:rsid w:val="00B412C2"/>
    <w:rsid w:val="00B4283E"/>
    <w:rsid w:val="00B46B60"/>
    <w:rsid w:val="00B54266"/>
    <w:rsid w:val="00B55876"/>
    <w:rsid w:val="00B6269F"/>
    <w:rsid w:val="00B8001B"/>
    <w:rsid w:val="00B8082E"/>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D3857"/>
    <w:rsid w:val="00BD6A8C"/>
    <w:rsid w:val="00BD74DF"/>
    <w:rsid w:val="00BD7542"/>
    <w:rsid w:val="00BE3E01"/>
    <w:rsid w:val="00BE56F8"/>
    <w:rsid w:val="00BE7F13"/>
    <w:rsid w:val="00BF04B9"/>
    <w:rsid w:val="00C02E64"/>
    <w:rsid w:val="00C04F7C"/>
    <w:rsid w:val="00C0613D"/>
    <w:rsid w:val="00C10A50"/>
    <w:rsid w:val="00C1236F"/>
    <w:rsid w:val="00C1357C"/>
    <w:rsid w:val="00C154FB"/>
    <w:rsid w:val="00C15EAB"/>
    <w:rsid w:val="00C205B9"/>
    <w:rsid w:val="00C2643E"/>
    <w:rsid w:val="00C30011"/>
    <w:rsid w:val="00C33689"/>
    <w:rsid w:val="00C46EC7"/>
    <w:rsid w:val="00C50F19"/>
    <w:rsid w:val="00C5286C"/>
    <w:rsid w:val="00C56093"/>
    <w:rsid w:val="00C730A9"/>
    <w:rsid w:val="00C743FC"/>
    <w:rsid w:val="00C77602"/>
    <w:rsid w:val="00C80D75"/>
    <w:rsid w:val="00C81E4A"/>
    <w:rsid w:val="00C92B67"/>
    <w:rsid w:val="00C95ECB"/>
    <w:rsid w:val="00C976DF"/>
    <w:rsid w:val="00C97BA5"/>
    <w:rsid w:val="00CA795E"/>
    <w:rsid w:val="00CB12D0"/>
    <w:rsid w:val="00CB1392"/>
    <w:rsid w:val="00CB5A4A"/>
    <w:rsid w:val="00CB75C7"/>
    <w:rsid w:val="00CB7D44"/>
    <w:rsid w:val="00CC11CE"/>
    <w:rsid w:val="00CC4CAB"/>
    <w:rsid w:val="00CD0D74"/>
    <w:rsid w:val="00CE5D1F"/>
    <w:rsid w:val="00CF2C83"/>
    <w:rsid w:val="00CF2E71"/>
    <w:rsid w:val="00CF4CA3"/>
    <w:rsid w:val="00D03AFC"/>
    <w:rsid w:val="00D03BE4"/>
    <w:rsid w:val="00D047A9"/>
    <w:rsid w:val="00D05FD3"/>
    <w:rsid w:val="00D13453"/>
    <w:rsid w:val="00D13BCB"/>
    <w:rsid w:val="00D16186"/>
    <w:rsid w:val="00D22172"/>
    <w:rsid w:val="00D25035"/>
    <w:rsid w:val="00D250D0"/>
    <w:rsid w:val="00D25A31"/>
    <w:rsid w:val="00D269CF"/>
    <w:rsid w:val="00D4279B"/>
    <w:rsid w:val="00D43D7A"/>
    <w:rsid w:val="00D50247"/>
    <w:rsid w:val="00D52A19"/>
    <w:rsid w:val="00D54C64"/>
    <w:rsid w:val="00D65807"/>
    <w:rsid w:val="00D72BC1"/>
    <w:rsid w:val="00D95F40"/>
    <w:rsid w:val="00DA27E8"/>
    <w:rsid w:val="00DA29A3"/>
    <w:rsid w:val="00DA3531"/>
    <w:rsid w:val="00DA3F84"/>
    <w:rsid w:val="00DA58E5"/>
    <w:rsid w:val="00DB1E48"/>
    <w:rsid w:val="00DB5FC9"/>
    <w:rsid w:val="00DB6622"/>
    <w:rsid w:val="00DC13A9"/>
    <w:rsid w:val="00DD6DE3"/>
    <w:rsid w:val="00DE03B4"/>
    <w:rsid w:val="00DE3BCD"/>
    <w:rsid w:val="00DE4D03"/>
    <w:rsid w:val="00DF137B"/>
    <w:rsid w:val="00DF2B21"/>
    <w:rsid w:val="00DF5940"/>
    <w:rsid w:val="00E00308"/>
    <w:rsid w:val="00E10B76"/>
    <w:rsid w:val="00E12A2C"/>
    <w:rsid w:val="00E14670"/>
    <w:rsid w:val="00E17267"/>
    <w:rsid w:val="00E2541E"/>
    <w:rsid w:val="00E25C6F"/>
    <w:rsid w:val="00E2635E"/>
    <w:rsid w:val="00E26B93"/>
    <w:rsid w:val="00E31BD1"/>
    <w:rsid w:val="00E346C1"/>
    <w:rsid w:val="00E352C6"/>
    <w:rsid w:val="00E35712"/>
    <w:rsid w:val="00E464F1"/>
    <w:rsid w:val="00E47D5D"/>
    <w:rsid w:val="00E52A05"/>
    <w:rsid w:val="00E62A67"/>
    <w:rsid w:val="00E62A6E"/>
    <w:rsid w:val="00E64323"/>
    <w:rsid w:val="00E7266D"/>
    <w:rsid w:val="00E75D98"/>
    <w:rsid w:val="00E822AF"/>
    <w:rsid w:val="00E86435"/>
    <w:rsid w:val="00E913F6"/>
    <w:rsid w:val="00E91BEE"/>
    <w:rsid w:val="00E96DAF"/>
    <w:rsid w:val="00E9738A"/>
    <w:rsid w:val="00EA2225"/>
    <w:rsid w:val="00EA2604"/>
    <w:rsid w:val="00EA522E"/>
    <w:rsid w:val="00EA7D96"/>
    <w:rsid w:val="00EB1388"/>
    <w:rsid w:val="00EB256D"/>
    <w:rsid w:val="00EE1661"/>
    <w:rsid w:val="00EF6505"/>
    <w:rsid w:val="00EF7078"/>
    <w:rsid w:val="00EF74A6"/>
    <w:rsid w:val="00F00594"/>
    <w:rsid w:val="00F027AC"/>
    <w:rsid w:val="00F072AC"/>
    <w:rsid w:val="00F1782A"/>
    <w:rsid w:val="00F22834"/>
    <w:rsid w:val="00F25BA2"/>
    <w:rsid w:val="00F3115C"/>
    <w:rsid w:val="00F33A26"/>
    <w:rsid w:val="00F34321"/>
    <w:rsid w:val="00F43BDA"/>
    <w:rsid w:val="00F47788"/>
    <w:rsid w:val="00F525EE"/>
    <w:rsid w:val="00F535C9"/>
    <w:rsid w:val="00F63467"/>
    <w:rsid w:val="00F63D9C"/>
    <w:rsid w:val="00F64401"/>
    <w:rsid w:val="00F677D3"/>
    <w:rsid w:val="00F7103B"/>
    <w:rsid w:val="00F831FF"/>
    <w:rsid w:val="00F86BFC"/>
    <w:rsid w:val="00F92A21"/>
    <w:rsid w:val="00F92F92"/>
    <w:rsid w:val="00F94DB2"/>
    <w:rsid w:val="00FA3F95"/>
    <w:rsid w:val="00FB430C"/>
    <w:rsid w:val="00FC2D77"/>
    <w:rsid w:val="00FC5080"/>
    <w:rsid w:val="00FD29A9"/>
    <w:rsid w:val="00FD494C"/>
    <w:rsid w:val="00FD75FB"/>
    <w:rsid w:val="00FE3CB8"/>
    <w:rsid w:val="00FE4246"/>
    <w:rsid w:val="00FE44EF"/>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52FB6CA1-31DC-4E6C-8C63-1B8187155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header" Target="header82.xml"/><Relationship Id="rId21" Type="http://schemas.openxmlformats.org/officeDocument/2006/relationships/header" Target="header9.xml"/><Relationship Id="rId42" Type="http://schemas.openxmlformats.org/officeDocument/2006/relationships/header" Target="header26.xml"/><Relationship Id="rId47" Type="http://schemas.openxmlformats.org/officeDocument/2006/relationships/header" Target="header30.xml"/><Relationship Id="rId63" Type="http://schemas.openxmlformats.org/officeDocument/2006/relationships/image" Target="media/image5.png"/><Relationship Id="rId68" Type="http://schemas.openxmlformats.org/officeDocument/2006/relationships/image" Target="media/image7.png"/><Relationship Id="rId84" Type="http://schemas.openxmlformats.org/officeDocument/2006/relationships/header" Target="header57.xml"/><Relationship Id="rId89" Type="http://schemas.openxmlformats.org/officeDocument/2006/relationships/header" Target="header61.xml"/><Relationship Id="rId112" Type="http://schemas.openxmlformats.org/officeDocument/2006/relationships/footer" Target="footer13.xml"/><Relationship Id="rId133" Type="http://schemas.openxmlformats.org/officeDocument/2006/relationships/header" Target="header93.xml"/><Relationship Id="rId138" Type="http://schemas.openxmlformats.org/officeDocument/2006/relationships/image" Target="media/image19.jpeg"/><Relationship Id="rId154" Type="http://schemas.openxmlformats.org/officeDocument/2006/relationships/image" Target="media/image28.jpeg"/><Relationship Id="rId159" Type="http://schemas.openxmlformats.org/officeDocument/2006/relationships/image" Target="media/image31.jpeg"/><Relationship Id="rId175" Type="http://schemas.openxmlformats.org/officeDocument/2006/relationships/header" Target="header112.xml"/><Relationship Id="rId170" Type="http://schemas.openxmlformats.org/officeDocument/2006/relationships/header" Target="header109.xml"/><Relationship Id="rId16" Type="http://schemas.openxmlformats.org/officeDocument/2006/relationships/comments" Target="comments.xml"/><Relationship Id="rId107" Type="http://schemas.openxmlformats.org/officeDocument/2006/relationships/footer" Target="footer10.xml"/><Relationship Id="rId11" Type="http://schemas.openxmlformats.org/officeDocument/2006/relationships/header" Target="header2.xml"/><Relationship Id="rId32" Type="http://schemas.openxmlformats.org/officeDocument/2006/relationships/header" Target="header19.xml"/><Relationship Id="rId37" Type="http://schemas.openxmlformats.org/officeDocument/2006/relationships/header" Target="header23.xml"/><Relationship Id="rId53" Type="http://schemas.openxmlformats.org/officeDocument/2006/relationships/header" Target="header36.xml"/><Relationship Id="rId58" Type="http://schemas.openxmlformats.org/officeDocument/2006/relationships/header" Target="header40.xml"/><Relationship Id="rId74" Type="http://schemas.openxmlformats.org/officeDocument/2006/relationships/header" Target="header48.xml"/><Relationship Id="rId79" Type="http://schemas.openxmlformats.org/officeDocument/2006/relationships/header" Target="header52.xml"/><Relationship Id="rId102" Type="http://schemas.openxmlformats.org/officeDocument/2006/relationships/header" Target="header72.xml"/><Relationship Id="rId123" Type="http://schemas.openxmlformats.org/officeDocument/2006/relationships/header" Target="header88.xml"/><Relationship Id="rId128" Type="http://schemas.openxmlformats.org/officeDocument/2006/relationships/header" Target="header91.xml"/><Relationship Id="rId144" Type="http://schemas.openxmlformats.org/officeDocument/2006/relationships/header" Target="header98.xml"/><Relationship Id="rId149" Type="http://schemas.openxmlformats.org/officeDocument/2006/relationships/image" Target="media/image25.jpeg"/><Relationship Id="rId5" Type="http://schemas.openxmlformats.org/officeDocument/2006/relationships/settings" Target="settings.xml"/><Relationship Id="rId90" Type="http://schemas.openxmlformats.org/officeDocument/2006/relationships/header" Target="header62.xml"/><Relationship Id="rId95" Type="http://schemas.openxmlformats.org/officeDocument/2006/relationships/header" Target="header65.xml"/><Relationship Id="rId160" Type="http://schemas.openxmlformats.org/officeDocument/2006/relationships/image" Target="media/image32.jpeg"/><Relationship Id="rId165" Type="http://schemas.openxmlformats.org/officeDocument/2006/relationships/image" Target="media/image36.jpeg"/><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header" Target="header27.xml"/><Relationship Id="rId48" Type="http://schemas.openxmlformats.org/officeDocument/2006/relationships/header" Target="header31.xml"/><Relationship Id="rId64" Type="http://schemas.openxmlformats.org/officeDocument/2006/relationships/header" Target="header43.xml"/><Relationship Id="rId69" Type="http://schemas.openxmlformats.org/officeDocument/2006/relationships/header" Target="header45.xml"/><Relationship Id="rId113" Type="http://schemas.openxmlformats.org/officeDocument/2006/relationships/header" Target="header79.xml"/><Relationship Id="rId118" Type="http://schemas.openxmlformats.org/officeDocument/2006/relationships/header" Target="header83.xml"/><Relationship Id="rId134" Type="http://schemas.openxmlformats.org/officeDocument/2006/relationships/image" Target="media/image17.jpeg"/><Relationship Id="rId139" Type="http://schemas.openxmlformats.org/officeDocument/2006/relationships/image" Target="media/image20.jpeg"/><Relationship Id="rId80" Type="http://schemas.openxmlformats.org/officeDocument/2006/relationships/header" Target="header53.xml"/><Relationship Id="rId85" Type="http://schemas.openxmlformats.org/officeDocument/2006/relationships/header" Target="header58.xml"/><Relationship Id="rId150" Type="http://schemas.openxmlformats.org/officeDocument/2006/relationships/image" Target="media/image26.jpeg"/><Relationship Id="rId155" Type="http://schemas.openxmlformats.org/officeDocument/2006/relationships/image" Target="media/image29.jpeg"/><Relationship Id="rId171" Type="http://schemas.openxmlformats.org/officeDocument/2006/relationships/image" Target="media/image38.jpeg"/><Relationship Id="rId176" Type="http://schemas.openxmlformats.org/officeDocument/2006/relationships/header" Target="header113.xm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header" Target="header20.xml"/><Relationship Id="rId38" Type="http://schemas.openxmlformats.org/officeDocument/2006/relationships/footer" Target="footer2.xml"/><Relationship Id="rId59" Type="http://schemas.openxmlformats.org/officeDocument/2006/relationships/footer" Target="footer5.xml"/><Relationship Id="rId103" Type="http://schemas.openxmlformats.org/officeDocument/2006/relationships/header" Target="header73.xml"/><Relationship Id="rId108" Type="http://schemas.openxmlformats.org/officeDocument/2006/relationships/header" Target="header77.xml"/><Relationship Id="rId124" Type="http://schemas.openxmlformats.org/officeDocument/2006/relationships/header" Target="header89.xml"/><Relationship Id="rId129" Type="http://schemas.openxmlformats.org/officeDocument/2006/relationships/image" Target="media/image14.jpeg"/><Relationship Id="rId54" Type="http://schemas.openxmlformats.org/officeDocument/2006/relationships/header" Target="header37.xml"/><Relationship Id="rId70" Type="http://schemas.openxmlformats.org/officeDocument/2006/relationships/header" Target="header46.xml"/><Relationship Id="rId75" Type="http://schemas.openxmlformats.org/officeDocument/2006/relationships/image" Target="media/image9.png"/><Relationship Id="rId91" Type="http://schemas.openxmlformats.org/officeDocument/2006/relationships/footer" Target="footer9.xml"/><Relationship Id="rId96" Type="http://schemas.openxmlformats.org/officeDocument/2006/relationships/header" Target="header66.xml"/><Relationship Id="rId140" Type="http://schemas.openxmlformats.org/officeDocument/2006/relationships/image" Target="media/image21.jpeg"/><Relationship Id="rId145" Type="http://schemas.openxmlformats.org/officeDocument/2006/relationships/image" Target="media/image23.jpeg"/><Relationship Id="rId161" Type="http://schemas.openxmlformats.org/officeDocument/2006/relationships/image" Target="media/image33.jpeg"/><Relationship Id="rId166" Type="http://schemas.openxmlformats.org/officeDocument/2006/relationships/header" Target="header10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2.xml"/><Relationship Id="rId114" Type="http://schemas.openxmlformats.org/officeDocument/2006/relationships/header" Target="header80.xml"/><Relationship Id="rId119" Type="http://schemas.openxmlformats.org/officeDocument/2006/relationships/header" Target="header84.xml"/><Relationship Id="rId10" Type="http://schemas.openxmlformats.org/officeDocument/2006/relationships/footer" Target="footer1.xml"/><Relationship Id="rId31" Type="http://schemas.openxmlformats.org/officeDocument/2006/relationships/header" Target="header18.xml"/><Relationship Id="rId44" Type="http://schemas.openxmlformats.org/officeDocument/2006/relationships/header" Target="header28.xml"/><Relationship Id="rId52" Type="http://schemas.openxmlformats.org/officeDocument/2006/relationships/header" Target="header35.xml"/><Relationship Id="rId60" Type="http://schemas.openxmlformats.org/officeDocument/2006/relationships/image" Target="media/image4.png"/><Relationship Id="rId65" Type="http://schemas.openxmlformats.org/officeDocument/2006/relationships/header" Target="header44.xml"/><Relationship Id="rId73" Type="http://schemas.openxmlformats.org/officeDocument/2006/relationships/header" Target="header47.xml"/><Relationship Id="rId78" Type="http://schemas.openxmlformats.org/officeDocument/2006/relationships/header" Target="header51.xml"/><Relationship Id="rId81" Type="http://schemas.openxmlformats.org/officeDocument/2006/relationships/header" Target="header54.xml"/><Relationship Id="rId86" Type="http://schemas.openxmlformats.org/officeDocument/2006/relationships/header" Target="header59.xml"/><Relationship Id="rId94" Type="http://schemas.openxmlformats.org/officeDocument/2006/relationships/image" Target="media/image10.png"/><Relationship Id="rId99" Type="http://schemas.openxmlformats.org/officeDocument/2006/relationships/header" Target="header69.xml"/><Relationship Id="rId101" Type="http://schemas.openxmlformats.org/officeDocument/2006/relationships/header" Target="header71.xml"/><Relationship Id="rId122" Type="http://schemas.openxmlformats.org/officeDocument/2006/relationships/header" Target="header87.xml"/><Relationship Id="rId130" Type="http://schemas.openxmlformats.org/officeDocument/2006/relationships/image" Target="media/image15.jpeg"/><Relationship Id="rId135" Type="http://schemas.openxmlformats.org/officeDocument/2006/relationships/image" Target="media/image18.jpeg"/><Relationship Id="rId143" Type="http://schemas.openxmlformats.org/officeDocument/2006/relationships/image" Target="media/image22.jpeg"/><Relationship Id="rId148" Type="http://schemas.openxmlformats.org/officeDocument/2006/relationships/header" Target="header100.xml"/><Relationship Id="rId151" Type="http://schemas.openxmlformats.org/officeDocument/2006/relationships/header" Target="header101.xml"/><Relationship Id="rId156" Type="http://schemas.openxmlformats.org/officeDocument/2006/relationships/image" Target="media/image30.jpeg"/><Relationship Id="rId164" Type="http://schemas.openxmlformats.org/officeDocument/2006/relationships/image" Target="media/image35.jpeg"/><Relationship Id="rId169" Type="http://schemas.openxmlformats.org/officeDocument/2006/relationships/header" Target="header108.xml"/><Relationship Id="rId177"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header" Target="header110.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footer" Target="footer11.xml"/><Relationship Id="rId34" Type="http://schemas.openxmlformats.org/officeDocument/2006/relationships/header" Target="header21.xml"/><Relationship Id="rId50" Type="http://schemas.openxmlformats.org/officeDocument/2006/relationships/header" Target="header33.xml"/><Relationship Id="rId55" Type="http://schemas.openxmlformats.org/officeDocument/2006/relationships/header" Target="header38.xml"/><Relationship Id="rId76" Type="http://schemas.openxmlformats.org/officeDocument/2006/relationships/header" Target="header49.xml"/><Relationship Id="rId97" Type="http://schemas.openxmlformats.org/officeDocument/2006/relationships/header" Target="header67.xml"/><Relationship Id="rId104" Type="http://schemas.openxmlformats.org/officeDocument/2006/relationships/header" Target="header74.xml"/><Relationship Id="rId120" Type="http://schemas.openxmlformats.org/officeDocument/2006/relationships/header" Target="header85.xml"/><Relationship Id="rId125" Type="http://schemas.openxmlformats.org/officeDocument/2006/relationships/header" Target="header90.xml"/><Relationship Id="rId141" Type="http://schemas.openxmlformats.org/officeDocument/2006/relationships/header" Target="header96.xml"/><Relationship Id="rId146" Type="http://schemas.openxmlformats.org/officeDocument/2006/relationships/image" Target="media/image24.jpeg"/><Relationship Id="rId167" Type="http://schemas.openxmlformats.org/officeDocument/2006/relationships/header" Target="header107.xml"/><Relationship Id="rId7" Type="http://schemas.openxmlformats.org/officeDocument/2006/relationships/footnotes" Target="footnotes.xml"/><Relationship Id="rId71" Type="http://schemas.openxmlformats.org/officeDocument/2006/relationships/footer" Target="footer7.xml"/><Relationship Id="rId92" Type="http://schemas.openxmlformats.org/officeDocument/2006/relationships/header" Target="header63.xml"/><Relationship Id="rId162" Type="http://schemas.openxmlformats.org/officeDocument/2006/relationships/image" Target="media/image34.jpeg"/><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footer" Target="footer3.xml"/><Relationship Id="rId45" Type="http://schemas.openxmlformats.org/officeDocument/2006/relationships/footer" Target="footer4.xml"/><Relationship Id="rId66" Type="http://schemas.openxmlformats.org/officeDocument/2006/relationships/footer" Target="footer6.xml"/><Relationship Id="rId87" Type="http://schemas.openxmlformats.org/officeDocument/2006/relationships/header" Target="header60.xml"/><Relationship Id="rId110" Type="http://schemas.openxmlformats.org/officeDocument/2006/relationships/footer" Target="footer12.xml"/><Relationship Id="rId115" Type="http://schemas.openxmlformats.org/officeDocument/2006/relationships/footer" Target="footer14.xml"/><Relationship Id="rId131" Type="http://schemas.openxmlformats.org/officeDocument/2006/relationships/image" Target="media/image16.jpeg"/><Relationship Id="rId136" Type="http://schemas.openxmlformats.org/officeDocument/2006/relationships/header" Target="header94.xml"/><Relationship Id="rId157" Type="http://schemas.openxmlformats.org/officeDocument/2006/relationships/header" Target="header103.xml"/><Relationship Id="rId178" Type="http://schemas.microsoft.com/office/2011/relationships/people" Target="people.xml"/><Relationship Id="rId61" Type="http://schemas.openxmlformats.org/officeDocument/2006/relationships/header" Target="header41.xml"/><Relationship Id="rId82" Type="http://schemas.openxmlformats.org/officeDocument/2006/relationships/header" Target="header55.xml"/><Relationship Id="rId152" Type="http://schemas.openxmlformats.org/officeDocument/2006/relationships/header" Target="header102.xml"/><Relationship Id="rId173" Type="http://schemas.openxmlformats.org/officeDocument/2006/relationships/header" Target="header111.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2.xml"/><Relationship Id="rId56" Type="http://schemas.openxmlformats.org/officeDocument/2006/relationships/image" Target="media/image3.png"/><Relationship Id="rId77" Type="http://schemas.openxmlformats.org/officeDocument/2006/relationships/header" Target="header50.xml"/><Relationship Id="rId100" Type="http://schemas.openxmlformats.org/officeDocument/2006/relationships/header" Target="header70.xml"/><Relationship Id="rId105" Type="http://schemas.openxmlformats.org/officeDocument/2006/relationships/header" Target="header75.xml"/><Relationship Id="rId126" Type="http://schemas.openxmlformats.org/officeDocument/2006/relationships/image" Target="media/image12.jpeg"/><Relationship Id="rId147" Type="http://schemas.openxmlformats.org/officeDocument/2006/relationships/header" Target="header99.xml"/><Relationship Id="rId16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header" Target="header34.xml"/><Relationship Id="rId72" Type="http://schemas.openxmlformats.org/officeDocument/2006/relationships/image" Target="media/image8.png"/><Relationship Id="rId93" Type="http://schemas.openxmlformats.org/officeDocument/2006/relationships/header" Target="header64.xml"/><Relationship Id="rId98" Type="http://schemas.openxmlformats.org/officeDocument/2006/relationships/header" Target="header68.xml"/><Relationship Id="rId121" Type="http://schemas.openxmlformats.org/officeDocument/2006/relationships/header" Target="header86.xml"/><Relationship Id="rId142" Type="http://schemas.openxmlformats.org/officeDocument/2006/relationships/header" Target="header97.xml"/><Relationship Id="rId163" Type="http://schemas.openxmlformats.org/officeDocument/2006/relationships/header" Target="header105.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29.xml"/><Relationship Id="rId67" Type="http://schemas.openxmlformats.org/officeDocument/2006/relationships/image" Target="media/image6.png"/><Relationship Id="rId116" Type="http://schemas.openxmlformats.org/officeDocument/2006/relationships/header" Target="header81.xml"/><Relationship Id="rId137" Type="http://schemas.openxmlformats.org/officeDocument/2006/relationships/header" Target="header95.xml"/><Relationship Id="rId158" Type="http://schemas.openxmlformats.org/officeDocument/2006/relationships/header" Target="header104.xml"/><Relationship Id="rId20" Type="http://schemas.openxmlformats.org/officeDocument/2006/relationships/header" Target="header8.xml"/><Relationship Id="rId41" Type="http://schemas.openxmlformats.org/officeDocument/2006/relationships/header" Target="header25.xml"/><Relationship Id="rId62" Type="http://schemas.openxmlformats.org/officeDocument/2006/relationships/header" Target="header42.xml"/><Relationship Id="rId83" Type="http://schemas.openxmlformats.org/officeDocument/2006/relationships/header" Target="header56.xml"/><Relationship Id="rId88" Type="http://schemas.openxmlformats.org/officeDocument/2006/relationships/footer" Target="footer8.xml"/><Relationship Id="rId111" Type="http://schemas.openxmlformats.org/officeDocument/2006/relationships/header" Target="header78.xml"/><Relationship Id="rId132" Type="http://schemas.openxmlformats.org/officeDocument/2006/relationships/header" Target="header92.xml"/><Relationship Id="rId153" Type="http://schemas.openxmlformats.org/officeDocument/2006/relationships/image" Target="media/image27.jpeg"/><Relationship Id="rId174" Type="http://schemas.openxmlformats.org/officeDocument/2006/relationships/image" Target="media/image39.jpeg"/><Relationship Id="rId179" Type="http://schemas.openxmlformats.org/officeDocument/2006/relationships/theme" Target="theme/theme1.xml"/><Relationship Id="rId15" Type="http://schemas.openxmlformats.org/officeDocument/2006/relationships/header" Target="header6.xml"/><Relationship Id="rId36" Type="http://schemas.openxmlformats.org/officeDocument/2006/relationships/image" Target="media/image2.GIF"/><Relationship Id="rId57" Type="http://schemas.openxmlformats.org/officeDocument/2006/relationships/header" Target="header39.xml"/><Relationship Id="rId106" Type="http://schemas.openxmlformats.org/officeDocument/2006/relationships/header" Target="header76.xml"/><Relationship Id="rId127"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03.xml.rels><?xml version="1.0" encoding="UTF-8" standalone="yes"?>
<Relationships xmlns="http://schemas.openxmlformats.org/package/2006/relationships"><Relationship Id="rId1" Type="http://schemas.openxmlformats.org/officeDocument/2006/relationships/image" Target="media/image11.png"/></Relationships>
</file>

<file path=word/_rels/header104.xml.rels><?xml version="1.0" encoding="UTF-8" standalone="yes"?>
<Relationships xmlns="http://schemas.openxmlformats.org/package/2006/relationships"><Relationship Id="rId1" Type="http://schemas.openxmlformats.org/officeDocument/2006/relationships/image" Target="media/image11.png"/></Relationships>
</file>

<file path=word/_rels/header105.xml.rels><?xml version="1.0" encoding="UTF-8" standalone="yes"?>
<Relationships xmlns="http://schemas.openxmlformats.org/package/2006/relationships"><Relationship Id="rId1" Type="http://schemas.openxmlformats.org/officeDocument/2006/relationships/image" Target="media/image11.png"/></Relationships>
</file>

<file path=word/_rels/header106.xml.rels><?xml version="1.0" encoding="UTF-8" standalone="yes"?>
<Relationships xmlns="http://schemas.openxmlformats.org/package/2006/relationships"><Relationship Id="rId1" Type="http://schemas.openxmlformats.org/officeDocument/2006/relationships/image" Target="media/image11.png"/></Relationships>
</file>

<file path=word/_rels/header107.xml.rels><?xml version="1.0" encoding="UTF-8" standalone="yes"?>
<Relationships xmlns="http://schemas.openxmlformats.org/package/2006/relationships"><Relationship Id="rId1" Type="http://schemas.openxmlformats.org/officeDocument/2006/relationships/image" Target="media/image11.png"/></Relationships>
</file>

<file path=word/_rels/header108.xml.rels><?xml version="1.0" encoding="UTF-8" standalone="yes"?>
<Relationships xmlns="http://schemas.openxmlformats.org/package/2006/relationships"><Relationship Id="rId1" Type="http://schemas.openxmlformats.org/officeDocument/2006/relationships/image" Target="media/image11.png"/></Relationships>
</file>

<file path=word/_rels/header109.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10.xml.rels><?xml version="1.0" encoding="UTF-8" standalone="yes"?>
<Relationships xmlns="http://schemas.openxmlformats.org/package/2006/relationships"><Relationship Id="rId1" Type="http://schemas.openxmlformats.org/officeDocument/2006/relationships/image" Target="media/image11.png"/></Relationships>
</file>

<file path=word/_rels/header111.xml.rels><?xml version="1.0" encoding="UTF-8" standalone="yes"?>
<Relationships xmlns="http://schemas.openxmlformats.org/package/2006/relationships"><Relationship Id="rId1" Type="http://schemas.openxmlformats.org/officeDocument/2006/relationships/image" Target="media/image11.png"/></Relationships>
</file>

<file path=word/_rels/header112.xml.rels><?xml version="1.0" encoding="UTF-8" standalone="yes"?>
<Relationships xmlns="http://schemas.openxmlformats.org/package/2006/relationships"><Relationship Id="rId1" Type="http://schemas.openxmlformats.org/officeDocument/2006/relationships/image" Target="media/image11.png"/></Relationships>
</file>

<file path=word/_rels/header113.xml.rels><?xml version="1.0" encoding="UTF-8" standalone="yes"?>
<Relationships xmlns="http://schemas.openxmlformats.org/package/2006/relationships"><Relationship Id="rId1" Type="http://schemas.openxmlformats.org/officeDocument/2006/relationships/image" Target="media/image1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104</Pages>
  <Words>20082</Words>
  <Characters>114473</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Marcaustinbonagua@gmail.com</dc:creator>
  <cp:lastModifiedBy>Jade Raposa</cp:lastModifiedBy>
  <cp:revision>69</cp:revision>
  <cp:lastPrinted>2024-10-14T00:35:00Z</cp:lastPrinted>
  <dcterms:created xsi:type="dcterms:W3CDTF">2024-10-14T00:06:00Z</dcterms:created>
  <dcterms:modified xsi:type="dcterms:W3CDTF">2024-10-26T18:05:00Z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