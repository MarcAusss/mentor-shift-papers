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6.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7.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8.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oter9.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10.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footer11.xml" ContentType="application/vnd.openxmlformats-officedocument.wordprocessingml.footer+xml"/>
  <Override PartName="/word/header64.xml" ContentType="application/vnd.openxmlformats-officedocument.wordprocessingml.header+xml"/>
  <Override PartName="/word/footer12.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13.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E3246" w14:textId="18E8043E"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MENTOR-SHIFT: A MOBILE PLATFORM SOLUTION </w:t>
      </w:r>
    </w:p>
    <w:p w14:paraId="6EEB7DBF"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ON PERSONALIZED TUTORING</w:t>
      </w:r>
    </w:p>
    <w:p w14:paraId="5B43EBD1" w14:textId="4ECC820C" w:rsidR="00084CB8" w:rsidRPr="00947823" w:rsidRDefault="00084CB8" w:rsidP="00084CB8">
      <w:pPr>
        <w:spacing w:after="240" w:line="240" w:lineRule="auto"/>
        <w:rPr>
          <w:rFonts w:ascii="Georgia" w:eastAsia="Times New Roman" w:hAnsi="Georgia" w:cs="Times New Roman"/>
          <w:lang w:eastAsia="en-PH"/>
        </w:rPr>
      </w:pPr>
    </w:p>
    <w:p w14:paraId="16A5D855" w14:textId="77777777" w:rsidR="002D4F66" w:rsidRPr="00947823" w:rsidRDefault="002D4F66" w:rsidP="00084CB8">
      <w:pPr>
        <w:spacing w:after="240" w:line="240" w:lineRule="auto"/>
        <w:rPr>
          <w:rFonts w:ascii="Georgia" w:eastAsia="Times New Roman" w:hAnsi="Georgia" w:cs="Times New Roman"/>
          <w:lang w:eastAsia="en-PH"/>
        </w:rPr>
      </w:pPr>
    </w:p>
    <w:p w14:paraId="57BA8C43"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 Capstone Project Presented to </w:t>
      </w:r>
    </w:p>
    <w:p w14:paraId="2AA3D04A"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The Faculty of the Undergraduate Program</w:t>
      </w:r>
    </w:p>
    <w:p w14:paraId="697A7A93"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School of Engineering and Computer Studies</w:t>
      </w:r>
    </w:p>
    <w:p w14:paraId="1ABD557C"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Divine Word College of Legazpi</w:t>
      </w:r>
    </w:p>
    <w:p w14:paraId="6C854817" w14:textId="5C15B930" w:rsidR="00084CB8" w:rsidRPr="00947823" w:rsidRDefault="00084CB8" w:rsidP="00084CB8">
      <w:pPr>
        <w:spacing w:after="0" w:line="240" w:lineRule="auto"/>
        <w:rPr>
          <w:rFonts w:ascii="Georgia" w:eastAsia="Times New Roman" w:hAnsi="Georgia" w:cs="Times New Roman"/>
          <w:lang w:eastAsia="en-PH"/>
        </w:rPr>
      </w:pPr>
    </w:p>
    <w:p w14:paraId="486E48AB" w14:textId="77777777" w:rsidR="00431977" w:rsidRPr="00947823" w:rsidRDefault="00431977" w:rsidP="00084CB8">
      <w:pPr>
        <w:spacing w:after="0" w:line="240" w:lineRule="auto"/>
        <w:rPr>
          <w:rFonts w:ascii="Georgia" w:eastAsia="Times New Roman" w:hAnsi="Georgia" w:cs="Times New Roman"/>
          <w:lang w:eastAsia="en-PH"/>
        </w:rPr>
      </w:pPr>
    </w:p>
    <w:p w14:paraId="1EC2CD66" w14:textId="77777777" w:rsidR="002D4F66" w:rsidRPr="00947823" w:rsidRDefault="002D4F66" w:rsidP="00084CB8">
      <w:pPr>
        <w:spacing w:after="0" w:line="240" w:lineRule="auto"/>
        <w:rPr>
          <w:rFonts w:ascii="Georgia" w:eastAsia="Times New Roman" w:hAnsi="Georgia" w:cs="Times New Roman"/>
          <w:lang w:eastAsia="en-PH"/>
        </w:rPr>
      </w:pPr>
    </w:p>
    <w:p w14:paraId="502B9696"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In Partial Fulfillment </w:t>
      </w:r>
    </w:p>
    <w:p w14:paraId="333CD8A0"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of the Requirements for the Degree</w:t>
      </w:r>
    </w:p>
    <w:p w14:paraId="404F4DB0" w14:textId="39B1ED12" w:rsidR="00084CB8" w:rsidRPr="00947823" w:rsidRDefault="00084CB8" w:rsidP="00084CB8">
      <w:pPr>
        <w:spacing w:before="240" w:after="240" w:line="48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BACHELOR OF SCIENCE IN INFORMATION TECHNOLOGY</w:t>
      </w:r>
    </w:p>
    <w:p w14:paraId="320441EF" w14:textId="77777777" w:rsidR="002D4F66" w:rsidRPr="00947823" w:rsidRDefault="002D4F66" w:rsidP="00084CB8">
      <w:pPr>
        <w:spacing w:before="240" w:after="240" w:line="480" w:lineRule="auto"/>
        <w:jc w:val="center"/>
        <w:rPr>
          <w:rFonts w:ascii="Georgia" w:eastAsia="Times New Roman" w:hAnsi="Georgia" w:cs="Times New Roman"/>
          <w:lang w:eastAsia="en-PH"/>
        </w:rPr>
      </w:pPr>
    </w:p>
    <w:p w14:paraId="3D64316E"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By</w:t>
      </w:r>
    </w:p>
    <w:p w14:paraId="47C9104B" w14:textId="77777777" w:rsidR="00084CB8" w:rsidRPr="00947823" w:rsidRDefault="00084CB8" w:rsidP="00084CB8">
      <w:pPr>
        <w:spacing w:after="0" w:line="240" w:lineRule="auto"/>
        <w:rPr>
          <w:rFonts w:ascii="Georgia" w:eastAsia="Times New Roman" w:hAnsi="Georgia" w:cs="Times New Roman"/>
          <w:lang w:eastAsia="en-PH"/>
        </w:rPr>
      </w:pPr>
    </w:p>
    <w:p w14:paraId="0782E417" w14:textId="77777777" w:rsidR="00084CB8" w:rsidRPr="00947823" w:rsidRDefault="00084CB8" w:rsidP="00084CB8">
      <w:pPr>
        <w:spacing w:after="0" w:line="480" w:lineRule="auto"/>
        <w:jc w:val="center"/>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JADE BUBAN RAPOSA</w:t>
      </w:r>
    </w:p>
    <w:p w14:paraId="43750DD6" w14:textId="77777777" w:rsidR="00084CB8" w:rsidRPr="00947823" w:rsidRDefault="00084CB8" w:rsidP="00084CB8">
      <w:pPr>
        <w:spacing w:after="0" w:line="480" w:lineRule="auto"/>
        <w:jc w:val="center"/>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IAN JAY NICCOLO DURAN BUENO</w:t>
      </w:r>
    </w:p>
    <w:p w14:paraId="7CA0AF84" w14:textId="5FB298A4" w:rsidR="00084CB8" w:rsidRPr="00947823" w:rsidRDefault="00084CB8" w:rsidP="00084CB8">
      <w:pPr>
        <w:spacing w:after="0" w:line="480" w:lineRule="auto"/>
        <w:jc w:val="center"/>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MARC AUSTIN</w:t>
      </w:r>
      <w:r w:rsidR="00306E71" w:rsidRPr="00947823">
        <w:rPr>
          <w:rFonts w:ascii="Georgia" w:eastAsia="Times New Roman" w:hAnsi="Georgia" w:cs="Times New Roman"/>
          <w:b/>
          <w:bCs/>
          <w:color w:val="000000"/>
          <w:lang w:eastAsia="en-PH"/>
        </w:rPr>
        <w:t xml:space="preserve"> KATIGBAK</w:t>
      </w:r>
      <w:r w:rsidRPr="00947823">
        <w:rPr>
          <w:rFonts w:ascii="Georgia" w:eastAsia="Times New Roman" w:hAnsi="Georgia" w:cs="Times New Roman"/>
          <w:b/>
          <w:bCs/>
          <w:color w:val="000000"/>
          <w:lang w:eastAsia="en-PH"/>
        </w:rPr>
        <w:t xml:space="preserve"> BONAGUA</w:t>
      </w:r>
    </w:p>
    <w:p w14:paraId="3B7A66EB" w14:textId="324E8F4F" w:rsidR="00084CB8" w:rsidRPr="00947823" w:rsidRDefault="00084CB8" w:rsidP="00084CB8">
      <w:pPr>
        <w:spacing w:after="240" w:line="240" w:lineRule="auto"/>
        <w:rPr>
          <w:rFonts w:ascii="Georgia" w:eastAsia="Times New Roman" w:hAnsi="Georgia" w:cs="Times New Roman"/>
          <w:lang w:eastAsia="en-PH"/>
        </w:rPr>
      </w:pPr>
    </w:p>
    <w:p w14:paraId="0ADC8798" w14:textId="77777777" w:rsidR="002D4F66" w:rsidRPr="00947823" w:rsidRDefault="002D4F66" w:rsidP="00084CB8">
      <w:pPr>
        <w:spacing w:after="240" w:line="240" w:lineRule="auto"/>
        <w:rPr>
          <w:rFonts w:ascii="Georgia" w:eastAsia="Times New Roman" w:hAnsi="Georgia" w:cs="Times New Roman"/>
          <w:lang w:eastAsia="en-PH"/>
        </w:rPr>
      </w:pPr>
    </w:p>
    <w:p w14:paraId="0CDE7F76" w14:textId="14AA93EE" w:rsidR="002D4F66" w:rsidRPr="00947823" w:rsidRDefault="00151634" w:rsidP="00151634">
      <w:pPr>
        <w:tabs>
          <w:tab w:val="center" w:pos="4320"/>
          <w:tab w:val="right" w:pos="8640"/>
        </w:tabs>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r>
      <w:r w:rsidR="002D4F66" w:rsidRPr="00947823">
        <w:rPr>
          <w:rFonts w:ascii="Georgia" w:eastAsia="Times New Roman" w:hAnsi="Georgia" w:cs="Times New Roman"/>
          <w:color w:val="000000"/>
          <w:lang w:eastAsia="en-PH"/>
        </w:rPr>
        <w:t>October</w:t>
      </w:r>
      <w:r w:rsidR="00084CB8" w:rsidRPr="00947823">
        <w:rPr>
          <w:rFonts w:ascii="Georgia" w:eastAsia="Times New Roman" w:hAnsi="Georgia" w:cs="Times New Roman"/>
          <w:color w:val="000000"/>
          <w:lang w:eastAsia="en-PH"/>
        </w:rPr>
        <w:t xml:space="preserve"> 2024</w:t>
      </w:r>
      <w:r w:rsidRPr="00947823">
        <w:rPr>
          <w:rFonts w:ascii="Georgia" w:eastAsia="Times New Roman" w:hAnsi="Georgia" w:cs="Times New Roman"/>
          <w:color w:val="000000"/>
          <w:lang w:eastAsia="en-PH"/>
        </w:rPr>
        <w:tab/>
      </w:r>
    </w:p>
    <w:p w14:paraId="4A39981D"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RECOMMENDATION FOR CAPSTONE PROJECT FINAL DEFENSE</w:t>
      </w:r>
    </w:p>
    <w:p w14:paraId="1E8D7338" w14:textId="7FE73AEC"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sidRPr="00947823">
        <w:rPr>
          <w:rFonts w:ascii="Georgia" w:eastAsia="Times New Roman" w:hAnsi="Georgia" w:cs="Times New Roman"/>
          <w:b/>
          <w:bCs/>
          <w:color w:val="000000"/>
          <w:lang w:eastAsia="en-PH"/>
        </w:rPr>
        <w:t xml:space="preserve">MENTOR-SHIFT: A MOBILE PLATFORM SOLUTION ON PERSONALIZED TUTORING” </w:t>
      </w:r>
      <w:r w:rsidRPr="00947823">
        <w:rPr>
          <w:rFonts w:ascii="Georgia" w:eastAsia="Times New Roman" w:hAnsi="Georgia" w:cs="Times New Roman"/>
          <w:color w:val="000000"/>
          <w:lang w:eastAsia="en-PH"/>
        </w:rPr>
        <w:t xml:space="preserve">prepared by </w:t>
      </w:r>
      <w:r w:rsidRPr="00947823">
        <w:rPr>
          <w:rFonts w:ascii="Georgia" w:eastAsia="Times New Roman" w:hAnsi="Georgia" w:cs="Times New Roman"/>
          <w:b/>
          <w:bCs/>
          <w:color w:val="000000"/>
          <w:lang w:eastAsia="en-PH"/>
        </w:rPr>
        <w:t>Jade Buban Raposa, Ian Jay Niccolo D. Bueno and Marc Austin</w:t>
      </w:r>
      <w:r w:rsidR="00306E71" w:rsidRPr="00947823">
        <w:rPr>
          <w:rFonts w:ascii="Georgia" w:eastAsia="Times New Roman" w:hAnsi="Georgia" w:cs="Times New Roman"/>
          <w:b/>
          <w:bCs/>
          <w:color w:val="000000"/>
          <w:lang w:eastAsia="en-PH"/>
        </w:rPr>
        <w:t xml:space="preserve"> K.</w:t>
      </w:r>
      <w:r w:rsidRPr="00947823">
        <w:rPr>
          <w:rFonts w:ascii="Georgia" w:eastAsia="Times New Roman" w:hAnsi="Georgia" w:cs="Times New Roman"/>
          <w:b/>
          <w:bCs/>
          <w:color w:val="000000"/>
          <w:lang w:eastAsia="en-PH"/>
        </w:rPr>
        <w:t xml:space="preserve"> </w:t>
      </w:r>
      <w:proofErr w:type="spellStart"/>
      <w:r w:rsidRPr="00947823">
        <w:rPr>
          <w:rFonts w:ascii="Georgia" w:eastAsia="Times New Roman" w:hAnsi="Georgia" w:cs="Times New Roman"/>
          <w:b/>
          <w:bCs/>
          <w:color w:val="000000"/>
          <w:lang w:eastAsia="en-PH"/>
        </w:rPr>
        <w:t>Bonagua</w:t>
      </w:r>
      <w:proofErr w:type="spellEnd"/>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are hereby submitted to the Capstone Project Committee for consideration and approval.</w:t>
      </w:r>
    </w:p>
    <w:p w14:paraId="420D66AC" w14:textId="687D5DE4" w:rsidR="00C33689" w:rsidRPr="00947823" w:rsidRDefault="00084CB8" w:rsidP="00084CB8">
      <w:pPr>
        <w:spacing w:before="240"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w:t>
      </w:r>
    </w:p>
    <w:p w14:paraId="4C7AC159"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DHAN DAVISH ALAMO </w:t>
      </w:r>
    </w:p>
    <w:p w14:paraId="1C584767"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Adviser</w:t>
      </w:r>
    </w:p>
    <w:p w14:paraId="01B80C9E" w14:textId="77777777" w:rsidR="00084CB8" w:rsidRDefault="00084CB8" w:rsidP="00084CB8">
      <w:pPr>
        <w:spacing w:after="0" w:line="240" w:lineRule="auto"/>
        <w:rPr>
          <w:rFonts w:ascii="Georgia" w:eastAsia="Times New Roman" w:hAnsi="Georgia" w:cs="Times New Roman"/>
          <w:lang w:eastAsia="en-PH"/>
        </w:rPr>
      </w:pPr>
    </w:p>
    <w:p w14:paraId="7573368B" w14:textId="77777777" w:rsidR="00447C25" w:rsidRDefault="00447C25" w:rsidP="00084CB8">
      <w:pPr>
        <w:spacing w:after="0" w:line="240" w:lineRule="auto"/>
        <w:rPr>
          <w:rFonts w:ascii="Georgia" w:eastAsia="Times New Roman" w:hAnsi="Georgia" w:cs="Times New Roman"/>
          <w:lang w:eastAsia="en-PH"/>
        </w:rPr>
      </w:pPr>
    </w:p>
    <w:p w14:paraId="09E169F0" w14:textId="77777777" w:rsidR="00447C25" w:rsidRPr="00947823" w:rsidRDefault="00447C25" w:rsidP="00084CB8">
      <w:pPr>
        <w:spacing w:after="0" w:line="240" w:lineRule="auto"/>
        <w:rPr>
          <w:rFonts w:ascii="Georgia" w:eastAsia="Times New Roman" w:hAnsi="Georgia" w:cs="Times New Roman"/>
          <w:lang w:eastAsia="en-PH"/>
        </w:rPr>
      </w:pPr>
    </w:p>
    <w:p w14:paraId="0CC8C6D8" w14:textId="69BB937B" w:rsidR="00084CB8" w:rsidRPr="00947823" w:rsidRDefault="00084CB8" w:rsidP="00084CB8">
      <w:pPr>
        <w:spacing w:before="240"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sidRPr="00947823">
        <w:rPr>
          <w:rFonts w:ascii="Georgia" w:eastAsia="Times New Roman" w:hAnsi="Georgia" w:cs="Times New Roman"/>
          <w:b/>
          <w:bCs/>
          <w:color w:val="000000"/>
          <w:lang w:eastAsia="en-PH"/>
        </w:rPr>
        <w:t>MENTOR-SHIFT: A MOBILE PLATFORM SOLUTION ON PERSONALIZED TUTORING”</w:t>
      </w:r>
      <w:r w:rsidR="00431977"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 xml:space="preserve">prepared and submitted by </w:t>
      </w:r>
      <w:r w:rsidRPr="00947823">
        <w:rPr>
          <w:rFonts w:ascii="Georgia" w:eastAsia="Times New Roman" w:hAnsi="Georgia" w:cs="Times New Roman"/>
          <w:b/>
          <w:bCs/>
          <w:color w:val="000000"/>
          <w:lang w:eastAsia="en-PH"/>
        </w:rPr>
        <w:t>Jade Buban Raposa, Ian Jay Niccolo D. Bueno, and Marc Austin</w:t>
      </w:r>
      <w:r w:rsidR="00306E71" w:rsidRPr="00947823">
        <w:rPr>
          <w:rFonts w:ascii="Georgia" w:eastAsia="Times New Roman" w:hAnsi="Georgia" w:cs="Times New Roman"/>
          <w:b/>
          <w:bCs/>
          <w:color w:val="000000"/>
          <w:lang w:eastAsia="en-PH"/>
        </w:rPr>
        <w:t xml:space="preserve"> K.</w:t>
      </w:r>
      <w:r w:rsidRPr="00947823">
        <w:rPr>
          <w:rFonts w:ascii="Georgia" w:eastAsia="Times New Roman" w:hAnsi="Georgia" w:cs="Times New Roman"/>
          <w:b/>
          <w:bCs/>
          <w:color w:val="000000"/>
          <w:lang w:eastAsia="en-PH"/>
        </w:rPr>
        <w:t xml:space="preserve"> </w:t>
      </w:r>
      <w:proofErr w:type="spellStart"/>
      <w:r w:rsidRPr="00947823">
        <w:rPr>
          <w:rFonts w:ascii="Georgia" w:eastAsia="Times New Roman" w:hAnsi="Georgia" w:cs="Times New Roman"/>
          <w:b/>
          <w:bCs/>
          <w:color w:val="000000"/>
          <w:lang w:eastAsia="en-PH"/>
        </w:rPr>
        <w:t>Bonagua</w:t>
      </w:r>
      <w:proofErr w:type="spellEnd"/>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are hereby considered and endorsed for Final Defense.</w:t>
      </w:r>
    </w:p>
    <w:p w14:paraId="0D80FDDA" w14:textId="27813985" w:rsidR="00084CB8" w:rsidRPr="00947823" w:rsidRDefault="00084CB8" w:rsidP="00084CB8">
      <w:pPr>
        <w:spacing w:after="240" w:line="240" w:lineRule="auto"/>
        <w:rPr>
          <w:rFonts w:ascii="Georgia" w:eastAsia="Times New Roman" w:hAnsi="Georgia" w:cs="Times New Roman"/>
          <w:lang w:eastAsia="en-PH"/>
        </w:rPr>
      </w:pPr>
    </w:p>
    <w:p w14:paraId="23887152" w14:textId="1728BDD6" w:rsidR="00C33689" w:rsidRPr="00947823" w:rsidRDefault="00C33689" w:rsidP="00084CB8">
      <w:pPr>
        <w:spacing w:after="240" w:line="240" w:lineRule="auto"/>
        <w:rPr>
          <w:rFonts w:ascii="Georgia" w:eastAsia="Times New Roman" w:hAnsi="Georgia" w:cs="Times New Roman"/>
          <w:lang w:eastAsia="en-PH"/>
        </w:rPr>
      </w:pPr>
    </w:p>
    <w:p w14:paraId="11077D0F" w14:textId="49E6A6FB" w:rsidR="00C33689" w:rsidRPr="00947823" w:rsidRDefault="00C33689" w:rsidP="00084CB8">
      <w:pPr>
        <w:spacing w:after="240" w:line="240" w:lineRule="auto"/>
        <w:rPr>
          <w:rFonts w:ascii="Georgia" w:eastAsia="Times New Roman" w:hAnsi="Georgia" w:cs="Times New Roman"/>
          <w:lang w:eastAsia="en-PH"/>
        </w:rPr>
      </w:pPr>
    </w:p>
    <w:p w14:paraId="30A0C360" w14:textId="77777777" w:rsidR="00431977" w:rsidRPr="00947823" w:rsidRDefault="00431977" w:rsidP="00084CB8">
      <w:pPr>
        <w:spacing w:after="240" w:line="240" w:lineRule="auto"/>
        <w:rPr>
          <w:rFonts w:ascii="Georgia" w:eastAsia="Times New Roman" w:hAnsi="Georgia" w:cs="Times New Roman"/>
          <w:lang w:eastAsia="en-PH"/>
        </w:rPr>
      </w:pPr>
    </w:p>
    <w:p w14:paraId="5482EBF5" w14:textId="77777777" w:rsidR="00C33689" w:rsidRPr="00947823" w:rsidRDefault="00C33689" w:rsidP="00084CB8">
      <w:pPr>
        <w:spacing w:after="240" w:line="240" w:lineRule="auto"/>
        <w:rPr>
          <w:rFonts w:ascii="Georgia" w:eastAsia="Times New Roman" w:hAnsi="Georgia" w:cs="Times New Roman"/>
          <w:lang w:eastAsia="en-PH"/>
        </w:rPr>
      </w:pPr>
    </w:p>
    <w:p w14:paraId="28975334" w14:textId="77777777"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RHODORA FAYE A. BROSAS, MBA, MIT</w:t>
      </w:r>
    </w:p>
    <w:p w14:paraId="026D10D6" w14:textId="79945496" w:rsidR="00084CB8" w:rsidRDefault="00084CB8" w:rsidP="00431977">
      <w:pPr>
        <w:spacing w:before="240" w:after="24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Capstone Project Coordinator</w:t>
      </w:r>
    </w:p>
    <w:p w14:paraId="3700F068" w14:textId="77777777" w:rsidR="00447C25" w:rsidRDefault="00447C25" w:rsidP="00431977">
      <w:pPr>
        <w:spacing w:before="240" w:after="240" w:line="240" w:lineRule="auto"/>
        <w:jc w:val="center"/>
        <w:rPr>
          <w:rFonts w:ascii="Georgia" w:eastAsia="Times New Roman" w:hAnsi="Georgia" w:cs="Times New Roman"/>
          <w:color w:val="000000"/>
          <w:lang w:eastAsia="en-PH"/>
        </w:rPr>
      </w:pPr>
    </w:p>
    <w:p w14:paraId="1D698DBD" w14:textId="77777777" w:rsidR="00447C25" w:rsidRPr="00947823" w:rsidRDefault="00447C25" w:rsidP="00431977">
      <w:pPr>
        <w:spacing w:before="240" w:after="240" w:line="240" w:lineRule="auto"/>
        <w:jc w:val="center"/>
        <w:rPr>
          <w:rFonts w:ascii="Georgia" w:eastAsia="Times New Roman" w:hAnsi="Georgia" w:cs="Times New Roman"/>
          <w:color w:val="000000"/>
          <w:lang w:eastAsia="en-PH"/>
        </w:rPr>
      </w:pPr>
    </w:p>
    <w:p w14:paraId="2D2B845C"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RESULT OF THE FINAL DEFENSE </w:t>
      </w:r>
    </w:p>
    <w:p w14:paraId="7981941D" w14:textId="77777777"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Project Title:   </w:t>
      </w:r>
      <w:r w:rsidRPr="00947823">
        <w:rPr>
          <w:rFonts w:ascii="Georgia" w:eastAsia="Times New Roman" w:hAnsi="Georgia" w:cs="Times New Roman"/>
          <w:color w:val="000000"/>
          <w:lang w:eastAsia="en-PH"/>
        </w:rPr>
        <w:t>MENTOR-SHIFT: A MOBILE PLATFORM SOLUTION ON                PERSONALIZED TUTORING </w:t>
      </w:r>
    </w:p>
    <w:p w14:paraId="7B1C1371" w14:textId="21E84281"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Researcher:   </w:t>
      </w:r>
      <w:r w:rsidRPr="00947823">
        <w:rPr>
          <w:rFonts w:ascii="Georgia" w:eastAsia="Times New Roman" w:hAnsi="Georgia" w:cs="Times New Roman"/>
          <w:color w:val="000000"/>
          <w:lang w:eastAsia="en-PH"/>
        </w:rPr>
        <w:t xml:space="preserve">Jade Buban </w:t>
      </w:r>
      <w:r w:rsidR="00C33689" w:rsidRPr="00947823">
        <w:rPr>
          <w:rFonts w:ascii="Georgia" w:eastAsia="Times New Roman" w:hAnsi="Georgia" w:cs="Times New Roman"/>
          <w:color w:val="000000"/>
          <w:lang w:eastAsia="en-PH"/>
        </w:rPr>
        <w:t>Raposa</w:t>
      </w:r>
      <w:r w:rsidR="00C33689" w:rsidRPr="00947823">
        <w:rPr>
          <w:rFonts w:ascii="Georgia" w:eastAsia="Times New Roman" w:hAnsi="Georgia" w:cs="Times New Roman"/>
          <w:color w:val="000000"/>
          <w:lang w:eastAsia="en-PH"/>
        </w:rPr>
        <w:tab/>
      </w:r>
      <w:r w:rsidR="00C33689" w:rsidRPr="00947823">
        <w:rPr>
          <w:rFonts w:ascii="Georgia" w:eastAsia="Times New Roman" w:hAnsi="Georgia" w:cs="Times New Roman"/>
          <w:color w:val="000000"/>
          <w:lang w:eastAsia="en-PH"/>
        </w:rPr>
        <w:tab/>
      </w:r>
      <w:r w:rsidR="00C33689"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Ian Jay Niccolo D. Bueno</w:t>
      </w:r>
      <w:r w:rsidRPr="00947823">
        <w:rPr>
          <w:rFonts w:ascii="Georgia" w:eastAsia="Times New Roman" w:hAnsi="Georgia" w:cs="Times New Roman"/>
          <w:color w:val="000000"/>
          <w:lang w:eastAsia="en-PH"/>
        </w:rPr>
        <w:tab/>
      </w:r>
    </w:p>
    <w:p w14:paraId="7F22E071" w14:textId="7F87C4C6" w:rsidR="00084CB8" w:rsidRPr="00947823" w:rsidRDefault="00084CB8" w:rsidP="00084CB8">
      <w:pPr>
        <w:spacing w:before="240" w:after="0" w:line="480" w:lineRule="auto"/>
        <w:ind w:left="144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Marc Austin</w:t>
      </w:r>
      <w:r w:rsidR="00306E71" w:rsidRPr="00947823">
        <w:rPr>
          <w:rFonts w:ascii="Georgia" w:eastAsia="Times New Roman" w:hAnsi="Georgia" w:cs="Times New Roman"/>
          <w:color w:val="000000"/>
          <w:lang w:eastAsia="en-PH"/>
        </w:rPr>
        <w:t xml:space="preserve"> K.</w:t>
      </w:r>
      <w:r w:rsidRPr="00947823">
        <w:rPr>
          <w:rFonts w:ascii="Georgia" w:eastAsia="Times New Roman" w:hAnsi="Georgia" w:cs="Times New Roman"/>
          <w:color w:val="000000"/>
          <w:lang w:eastAsia="en-PH"/>
        </w:rPr>
        <w:t xml:space="preserve"> </w:t>
      </w:r>
      <w:proofErr w:type="spellStart"/>
      <w:r w:rsidRPr="00947823">
        <w:rPr>
          <w:rFonts w:ascii="Georgia" w:eastAsia="Times New Roman" w:hAnsi="Georgia" w:cs="Times New Roman"/>
          <w:color w:val="000000"/>
          <w:lang w:eastAsia="en-PH"/>
        </w:rPr>
        <w:t>Bonagua</w:t>
      </w:r>
      <w:proofErr w:type="spellEnd"/>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78093BC5" w14:textId="2581BB75" w:rsidR="00084CB8" w:rsidRPr="00947823" w:rsidRDefault="00084CB8" w:rsidP="00084CB8">
      <w:pPr>
        <w:spacing w:before="240" w:after="0" w:line="480" w:lineRule="auto"/>
        <w:jc w:val="both"/>
        <w:rPr>
          <w:rFonts w:ascii="Georgia" w:eastAsia="Times New Roman" w:hAnsi="Georgia" w:cs="Times New Roman"/>
          <w:color w:val="000000" w:themeColor="text1"/>
          <w:lang w:eastAsia="en-PH"/>
        </w:rPr>
      </w:pPr>
      <w:r w:rsidRPr="00947823">
        <w:rPr>
          <w:rFonts w:ascii="Georgia" w:eastAsia="Times New Roman" w:hAnsi="Georgia" w:cs="Times New Roman"/>
          <w:b/>
          <w:bCs/>
          <w:color w:val="000000" w:themeColor="text1"/>
          <w:lang w:eastAsia="en-PH"/>
        </w:rPr>
        <w:t>Place:  </w:t>
      </w:r>
      <w:proofErr w:type="spellStart"/>
      <w:r w:rsidR="00431977" w:rsidRPr="00947823">
        <w:rPr>
          <w:rFonts w:ascii="Georgia" w:eastAsia="Georgia" w:hAnsi="Georgia" w:cs="Georgia"/>
        </w:rPr>
        <w:t>SoECS</w:t>
      </w:r>
      <w:proofErr w:type="spellEnd"/>
      <w:r w:rsidR="00431977" w:rsidRPr="00947823">
        <w:rPr>
          <w:rFonts w:ascii="Georgia" w:eastAsia="Georgia" w:hAnsi="Georgia" w:cs="Georgia"/>
        </w:rPr>
        <w:t xml:space="preserve"> Conference Room</w:t>
      </w:r>
      <w:r w:rsidRPr="00947823">
        <w:rPr>
          <w:rFonts w:ascii="Georgia" w:eastAsia="Times New Roman" w:hAnsi="Georgia" w:cs="Times New Roman"/>
          <w:b/>
          <w:bCs/>
          <w:color w:val="000000" w:themeColor="text1"/>
          <w:lang w:eastAsia="en-PH"/>
        </w:rPr>
        <w:tab/>
        <w:t>Date:</w:t>
      </w:r>
      <w:r w:rsidR="00431977" w:rsidRPr="00947823">
        <w:rPr>
          <w:rFonts w:ascii="Georgia" w:eastAsia="Times New Roman" w:hAnsi="Georgia" w:cs="Times New Roman"/>
          <w:color w:val="000000" w:themeColor="text1"/>
          <w:lang w:eastAsia="en-PH"/>
        </w:rPr>
        <w:t xml:space="preserve"> October 14, 2024</w:t>
      </w:r>
      <w:r w:rsidRPr="00947823">
        <w:rPr>
          <w:rFonts w:ascii="Georgia" w:eastAsia="Times New Roman" w:hAnsi="Georgia" w:cs="Times New Roman"/>
          <w:b/>
          <w:bCs/>
          <w:color w:val="000000" w:themeColor="text1"/>
          <w:lang w:eastAsia="en-PH"/>
        </w:rPr>
        <w:tab/>
        <w:t xml:space="preserve">Time: </w:t>
      </w:r>
      <w:r w:rsidR="00431977" w:rsidRPr="00947823">
        <w:rPr>
          <w:rFonts w:ascii="Georgia" w:eastAsia="Times New Roman" w:hAnsi="Georgia" w:cs="Times New Roman"/>
          <w:color w:val="000000" w:themeColor="text1"/>
          <w:lang w:eastAsia="en-PH"/>
        </w:rPr>
        <w:t>11</w:t>
      </w:r>
      <w:r w:rsidRPr="00947823">
        <w:rPr>
          <w:rFonts w:ascii="Georgia" w:eastAsia="Times New Roman" w:hAnsi="Georgia" w:cs="Times New Roman"/>
          <w:color w:val="000000" w:themeColor="text1"/>
          <w:lang w:eastAsia="en-PH"/>
        </w:rPr>
        <w:t>:</w:t>
      </w:r>
      <w:r w:rsidR="00431977" w:rsidRPr="00947823">
        <w:rPr>
          <w:rFonts w:ascii="Georgia" w:eastAsia="Times New Roman" w:hAnsi="Georgia" w:cs="Times New Roman"/>
          <w:color w:val="000000" w:themeColor="text1"/>
          <w:lang w:eastAsia="en-PH"/>
        </w:rPr>
        <w:t>3</w:t>
      </w:r>
      <w:r w:rsidRPr="00947823">
        <w:rPr>
          <w:rFonts w:ascii="Georgia" w:eastAsia="Times New Roman" w:hAnsi="Georgia" w:cs="Times New Roman"/>
          <w:color w:val="000000" w:themeColor="text1"/>
          <w:lang w:eastAsia="en-PH"/>
        </w:rPr>
        <w:t>0 AM</w:t>
      </w:r>
      <w:r w:rsidRPr="00947823">
        <w:rPr>
          <w:rFonts w:ascii="Georgia" w:eastAsia="Times New Roman" w:hAnsi="Georgia" w:cs="Times New Roman"/>
          <w:b/>
          <w:bCs/>
          <w:color w:val="000000" w:themeColor="text1"/>
          <w:lang w:eastAsia="en-PH"/>
        </w:rPr>
        <w:t> </w:t>
      </w:r>
    </w:p>
    <w:p w14:paraId="1546E3FD" w14:textId="77777777" w:rsidR="00084CB8" w:rsidRPr="00947823" w:rsidRDefault="00084CB8" w:rsidP="00084CB8">
      <w:pPr>
        <w:spacing w:after="0" w:line="240" w:lineRule="auto"/>
        <w:rPr>
          <w:rFonts w:ascii="Georgia" w:eastAsia="Times New Roman" w:hAnsi="Georgia" w:cs="Times New Roman"/>
          <w:lang w:eastAsia="en-PH"/>
        </w:rPr>
      </w:pPr>
    </w:p>
    <w:p w14:paraId="5BA51848" w14:textId="60E3A408" w:rsidR="00084CB8" w:rsidRPr="00947823" w:rsidRDefault="00084CB8" w:rsidP="00AC5E65">
      <w:pPr>
        <w:spacing w:before="240" w:after="0" w:line="480" w:lineRule="auto"/>
        <w:ind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FINAL DEFENSE COMMITTEE</w:t>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       </w:t>
      </w:r>
      <w:r w:rsidRPr="00947823">
        <w:rPr>
          <w:rFonts w:ascii="Georgia" w:eastAsia="Times New Roman" w:hAnsi="Georgia" w:cs="Times New Roman"/>
          <w:color w:val="000000"/>
          <w:lang w:eastAsia="en-PH"/>
        </w:rPr>
        <w:tab/>
      </w:r>
      <w:r w:rsidR="00AC5E65" w:rsidRPr="00947823">
        <w:rPr>
          <w:rFonts w:ascii="Georgia" w:eastAsia="Times New Roman" w:hAnsi="Georgia" w:cs="Times New Roman"/>
          <w:color w:val="000000"/>
          <w:lang w:eastAsia="en-PH"/>
        </w:rPr>
        <w:t xml:space="preserve">       ACTION TAKEN</w:t>
      </w:r>
    </w:p>
    <w:p w14:paraId="67A164E9" w14:textId="7D014128" w:rsidR="00084CB8" w:rsidRPr="00947823" w:rsidRDefault="00084CB8" w:rsidP="00084CB8">
      <w:pPr>
        <w:spacing w:before="240" w:after="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JP REMAR A. SERRANO</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431977"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________________</w:t>
      </w:r>
    </w:p>
    <w:p w14:paraId="35A927EB" w14:textId="77777777" w:rsidR="00084CB8" w:rsidRPr="00947823" w:rsidRDefault="00084CB8" w:rsidP="00084CB8">
      <w:pPr>
        <w:spacing w:before="240" w:after="20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356D4414" w14:textId="77777777" w:rsidR="00084CB8" w:rsidRPr="00947823" w:rsidRDefault="00084CB8" w:rsidP="00084CB8">
      <w:pPr>
        <w:spacing w:after="0" w:line="240" w:lineRule="auto"/>
        <w:rPr>
          <w:rFonts w:ascii="Georgia" w:eastAsia="Times New Roman" w:hAnsi="Georgia" w:cs="Times New Roman"/>
          <w:lang w:eastAsia="en-PH"/>
        </w:rPr>
      </w:pPr>
    </w:p>
    <w:p w14:paraId="3BD987B6"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REILAN L. CADUBLA</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________________</w:t>
      </w:r>
    </w:p>
    <w:p w14:paraId="23381FCB"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3B287DF2" w14:textId="67F22BD1" w:rsidR="00084CB8" w:rsidRPr="00947823" w:rsidRDefault="00084CB8" w:rsidP="00084CB8">
      <w:pPr>
        <w:spacing w:after="240" w:line="240" w:lineRule="auto"/>
        <w:rPr>
          <w:rFonts w:ascii="Georgia" w:eastAsia="Times New Roman" w:hAnsi="Georgia" w:cs="Times New Roman"/>
          <w:lang w:eastAsia="en-PH"/>
        </w:rPr>
      </w:pPr>
    </w:p>
    <w:p w14:paraId="4E23FE64" w14:textId="185B18BC" w:rsidR="00C33689" w:rsidRPr="00947823" w:rsidRDefault="00C33689" w:rsidP="00084CB8">
      <w:pPr>
        <w:spacing w:after="240" w:line="240" w:lineRule="auto"/>
        <w:rPr>
          <w:rFonts w:ascii="Georgia" w:eastAsia="Times New Roman" w:hAnsi="Georgia" w:cs="Times New Roman"/>
          <w:lang w:eastAsia="en-PH"/>
        </w:rPr>
      </w:pPr>
    </w:p>
    <w:p w14:paraId="79D0A63B" w14:textId="77777777" w:rsidR="00431977" w:rsidRPr="00947823" w:rsidRDefault="00431977" w:rsidP="00084CB8">
      <w:pPr>
        <w:spacing w:after="240" w:line="240" w:lineRule="auto"/>
        <w:rPr>
          <w:rFonts w:ascii="Georgia" w:eastAsia="Times New Roman" w:hAnsi="Georgia" w:cs="Times New Roman"/>
          <w:lang w:eastAsia="en-PH"/>
        </w:rPr>
      </w:pPr>
    </w:p>
    <w:p w14:paraId="071AF402" w14:textId="77777777" w:rsidR="00C33689" w:rsidRPr="00947823" w:rsidRDefault="00C33689" w:rsidP="00084CB8">
      <w:pPr>
        <w:spacing w:after="240" w:line="240" w:lineRule="auto"/>
        <w:rPr>
          <w:rFonts w:ascii="Georgia" w:eastAsia="Times New Roman" w:hAnsi="Georgia" w:cs="Times New Roman"/>
          <w:lang w:eastAsia="en-PH"/>
        </w:rPr>
      </w:pPr>
    </w:p>
    <w:p w14:paraId="1B748688" w14:textId="3F00E720"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DHAN DAVISH </w:t>
      </w:r>
      <w:r w:rsidR="002F5B72">
        <w:rPr>
          <w:rFonts w:ascii="Georgia" w:eastAsia="Times New Roman" w:hAnsi="Georgia" w:cs="Times New Roman"/>
          <w:b/>
          <w:bCs/>
          <w:color w:val="000000"/>
          <w:lang w:eastAsia="en-PH"/>
        </w:rPr>
        <w:t xml:space="preserve"> V.</w:t>
      </w:r>
      <w:r w:rsidRPr="00947823">
        <w:rPr>
          <w:rFonts w:ascii="Georgia" w:eastAsia="Times New Roman" w:hAnsi="Georgia" w:cs="Times New Roman"/>
          <w:b/>
          <w:bCs/>
          <w:color w:val="000000"/>
          <w:lang w:eastAsia="en-PH"/>
        </w:rPr>
        <w:t>ALAMO</w:t>
      </w:r>
    </w:p>
    <w:p w14:paraId="6059CC2C"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Adviser</w:t>
      </w:r>
    </w:p>
    <w:p w14:paraId="6FFA99BC" w14:textId="0774509B" w:rsidR="00084CB8" w:rsidRPr="00947823" w:rsidRDefault="00084CB8" w:rsidP="00084CB8">
      <w:pPr>
        <w:spacing w:after="0" w:line="240" w:lineRule="auto"/>
        <w:rPr>
          <w:rFonts w:ascii="Georgia" w:eastAsia="Times New Roman" w:hAnsi="Georgia" w:cs="Times New Roman"/>
          <w:lang w:eastAsia="en-PH"/>
        </w:rPr>
      </w:pPr>
    </w:p>
    <w:p w14:paraId="64F57B39" w14:textId="38851DAA" w:rsidR="00C33689" w:rsidRPr="00947823" w:rsidRDefault="00C33689" w:rsidP="00084CB8">
      <w:pPr>
        <w:spacing w:after="0" w:line="240" w:lineRule="auto"/>
        <w:rPr>
          <w:rFonts w:ascii="Georgia" w:eastAsia="Times New Roman" w:hAnsi="Georgia" w:cs="Times New Roman"/>
          <w:lang w:eastAsia="en-PH"/>
        </w:rPr>
      </w:pPr>
    </w:p>
    <w:p w14:paraId="65CFC212" w14:textId="3B10A679" w:rsidR="00C33689" w:rsidRPr="00947823" w:rsidRDefault="00C33689" w:rsidP="00084CB8">
      <w:pPr>
        <w:spacing w:after="0" w:line="240" w:lineRule="auto"/>
        <w:rPr>
          <w:rFonts w:ascii="Georgia" w:eastAsia="Times New Roman" w:hAnsi="Georgia" w:cs="Times New Roman"/>
          <w:lang w:eastAsia="en-PH"/>
        </w:rPr>
      </w:pPr>
    </w:p>
    <w:p w14:paraId="08CF4860" w14:textId="77777777" w:rsidR="00431977" w:rsidRPr="00947823" w:rsidRDefault="00431977" w:rsidP="00084CB8">
      <w:pPr>
        <w:spacing w:after="0" w:line="240" w:lineRule="auto"/>
        <w:rPr>
          <w:rFonts w:ascii="Georgia" w:eastAsia="Times New Roman" w:hAnsi="Georgia" w:cs="Times New Roman"/>
          <w:lang w:eastAsia="en-PH"/>
        </w:rPr>
      </w:pPr>
    </w:p>
    <w:p w14:paraId="78C4A57F" w14:textId="50C20608" w:rsidR="00C33689" w:rsidRPr="00947823" w:rsidRDefault="00C33689" w:rsidP="00084CB8">
      <w:pPr>
        <w:spacing w:after="0" w:line="240" w:lineRule="auto"/>
        <w:rPr>
          <w:rFonts w:ascii="Georgia" w:eastAsia="Times New Roman" w:hAnsi="Georgia" w:cs="Times New Roman"/>
          <w:lang w:eastAsia="en-PH"/>
        </w:rPr>
      </w:pPr>
    </w:p>
    <w:p w14:paraId="3E6E4C21" w14:textId="77777777" w:rsidR="00431977" w:rsidRPr="00947823" w:rsidRDefault="00431977" w:rsidP="00084CB8">
      <w:pPr>
        <w:spacing w:after="0" w:line="240" w:lineRule="auto"/>
        <w:rPr>
          <w:rFonts w:ascii="Georgia" w:eastAsia="Times New Roman" w:hAnsi="Georgia" w:cs="Times New Roman"/>
          <w:lang w:eastAsia="en-PH"/>
        </w:rPr>
      </w:pPr>
    </w:p>
    <w:p w14:paraId="7BE8B4C2"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RHODORA FAYE A. BROSAS, MBA, MIT</w:t>
      </w:r>
    </w:p>
    <w:p w14:paraId="5E788638" w14:textId="286B650F" w:rsidR="00431977" w:rsidRPr="00947823" w:rsidRDefault="00084CB8" w:rsidP="00431977">
      <w:pPr>
        <w:spacing w:before="240"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Capstone Project Coordinator</w:t>
      </w:r>
    </w:p>
    <w:p w14:paraId="1A3088E9" w14:textId="77777777" w:rsidR="00084CB8" w:rsidRPr="00947823" w:rsidRDefault="00084CB8" w:rsidP="00084CB8">
      <w:pPr>
        <w:spacing w:after="0" w:line="240" w:lineRule="auto"/>
        <w:rPr>
          <w:rFonts w:ascii="Georgia" w:eastAsia="Times New Roman" w:hAnsi="Georgia" w:cs="Times New Roman"/>
          <w:lang w:eastAsia="en-PH"/>
        </w:rPr>
      </w:pPr>
    </w:p>
    <w:p w14:paraId="53010A64"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CAPSTONE PROJECT 2 COMPLETION</w:t>
      </w:r>
    </w:p>
    <w:p w14:paraId="69F87D8F"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Project Title:   </w:t>
      </w:r>
      <w:r w:rsidRPr="00947823">
        <w:rPr>
          <w:rFonts w:ascii="Georgia" w:eastAsia="Times New Roman" w:hAnsi="Georgia" w:cs="Times New Roman"/>
          <w:color w:val="000000"/>
          <w:lang w:eastAsia="en-PH"/>
        </w:rPr>
        <w:t>MENTOR-SHIFT: A MOBILE PLATFORM SOLUTION ON PERSONALIZED TUTORING</w:t>
      </w:r>
    </w:p>
    <w:p w14:paraId="7CF5D1FA" w14:textId="6AF8BE0D" w:rsidR="00084CB8" w:rsidRPr="00947823" w:rsidRDefault="00084CB8" w:rsidP="00AC5E65">
      <w:pPr>
        <w:spacing w:before="240"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 xml:space="preserve">           Researcher:   </w:t>
      </w:r>
      <w:r w:rsidRPr="00947823">
        <w:rPr>
          <w:rFonts w:ascii="Georgia" w:eastAsia="Times New Roman" w:hAnsi="Georgia" w:cs="Times New Roman"/>
          <w:color w:val="000000"/>
          <w:lang w:eastAsia="en-PH"/>
        </w:rPr>
        <w:t>Jade Buban Raposa</w:t>
      </w:r>
      <w:r w:rsidR="00AC5E65" w:rsidRPr="00947823">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Ian Jay Niccolo D. Bueno</w:t>
      </w:r>
      <w:r w:rsidRPr="00947823">
        <w:rPr>
          <w:rFonts w:ascii="Georgia" w:eastAsia="Times New Roman" w:hAnsi="Georgia" w:cs="Times New Roman"/>
          <w:b/>
          <w:bCs/>
          <w:color w:val="000000"/>
          <w:lang w:eastAsia="en-PH"/>
        </w:rPr>
        <w:t> </w:t>
      </w:r>
    </w:p>
    <w:p w14:paraId="7D856DC3" w14:textId="447E7529"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AC5E65"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 xml:space="preserve">Marc Austin </w:t>
      </w:r>
      <w:r w:rsidR="00306E71" w:rsidRPr="00947823">
        <w:rPr>
          <w:rFonts w:ascii="Georgia" w:eastAsia="Times New Roman" w:hAnsi="Georgia" w:cs="Times New Roman"/>
          <w:color w:val="000000"/>
          <w:lang w:eastAsia="en-PH"/>
        </w:rPr>
        <w:t xml:space="preserve">K. </w:t>
      </w:r>
      <w:proofErr w:type="spellStart"/>
      <w:r w:rsidRPr="00947823">
        <w:rPr>
          <w:rFonts w:ascii="Georgia" w:eastAsia="Times New Roman" w:hAnsi="Georgia" w:cs="Times New Roman"/>
          <w:color w:val="000000"/>
          <w:lang w:eastAsia="en-PH"/>
        </w:rPr>
        <w:t>Bonagua</w:t>
      </w:r>
      <w:proofErr w:type="spellEnd"/>
      <w:r w:rsidRPr="00947823">
        <w:rPr>
          <w:rFonts w:ascii="Georgia" w:eastAsia="Times New Roman" w:hAnsi="Georgia" w:cs="Times New Roman"/>
          <w:color w:val="000000"/>
          <w:lang w:eastAsia="en-PH"/>
        </w:rPr>
        <w:tab/>
        <w:t xml:space="preserve">  </w:t>
      </w:r>
      <w:r w:rsidRPr="00947823">
        <w:rPr>
          <w:rFonts w:ascii="Georgia" w:eastAsia="Times New Roman" w:hAnsi="Georgia" w:cs="Times New Roman"/>
          <w:b/>
          <w:bCs/>
          <w:color w:val="000000"/>
          <w:lang w:eastAsia="en-PH"/>
        </w:rPr>
        <w:t>        </w:t>
      </w:r>
    </w:p>
    <w:p w14:paraId="02D0BB1E" w14:textId="77777777"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Degree Program:  </w:t>
      </w:r>
      <w:r w:rsidRPr="00947823">
        <w:rPr>
          <w:rFonts w:ascii="Georgia" w:eastAsia="Times New Roman" w:hAnsi="Georgia" w:cs="Times New Roman"/>
          <w:color w:val="000000"/>
          <w:lang w:eastAsia="en-PH"/>
        </w:rPr>
        <w:t>Bachelor of Science in Information Technology</w:t>
      </w:r>
    </w:p>
    <w:p w14:paraId="53E8E3D7" w14:textId="31EAA644" w:rsidR="00084CB8" w:rsidRPr="00947823" w:rsidRDefault="00AC5E65" w:rsidP="00AC5E65">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FF0000"/>
          <w:lang w:eastAsia="en-PH"/>
        </w:rPr>
        <w:t xml:space="preserve"> </w:t>
      </w:r>
      <w:r w:rsidR="00084CB8" w:rsidRPr="00947823">
        <w:rPr>
          <w:rFonts w:ascii="Georgia" w:eastAsia="Times New Roman" w:hAnsi="Georgia" w:cs="Times New Roman"/>
          <w:b/>
          <w:bCs/>
          <w:color w:val="000000" w:themeColor="text1"/>
          <w:lang w:eastAsia="en-PH"/>
        </w:rPr>
        <w:t>Final Defense Completed on: </w:t>
      </w:r>
      <w:r w:rsidR="00431977" w:rsidRPr="00947823">
        <w:rPr>
          <w:rFonts w:ascii="Georgia" w:eastAsia="Times New Roman" w:hAnsi="Georgia" w:cs="Times New Roman"/>
          <w:color w:val="000000" w:themeColor="text1"/>
          <w:lang w:eastAsia="en-PH"/>
        </w:rPr>
        <w:t>October 14, 2024</w:t>
      </w:r>
    </w:p>
    <w:p w14:paraId="287990AA" w14:textId="77777777" w:rsidR="00084CB8" w:rsidRPr="00947823" w:rsidRDefault="00084CB8" w:rsidP="00084CB8">
      <w:pPr>
        <w:spacing w:before="240" w:after="200" w:line="240" w:lineRule="auto"/>
        <w:jc w:val="center"/>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CAPSTONE PROJECT COMMITTEE</w:t>
      </w:r>
    </w:p>
    <w:p w14:paraId="6653D89D" w14:textId="77777777" w:rsidR="00AC5E65" w:rsidRPr="00947823" w:rsidRDefault="00AC5E65" w:rsidP="00084CB8">
      <w:pPr>
        <w:spacing w:before="240" w:after="200" w:line="240" w:lineRule="auto"/>
        <w:jc w:val="center"/>
        <w:rPr>
          <w:rFonts w:ascii="Georgia" w:eastAsia="Times New Roman" w:hAnsi="Georgia" w:cs="Times New Roman"/>
          <w:lang w:eastAsia="en-PH"/>
        </w:rPr>
      </w:pPr>
    </w:p>
    <w:p w14:paraId="5AAF9044" w14:textId="2249A5B3" w:rsidR="00084CB8" w:rsidRPr="00947823" w:rsidRDefault="00084CB8" w:rsidP="00084CB8">
      <w:pPr>
        <w:spacing w:before="240" w:after="200" w:line="240" w:lineRule="auto"/>
        <w:ind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FINAL DEFENSE COMMITTE</w:t>
      </w:r>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AC5E65"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SIGNATURES</w:t>
      </w:r>
    </w:p>
    <w:p w14:paraId="1C3E579F" w14:textId="0A90397A" w:rsidR="00084CB8" w:rsidRPr="00947823" w:rsidRDefault="00084CB8" w:rsidP="00084CB8">
      <w:pPr>
        <w:spacing w:before="240" w:after="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JP REMAR A. SERRANO</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431977"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 xml:space="preserve"> ________________</w:t>
      </w:r>
    </w:p>
    <w:p w14:paraId="039D2147" w14:textId="39A9DDE5" w:rsidR="00084CB8" w:rsidRPr="00947823" w:rsidRDefault="00084CB8" w:rsidP="00AC5E65">
      <w:pPr>
        <w:spacing w:before="240" w:after="20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3E126068"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REILAN  L. CADUBLA</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________________</w:t>
      </w:r>
    </w:p>
    <w:p w14:paraId="620957C9"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1B79AA57" w14:textId="77777777" w:rsidR="00084CB8" w:rsidRPr="00947823" w:rsidRDefault="00084CB8" w:rsidP="00084CB8">
      <w:pPr>
        <w:spacing w:after="0" w:line="240" w:lineRule="auto"/>
        <w:rPr>
          <w:rFonts w:ascii="Georgia" w:eastAsia="Times New Roman" w:hAnsi="Georgia" w:cs="Times New Roman"/>
          <w:lang w:eastAsia="en-PH"/>
        </w:rPr>
      </w:pPr>
    </w:p>
    <w:p w14:paraId="258889CC" w14:textId="7A9AC479"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DHAN DAVISH </w:t>
      </w:r>
      <w:r w:rsidR="008B1E4F">
        <w:rPr>
          <w:rFonts w:ascii="Georgia" w:eastAsia="Times New Roman" w:hAnsi="Georgia" w:cs="Times New Roman"/>
          <w:b/>
          <w:bCs/>
          <w:color w:val="000000"/>
          <w:lang w:eastAsia="en-PH"/>
        </w:rPr>
        <w:t xml:space="preserve">V. </w:t>
      </w:r>
      <w:r w:rsidRPr="00947823">
        <w:rPr>
          <w:rFonts w:ascii="Georgia" w:eastAsia="Times New Roman" w:hAnsi="Georgia" w:cs="Times New Roman"/>
          <w:b/>
          <w:bCs/>
          <w:color w:val="000000"/>
          <w:lang w:eastAsia="en-PH"/>
        </w:rPr>
        <w:t>ALAMO</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________________</w:t>
      </w:r>
    </w:p>
    <w:p w14:paraId="7EBE9A23" w14:textId="44B27262" w:rsidR="00C33689" w:rsidRPr="00947823" w:rsidRDefault="00084CB8" w:rsidP="00AC5E65">
      <w:pPr>
        <w:spacing w:before="240" w:after="0" w:line="24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Adviser</w:t>
      </w:r>
    </w:p>
    <w:p w14:paraId="66D2FBBA" w14:textId="59E6A074" w:rsidR="00084CB8" w:rsidRPr="00947823" w:rsidRDefault="00084CB8" w:rsidP="00084CB8">
      <w:pPr>
        <w:spacing w:after="0" w:line="240" w:lineRule="auto"/>
        <w:rPr>
          <w:rFonts w:ascii="Georgia" w:eastAsia="Times New Roman" w:hAnsi="Georgia" w:cs="Times New Roman"/>
          <w:lang w:eastAsia="en-PH"/>
        </w:rPr>
      </w:pPr>
    </w:p>
    <w:p w14:paraId="7FA66FC2" w14:textId="2F1A5BB7" w:rsidR="00431977" w:rsidRPr="00947823" w:rsidRDefault="00431977" w:rsidP="00084CB8">
      <w:pPr>
        <w:spacing w:after="0" w:line="240" w:lineRule="auto"/>
        <w:rPr>
          <w:rFonts w:ascii="Georgia" w:eastAsia="Times New Roman" w:hAnsi="Georgia" w:cs="Times New Roman"/>
          <w:lang w:eastAsia="en-PH"/>
        </w:rPr>
      </w:pPr>
    </w:p>
    <w:p w14:paraId="213D473C" w14:textId="46E294C6" w:rsidR="00431977" w:rsidRPr="00947823" w:rsidRDefault="00431977" w:rsidP="00084CB8">
      <w:pPr>
        <w:spacing w:after="0" w:line="240" w:lineRule="auto"/>
        <w:rPr>
          <w:rFonts w:ascii="Georgia" w:eastAsia="Times New Roman" w:hAnsi="Georgia" w:cs="Times New Roman"/>
          <w:lang w:eastAsia="en-PH"/>
        </w:rPr>
      </w:pPr>
    </w:p>
    <w:p w14:paraId="7D7250CF" w14:textId="25931015" w:rsidR="00431977" w:rsidRPr="00947823" w:rsidRDefault="00431977" w:rsidP="00084CB8">
      <w:pPr>
        <w:spacing w:after="0" w:line="240" w:lineRule="auto"/>
        <w:rPr>
          <w:rFonts w:ascii="Georgia" w:eastAsia="Times New Roman" w:hAnsi="Georgia" w:cs="Times New Roman"/>
          <w:lang w:eastAsia="en-PH"/>
        </w:rPr>
      </w:pPr>
    </w:p>
    <w:p w14:paraId="15DCCB46" w14:textId="526F0782" w:rsidR="00431977" w:rsidRPr="00947823" w:rsidRDefault="00431977" w:rsidP="00084CB8">
      <w:pPr>
        <w:spacing w:after="0" w:line="240" w:lineRule="auto"/>
        <w:rPr>
          <w:rFonts w:ascii="Georgia" w:eastAsia="Times New Roman" w:hAnsi="Georgia" w:cs="Times New Roman"/>
          <w:lang w:eastAsia="en-PH"/>
        </w:rPr>
      </w:pPr>
    </w:p>
    <w:p w14:paraId="087FE038" w14:textId="2CC97D97" w:rsidR="00431977" w:rsidRPr="00947823" w:rsidRDefault="00431977" w:rsidP="00084CB8">
      <w:pPr>
        <w:spacing w:after="0" w:line="240" w:lineRule="auto"/>
        <w:rPr>
          <w:rFonts w:ascii="Georgia" w:eastAsia="Times New Roman" w:hAnsi="Georgia" w:cs="Times New Roman"/>
          <w:lang w:eastAsia="en-PH"/>
        </w:rPr>
      </w:pPr>
    </w:p>
    <w:p w14:paraId="48E3DB01" w14:textId="77777777" w:rsidR="00431977" w:rsidRPr="00947823" w:rsidRDefault="00431977" w:rsidP="00084CB8">
      <w:pPr>
        <w:spacing w:after="0" w:line="240" w:lineRule="auto"/>
        <w:rPr>
          <w:rFonts w:ascii="Georgia" w:eastAsia="Times New Roman" w:hAnsi="Georgia" w:cs="Times New Roman"/>
          <w:lang w:eastAsia="en-PH"/>
        </w:rPr>
      </w:pPr>
    </w:p>
    <w:p w14:paraId="5987C6D0" w14:textId="77777777" w:rsidR="00AC5E65" w:rsidRPr="00947823" w:rsidRDefault="00AC5E65" w:rsidP="00084CB8">
      <w:pPr>
        <w:spacing w:after="0" w:line="240" w:lineRule="auto"/>
        <w:rPr>
          <w:rFonts w:ascii="Georgia" w:eastAsia="Times New Roman" w:hAnsi="Georgia" w:cs="Times New Roman"/>
          <w:lang w:eastAsia="en-PH"/>
        </w:rPr>
      </w:pPr>
    </w:p>
    <w:p w14:paraId="4988DB16" w14:textId="77777777" w:rsidR="00AC5E65" w:rsidRPr="00947823" w:rsidRDefault="00AC5E65" w:rsidP="00084CB8">
      <w:pPr>
        <w:spacing w:after="0" w:line="240" w:lineRule="auto"/>
        <w:rPr>
          <w:rFonts w:ascii="Georgia" w:eastAsia="Times New Roman" w:hAnsi="Georgia" w:cs="Times New Roman"/>
          <w:lang w:eastAsia="en-PH"/>
        </w:rPr>
      </w:pPr>
    </w:p>
    <w:p w14:paraId="470FEC02" w14:textId="0D353E70"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VICTOR</w:t>
      </w:r>
      <w:r w:rsidR="002F5B72">
        <w:rPr>
          <w:rFonts w:ascii="Georgia" w:eastAsia="Times New Roman" w:hAnsi="Georgia" w:cs="Times New Roman"/>
          <w:b/>
          <w:bCs/>
          <w:color w:val="000000"/>
          <w:lang w:eastAsia="en-PH"/>
        </w:rPr>
        <w:t xml:space="preserve"> Q.</w:t>
      </w:r>
      <w:r w:rsidRPr="00947823">
        <w:rPr>
          <w:rFonts w:ascii="Georgia" w:eastAsia="Times New Roman" w:hAnsi="Georgia" w:cs="Times New Roman"/>
          <w:b/>
          <w:bCs/>
          <w:color w:val="000000"/>
          <w:lang w:eastAsia="en-PH"/>
        </w:rPr>
        <w:t xml:space="preserve"> PARILLAS JR.</w:t>
      </w:r>
      <w:r w:rsidR="002F5B72">
        <w:rPr>
          <w:rFonts w:ascii="Georgia" w:eastAsia="Times New Roman" w:hAnsi="Georgia" w:cs="Times New Roman"/>
          <w:b/>
          <w:bCs/>
          <w:color w:val="000000"/>
          <w:lang w:eastAsia="en-PH"/>
        </w:rPr>
        <w:t>, DIT</w:t>
      </w:r>
    </w:p>
    <w:p w14:paraId="26537AD5" w14:textId="6BB0F48E" w:rsidR="00AC5E65" w:rsidRPr="00947823" w:rsidRDefault="00084CB8" w:rsidP="002943B9">
      <w:pPr>
        <w:spacing w:before="240" w:after="24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Chairman</w:t>
      </w:r>
    </w:p>
    <w:p w14:paraId="03E4DF5E"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CERTIFICATE OF APPROVAL</w:t>
      </w:r>
    </w:p>
    <w:p w14:paraId="7E59D3D0" w14:textId="77777777" w:rsidR="00084CB8" w:rsidRPr="00947823" w:rsidRDefault="00084CB8" w:rsidP="00084CB8">
      <w:pPr>
        <w:spacing w:after="0" w:line="240" w:lineRule="auto"/>
        <w:rPr>
          <w:rFonts w:ascii="Georgia" w:eastAsia="Times New Roman" w:hAnsi="Georgia" w:cs="Times New Roman"/>
          <w:lang w:eastAsia="en-PH"/>
        </w:rPr>
      </w:pPr>
    </w:p>
    <w:p w14:paraId="571FDB61"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This is to certify that the Capstone Project of:</w:t>
      </w:r>
    </w:p>
    <w:p w14:paraId="7C300C26" w14:textId="77777777"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5A4F0DEE" w14:textId="77777777"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JADE BUBAN RAPOSA</w:t>
      </w:r>
    </w:p>
    <w:p w14:paraId="25D654AE" w14:textId="77777777"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IAN JAY NICCOLO D. BUENO</w:t>
      </w:r>
    </w:p>
    <w:p w14:paraId="2A7B5C4C" w14:textId="306E1818"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MARC AUSTI</w:t>
      </w:r>
      <w:r w:rsidR="00306E71" w:rsidRPr="00947823">
        <w:rPr>
          <w:rFonts w:ascii="Georgia" w:eastAsia="Times New Roman" w:hAnsi="Georgia" w:cs="Times New Roman"/>
          <w:b/>
          <w:bCs/>
          <w:color w:val="000000"/>
          <w:lang w:eastAsia="en-PH"/>
        </w:rPr>
        <w:t>N K.</w:t>
      </w:r>
      <w:r w:rsidRPr="00947823">
        <w:rPr>
          <w:rFonts w:ascii="Georgia" w:eastAsia="Times New Roman" w:hAnsi="Georgia" w:cs="Times New Roman"/>
          <w:b/>
          <w:bCs/>
          <w:color w:val="000000"/>
          <w:lang w:eastAsia="en-PH"/>
        </w:rPr>
        <w:t xml:space="preserve"> BONAGUA</w:t>
      </w:r>
    </w:p>
    <w:p w14:paraId="59909537"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1AB9555F"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Has been approved by the Capstone Project Committee in partial fulfillment of the Requirements of the Bachelor of Science in Information Technology School of Engineering and Computer Studies.</w:t>
      </w:r>
      <w:r w:rsidRPr="00947823">
        <w:rPr>
          <w:rFonts w:ascii="Georgia" w:eastAsia="Times New Roman" w:hAnsi="Georgia" w:cs="Times New Roman"/>
          <w:b/>
          <w:bCs/>
          <w:color w:val="000000"/>
          <w:lang w:eastAsia="en-PH"/>
        </w:rPr>
        <w:t> </w:t>
      </w:r>
    </w:p>
    <w:p w14:paraId="02B8A00D" w14:textId="77777777" w:rsidR="00431977" w:rsidRPr="00947823" w:rsidRDefault="00431977" w:rsidP="00084CB8">
      <w:pPr>
        <w:spacing w:before="240" w:after="0" w:line="480" w:lineRule="auto"/>
        <w:ind w:firstLine="720"/>
        <w:jc w:val="center"/>
        <w:rPr>
          <w:rFonts w:ascii="Georgia" w:eastAsia="Times New Roman" w:hAnsi="Georgia" w:cs="Times New Roman"/>
          <w:b/>
          <w:bCs/>
          <w:color w:val="000000"/>
          <w:lang w:eastAsia="en-PH"/>
        </w:rPr>
      </w:pPr>
    </w:p>
    <w:p w14:paraId="530CD0B0" w14:textId="2409F1BC" w:rsidR="00084CB8" w:rsidRPr="00947823" w:rsidRDefault="00084CB8" w:rsidP="00084CB8">
      <w:pPr>
        <w:spacing w:before="240" w:after="0" w:line="480" w:lineRule="auto"/>
        <w:ind w:firstLine="720"/>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2DAECC1A"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DHAN DAVISH ALAMO</w:t>
      </w:r>
    </w:p>
    <w:p w14:paraId="25D8C4F5" w14:textId="712C1E08" w:rsidR="00084CB8" w:rsidRPr="00947823" w:rsidRDefault="00084CB8" w:rsidP="00084CB8">
      <w:pPr>
        <w:spacing w:before="240"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Adviser</w:t>
      </w:r>
    </w:p>
    <w:p w14:paraId="448919B5" w14:textId="77777777" w:rsidR="00C33689" w:rsidRPr="00947823" w:rsidRDefault="00C33689" w:rsidP="00084CB8">
      <w:pPr>
        <w:spacing w:before="240" w:after="0" w:line="240" w:lineRule="auto"/>
        <w:jc w:val="center"/>
        <w:rPr>
          <w:rFonts w:ascii="Georgia" w:eastAsia="Times New Roman" w:hAnsi="Georgia" w:cs="Times New Roman"/>
          <w:lang w:eastAsia="en-PH"/>
        </w:rPr>
      </w:pPr>
    </w:p>
    <w:p w14:paraId="0808B7BC" w14:textId="77777777" w:rsidR="00084CB8" w:rsidRPr="00947823" w:rsidRDefault="00084CB8" w:rsidP="00084CB8">
      <w:pPr>
        <w:spacing w:after="0" w:line="240" w:lineRule="auto"/>
        <w:rPr>
          <w:rFonts w:ascii="Georgia" w:eastAsia="Times New Roman" w:hAnsi="Georgia" w:cs="Times New Roman"/>
          <w:lang w:eastAsia="en-PH"/>
        </w:rPr>
      </w:pPr>
    </w:p>
    <w:p w14:paraId="517D5AC6"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RHODORA FAYE A. BROSAS, MBA, MIT</w:t>
      </w:r>
    </w:p>
    <w:p w14:paraId="51102F9A"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Capstone Project Coordinator</w:t>
      </w:r>
      <w:r w:rsidRPr="00947823">
        <w:rPr>
          <w:rFonts w:ascii="Georgia" w:eastAsia="Times New Roman" w:hAnsi="Georgia" w:cs="Times New Roman"/>
          <w:b/>
          <w:bCs/>
          <w:color w:val="000000"/>
          <w:lang w:eastAsia="en-PH"/>
        </w:rPr>
        <w:t> </w:t>
      </w:r>
    </w:p>
    <w:p w14:paraId="74FF0055"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75BCB177"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ENGR. MARBEN S. RAMOS, LPT</w:t>
      </w:r>
    </w:p>
    <w:p w14:paraId="171D1EDB" w14:textId="7E667B2C" w:rsidR="00C33689" w:rsidRPr="00947823" w:rsidRDefault="00084CB8" w:rsidP="00AC5E65">
      <w:pPr>
        <w:spacing w:before="240" w:after="24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OIC </w:t>
      </w:r>
      <w:r w:rsidR="00C33689" w:rsidRPr="00947823">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t xml:space="preserve"> Dean</w:t>
      </w:r>
    </w:p>
    <w:p w14:paraId="49D2466D" w14:textId="77777777" w:rsidR="002943B9" w:rsidRPr="00947823" w:rsidRDefault="002943B9" w:rsidP="00AC5E65">
      <w:pPr>
        <w:spacing w:before="240" w:after="240" w:line="240" w:lineRule="auto"/>
        <w:jc w:val="center"/>
        <w:rPr>
          <w:rFonts w:ascii="Georgia" w:eastAsia="Times New Roman" w:hAnsi="Georgia" w:cs="Times New Roman"/>
          <w:color w:val="000000"/>
          <w:lang w:eastAsia="en-PH"/>
        </w:rPr>
      </w:pPr>
    </w:p>
    <w:p w14:paraId="55A66662"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EXECUTIVE SUMMARY</w:t>
      </w:r>
    </w:p>
    <w:p w14:paraId="6BB2A573" w14:textId="4BA9E278"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Project Title:   </w:t>
      </w:r>
      <w:r w:rsidRPr="00947823">
        <w:rPr>
          <w:rFonts w:ascii="Georgia" w:eastAsia="Times New Roman" w:hAnsi="Georgia" w:cs="Times New Roman"/>
          <w:color w:val="000000"/>
          <w:lang w:eastAsia="en-PH"/>
        </w:rPr>
        <w:t>MENTOR-SHIFT: A MOBILE PLATFORM SOLUTION ON</w:t>
      </w:r>
      <w:ins w:id="1" w:author="Jade Raposa" w:date="2024-10-16T17:41:00Z" w16du:dateUtc="2024-10-16T09:41:00Z">
        <w:r w:rsidR="00525EC4">
          <w:rPr>
            <w:rFonts w:ascii="Georgia" w:eastAsia="Times New Roman" w:hAnsi="Georgia" w:cs="Times New Roman"/>
            <w:color w:val="000000"/>
            <w:lang w:eastAsia="en-PH"/>
          </w:rPr>
          <w:t xml:space="preserve"> </w:t>
        </w:r>
      </w:ins>
      <w:del w:id="2" w:author="Jade Raposa" w:date="2024-10-16T17:41:00Z" w16du:dateUtc="2024-10-16T09:41:00Z">
        <w:r w:rsidRPr="00947823" w:rsidDel="00525EC4">
          <w:rPr>
            <w:rFonts w:ascii="Georgia" w:eastAsia="Times New Roman" w:hAnsi="Georgia" w:cs="Times New Roman"/>
            <w:color w:val="000000"/>
            <w:lang w:eastAsia="en-PH"/>
          </w:rPr>
          <w:delText xml:space="preserve"> </w:delText>
        </w:r>
      </w:del>
      <w:r w:rsidRPr="00947823">
        <w:rPr>
          <w:rFonts w:ascii="Georgia" w:eastAsia="Times New Roman" w:hAnsi="Georgia" w:cs="Times New Roman"/>
          <w:color w:val="000000"/>
          <w:lang w:eastAsia="en-PH"/>
        </w:rPr>
        <w:t>PERSONALIZED TUTORING</w:t>
      </w:r>
    </w:p>
    <w:p w14:paraId="3F82238A" w14:textId="77777777"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Researcher:   </w:t>
      </w:r>
      <w:r w:rsidRPr="00947823">
        <w:rPr>
          <w:rFonts w:ascii="Georgia" w:eastAsia="Times New Roman" w:hAnsi="Georgia" w:cs="Times New Roman"/>
          <w:color w:val="000000"/>
          <w:lang w:eastAsia="en-PH"/>
        </w:rPr>
        <w:t>Jade Buban Raposa</w:t>
      </w:r>
      <w:r w:rsidRPr="00947823">
        <w:rPr>
          <w:rFonts w:ascii="Georgia" w:eastAsia="Times New Roman" w:hAnsi="Georgia" w:cs="Times New Roman"/>
          <w:color w:val="000000"/>
          <w:lang w:eastAsia="en-PH"/>
        </w:rPr>
        <w:tab/>
        <w:t>Ian Jay Niccolo D. Bueno</w:t>
      </w:r>
      <w:r w:rsidRPr="00947823">
        <w:rPr>
          <w:rFonts w:ascii="Georgia" w:eastAsia="Times New Roman" w:hAnsi="Georgia" w:cs="Times New Roman"/>
          <w:color w:val="000000"/>
          <w:lang w:eastAsia="en-PH"/>
        </w:rPr>
        <w:tab/>
      </w:r>
    </w:p>
    <w:p w14:paraId="7E9A3B39" w14:textId="75EA15C6"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Marc Austin</w:t>
      </w:r>
      <w:r w:rsidR="00306E71" w:rsidRPr="00947823">
        <w:rPr>
          <w:rFonts w:ascii="Georgia" w:eastAsia="Times New Roman" w:hAnsi="Georgia" w:cs="Times New Roman"/>
          <w:color w:val="000000"/>
          <w:lang w:eastAsia="en-PH"/>
        </w:rPr>
        <w:t xml:space="preserve"> K.</w:t>
      </w:r>
      <w:r w:rsidRPr="00947823">
        <w:rPr>
          <w:rFonts w:ascii="Georgia" w:eastAsia="Times New Roman" w:hAnsi="Georgia" w:cs="Times New Roman"/>
          <w:color w:val="000000"/>
          <w:lang w:eastAsia="en-PH"/>
        </w:rPr>
        <w:t xml:space="preserve"> </w:t>
      </w:r>
      <w:proofErr w:type="spellStart"/>
      <w:r w:rsidRPr="00947823">
        <w:rPr>
          <w:rFonts w:ascii="Georgia" w:eastAsia="Times New Roman" w:hAnsi="Georgia" w:cs="Times New Roman"/>
          <w:color w:val="000000"/>
          <w:lang w:eastAsia="en-PH"/>
        </w:rPr>
        <w:t>Bonagua</w:t>
      </w:r>
      <w:proofErr w:type="spellEnd"/>
    </w:p>
    <w:p w14:paraId="7DDEEE97" w14:textId="77777777"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Keywords: </w:t>
      </w:r>
      <w:r w:rsidRPr="00947823">
        <w:rPr>
          <w:rFonts w:ascii="Georgia" w:eastAsia="Times New Roman" w:hAnsi="Georgia" w:cs="Times New Roman"/>
          <w:color w:val="000000"/>
          <w:lang w:eastAsia="en-PH"/>
        </w:rPr>
        <w:t> Educational Technology, Mentorship, Mobile Learning, Personalized Learning</w:t>
      </w:r>
    </w:p>
    <w:p w14:paraId="4D4CFAEC" w14:textId="56C7B1D3" w:rsidR="009466BC" w:rsidDel="001C2152" w:rsidRDefault="001C2152" w:rsidP="006E6318">
      <w:pPr>
        <w:spacing w:before="240" w:after="0" w:line="480" w:lineRule="auto"/>
        <w:ind w:firstLine="720"/>
        <w:jc w:val="both"/>
        <w:rPr>
          <w:del w:id="3" w:author="Jade Raposa" w:date="2024-10-16T18:13:00Z" w16du:dateUtc="2024-10-16T10:13:00Z"/>
          <w:rFonts w:ascii="Georgia" w:eastAsia="Times New Roman" w:hAnsi="Georgia" w:cs="Times New Roman"/>
          <w:lang w:eastAsia="en-PH"/>
        </w:rPr>
        <w:pPrChange w:id="4" w:author="Jade Raposa" w:date="2024-10-16T18:14:00Z" w16du:dateUtc="2024-10-16T10:14:00Z">
          <w:pPr>
            <w:spacing w:after="240" w:line="480" w:lineRule="auto"/>
            <w:ind w:firstLine="720"/>
            <w:jc w:val="both"/>
          </w:pPr>
        </w:pPrChange>
      </w:pPr>
      <w:commentRangeStart w:id="5"/>
      <w:commentRangeStart w:id="6"/>
      <w:ins w:id="7" w:author="Jade Raposa" w:date="2024-10-16T18:13:00Z" w16du:dateUtc="2024-10-16T10:13:00Z">
        <w:r w:rsidRPr="001C2152">
          <w:rPr>
            <w:rFonts w:ascii="Georgia" w:eastAsia="Times New Roman" w:hAnsi="Georgia" w:cs="Times New Roman"/>
            <w:lang w:eastAsia="en-PH"/>
          </w:rPr>
          <w:t>The</w:t>
        </w:r>
      </w:ins>
      <w:commentRangeEnd w:id="5"/>
      <w:ins w:id="8" w:author="Jade Raposa" w:date="2024-10-16T18:34:00Z" w16du:dateUtc="2024-10-16T10:34:00Z">
        <w:r w:rsidR="006C5B53">
          <w:rPr>
            <w:rStyle w:val="CommentReference"/>
          </w:rPr>
          <w:commentReference w:id="5"/>
        </w:r>
      </w:ins>
      <w:commentRangeEnd w:id="6"/>
      <w:ins w:id="9" w:author="Jade Raposa" w:date="2024-10-16T18:35:00Z" w16du:dateUtc="2024-10-16T10:35:00Z">
        <w:r w:rsidR="006C5B53">
          <w:rPr>
            <w:rStyle w:val="CommentReference"/>
          </w:rPr>
          <w:commentReference w:id="6"/>
        </w:r>
      </w:ins>
      <w:ins w:id="10" w:author="Jade Raposa" w:date="2024-10-16T18:13:00Z" w16du:dateUtc="2024-10-16T10:13:00Z">
        <w:r w:rsidRPr="001C2152">
          <w:rPr>
            <w:rFonts w:ascii="Georgia" w:eastAsia="Times New Roman" w:hAnsi="Georgia" w:cs="Times New Roman"/>
            <w:lang w:eastAsia="en-PH"/>
          </w:rPr>
          <w:t xml:space="preserve"> "MENTOR-SHIFT: A Mobile Platform Solution for Personalized Tutoring" is an application designed to enhance the mentorship and tutoring experience in academic settings. This mobile platform addresses several critical gaps in the current educational support systems, including the difficulty in finding suitable mentors, the lack of personalized learning approaches, and the challenges in tracking academic progress and certification. By enabling seamless communication between students and educators and fostering flexible and structured mentorship opportunities, MENTOR-SHIFT provides a comprehensive solution that promotes effective mentorship within a mobile platform. Key features of the system include:</w:t>
        </w:r>
      </w:ins>
      <w:del w:id="11" w:author="Jade Raposa" w:date="2024-10-16T18:13:00Z" w16du:dateUtc="2024-10-16T10:13:00Z">
        <w:r w:rsidR="009466BC" w:rsidRPr="009466BC" w:rsidDel="001C2152">
          <w:rPr>
            <w:rFonts w:ascii="Georgia" w:eastAsia="Times New Roman" w:hAnsi="Georgia" w:cs="Times New Roman"/>
            <w:lang w:eastAsia="en-PH"/>
          </w:rPr>
          <w:delText>The "MENTOR-SHIFT: A Mobile Platform Solution for Personalized Tutoring" is an application designed to enhance the mentorship and tutoring experience in academic settings. This mobile platform addresses the</w:delText>
        </w:r>
      </w:del>
      <w:del w:id="12" w:author="Jade Raposa" w:date="2024-10-16T18:10:00Z" w16du:dateUtc="2024-10-16T10:10:00Z">
        <w:r w:rsidR="009466BC" w:rsidRPr="009466BC" w:rsidDel="009B0DE4">
          <w:rPr>
            <w:rFonts w:ascii="Georgia" w:eastAsia="Times New Roman" w:hAnsi="Georgia" w:cs="Times New Roman"/>
            <w:lang w:eastAsia="en-PH"/>
          </w:rPr>
          <w:delText xml:space="preserve"> </w:delText>
        </w:r>
      </w:del>
      <w:commentRangeStart w:id="13"/>
      <w:del w:id="14" w:author="Jade Raposa" w:date="2024-10-16T17:42:00Z" w16du:dateUtc="2024-10-16T09:42:00Z">
        <w:r w:rsidR="009466BC" w:rsidRPr="009466BC" w:rsidDel="00991897">
          <w:rPr>
            <w:rFonts w:ascii="Georgia" w:eastAsia="Times New Roman" w:hAnsi="Georgia" w:cs="Times New Roman"/>
            <w:lang w:eastAsia="en-PH"/>
          </w:rPr>
          <w:delText>increasing need</w:delText>
        </w:r>
        <w:commentRangeEnd w:id="13"/>
        <w:r w:rsidR="002A4036" w:rsidDel="00991897">
          <w:rPr>
            <w:rStyle w:val="CommentReference"/>
          </w:rPr>
          <w:commentReference w:id="13"/>
        </w:r>
      </w:del>
      <w:del w:id="15" w:author="Jade Raposa" w:date="2024-10-16T17:43:00Z" w16du:dateUtc="2024-10-16T09:43:00Z">
        <w:r w:rsidR="009466BC" w:rsidRPr="009466BC" w:rsidDel="00991897">
          <w:rPr>
            <w:rFonts w:ascii="Georgia" w:eastAsia="Times New Roman" w:hAnsi="Georgia" w:cs="Times New Roman"/>
            <w:lang w:eastAsia="en-PH"/>
          </w:rPr>
          <w:delText xml:space="preserve"> </w:delText>
        </w:r>
      </w:del>
      <w:del w:id="16" w:author="Jade Raposa" w:date="2024-10-16T17:44:00Z" w16du:dateUtc="2024-10-16T09:44:00Z">
        <w:r w:rsidR="009466BC" w:rsidRPr="009466BC" w:rsidDel="00173B76">
          <w:rPr>
            <w:rFonts w:ascii="Georgia" w:eastAsia="Times New Roman" w:hAnsi="Georgia" w:cs="Times New Roman"/>
            <w:lang w:eastAsia="en-PH"/>
          </w:rPr>
          <w:delText>for</w:delText>
        </w:r>
      </w:del>
      <w:del w:id="17" w:author="Jade Raposa" w:date="2024-10-16T18:10:00Z" w16du:dateUtc="2024-10-16T10:10:00Z">
        <w:r w:rsidR="009466BC" w:rsidRPr="009466BC" w:rsidDel="009B0DE4">
          <w:rPr>
            <w:rFonts w:ascii="Georgia" w:eastAsia="Times New Roman" w:hAnsi="Georgia" w:cs="Times New Roman"/>
            <w:lang w:eastAsia="en-PH"/>
          </w:rPr>
          <w:delText xml:space="preserve"> </w:delText>
        </w:r>
      </w:del>
      <w:del w:id="18" w:author="Jade Raposa" w:date="2024-10-16T18:13:00Z" w16du:dateUtc="2024-10-16T10:13:00Z">
        <w:r w:rsidR="009466BC" w:rsidRPr="009466BC" w:rsidDel="001C2152">
          <w:rPr>
            <w:rFonts w:ascii="Georgia" w:eastAsia="Times New Roman" w:hAnsi="Georgia" w:cs="Times New Roman"/>
            <w:lang w:eastAsia="en-PH"/>
          </w:rPr>
          <w:delText>personalized learning by enabling seamless communication between students and educators while fostering flexible and structured mentorship opportunities. To meet the growing demand for personalized educational support, MENTOR-SHIFT provides a comprehensive solution that promotes effective mentorship within a mobile platform. Key features of the system include:</w:delText>
        </w:r>
      </w:del>
    </w:p>
    <w:p w14:paraId="446F1BA7" w14:textId="77777777" w:rsidR="001C2152" w:rsidRPr="009466BC" w:rsidRDefault="001C2152" w:rsidP="006E6318">
      <w:pPr>
        <w:spacing w:after="0" w:line="480" w:lineRule="auto"/>
        <w:ind w:firstLine="720"/>
        <w:jc w:val="both"/>
        <w:rPr>
          <w:ins w:id="19" w:author="Jade Raposa" w:date="2024-10-16T18:13:00Z" w16du:dateUtc="2024-10-16T10:13:00Z"/>
          <w:rFonts w:ascii="Georgia" w:eastAsia="Times New Roman" w:hAnsi="Georgia" w:cs="Times New Roman"/>
          <w:lang w:eastAsia="en-PH"/>
        </w:rPr>
        <w:pPrChange w:id="20" w:author="Jade Raposa" w:date="2024-10-16T18:14:00Z" w16du:dateUtc="2024-10-16T10:14:00Z">
          <w:pPr>
            <w:spacing w:after="240" w:line="480" w:lineRule="auto"/>
            <w:ind w:firstLine="720"/>
            <w:jc w:val="both"/>
          </w:pPr>
        </w:pPrChange>
      </w:pPr>
    </w:p>
    <w:p w14:paraId="0B835D0E" w14:textId="77777777" w:rsidR="002736D8" w:rsidRPr="002736D8" w:rsidRDefault="002736D8" w:rsidP="002736D8">
      <w:pPr>
        <w:spacing w:after="0" w:line="480" w:lineRule="auto"/>
        <w:ind w:firstLine="720"/>
        <w:jc w:val="both"/>
        <w:rPr>
          <w:ins w:id="21" w:author="Jade Raposa" w:date="2024-10-16T18:31:00Z" w16du:dateUtc="2024-10-16T10:31:00Z"/>
          <w:rFonts w:ascii="Georgia" w:eastAsia="Times New Roman" w:hAnsi="Georgia" w:cs="Times New Roman"/>
          <w:lang w:eastAsia="en-PH"/>
        </w:rPr>
      </w:pPr>
      <w:ins w:id="22" w:author="Jade Raposa" w:date="2024-10-16T18:31:00Z" w16du:dateUtc="2024-10-16T10:31:00Z">
        <w:r w:rsidRPr="002736D8">
          <w:rPr>
            <w:rFonts w:ascii="Georgia" w:eastAsia="Times New Roman" w:hAnsi="Georgia" w:cs="Times New Roman"/>
            <w:lang w:eastAsia="en-PH"/>
          </w:rPr>
          <w:t>The platform enables users to select their roles during sign-up, providing tailored access to features based on their role as either a student or educator. Students can search for mentors, request mentorship, and access educational resources, while educators can manage mentorship requests and provide relevant materials. The streamlined mentorship request process allows educators to accept or decline requests based on their availability and expertise, ensuring personalized mentorship aligned with students' academic goals.</w:t>
        </w:r>
      </w:ins>
    </w:p>
    <w:p w14:paraId="4995A11A" w14:textId="77777777" w:rsidR="002736D8" w:rsidRPr="002736D8" w:rsidRDefault="002736D8" w:rsidP="002736D8">
      <w:pPr>
        <w:spacing w:after="0" w:line="480" w:lineRule="auto"/>
        <w:ind w:firstLine="720"/>
        <w:jc w:val="both"/>
        <w:rPr>
          <w:ins w:id="23" w:author="Jade Raposa" w:date="2024-10-16T18:31:00Z" w16du:dateUtc="2024-10-16T10:31:00Z"/>
          <w:rFonts w:ascii="Georgia" w:eastAsia="Times New Roman" w:hAnsi="Georgia" w:cs="Times New Roman"/>
          <w:lang w:eastAsia="en-PH"/>
        </w:rPr>
      </w:pPr>
    </w:p>
    <w:p w14:paraId="487DFE19" w14:textId="22DBAA28" w:rsidR="002736D8" w:rsidRPr="002736D8" w:rsidRDefault="002736D8" w:rsidP="002736D8">
      <w:pPr>
        <w:spacing w:after="0" w:line="480" w:lineRule="auto"/>
        <w:ind w:firstLine="720"/>
        <w:jc w:val="both"/>
        <w:rPr>
          <w:ins w:id="24" w:author="Jade Raposa" w:date="2024-10-16T18:31:00Z" w16du:dateUtc="2024-10-16T10:31:00Z"/>
          <w:rFonts w:ascii="Georgia" w:eastAsia="Times New Roman" w:hAnsi="Georgia" w:cs="Times New Roman"/>
          <w:lang w:eastAsia="en-PH"/>
        </w:rPr>
      </w:pPr>
      <w:ins w:id="25" w:author="Jade Raposa" w:date="2024-10-16T18:31:00Z" w16du:dateUtc="2024-10-16T10:31:00Z">
        <w:r w:rsidRPr="002736D8">
          <w:rPr>
            <w:rFonts w:ascii="Georgia" w:eastAsia="Times New Roman" w:hAnsi="Georgia" w:cs="Times New Roman"/>
            <w:lang w:eastAsia="en-PH"/>
          </w:rPr>
          <w:lastRenderedPageBreak/>
          <w:t>Educators can create and manage courses, post study materials, and assign activities such as quizzes and lessons. These resources become available to students once their mentorship request is approved, facilitating structured learning. The platform also allows educators to monitor student progress, input reports, and upload certificates for students who successfully complete their tasks. Students can download these certificates as proof of their achievements and progress.</w:t>
        </w:r>
      </w:ins>
    </w:p>
    <w:p w14:paraId="6693BBCF" w14:textId="1139831B" w:rsidR="002736D8" w:rsidRDefault="002736D8" w:rsidP="002736D8">
      <w:pPr>
        <w:spacing w:after="0" w:line="480" w:lineRule="auto"/>
        <w:ind w:firstLine="720"/>
        <w:jc w:val="both"/>
        <w:rPr>
          <w:ins w:id="26" w:author="Jade Raposa" w:date="2024-10-16T18:32:00Z" w16du:dateUtc="2024-10-16T10:32:00Z"/>
          <w:rFonts w:ascii="Georgia" w:eastAsia="Times New Roman" w:hAnsi="Georgia" w:cs="Times New Roman"/>
          <w:lang w:eastAsia="en-PH"/>
        </w:rPr>
      </w:pPr>
      <w:ins w:id="27" w:author="Jade Raposa" w:date="2024-10-16T18:31:00Z" w16du:dateUtc="2024-10-16T10:31:00Z">
        <w:r w:rsidRPr="002736D8">
          <w:rPr>
            <w:rFonts w:ascii="Georgia" w:eastAsia="Times New Roman" w:hAnsi="Georgia" w:cs="Times New Roman"/>
            <w:lang w:eastAsia="en-PH"/>
          </w:rPr>
          <w:t>A built-in messaging system enables real-time communication between mentors and mentees, fostering collaboration and enhancing the learning experience. This feature ensures continuous engagement and support throughout the mentoring process.</w:t>
        </w:r>
      </w:ins>
    </w:p>
    <w:p w14:paraId="6C508BB4" w14:textId="547C8F47" w:rsidR="002736D8" w:rsidRDefault="002736D8" w:rsidP="002736D8">
      <w:pPr>
        <w:spacing w:after="0" w:line="480" w:lineRule="auto"/>
        <w:ind w:firstLine="720"/>
        <w:jc w:val="both"/>
        <w:rPr>
          <w:ins w:id="28" w:author="Jade Raposa" w:date="2024-10-16T18:32:00Z" w16du:dateUtc="2024-10-16T10:32:00Z"/>
          <w:rFonts w:ascii="Georgia" w:eastAsia="Times New Roman" w:hAnsi="Georgia" w:cs="Times New Roman"/>
          <w:lang w:eastAsia="en-PH"/>
        </w:rPr>
        <w:pPrChange w:id="29" w:author="Jade Raposa" w:date="2024-10-16T18:32:00Z" w16du:dateUtc="2024-10-16T10:32:00Z">
          <w:pPr/>
        </w:pPrChange>
      </w:pPr>
      <w:ins w:id="30" w:author="Jade Raposa" w:date="2024-10-16T18:32:00Z" w16du:dateUtc="2024-10-16T10:32:00Z">
        <w:r w:rsidRPr="002736D8">
          <w:rPr>
            <w:rFonts w:ascii="Georgia" w:eastAsia="Times New Roman" w:hAnsi="Georgia" w:cs="Times New Roman"/>
            <w:lang w:eastAsia="en-PH"/>
          </w:rPr>
          <w:t>The development of MENTOR-SHIFT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MENTOR-SHIFT supports both mentors and mentees in achieving academic success.</w:t>
        </w:r>
        <w:r>
          <w:rPr>
            <w:rFonts w:ascii="Georgia" w:eastAsia="Times New Roman" w:hAnsi="Georgia" w:cs="Times New Roman"/>
            <w:lang w:eastAsia="en-PH"/>
          </w:rPr>
          <w:br w:type="page"/>
        </w:r>
      </w:ins>
    </w:p>
    <w:p w14:paraId="583C301E" w14:textId="01D53B4C" w:rsidR="00B412C2" w:rsidDel="002736D8" w:rsidRDefault="009466BC" w:rsidP="002736D8">
      <w:pPr>
        <w:spacing w:after="240" w:line="480" w:lineRule="auto"/>
        <w:ind w:firstLine="720"/>
        <w:jc w:val="both"/>
        <w:rPr>
          <w:del w:id="31" w:author="Jade Raposa" w:date="2024-10-16T18:31:00Z" w16du:dateUtc="2024-10-16T10:31:00Z"/>
          <w:rFonts w:ascii="Georgia" w:eastAsia="Times New Roman" w:hAnsi="Georgia" w:cs="Times New Roman"/>
          <w:lang w:eastAsia="en-PH"/>
        </w:rPr>
      </w:pPr>
      <w:del w:id="32" w:author="Jade Raposa" w:date="2024-10-16T18:31:00Z" w16du:dateUtc="2024-10-16T10:31:00Z">
        <w:r w:rsidRPr="009466BC" w:rsidDel="002736D8">
          <w:rPr>
            <w:rFonts w:ascii="Georgia" w:eastAsia="Times New Roman" w:hAnsi="Georgia" w:cs="Times New Roman"/>
            <w:lang w:eastAsia="en-PH"/>
          </w:rPr>
          <w:lastRenderedPageBreak/>
          <w:delText>The platform enables users to select their roles during sign-up, allowing tailored access to platform features based on their role as either a student or educator. Students can search for mentors, request mentorship, and access educational resources, while educators can manage mentorship requests and provide relevant materials. Students can request mentorship from educators through a streamlined process, with educators having the option to accept or decline requests based on their availability and expertise. This ensures that mentorship is personalized and aligned with the academic goals of the students. Educators can create and manage courses, post study materials, and assign activities such as quizzes and lessons. These educational resources become available to students once their mentorship request is approved, facilitating structured learning. The platform enables educators to monitor student progress, input reports, and upload certificates for students who successfully complete their tasks. These certificates can be downloaded by the students as proof of their achievements and progress. A built-in messaging system allows real-time communication between mentors and mentees, fostering collaboration and enhancing the learning experience. This feature ensures that students and educators remain connected and engaged throughout the mentoring process.</w:delText>
        </w:r>
      </w:del>
    </w:p>
    <w:p w14:paraId="5B0E941A" w14:textId="653DB631" w:rsidR="000E4B52" w:rsidDel="002736D8" w:rsidRDefault="009466BC" w:rsidP="000E4B52">
      <w:pPr>
        <w:spacing w:after="240" w:line="480" w:lineRule="auto"/>
        <w:ind w:firstLine="720"/>
        <w:jc w:val="both"/>
        <w:rPr>
          <w:del w:id="33" w:author="Jade Raposa" w:date="2024-10-16T18:31:00Z" w16du:dateUtc="2024-10-16T10:31:00Z"/>
          <w:rFonts w:ascii="Georgia" w:eastAsia="Times New Roman" w:hAnsi="Georgia" w:cs="Times New Roman"/>
          <w:lang w:eastAsia="en-PH"/>
        </w:rPr>
      </w:pPr>
      <w:del w:id="34" w:author="Jade Raposa" w:date="2024-10-16T18:31:00Z" w16du:dateUtc="2024-10-16T10:31:00Z">
        <w:r w:rsidRPr="009466BC" w:rsidDel="002736D8">
          <w:rPr>
            <w:rFonts w:ascii="Georgia" w:eastAsia="Times New Roman" w:hAnsi="Georgia" w:cs="Times New Roman"/>
            <w:lang w:eastAsia="en-PH"/>
          </w:rPr>
          <w:delText xml:space="preserve"> The development of MENTOR-SHIFT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MENTOR-SHIFT supports both mentors and mentees in achieving academic success.</w:delText>
        </w:r>
      </w:del>
    </w:p>
    <w:p w14:paraId="1AB05405" w14:textId="035786A0" w:rsidR="000E4B52" w:rsidDel="002736D8" w:rsidRDefault="000E4B52">
      <w:pPr>
        <w:rPr>
          <w:del w:id="35" w:author="Jade Raposa" w:date="2024-10-16T18:32:00Z" w16du:dateUtc="2024-10-16T10:32:00Z"/>
          <w:rFonts w:ascii="Georgia" w:eastAsia="Times New Roman" w:hAnsi="Georgia" w:cs="Times New Roman"/>
          <w:lang w:eastAsia="en-PH"/>
        </w:rPr>
      </w:pPr>
      <w:del w:id="36" w:author="Jade Raposa" w:date="2024-10-16T18:32:00Z" w16du:dateUtc="2024-10-16T10:32:00Z">
        <w:r w:rsidDel="002736D8">
          <w:rPr>
            <w:rFonts w:ascii="Georgia" w:eastAsia="Times New Roman" w:hAnsi="Georgia" w:cs="Times New Roman"/>
            <w:lang w:eastAsia="en-PH"/>
          </w:rPr>
          <w:br w:type="page"/>
        </w:r>
      </w:del>
    </w:p>
    <w:p w14:paraId="28F555F7" w14:textId="4DE426FA" w:rsidR="00084CB8" w:rsidRPr="000E4B52" w:rsidRDefault="00084CB8" w:rsidP="00D13BCB">
      <w:pPr>
        <w:spacing w:after="240" w:line="480" w:lineRule="auto"/>
        <w:ind w:left="2160" w:firstLine="720"/>
        <w:rPr>
          <w:rFonts w:ascii="Georgia" w:eastAsia="Times New Roman" w:hAnsi="Georgia" w:cs="Times New Roman"/>
          <w:lang w:eastAsia="en-PH"/>
        </w:rPr>
      </w:pPr>
      <w:r w:rsidRPr="00947823">
        <w:rPr>
          <w:rFonts w:ascii="Georgia" w:eastAsia="Times New Roman" w:hAnsi="Georgia" w:cs="Times New Roman"/>
          <w:b/>
          <w:bCs/>
          <w:color w:val="000000"/>
          <w:lang w:eastAsia="en-PH"/>
        </w:rPr>
        <w:t>ACKNOWLEDGEMENT</w:t>
      </w:r>
    </w:p>
    <w:p w14:paraId="66EFB115"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Without the assistance of the individuals behind this project, this work would not have been possible. </w:t>
      </w:r>
    </w:p>
    <w:p w14:paraId="14694FFE"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RHODORA FAYE A. BROSAS, MBA, MIT , </w:t>
      </w:r>
      <w:r w:rsidRPr="00947823">
        <w:rPr>
          <w:rFonts w:ascii="Georgia" w:eastAsia="Times New Roman" w:hAnsi="Georgia" w:cs="Times New Roman"/>
          <w:color w:val="000000"/>
          <w:lang w:eastAsia="en-PH"/>
        </w:rPr>
        <w:t>Capstone Project Coordinator, her guidance drove to the completion of this project.</w:t>
      </w:r>
    </w:p>
    <w:p w14:paraId="272E8330"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DHAN DAVISH ALAMO, </w:t>
      </w:r>
      <w:r w:rsidRPr="00947823">
        <w:rPr>
          <w:rFonts w:ascii="Georgia" w:eastAsia="Times New Roman" w:hAnsi="Georgia" w:cs="Times New Roman"/>
          <w:color w:val="000000"/>
          <w:lang w:eastAsia="en-PH"/>
        </w:rPr>
        <w:t>for his unwavering support, guidance and motivation which helped the completion of the project.  </w:t>
      </w:r>
    </w:p>
    <w:p w14:paraId="3E6B9FF4"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JP REMAR A. SERRANO </w:t>
      </w:r>
      <w:r w:rsidRPr="00947823">
        <w:rPr>
          <w:rFonts w:ascii="Georgia" w:eastAsia="Times New Roman" w:hAnsi="Georgia" w:cs="Times New Roman"/>
          <w:color w:val="000000"/>
          <w:lang w:eastAsia="en-PH"/>
        </w:rPr>
        <w:t xml:space="preserve">and </w:t>
      </w:r>
      <w:r w:rsidRPr="00947823">
        <w:rPr>
          <w:rFonts w:ascii="Georgia" w:eastAsia="Times New Roman" w:hAnsi="Georgia" w:cs="Times New Roman"/>
          <w:b/>
          <w:bCs/>
          <w:color w:val="000000"/>
          <w:lang w:eastAsia="en-PH"/>
        </w:rPr>
        <w:t>REILAN L. CADUBLA</w:t>
      </w:r>
      <w:r w:rsidRPr="00947823">
        <w:rPr>
          <w:rFonts w:ascii="Georgia" w:eastAsia="Times New Roman" w:hAnsi="Georgia" w:cs="Times New Roman"/>
          <w:color w:val="000000"/>
          <w:lang w:eastAsia="en-PH"/>
        </w:rPr>
        <w:t xml:space="preserve"> , panel members, for their constructive criticisms and suggestions significantly enhanced this project. </w:t>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41E43379"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FAMILY, </w:t>
      </w:r>
      <w:r w:rsidRPr="00947823">
        <w:rPr>
          <w:rFonts w:ascii="Georgia" w:eastAsia="Times New Roman" w:hAnsi="Georgia" w:cs="Times New Roman"/>
          <w:color w:val="000000"/>
          <w:lang w:eastAsia="en-PH"/>
        </w:rPr>
        <w:t>who have always been there, showing them support throughout their education.</w:t>
      </w:r>
    </w:p>
    <w:p w14:paraId="6A978F02"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FRIENDS, </w:t>
      </w:r>
      <w:r w:rsidRPr="00947823">
        <w:rPr>
          <w:rFonts w:ascii="Georgia" w:eastAsia="Times New Roman" w:hAnsi="Georgia" w:cs="Times New Roman"/>
          <w:color w:val="000000"/>
          <w:lang w:eastAsia="en-PH"/>
        </w:rPr>
        <w:t>who have been the main source of happiness at school, offering their warmth and comfort to get through during tough times. Their understanding has helped in navigating the challenges of college life with resilience and a smile. </w:t>
      </w:r>
    </w:p>
    <w:p w14:paraId="535628B3"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t>Each played a significant role in making this project successful and they are grateful for it. </w:t>
      </w:r>
    </w:p>
    <w:p w14:paraId="2B64473A" w14:textId="44F454BB" w:rsidR="00084CB8" w:rsidRPr="00947823" w:rsidRDefault="00084CB8" w:rsidP="00084CB8">
      <w:pPr>
        <w:spacing w:after="240" w:line="240" w:lineRule="auto"/>
        <w:rPr>
          <w:rFonts w:ascii="Georgia" w:eastAsia="Times New Roman" w:hAnsi="Georgia" w:cs="Times New Roman"/>
          <w:lang w:eastAsia="en-PH"/>
        </w:rPr>
      </w:pP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p>
    <w:p w14:paraId="6C636040" w14:textId="3B705AAE" w:rsidR="00C33689" w:rsidRPr="00947823" w:rsidRDefault="00C33689" w:rsidP="00084CB8">
      <w:pPr>
        <w:spacing w:after="240" w:line="240" w:lineRule="auto"/>
        <w:rPr>
          <w:rFonts w:ascii="Georgia" w:eastAsia="Times New Roman" w:hAnsi="Georgia" w:cs="Times New Roman"/>
          <w:lang w:eastAsia="en-PH"/>
        </w:rPr>
      </w:pPr>
    </w:p>
    <w:p w14:paraId="6053A08C" w14:textId="034304D0" w:rsidR="00C33689" w:rsidRPr="00947823" w:rsidRDefault="00C33689" w:rsidP="00084CB8">
      <w:pPr>
        <w:spacing w:after="240" w:line="240" w:lineRule="auto"/>
        <w:rPr>
          <w:rFonts w:ascii="Georgia" w:eastAsia="Times New Roman" w:hAnsi="Georgia" w:cs="Times New Roman"/>
          <w:lang w:eastAsia="en-PH"/>
        </w:rPr>
      </w:pPr>
    </w:p>
    <w:p w14:paraId="3D1C4CE5" w14:textId="30116A1B" w:rsidR="00C33689" w:rsidRPr="00947823" w:rsidRDefault="00C33689" w:rsidP="00084CB8">
      <w:pPr>
        <w:spacing w:after="240" w:line="240" w:lineRule="auto"/>
        <w:rPr>
          <w:rFonts w:ascii="Georgia" w:eastAsia="Times New Roman" w:hAnsi="Georgia" w:cs="Times New Roman"/>
          <w:lang w:eastAsia="en-PH"/>
        </w:rPr>
      </w:pPr>
    </w:p>
    <w:p w14:paraId="27205837" w14:textId="1EE4F79F" w:rsidR="00431977" w:rsidRPr="00947823" w:rsidRDefault="00431977" w:rsidP="00084CB8">
      <w:pPr>
        <w:spacing w:after="240" w:line="240" w:lineRule="auto"/>
        <w:rPr>
          <w:rFonts w:ascii="Georgia" w:eastAsia="Times New Roman" w:hAnsi="Georgia" w:cs="Times New Roman"/>
          <w:lang w:eastAsia="en-PH"/>
        </w:rPr>
      </w:pPr>
    </w:p>
    <w:p w14:paraId="5F09370A" w14:textId="77777777" w:rsidR="00C33689" w:rsidRDefault="00C33689" w:rsidP="00084CB8">
      <w:pPr>
        <w:spacing w:after="240" w:line="240" w:lineRule="auto"/>
        <w:rPr>
          <w:rFonts w:ascii="Georgia" w:eastAsia="Times New Roman" w:hAnsi="Georgia" w:cs="Times New Roman"/>
          <w:lang w:eastAsia="en-PH"/>
        </w:rPr>
      </w:pPr>
    </w:p>
    <w:p w14:paraId="4BA66B4C" w14:textId="77777777" w:rsidR="00BD74DF" w:rsidRDefault="00BD74DF" w:rsidP="00084CB8">
      <w:pPr>
        <w:spacing w:after="240" w:line="240" w:lineRule="auto"/>
        <w:rPr>
          <w:rFonts w:ascii="Georgia" w:eastAsia="Times New Roman" w:hAnsi="Georgia" w:cs="Times New Roman"/>
          <w:lang w:eastAsia="en-PH"/>
        </w:rPr>
      </w:pPr>
    </w:p>
    <w:p w14:paraId="3442F637" w14:textId="77777777" w:rsidR="00BE3E01" w:rsidRPr="00947823" w:rsidRDefault="00BE3E01" w:rsidP="00084CB8">
      <w:pPr>
        <w:spacing w:after="240" w:line="240" w:lineRule="auto"/>
        <w:rPr>
          <w:rFonts w:ascii="Georgia" w:eastAsia="Times New Roman" w:hAnsi="Georgia" w:cs="Times New Roman"/>
          <w:lang w:eastAsia="en-PH"/>
        </w:rPr>
      </w:pPr>
    </w:p>
    <w:p w14:paraId="410D3AA3"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TABLE OF CONTENTS</w:t>
      </w:r>
    </w:p>
    <w:p w14:paraId="338F4C64"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Contents</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xml:space="preserve">   Page No.</w:t>
      </w:r>
    </w:p>
    <w:p w14:paraId="1B72759E" w14:textId="04FF85C3"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Title Page .  .  .  .  .  .  .  .  .  .  .  .  .  .  .  .  .  .  .  .  .  .  .  .  .  .  .  .  .  .  .  .  .  .  .  .  .  .  </w:t>
      </w:r>
      <w:r w:rsidR="00963C4D">
        <w:rPr>
          <w:rFonts w:ascii="Georgia" w:eastAsia="Times New Roman" w:hAnsi="Georgia" w:cs="Times New Roman"/>
          <w:color w:val="000000"/>
          <w:lang w:eastAsia="en-PH"/>
        </w:rPr>
        <w:tab/>
      </w:r>
      <w:proofErr w:type="spellStart"/>
      <w:r w:rsidRPr="00947823">
        <w:rPr>
          <w:rFonts w:ascii="Georgia" w:eastAsia="Times New Roman" w:hAnsi="Georgia" w:cs="Times New Roman"/>
          <w:color w:val="000000"/>
          <w:lang w:eastAsia="en-PH"/>
        </w:rPr>
        <w:t>i</w:t>
      </w:r>
      <w:proofErr w:type="spellEnd"/>
    </w:p>
    <w:p w14:paraId="1116E759" w14:textId="59BB3273"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Recommendation for Final Defense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ii</w:t>
      </w:r>
    </w:p>
    <w:p w14:paraId="36B5F69B" w14:textId="7D8B50D9"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Result of Final Defense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 iii</w:t>
      </w:r>
    </w:p>
    <w:p w14:paraId="7DC277C4" w14:textId="64A98453"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Capstone Completion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iv</w:t>
      </w:r>
    </w:p>
    <w:p w14:paraId="287983C7" w14:textId="564648C8"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Certificate of Approval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v</w:t>
      </w:r>
    </w:p>
    <w:p w14:paraId="58C14095" w14:textId="6162F852"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Executive Summary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 vi </w:t>
      </w:r>
    </w:p>
    <w:p w14:paraId="08D7856D" w14:textId="2CDD4F8F"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Acknowledgement .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vii</w:t>
      </w:r>
    </w:p>
    <w:p w14:paraId="4F264C49" w14:textId="1BD74234"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Table of Contents .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viii</w:t>
      </w:r>
    </w:p>
    <w:p w14:paraId="0B497460" w14:textId="2C1383AF"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List of Tables .  .  .  .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 ix</w:t>
      </w:r>
    </w:p>
    <w:p w14:paraId="1C0230EA" w14:textId="03AF8C4C"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List of Figures .  .  .  .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x</w:t>
      </w:r>
    </w:p>
    <w:p w14:paraId="1B1B30AA"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Chapter</w:t>
      </w:r>
    </w:p>
    <w:p w14:paraId="7D26B150" w14:textId="166B67DD"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1  </w:t>
      </w:r>
      <w:r w:rsidR="00C33689"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PROJECT IDENTIFICATION</w:t>
      </w:r>
    </w:p>
    <w:p w14:paraId="506D35CF" w14:textId="00A5EA2C"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Project Context .  .  .  .  .  .  .  .  .  .  .  .  .  .  .  .  .  .  .  .  .  .  .  .  .</w:t>
      </w:r>
      <w:r w:rsidRPr="00947823">
        <w:rPr>
          <w:rFonts w:ascii="Georgia" w:eastAsia="Times New Roman" w:hAnsi="Georgia" w:cs="Times New Roman"/>
          <w:color w:val="000000"/>
          <w:lang w:eastAsia="en-PH"/>
        </w:rPr>
        <w:tab/>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1</w:t>
      </w:r>
    </w:p>
    <w:p w14:paraId="08B627D6" w14:textId="7815540D"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Description of the Existing System .  .  .  .  .  .  .  .  .  .  .  .  .  .  </w:t>
      </w:r>
      <w:r w:rsidRPr="00947823">
        <w:rPr>
          <w:rFonts w:ascii="Georgia" w:eastAsia="Times New Roman" w:hAnsi="Georgia" w:cs="Times New Roman"/>
          <w:color w:val="000000"/>
          <w:lang w:eastAsia="en-PH"/>
        </w:rPr>
        <w:tab/>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8</w:t>
      </w:r>
    </w:p>
    <w:p w14:paraId="4F22E3DB" w14:textId="65466E28"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Statement of the Problem .  .  .  .  .  .  .  .  .  .  .  .  .  .  .  .  .  .  . </w:t>
      </w:r>
      <w:r w:rsidRPr="00947823">
        <w:rPr>
          <w:rFonts w:ascii="Georgia" w:eastAsia="Times New Roman" w:hAnsi="Georgia" w:cs="Times New Roman"/>
          <w:color w:val="000000"/>
          <w:lang w:eastAsia="en-PH"/>
        </w:rPr>
        <w:tab/>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9</w:t>
      </w:r>
    </w:p>
    <w:p w14:paraId="088C1B5C" w14:textId="59FCEE70"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Objectives of the Study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10</w:t>
      </w:r>
    </w:p>
    <w:p w14:paraId="020240E3"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Purpose and Description .  .  .  .  .  .  .  .  .  .  .  .  .  .  .  .  .  .  .  .  </w:t>
      </w:r>
      <w:r w:rsidRPr="00947823">
        <w:rPr>
          <w:rFonts w:ascii="Georgia" w:eastAsia="Times New Roman" w:hAnsi="Georgia" w:cs="Times New Roman"/>
          <w:color w:val="000000"/>
          <w:lang w:eastAsia="en-PH"/>
        </w:rPr>
        <w:tab/>
        <w:t>11</w:t>
      </w:r>
    </w:p>
    <w:p w14:paraId="2B7FFB3D"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Scope and Delimitation .  .  .  .  .  .  .  .  .  .  .  .  .  .  .  .  .  .  .  .  .  </w:t>
      </w:r>
      <w:r w:rsidRPr="00947823">
        <w:rPr>
          <w:rFonts w:ascii="Georgia" w:eastAsia="Times New Roman" w:hAnsi="Georgia" w:cs="Times New Roman"/>
          <w:color w:val="000000"/>
          <w:lang w:eastAsia="en-PH"/>
        </w:rPr>
        <w:tab/>
        <w:t>12</w:t>
      </w:r>
    </w:p>
    <w:p w14:paraId="67D62488"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Technical Terms .  .  .  .  .  .  .  .  .  .  .  .  .  .  .  .  .  .  .  .  .  .  .  .  .  </w:t>
      </w:r>
      <w:r w:rsidRPr="00947823">
        <w:rPr>
          <w:rFonts w:ascii="Georgia" w:eastAsia="Times New Roman" w:hAnsi="Georgia" w:cs="Times New Roman"/>
          <w:color w:val="000000"/>
          <w:lang w:eastAsia="en-PH"/>
        </w:rPr>
        <w:tab/>
        <w:t>13</w:t>
      </w:r>
    </w:p>
    <w:p w14:paraId="1D44704B" w14:textId="332D149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65949C86" w14:textId="317C5723" w:rsidR="00084CB8" w:rsidRPr="00947823" w:rsidRDefault="00084CB8" w:rsidP="00084CB8">
      <w:pPr>
        <w:spacing w:after="240" w:line="240" w:lineRule="auto"/>
        <w:rPr>
          <w:rFonts w:ascii="Georgia" w:eastAsia="Times New Roman" w:hAnsi="Georgia" w:cs="Times New Roman"/>
          <w:lang w:eastAsia="en-PH"/>
        </w:rPr>
      </w:pPr>
    </w:p>
    <w:p w14:paraId="0A27A8FE" w14:textId="1460BB0C" w:rsidR="00C33689" w:rsidRPr="00947823" w:rsidRDefault="00C33689" w:rsidP="00084CB8">
      <w:pPr>
        <w:spacing w:after="240" w:line="240" w:lineRule="auto"/>
        <w:rPr>
          <w:rFonts w:ascii="Georgia" w:eastAsia="Times New Roman" w:hAnsi="Georgia" w:cs="Times New Roman"/>
          <w:lang w:eastAsia="en-PH"/>
        </w:rPr>
      </w:pPr>
    </w:p>
    <w:p w14:paraId="22A924B4" w14:textId="77777777" w:rsidR="00BD74DF" w:rsidRDefault="00BD74DF" w:rsidP="00084CB8">
      <w:pPr>
        <w:spacing w:after="0" w:line="480" w:lineRule="auto"/>
        <w:jc w:val="both"/>
        <w:rPr>
          <w:rFonts w:ascii="Georgia" w:eastAsia="Times New Roman" w:hAnsi="Georgia" w:cs="Times New Roman"/>
          <w:lang w:eastAsia="en-PH"/>
        </w:rPr>
      </w:pPr>
    </w:p>
    <w:p w14:paraId="1ACC568F" w14:textId="77777777" w:rsidR="00BE3E01" w:rsidRDefault="00BE3E01" w:rsidP="00084CB8">
      <w:pPr>
        <w:spacing w:after="0" w:line="480" w:lineRule="auto"/>
        <w:jc w:val="both"/>
        <w:rPr>
          <w:rFonts w:ascii="Georgia" w:eastAsia="Times New Roman" w:hAnsi="Georgia" w:cs="Times New Roman"/>
          <w:lang w:eastAsia="en-PH"/>
        </w:rPr>
      </w:pPr>
    </w:p>
    <w:p w14:paraId="1676745C" w14:textId="77777777" w:rsidR="00BE3E01" w:rsidRDefault="00BE3E01" w:rsidP="00084CB8">
      <w:pPr>
        <w:spacing w:after="0" w:line="480" w:lineRule="auto"/>
        <w:jc w:val="both"/>
        <w:rPr>
          <w:rFonts w:ascii="Georgia" w:eastAsia="Times New Roman" w:hAnsi="Georgia" w:cs="Times New Roman"/>
          <w:lang w:eastAsia="en-PH"/>
        </w:rPr>
      </w:pPr>
    </w:p>
    <w:p w14:paraId="1145B220" w14:textId="4A6F15EE"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Chapter</w:t>
      </w:r>
    </w:p>
    <w:p w14:paraId="39CF2940"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2  </w:t>
      </w:r>
      <w:r w:rsidRPr="00947823">
        <w:rPr>
          <w:rFonts w:ascii="Georgia" w:eastAsia="Times New Roman" w:hAnsi="Georgia" w:cs="Times New Roman"/>
          <w:b/>
          <w:bCs/>
          <w:color w:val="000000"/>
          <w:lang w:eastAsia="en-PH"/>
        </w:rPr>
        <w:tab/>
      </w:r>
      <w:proofErr w:type="gramStart"/>
      <w:r w:rsidRPr="00947823">
        <w:rPr>
          <w:rFonts w:ascii="Georgia" w:eastAsia="Times New Roman" w:hAnsi="Georgia" w:cs="Times New Roman"/>
          <w:b/>
          <w:bCs/>
          <w:color w:val="000000"/>
          <w:lang w:eastAsia="en-PH"/>
        </w:rPr>
        <w:t>METHODOLOGY</w:t>
      </w:r>
      <w:proofErr w:type="gramEnd"/>
    </w:p>
    <w:p w14:paraId="5B6E5BDB"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Software Development Cycle .  .  .  .  .  .  .  .  .  .  .  .  .  .  .  .  .  .  </w:t>
      </w:r>
      <w:r w:rsidRPr="00947823">
        <w:rPr>
          <w:rFonts w:ascii="Georgia" w:eastAsia="Times New Roman" w:hAnsi="Georgia" w:cs="Times New Roman"/>
          <w:color w:val="000000"/>
          <w:lang w:eastAsia="en-PH"/>
        </w:rPr>
        <w:tab/>
        <w:t>22</w:t>
      </w:r>
    </w:p>
    <w:p w14:paraId="33C6D812"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Purpose, Deliverables, and Development Activities .  .  .  .  .  </w:t>
      </w:r>
      <w:r w:rsidRPr="00947823">
        <w:rPr>
          <w:rFonts w:ascii="Georgia" w:eastAsia="Times New Roman" w:hAnsi="Georgia" w:cs="Times New Roman"/>
          <w:color w:val="000000"/>
          <w:lang w:eastAsia="en-PH"/>
        </w:rPr>
        <w:tab/>
        <w:t>24</w:t>
      </w:r>
    </w:p>
    <w:p w14:paraId="6E5BF983"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Data Gathering Techniques .  .  .  .  .  .  .  .  .  .  .  .  .  .  .  .  .  .  .  </w:t>
      </w:r>
      <w:r w:rsidRPr="00947823">
        <w:rPr>
          <w:rFonts w:ascii="Georgia" w:eastAsia="Times New Roman" w:hAnsi="Georgia" w:cs="Times New Roman"/>
          <w:color w:val="000000"/>
          <w:lang w:eastAsia="en-PH"/>
        </w:rPr>
        <w:tab/>
        <w:t>26</w:t>
      </w:r>
    </w:p>
    <w:p w14:paraId="598001A9"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Sources of Data .  .  .  .  .  .  .  .  .  .  .  .  .  .  .  .  .  .  .  .  .  .  .  .  .  .  </w:t>
      </w:r>
      <w:r w:rsidRPr="00947823">
        <w:rPr>
          <w:rFonts w:ascii="Georgia" w:eastAsia="Times New Roman" w:hAnsi="Georgia" w:cs="Times New Roman"/>
          <w:color w:val="000000"/>
          <w:lang w:eastAsia="en-PH"/>
        </w:rPr>
        <w:tab/>
        <w:t>27</w:t>
      </w:r>
    </w:p>
    <w:p w14:paraId="1ECC9FF7"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Survey Results .  .  .  .  .  .  .  .  .  .  .  .  .  .  .  .  .  .  .  .  .  .  .  .  .  .  </w:t>
      </w:r>
      <w:r w:rsidRPr="00947823">
        <w:rPr>
          <w:rFonts w:ascii="Georgia" w:eastAsia="Times New Roman" w:hAnsi="Georgia" w:cs="Times New Roman"/>
          <w:color w:val="000000"/>
          <w:lang w:eastAsia="en-PH"/>
        </w:rPr>
        <w:tab/>
        <w:t>28</w:t>
      </w:r>
    </w:p>
    <w:p w14:paraId="2B218BF7"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Theoretical Framework .  .  .  .  .  .  .  .  .  .  .  .  .  .  .  .  .  .  .  .  .  </w:t>
      </w:r>
      <w:r w:rsidRPr="00947823">
        <w:rPr>
          <w:rFonts w:ascii="Georgia" w:eastAsia="Times New Roman" w:hAnsi="Georgia" w:cs="Times New Roman"/>
          <w:color w:val="000000"/>
          <w:lang w:eastAsia="en-PH"/>
        </w:rPr>
        <w:tab/>
        <w:t>40</w:t>
      </w:r>
    </w:p>
    <w:p w14:paraId="41035647"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Conceptual Framework .  .  .  .  .  .  .  .  .  .  .  .  .  .  .  .  .  .  .  .  .  </w:t>
      </w:r>
      <w:r w:rsidRPr="00947823">
        <w:rPr>
          <w:rFonts w:ascii="Georgia" w:eastAsia="Times New Roman" w:hAnsi="Georgia" w:cs="Times New Roman"/>
          <w:color w:val="000000"/>
          <w:lang w:eastAsia="en-PH"/>
        </w:rPr>
        <w:tab/>
        <w:t>42</w:t>
      </w:r>
    </w:p>
    <w:p w14:paraId="3811A993" w14:textId="58E0626F"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18A346B2"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Chapter </w:t>
      </w:r>
    </w:p>
    <w:p w14:paraId="4ADBC96B"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3  </w:t>
      </w:r>
      <w:r w:rsidRPr="00947823">
        <w:rPr>
          <w:rFonts w:ascii="Georgia" w:eastAsia="Times New Roman" w:hAnsi="Georgia" w:cs="Times New Roman"/>
          <w:b/>
          <w:bCs/>
          <w:color w:val="000000"/>
          <w:lang w:eastAsia="en-PH"/>
        </w:rPr>
        <w:tab/>
        <w:t>REQUIREMENTS ANALYSIS AND DOCUMENTATION</w:t>
      </w:r>
    </w:p>
    <w:p w14:paraId="6CCAF4E5"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Flowchart.  .  .  .  .  .  .  .  .  .  .  .  .  .  .  .  .  .  .  .  .  .  .  .  .  .  .  .  .  </w:t>
      </w:r>
      <w:r w:rsidRPr="00947823">
        <w:rPr>
          <w:rFonts w:ascii="Georgia" w:eastAsia="Times New Roman" w:hAnsi="Georgia" w:cs="Times New Roman"/>
          <w:color w:val="000000"/>
          <w:lang w:eastAsia="en-PH"/>
        </w:rPr>
        <w:tab/>
        <w:t>45</w:t>
      </w:r>
    </w:p>
    <w:p w14:paraId="4121EC07"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System Architecture .  .  .  .  .  .  .  .  .  .  .  .  .  .  .  .  .  .  .  .  .  .  .  </w:t>
      </w:r>
      <w:r w:rsidRPr="00947823">
        <w:rPr>
          <w:rFonts w:ascii="Georgia" w:eastAsia="Times New Roman" w:hAnsi="Georgia" w:cs="Times New Roman"/>
          <w:color w:val="000000"/>
          <w:lang w:eastAsia="en-PH"/>
        </w:rPr>
        <w:tab/>
        <w:t>47</w:t>
      </w:r>
    </w:p>
    <w:p w14:paraId="4D68A5AE"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Software Design .  .  .  .  .  .  .  .  .  .  .  .  .  .  .  .  .  .  .  .  .  .  .  .  .  </w:t>
      </w:r>
      <w:r w:rsidRPr="00947823">
        <w:rPr>
          <w:rFonts w:ascii="Georgia" w:eastAsia="Times New Roman" w:hAnsi="Georgia" w:cs="Times New Roman"/>
          <w:color w:val="000000"/>
          <w:lang w:eastAsia="en-PH"/>
        </w:rPr>
        <w:tab/>
        <w:t>48</w:t>
      </w:r>
    </w:p>
    <w:p w14:paraId="42A8D595"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Database Design .  .  .  .  .  .  .  .  .  .  .  .  .  .  .  .  .  .  .  .  .  .  .  .  .  </w:t>
      </w:r>
      <w:r w:rsidRPr="00947823">
        <w:rPr>
          <w:rFonts w:ascii="Georgia" w:eastAsia="Times New Roman" w:hAnsi="Georgia" w:cs="Times New Roman"/>
          <w:color w:val="000000"/>
          <w:lang w:eastAsia="en-PH"/>
        </w:rPr>
        <w:tab/>
        <w:t>53</w:t>
      </w:r>
    </w:p>
    <w:p w14:paraId="62169902"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System Requirements .  .  .  .  .  .  .  .  .  .  .  .  .  .  .  .  .  .  .  .  .  . </w:t>
      </w:r>
      <w:r w:rsidRPr="00947823">
        <w:rPr>
          <w:rFonts w:ascii="Georgia" w:eastAsia="Times New Roman" w:hAnsi="Georgia" w:cs="Times New Roman"/>
          <w:color w:val="000000"/>
          <w:lang w:eastAsia="en-PH"/>
        </w:rPr>
        <w:tab/>
        <w:t>56</w:t>
      </w:r>
    </w:p>
    <w:p w14:paraId="17F8C070"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System Tradeoffs .  .  .  .  .  .  .  .  .  .  .  .  .  .  .  .  .  .  .  .  .  .  .  .  .  </w:t>
      </w:r>
      <w:r w:rsidRPr="00947823">
        <w:rPr>
          <w:rFonts w:ascii="Georgia" w:eastAsia="Times New Roman" w:hAnsi="Georgia" w:cs="Times New Roman"/>
          <w:color w:val="000000"/>
          <w:lang w:eastAsia="en-PH"/>
        </w:rPr>
        <w:tab/>
        <w:t>60</w:t>
      </w:r>
    </w:p>
    <w:p w14:paraId="3CFB52F1"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System Design .  .  .  .  .  .  .  .  .  .  .  .  .  .  .  .  .  .  .  .  .  .  .  .  .  .  </w:t>
      </w:r>
      <w:r w:rsidRPr="00947823">
        <w:rPr>
          <w:rFonts w:ascii="Georgia" w:eastAsia="Times New Roman" w:hAnsi="Georgia" w:cs="Times New Roman"/>
          <w:color w:val="000000"/>
          <w:lang w:eastAsia="en-PH"/>
        </w:rPr>
        <w:tab/>
        <w:t>65</w:t>
      </w:r>
    </w:p>
    <w:p w14:paraId="10A9C19E"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Project Timeline .  .  .  .  .  .  .  .  .  .  .  .  .  .  .  .  .  .  .  .  .  .  .  .  .  </w:t>
      </w:r>
      <w:r w:rsidRPr="00947823">
        <w:rPr>
          <w:rFonts w:ascii="Georgia" w:eastAsia="Times New Roman" w:hAnsi="Georgia" w:cs="Times New Roman"/>
          <w:color w:val="000000"/>
          <w:lang w:eastAsia="en-PH"/>
        </w:rPr>
        <w:tab/>
        <w:t>70</w:t>
      </w:r>
    </w:p>
    <w:p w14:paraId="5B758A9C" w14:textId="2E8AD27E" w:rsidR="00084CB8" w:rsidRPr="00947823" w:rsidRDefault="00084CB8" w:rsidP="00084CB8">
      <w:pPr>
        <w:spacing w:after="240" w:line="240" w:lineRule="auto"/>
        <w:rPr>
          <w:rFonts w:ascii="Georgia" w:eastAsia="Times New Roman" w:hAnsi="Georgia" w:cs="Times New Roman"/>
          <w:lang w:eastAsia="en-PH"/>
        </w:rPr>
      </w:pPr>
      <w:r w:rsidRPr="00947823">
        <w:rPr>
          <w:rFonts w:ascii="Georgia" w:eastAsia="Times New Roman" w:hAnsi="Georgia" w:cs="Times New Roman"/>
          <w:lang w:eastAsia="en-PH"/>
        </w:rPr>
        <w:br/>
      </w:r>
      <w:r w:rsidRPr="00947823">
        <w:rPr>
          <w:rFonts w:ascii="Georgia" w:eastAsia="Times New Roman" w:hAnsi="Georgia" w:cs="Times New Roman"/>
          <w:lang w:eastAsia="en-PH"/>
        </w:rPr>
        <w:br/>
      </w:r>
    </w:p>
    <w:p w14:paraId="1EBA0AC9" w14:textId="623C80C8" w:rsidR="00C33689" w:rsidRPr="00947823" w:rsidRDefault="00C33689" w:rsidP="00084CB8">
      <w:pPr>
        <w:spacing w:after="240" w:line="240" w:lineRule="auto"/>
        <w:rPr>
          <w:rFonts w:ascii="Georgia" w:eastAsia="Times New Roman" w:hAnsi="Georgia" w:cs="Times New Roman"/>
          <w:lang w:eastAsia="en-PH"/>
        </w:rPr>
      </w:pPr>
    </w:p>
    <w:p w14:paraId="1AA847CF" w14:textId="77777777" w:rsidR="00BE3E01" w:rsidRDefault="00BE3E01" w:rsidP="00084CB8">
      <w:pPr>
        <w:spacing w:after="0" w:line="480" w:lineRule="auto"/>
        <w:rPr>
          <w:rFonts w:ascii="Georgia" w:eastAsia="Times New Roman" w:hAnsi="Georgia" w:cs="Times New Roman"/>
          <w:lang w:eastAsia="en-PH"/>
        </w:rPr>
      </w:pPr>
    </w:p>
    <w:p w14:paraId="3C75E67F" w14:textId="77777777" w:rsidR="009D124E" w:rsidRDefault="009D124E" w:rsidP="00084CB8">
      <w:pPr>
        <w:spacing w:after="0" w:line="480" w:lineRule="auto"/>
        <w:rPr>
          <w:rFonts w:ascii="Georgia" w:eastAsia="Times New Roman" w:hAnsi="Georgia" w:cs="Times New Roman"/>
          <w:lang w:eastAsia="en-PH"/>
        </w:rPr>
      </w:pPr>
    </w:p>
    <w:p w14:paraId="47537610" w14:textId="4DF1CDAE"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CHAPTER</w:t>
      </w:r>
    </w:p>
    <w:p w14:paraId="5A1CF372" w14:textId="227EDE5F" w:rsidR="00084CB8" w:rsidRPr="00947823" w:rsidRDefault="00084CB8" w:rsidP="00C33689">
      <w:pPr>
        <w:spacing w:after="0" w:line="480" w:lineRule="auto"/>
        <w:ind w:left="1440" w:hanging="825"/>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4  </w:t>
      </w:r>
      <w:r w:rsidRPr="00947823">
        <w:rPr>
          <w:rFonts w:ascii="Georgia" w:eastAsia="Times New Roman" w:hAnsi="Georgia" w:cs="Times New Roman"/>
          <w:b/>
          <w:bCs/>
          <w:color w:val="000000"/>
          <w:lang w:eastAsia="en-PH"/>
        </w:rPr>
        <w:tab/>
        <w:t>SUMMARY, FINDINGS, CONCLUSIONS,</w:t>
      </w:r>
      <w:r w:rsidR="00C33689" w:rsidRPr="00947823">
        <w:rPr>
          <w:rFonts w:ascii="Georgia" w:eastAsia="Times New Roman" w:hAnsi="Georgia" w:cs="Times New Roman"/>
          <w:b/>
          <w:bCs/>
          <w:color w:val="000000"/>
          <w:lang w:eastAsia="en-PH"/>
        </w:rPr>
        <w:t xml:space="preserve"> AND </w:t>
      </w:r>
      <w:r w:rsidRPr="00947823">
        <w:rPr>
          <w:rFonts w:ascii="Georgia" w:eastAsia="Times New Roman" w:hAnsi="Georgia" w:cs="Times New Roman"/>
          <w:b/>
          <w:bCs/>
          <w:color w:val="000000"/>
          <w:lang w:eastAsia="en-PH"/>
        </w:rPr>
        <w:t>RECOMMENDATIONS</w:t>
      </w:r>
    </w:p>
    <w:p w14:paraId="23B4374E"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Summary .  .  .  .  .  .  .  .  .  .  .  .  .  .  .  .  .  .  .  .  .  .  .  .  .  .  .  .  .  </w:t>
      </w:r>
    </w:p>
    <w:p w14:paraId="53BA6B79"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Findings .  .  .  .  .  .  .  .  .  .  .  .  .  .  .  .  .  .  .  .  .  .  .  .  .  .  .  .  .  .  </w:t>
      </w:r>
    </w:p>
    <w:p w14:paraId="31B9ED61"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Conclusions .  .  .  .  .  .  .  .  .  .  .  .  .  .  .  .  .  .  .  .  .  .  .  .  .  .  .  .  </w:t>
      </w:r>
    </w:p>
    <w:p w14:paraId="44D475B5"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Recommendations .  .  .  .  .  .  .  .  .  .  .  .  .  .  .  .  .  .  .  .  .  .  .  .  </w:t>
      </w:r>
    </w:p>
    <w:p w14:paraId="25B487EF"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REFERENCES </w:t>
      </w:r>
      <w:r w:rsidRPr="00947823">
        <w:rPr>
          <w:rFonts w:ascii="Georgia" w:eastAsia="Times New Roman" w:hAnsi="Georgia" w:cs="Times New Roman"/>
          <w:color w:val="000000"/>
          <w:lang w:eastAsia="en-PH"/>
        </w:rPr>
        <w:t>.  .  .  .  .  .  .  .  .  .  .  .  .  .  .  .  .  .  .  .  .  .  .  .  .  .  .  .  .  .  .  .  .  </w:t>
      </w:r>
    </w:p>
    <w:p w14:paraId="19CF93E0" w14:textId="77777777" w:rsidR="00084CB8" w:rsidRPr="00947823" w:rsidRDefault="00084CB8" w:rsidP="00084CB8">
      <w:pPr>
        <w:spacing w:after="0" w:line="240" w:lineRule="auto"/>
        <w:rPr>
          <w:rFonts w:ascii="Georgia" w:eastAsia="Times New Roman" w:hAnsi="Georgia" w:cs="Times New Roman"/>
          <w:lang w:eastAsia="en-PH"/>
        </w:rPr>
      </w:pPr>
    </w:p>
    <w:p w14:paraId="4B68A6C1"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APPENDICES </w:t>
      </w:r>
    </w:p>
    <w:p w14:paraId="08D224AA"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A </w:t>
      </w:r>
      <w:r w:rsidRPr="00947823">
        <w:rPr>
          <w:rFonts w:ascii="Georgia" w:eastAsia="Times New Roman" w:hAnsi="Georgia" w:cs="Times New Roman"/>
          <w:color w:val="000000"/>
          <w:lang w:eastAsia="en-PH"/>
        </w:rPr>
        <w:tab/>
        <w:t xml:space="preserve"> Letter .  .  .  .  .  .  .  .  .  .  .  .  .  .  .  .  .  .  .  .  .  .  .  .  .  .  .  .  .  .  .  .</w:t>
      </w:r>
    </w:p>
    <w:p w14:paraId="00D54C7A"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 xml:space="preserve">B </w:t>
      </w:r>
      <w:r w:rsidRPr="00947823">
        <w:rPr>
          <w:rFonts w:ascii="Georgia" w:eastAsia="Times New Roman" w:hAnsi="Georgia" w:cs="Times New Roman"/>
          <w:color w:val="000000"/>
          <w:lang w:eastAsia="en-PH"/>
        </w:rPr>
        <w:tab/>
        <w:t xml:space="preserve"> Questionnaires .  .  .  .  .  .  .  .  .  .  .  .  .  .  .  .  .  .  .  .  .  .  .  .  .  .  </w:t>
      </w:r>
    </w:p>
    <w:p w14:paraId="11E39913"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C</w:t>
      </w:r>
      <w:r w:rsidRPr="00947823">
        <w:rPr>
          <w:rFonts w:ascii="Georgia" w:eastAsia="Times New Roman" w:hAnsi="Georgia" w:cs="Times New Roman"/>
          <w:color w:val="000000"/>
          <w:lang w:eastAsia="en-PH"/>
        </w:rPr>
        <w:tab/>
        <w:t xml:space="preserve"> Source Code .  .  .  .  .  .  .  .  .  .  .  .  .  .  .  .  .  .  .  .  .  .  .  .  .  .  .  .  </w:t>
      </w:r>
    </w:p>
    <w:p w14:paraId="63741C95"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 xml:space="preserve">D </w:t>
      </w:r>
      <w:r w:rsidRPr="00947823">
        <w:rPr>
          <w:rFonts w:ascii="Georgia" w:eastAsia="Times New Roman" w:hAnsi="Georgia" w:cs="Times New Roman"/>
          <w:color w:val="000000"/>
          <w:lang w:eastAsia="en-PH"/>
        </w:rPr>
        <w:tab/>
        <w:t xml:space="preserve"> User’s Manual .  .  .  .  .  .  .  .  .  .  .  .  .  .  .  .  .  .  .  .  .  .  .  .  .  .  .  </w:t>
      </w:r>
    </w:p>
    <w:p w14:paraId="78796BAF"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 xml:space="preserve">E </w:t>
      </w:r>
      <w:r w:rsidRPr="00947823">
        <w:rPr>
          <w:rFonts w:ascii="Georgia" w:eastAsia="Times New Roman" w:hAnsi="Georgia" w:cs="Times New Roman"/>
          <w:color w:val="000000"/>
          <w:lang w:eastAsia="en-PH"/>
        </w:rPr>
        <w:tab/>
        <w:t xml:space="preserve"> Gantt Chart .  .  .  .  .  .  .  .  .  .  .  .  .  .  .  .  .  .  .  .  .  .  .  .  .  .  .  .  </w:t>
      </w:r>
    </w:p>
    <w:p w14:paraId="65252224"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CURRICULUM VITAE </w:t>
      </w:r>
      <w:r w:rsidRPr="00947823">
        <w:rPr>
          <w:rFonts w:ascii="Georgia" w:eastAsia="Times New Roman" w:hAnsi="Georgia" w:cs="Times New Roman"/>
          <w:color w:val="000000"/>
          <w:lang w:eastAsia="en-PH"/>
        </w:rPr>
        <w:t>.  .  .  .  .  .  .  .  .  .  .  .  .  .  .  .  .  .  .  .  .  .  .  .  .  .  .  .  .  </w:t>
      </w:r>
    </w:p>
    <w:p w14:paraId="5C9BABCC" w14:textId="7825B72D" w:rsidR="00084CB8" w:rsidRPr="00947823" w:rsidRDefault="00084CB8" w:rsidP="00084CB8">
      <w:pPr>
        <w:spacing w:after="240" w:line="240" w:lineRule="auto"/>
        <w:rPr>
          <w:rFonts w:ascii="Georgia" w:eastAsia="Times New Roman" w:hAnsi="Georgia" w:cs="Times New Roman"/>
          <w:lang w:eastAsia="en-PH"/>
        </w:rPr>
      </w:pP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p>
    <w:p w14:paraId="59F1434A" w14:textId="17AF5729" w:rsidR="00C33689" w:rsidRPr="00947823" w:rsidRDefault="00C33689" w:rsidP="00084CB8">
      <w:pPr>
        <w:spacing w:after="240" w:line="240" w:lineRule="auto"/>
        <w:rPr>
          <w:rFonts w:ascii="Georgia" w:eastAsia="Times New Roman" w:hAnsi="Georgia" w:cs="Times New Roman"/>
          <w:lang w:eastAsia="en-PH"/>
        </w:rPr>
      </w:pPr>
    </w:p>
    <w:p w14:paraId="3CAF7B3D" w14:textId="1B7EABD3" w:rsidR="00C33689" w:rsidRPr="00947823" w:rsidRDefault="00C33689" w:rsidP="00084CB8">
      <w:pPr>
        <w:spacing w:after="240" w:line="240" w:lineRule="auto"/>
        <w:rPr>
          <w:rFonts w:ascii="Georgia" w:eastAsia="Times New Roman" w:hAnsi="Georgia" w:cs="Times New Roman"/>
          <w:lang w:eastAsia="en-PH"/>
        </w:rPr>
      </w:pPr>
    </w:p>
    <w:p w14:paraId="65927E77" w14:textId="400A79A4" w:rsidR="00431977" w:rsidRPr="00947823" w:rsidRDefault="00431977" w:rsidP="00084CB8">
      <w:pPr>
        <w:spacing w:after="240" w:line="240" w:lineRule="auto"/>
        <w:rPr>
          <w:rFonts w:ascii="Georgia" w:eastAsia="Times New Roman" w:hAnsi="Georgia" w:cs="Times New Roman"/>
          <w:lang w:eastAsia="en-PH"/>
        </w:rPr>
      </w:pPr>
    </w:p>
    <w:p w14:paraId="6CE95D52" w14:textId="77777777" w:rsidR="00431977" w:rsidRDefault="00431977" w:rsidP="00084CB8">
      <w:pPr>
        <w:spacing w:after="240" w:line="240" w:lineRule="auto"/>
        <w:rPr>
          <w:rFonts w:ascii="Georgia" w:eastAsia="Times New Roman" w:hAnsi="Georgia" w:cs="Times New Roman"/>
          <w:lang w:eastAsia="en-PH"/>
        </w:rPr>
      </w:pPr>
    </w:p>
    <w:p w14:paraId="2BE8419C" w14:textId="77777777" w:rsidR="00B4283E" w:rsidRDefault="00B4283E" w:rsidP="00084CB8">
      <w:pPr>
        <w:spacing w:after="240" w:line="240" w:lineRule="auto"/>
        <w:rPr>
          <w:rFonts w:ascii="Georgia" w:eastAsia="Times New Roman" w:hAnsi="Georgia" w:cs="Times New Roman"/>
          <w:lang w:eastAsia="en-PH"/>
        </w:rPr>
      </w:pPr>
    </w:p>
    <w:p w14:paraId="467A4291" w14:textId="77777777" w:rsidR="00B4283E" w:rsidRPr="00947823" w:rsidRDefault="00B4283E" w:rsidP="00084CB8">
      <w:pPr>
        <w:spacing w:after="240" w:line="240" w:lineRule="auto"/>
        <w:rPr>
          <w:rFonts w:ascii="Georgia" w:eastAsia="Times New Roman" w:hAnsi="Georgia" w:cs="Times New Roman"/>
          <w:lang w:eastAsia="en-PH"/>
        </w:rPr>
      </w:pPr>
    </w:p>
    <w:p w14:paraId="7234C2C0" w14:textId="77777777" w:rsidR="00BE3E01" w:rsidRPr="00947823" w:rsidRDefault="00BE3E01" w:rsidP="00084CB8">
      <w:pPr>
        <w:spacing w:after="240" w:line="240" w:lineRule="auto"/>
        <w:rPr>
          <w:rFonts w:ascii="Georgia" w:eastAsia="Times New Roman" w:hAnsi="Georgia" w:cs="Times New Roman"/>
          <w:lang w:eastAsia="en-PH"/>
        </w:rPr>
      </w:pPr>
    </w:p>
    <w:p w14:paraId="31C7273E" w14:textId="77777777" w:rsidR="002943B9" w:rsidRPr="00947823" w:rsidRDefault="002943B9" w:rsidP="002943B9">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LIST OF </w:t>
      </w:r>
      <w:proofErr w:type="gramStart"/>
      <w:r w:rsidRPr="00947823">
        <w:rPr>
          <w:rFonts w:ascii="Georgia" w:eastAsia="Times New Roman" w:hAnsi="Georgia" w:cs="Times New Roman"/>
          <w:b/>
          <w:bCs/>
          <w:color w:val="000000"/>
          <w:lang w:eastAsia="en-PH"/>
        </w:rPr>
        <w:t>FIGURE</w:t>
      </w:r>
      <w:proofErr w:type="gramEnd"/>
    </w:p>
    <w:p w14:paraId="403952F6" w14:textId="77777777" w:rsidR="002943B9" w:rsidRPr="00947823" w:rsidRDefault="002943B9" w:rsidP="002943B9">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Figure no.                                        Title</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xml:space="preserve">             </w:t>
      </w:r>
      <w:r w:rsidRPr="00947823">
        <w:rPr>
          <w:rFonts w:ascii="Georgia" w:eastAsia="Times New Roman" w:hAnsi="Georgia" w:cs="Times New Roman"/>
          <w:b/>
          <w:bCs/>
          <w:color w:val="000000"/>
          <w:lang w:eastAsia="en-PH"/>
        </w:rPr>
        <w:tab/>
        <w:t xml:space="preserve">   Page No.</w:t>
      </w:r>
    </w:p>
    <w:p w14:paraId="72306E3F" w14:textId="5BD6FA0C"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2.1 </w:t>
      </w:r>
      <w:r w:rsidRPr="00947823">
        <w:rPr>
          <w:rFonts w:ascii="Georgia" w:eastAsia="Times New Roman" w:hAnsi="Georgia" w:cs="Times New Roman"/>
          <w:color w:val="000000"/>
          <w:lang w:eastAsia="en-PH"/>
        </w:rPr>
        <w:tab/>
        <w:t>Agile Lean Methodology .  .  .  .  .  .  .  .  .  .  .  .  .  .  .   .  .  .  .</w:t>
      </w:r>
      <w:ins w:id="37" w:author="Jade Raposa" w:date="2024-10-14T22:57:00Z" w16du:dateUtc="2024-10-14T14:57:00Z">
        <w:r w:rsidR="006E7B7B">
          <w:rPr>
            <w:rFonts w:ascii="Georgia" w:eastAsia="Times New Roman" w:hAnsi="Georgia" w:cs="Times New Roman"/>
            <w:color w:val="000000"/>
            <w:lang w:eastAsia="en-PH"/>
          </w:rPr>
          <w:t xml:space="preserve">  .  .  .  .  .   </w:t>
        </w:r>
      </w:ins>
      <w:del w:id="38" w:author="Jade Raposa" w:date="2024-10-14T22:57:00Z" w16du:dateUtc="2024-10-14T14:57:00Z">
        <w:r w:rsidRPr="00947823" w:rsidDel="006E7B7B">
          <w:rPr>
            <w:rFonts w:ascii="Georgia" w:eastAsia="Times New Roman" w:hAnsi="Georgia" w:cs="Times New Roman"/>
            <w:color w:val="000000"/>
            <w:lang w:eastAsia="en-PH"/>
          </w:rPr>
          <w:delText xml:space="preserve">  </w:delText>
        </w:r>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22</w:t>
      </w:r>
    </w:p>
    <w:p w14:paraId="470260A5" w14:textId="3C1779FD"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2.2 </w:t>
      </w:r>
      <w:r w:rsidRPr="00947823">
        <w:rPr>
          <w:rFonts w:ascii="Georgia" w:eastAsia="Times New Roman" w:hAnsi="Georgia" w:cs="Times New Roman"/>
          <w:color w:val="000000"/>
          <w:lang w:eastAsia="en-PH"/>
        </w:rPr>
        <w:tab/>
        <w:t>Community of Inquiry (</w:t>
      </w:r>
      <w:proofErr w:type="spellStart"/>
      <w:r w:rsidRPr="00947823">
        <w:rPr>
          <w:rFonts w:ascii="Georgia" w:eastAsia="Times New Roman" w:hAnsi="Georgia" w:cs="Times New Roman"/>
          <w:color w:val="000000"/>
          <w:lang w:eastAsia="en-PH"/>
        </w:rPr>
        <w:t>CoI</w:t>
      </w:r>
      <w:proofErr w:type="spellEnd"/>
      <w:r w:rsidRPr="00947823">
        <w:rPr>
          <w:rFonts w:ascii="Georgia" w:eastAsia="Times New Roman" w:hAnsi="Georgia" w:cs="Times New Roman"/>
          <w:color w:val="000000"/>
          <w:lang w:eastAsia="en-PH"/>
        </w:rPr>
        <w:t>) .  .  .  .  .  .  .  .  .  .  .  .  .  .  .   .  .</w:t>
      </w:r>
      <w:ins w:id="39" w:author="Jade Raposa" w:date="2024-10-14T22:57:00Z" w16du:dateUtc="2024-10-14T14:57:00Z">
        <w:r w:rsidR="006E7B7B">
          <w:rPr>
            <w:rFonts w:ascii="Georgia" w:eastAsia="Times New Roman" w:hAnsi="Georgia" w:cs="Times New Roman"/>
            <w:color w:val="000000"/>
            <w:lang w:eastAsia="en-PH"/>
          </w:rPr>
          <w:t xml:space="preserve">  .  .  .  .  .  </w:t>
        </w:r>
      </w:ins>
      <w:del w:id="40" w:author="Jade Raposa" w:date="2024-10-14T22:57:00Z" w16du:dateUtc="2024-10-14T14:57:00Z">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40 </w:t>
      </w:r>
    </w:p>
    <w:p w14:paraId="41427A39" w14:textId="11AADD05"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2.3</w:t>
      </w:r>
      <w:r w:rsidRPr="00947823">
        <w:rPr>
          <w:rFonts w:ascii="Georgia" w:eastAsia="Times New Roman" w:hAnsi="Georgia" w:cs="Times New Roman"/>
          <w:color w:val="000000"/>
          <w:lang w:eastAsia="en-PH"/>
        </w:rPr>
        <w:tab/>
        <w:t>Conceptual Framework of the Proposed System .  .  .  .  .  .</w:t>
      </w:r>
      <w:ins w:id="41" w:author="Jade Raposa" w:date="2024-10-14T22:57:00Z" w16du:dateUtc="2024-10-14T14:57:00Z">
        <w:r w:rsidR="006E7B7B">
          <w:rPr>
            <w:rFonts w:ascii="Georgia" w:eastAsia="Times New Roman" w:hAnsi="Georgia" w:cs="Times New Roman"/>
            <w:color w:val="000000"/>
            <w:lang w:eastAsia="en-PH"/>
          </w:rPr>
          <w:t xml:space="preserve">  .  .  .  .  .  </w:t>
        </w:r>
      </w:ins>
      <w:del w:id="42" w:author="Jade Raposa" w:date="2024-10-14T22:57:00Z" w16du:dateUtc="2024-10-14T14:57:00Z">
        <w:r w:rsidRPr="00947823" w:rsidDel="006E7B7B">
          <w:rPr>
            <w:rFonts w:ascii="Georgia" w:eastAsia="Times New Roman" w:hAnsi="Georgia" w:cs="Times New Roman"/>
            <w:color w:val="000000"/>
            <w:lang w:eastAsia="en-PH"/>
          </w:rPr>
          <w:delText> </w:delText>
        </w:r>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42</w:t>
      </w:r>
    </w:p>
    <w:p w14:paraId="2E57C635" w14:textId="1A548567"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w:t>
      </w:r>
      <w:r w:rsidRPr="00947823">
        <w:rPr>
          <w:rFonts w:ascii="Georgia" w:eastAsia="Times New Roman" w:hAnsi="Georgia" w:cs="Times New Roman"/>
          <w:color w:val="000000"/>
          <w:lang w:eastAsia="en-PH"/>
        </w:rPr>
        <w:tab/>
        <w:t>Flowchart of the Manual Process.  .  .  .  .  .  .  .  .  .  .  .  .  .  . </w:t>
      </w:r>
      <w:ins w:id="43" w:author="Jade Raposa" w:date="2024-10-14T22:56:00Z" w16du:dateUtc="2024-10-14T14:56:00Z">
        <w:r w:rsidR="006E7B7B">
          <w:rPr>
            <w:rFonts w:ascii="Georgia" w:eastAsia="Times New Roman" w:hAnsi="Georgia" w:cs="Times New Roman"/>
            <w:color w:val="000000"/>
            <w:lang w:eastAsia="en-PH"/>
          </w:rPr>
          <w:t xml:space="preserve"> .  </w:t>
        </w:r>
      </w:ins>
      <w:ins w:id="44" w:author="Jade Raposa" w:date="2024-10-14T22:57:00Z" w16du:dateUtc="2024-10-14T14:57:00Z">
        <w:r w:rsidR="006E7B7B">
          <w:rPr>
            <w:rFonts w:ascii="Georgia" w:eastAsia="Times New Roman" w:hAnsi="Georgia" w:cs="Times New Roman"/>
            <w:color w:val="000000"/>
            <w:lang w:eastAsia="en-PH"/>
          </w:rPr>
          <w:t xml:space="preserve">.  .  .  .  </w:t>
        </w:r>
      </w:ins>
      <w:del w:id="45" w:author="Jade Raposa" w:date="2024-10-14T22:56:00Z" w16du:dateUtc="2024-10-14T14:56:00Z">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45</w:t>
      </w:r>
    </w:p>
    <w:p w14:paraId="785BAF80" w14:textId="0DB00708"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3.2</w:t>
      </w:r>
      <w:r w:rsidRPr="00947823">
        <w:rPr>
          <w:rFonts w:ascii="Georgia" w:eastAsia="Times New Roman" w:hAnsi="Georgia" w:cs="Times New Roman"/>
          <w:color w:val="000000"/>
          <w:lang w:eastAsia="en-PH"/>
        </w:rPr>
        <w:tab/>
        <w:t>System Architecture of the Proposed System.  .  .  .   .  .  .  .</w:t>
      </w:r>
      <w:ins w:id="46" w:author="Jade Raposa" w:date="2024-10-14T22:56:00Z" w16du:dateUtc="2024-10-14T14:56:00Z">
        <w:r w:rsidR="006E7B7B">
          <w:rPr>
            <w:rFonts w:ascii="Georgia" w:eastAsia="Times New Roman" w:hAnsi="Georgia" w:cs="Times New Roman"/>
            <w:color w:val="000000"/>
            <w:lang w:eastAsia="en-PH"/>
          </w:rPr>
          <w:t xml:space="preserve">  .  .  .  .  .  </w:t>
        </w:r>
      </w:ins>
      <w:del w:id="47" w:author="Jade Raposa" w:date="2024-10-14T22:56:00Z" w16du:dateUtc="2024-10-14T14:56:00Z">
        <w:r w:rsidRPr="00947823" w:rsidDel="006E7B7B">
          <w:rPr>
            <w:rFonts w:ascii="Georgia" w:eastAsia="Times New Roman" w:hAnsi="Georgia" w:cs="Times New Roman"/>
            <w:color w:val="000000"/>
            <w:lang w:eastAsia="en-PH"/>
          </w:rPr>
          <w:delText xml:space="preserve">  </w:delText>
        </w:r>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47</w:t>
      </w:r>
    </w:p>
    <w:p w14:paraId="7068AFF1" w14:textId="342CBE6A"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3.3</w:t>
      </w:r>
      <w:r w:rsidRPr="00947823">
        <w:rPr>
          <w:rFonts w:ascii="Georgia" w:eastAsia="Times New Roman" w:hAnsi="Georgia" w:cs="Times New Roman"/>
          <w:color w:val="000000"/>
          <w:lang w:eastAsia="en-PH"/>
        </w:rPr>
        <w:tab/>
        <w:t>Use-Case Diagram.  .  .  .  .  .  .  .  .   .  .  .  .  .  .  .  .  .  .  .  .  .  .</w:t>
      </w:r>
      <w:ins w:id="48" w:author="Jade Raposa" w:date="2024-10-14T22:56:00Z" w16du:dateUtc="2024-10-14T14:56:00Z">
        <w:r w:rsidR="00A44E02">
          <w:rPr>
            <w:rFonts w:ascii="Georgia" w:eastAsia="Times New Roman" w:hAnsi="Georgia" w:cs="Times New Roman"/>
            <w:color w:val="000000"/>
            <w:lang w:eastAsia="en-PH"/>
          </w:rPr>
          <w:t xml:space="preserve">  .  .  .  .  .  </w:t>
        </w:r>
      </w:ins>
      <w:del w:id="49" w:author="Jade Raposa" w:date="2024-10-14T22:56:00Z" w16du:dateUtc="2024-10-14T14:56:00Z">
        <w:r w:rsidRPr="00947823" w:rsidDel="00A44E02">
          <w:rPr>
            <w:rFonts w:ascii="Georgia" w:eastAsia="Times New Roman" w:hAnsi="Georgia" w:cs="Times New Roman"/>
            <w:color w:val="000000"/>
            <w:lang w:eastAsia="en-PH"/>
          </w:rPr>
          <w:delText>   </w:delText>
        </w:r>
        <w:r w:rsidR="00B4283E" w:rsidDel="00A44E02">
          <w:rPr>
            <w:rFonts w:ascii="Georgia" w:eastAsia="Times New Roman" w:hAnsi="Georgia" w:cs="Times New Roman"/>
            <w:color w:val="000000"/>
            <w:lang w:eastAsia="en-PH"/>
          </w:rPr>
          <w:tab/>
        </w:r>
        <w:r w:rsidRPr="00947823" w:rsidDel="00A44E02">
          <w:rPr>
            <w:rFonts w:ascii="Georgia" w:eastAsia="Times New Roman" w:hAnsi="Georgia" w:cs="Times New Roman"/>
            <w:color w:val="000000"/>
            <w:lang w:eastAsia="en-PH"/>
          </w:rPr>
          <w:delText xml:space="preserve"> </w:delText>
        </w:r>
        <w:r w:rsidR="00B4283E" w:rsidDel="00A44E0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48</w:t>
      </w:r>
    </w:p>
    <w:p w14:paraId="7B32A6DC" w14:textId="6BA62CAA"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3.4</w:t>
      </w:r>
      <w:r w:rsidRPr="00947823">
        <w:rPr>
          <w:rFonts w:ascii="Georgia" w:eastAsia="Times New Roman" w:hAnsi="Georgia" w:cs="Times New Roman"/>
          <w:color w:val="000000"/>
          <w:lang w:eastAsia="en-PH"/>
        </w:rPr>
        <w:tab/>
        <w:t>Sequence Diagram.  .  .  .  .  .  .  .  .  .  .  .  .  .  .  .  .  .  .  .  .  .  .</w:t>
      </w:r>
      <w:ins w:id="50" w:author="Jade Raposa" w:date="2024-10-14T22:56:00Z" w16du:dateUtc="2024-10-14T14:56:00Z">
        <w:r w:rsidR="00A44E02">
          <w:rPr>
            <w:rFonts w:ascii="Georgia" w:eastAsia="Times New Roman" w:hAnsi="Georgia" w:cs="Times New Roman"/>
            <w:color w:val="000000"/>
            <w:lang w:eastAsia="en-PH"/>
          </w:rPr>
          <w:t xml:space="preserve">  .  .  .  .  .   </w:t>
        </w:r>
      </w:ins>
      <w:del w:id="51" w:author="Jade Raposa" w:date="2024-10-14T22:56:00Z" w16du:dateUtc="2024-10-14T14:56:00Z">
        <w:r w:rsidRPr="00947823" w:rsidDel="00A44E02">
          <w:rPr>
            <w:rFonts w:ascii="Georgia" w:eastAsia="Times New Roman" w:hAnsi="Georgia" w:cs="Times New Roman"/>
            <w:color w:val="000000"/>
            <w:lang w:eastAsia="en-PH"/>
          </w:rPr>
          <w:delText xml:space="preserve">   </w:delText>
        </w:r>
        <w:r w:rsidRPr="00947823" w:rsidDel="00A44E02">
          <w:rPr>
            <w:rFonts w:ascii="Georgia" w:eastAsia="Times New Roman" w:hAnsi="Georgia" w:cs="Times New Roman"/>
            <w:color w:val="000000"/>
            <w:lang w:eastAsia="en-PH"/>
          </w:rPr>
          <w:tab/>
        </w:r>
        <w:r w:rsidR="00B4283E" w:rsidDel="00A44E0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50</w:t>
      </w:r>
    </w:p>
    <w:p w14:paraId="61383EEE" w14:textId="76B3C456"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3.5</w:t>
      </w:r>
      <w:r w:rsidRPr="00947823">
        <w:rPr>
          <w:rFonts w:ascii="Georgia" w:eastAsia="Times New Roman" w:hAnsi="Georgia" w:cs="Times New Roman"/>
          <w:color w:val="000000"/>
          <w:lang w:eastAsia="en-PH"/>
        </w:rPr>
        <w:tab/>
        <w:t xml:space="preserve">Class Diagram.  .  .  .  .  .  .  .  .  .  .  .  .  .  .  .  .  .  .  .  .  .   .  .  .  </w:t>
      </w:r>
      <w:ins w:id="52" w:author="Jade Raposa" w:date="2024-10-14T22:55:00Z" w16du:dateUtc="2024-10-14T14:55:00Z">
        <w:r w:rsidR="00A44E02">
          <w:rPr>
            <w:rFonts w:ascii="Georgia" w:eastAsia="Times New Roman" w:hAnsi="Georgia" w:cs="Times New Roman"/>
            <w:color w:val="000000"/>
            <w:lang w:eastAsia="en-PH"/>
          </w:rPr>
          <w:t xml:space="preserve">.  .  .  .  .  </w:t>
        </w:r>
      </w:ins>
      <w:ins w:id="53" w:author="Jade Raposa" w:date="2024-10-14T22:57:00Z" w16du:dateUtc="2024-10-14T14:57:00Z">
        <w:r w:rsidR="006E7B7B">
          <w:rPr>
            <w:rFonts w:ascii="Georgia" w:eastAsia="Times New Roman" w:hAnsi="Georgia" w:cs="Times New Roman"/>
            <w:color w:val="000000"/>
            <w:lang w:eastAsia="en-PH"/>
          </w:rPr>
          <w:t>.</w:t>
        </w:r>
      </w:ins>
      <w:ins w:id="54" w:author="Jade Raposa" w:date="2024-10-14T22:55:00Z" w16du:dateUtc="2024-10-14T14:55:00Z">
        <w:r w:rsidR="00A44E02">
          <w:rPr>
            <w:rFonts w:ascii="Georgia" w:eastAsia="Times New Roman" w:hAnsi="Georgia" w:cs="Times New Roman"/>
            <w:color w:val="000000"/>
            <w:lang w:eastAsia="en-PH"/>
          </w:rPr>
          <w:t xml:space="preserve"> </w:t>
        </w:r>
      </w:ins>
      <w:del w:id="55" w:author="Jade Raposa" w:date="2024-10-14T22:55:00Z" w16du:dateUtc="2024-10-14T14:55:00Z">
        <w:r w:rsidRPr="00947823" w:rsidDel="00A44E02">
          <w:rPr>
            <w:rFonts w:ascii="Georgia" w:eastAsia="Times New Roman" w:hAnsi="Georgia" w:cs="Times New Roman"/>
            <w:color w:val="000000"/>
            <w:lang w:eastAsia="en-PH"/>
          </w:rPr>
          <w:tab/>
        </w:r>
        <w:r w:rsidR="00B4283E" w:rsidDel="00A44E0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51</w:t>
      </w:r>
    </w:p>
    <w:p w14:paraId="6B35A007"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28D9320D"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57EFEC85"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13AC8B31"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73E3256E"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1D7E912A"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0F632C9B"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6BABA21B"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125DC123"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095B78C6" w14:textId="77777777" w:rsidR="00416219" w:rsidRPr="00947823" w:rsidRDefault="00416219" w:rsidP="00084CB8">
      <w:pPr>
        <w:spacing w:after="0" w:line="480" w:lineRule="auto"/>
        <w:jc w:val="center"/>
        <w:rPr>
          <w:rFonts w:ascii="Georgia" w:eastAsia="Times New Roman" w:hAnsi="Georgia" w:cs="Times New Roman"/>
          <w:b/>
          <w:bCs/>
          <w:color w:val="000000"/>
          <w:lang w:eastAsia="en-PH"/>
        </w:rPr>
      </w:pPr>
    </w:p>
    <w:p w14:paraId="2C771D48" w14:textId="77777777" w:rsidR="00416219" w:rsidRPr="00947823" w:rsidRDefault="00416219" w:rsidP="00084CB8">
      <w:pPr>
        <w:spacing w:after="0" w:line="480" w:lineRule="auto"/>
        <w:jc w:val="center"/>
        <w:rPr>
          <w:rFonts w:ascii="Georgia" w:eastAsia="Times New Roman" w:hAnsi="Georgia" w:cs="Times New Roman"/>
          <w:b/>
          <w:bCs/>
          <w:color w:val="000000"/>
          <w:lang w:eastAsia="en-PH"/>
        </w:rPr>
      </w:pPr>
    </w:p>
    <w:p w14:paraId="7023D8BD" w14:textId="4FADFD56" w:rsidR="00416219" w:rsidRPr="00947823" w:rsidRDefault="00416219" w:rsidP="00084CB8">
      <w:pPr>
        <w:spacing w:after="0" w:line="480" w:lineRule="auto"/>
        <w:jc w:val="center"/>
        <w:rPr>
          <w:rFonts w:ascii="Georgia" w:eastAsia="Times New Roman" w:hAnsi="Georgia" w:cs="Times New Roman"/>
          <w:b/>
          <w:bCs/>
          <w:color w:val="000000"/>
          <w:lang w:eastAsia="en-PH"/>
        </w:rPr>
      </w:pPr>
    </w:p>
    <w:p w14:paraId="60DCB178" w14:textId="0D9131A6" w:rsidR="00431977" w:rsidRPr="00947823" w:rsidRDefault="00431977" w:rsidP="00084CB8">
      <w:pPr>
        <w:spacing w:after="0" w:line="480" w:lineRule="auto"/>
        <w:jc w:val="center"/>
        <w:rPr>
          <w:rFonts w:ascii="Georgia" w:eastAsia="Times New Roman" w:hAnsi="Georgia" w:cs="Times New Roman"/>
          <w:b/>
          <w:bCs/>
          <w:color w:val="000000"/>
          <w:lang w:eastAsia="en-PH"/>
        </w:rPr>
      </w:pPr>
    </w:p>
    <w:p w14:paraId="4D87029C" w14:textId="77777777" w:rsidR="00BD74DF" w:rsidRDefault="00BD74DF" w:rsidP="00084CB8">
      <w:pPr>
        <w:spacing w:after="0" w:line="480" w:lineRule="auto"/>
        <w:jc w:val="center"/>
        <w:rPr>
          <w:rFonts w:ascii="Georgia" w:eastAsia="Times New Roman" w:hAnsi="Georgia" w:cs="Times New Roman"/>
          <w:b/>
          <w:bCs/>
          <w:color w:val="000000"/>
          <w:lang w:eastAsia="en-PH"/>
        </w:rPr>
      </w:pPr>
    </w:p>
    <w:p w14:paraId="58EF84F9" w14:textId="77777777" w:rsidR="00BE3E01" w:rsidRDefault="00BE3E01" w:rsidP="00084CB8">
      <w:pPr>
        <w:spacing w:after="0" w:line="480" w:lineRule="auto"/>
        <w:jc w:val="center"/>
        <w:rPr>
          <w:rFonts w:ascii="Georgia" w:eastAsia="Times New Roman" w:hAnsi="Georgia" w:cs="Times New Roman"/>
          <w:b/>
          <w:bCs/>
          <w:color w:val="000000"/>
          <w:lang w:eastAsia="en-PH"/>
        </w:rPr>
      </w:pPr>
    </w:p>
    <w:p w14:paraId="40B39E5C" w14:textId="77777777" w:rsidR="00BE3E01" w:rsidRDefault="00BE3E01" w:rsidP="00084CB8">
      <w:pPr>
        <w:spacing w:after="0" w:line="480" w:lineRule="auto"/>
        <w:jc w:val="center"/>
        <w:rPr>
          <w:rFonts w:ascii="Georgia" w:eastAsia="Times New Roman" w:hAnsi="Georgia" w:cs="Times New Roman"/>
          <w:b/>
          <w:bCs/>
          <w:color w:val="000000"/>
          <w:lang w:eastAsia="en-PH"/>
        </w:rPr>
      </w:pPr>
    </w:p>
    <w:p w14:paraId="044D7191" w14:textId="68B39C7B"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LIST OF TABLES</w:t>
      </w:r>
      <w:del w:id="56" w:author="Jade Raposa" w:date="2024-10-14T22:52:00Z" w16du:dateUtc="2024-10-14T14:52:00Z">
        <w:r w:rsidRPr="00947823" w:rsidDel="003F32CB">
          <w:rPr>
            <w:rFonts w:ascii="Georgia" w:eastAsia="Times New Roman" w:hAnsi="Georgia" w:cs="Times New Roman"/>
            <w:b/>
            <w:bCs/>
            <w:color w:val="000000"/>
            <w:lang w:eastAsia="en-PH"/>
          </w:rPr>
          <w:delText> </w:delText>
        </w:r>
      </w:del>
    </w:p>
    <w:p w14:paraId="2A0A84BE" w14:textId="2153D902"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Table no.                                       Title</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xml:space="preserve">             </w:t>
      </w:r>
      <w:r w:rsidRPr="00947823">
        <w:rPr>
          <w:rFonts w:ascii="Georgia" w:eastAsia="Times New Roman" w:hAnsi="Georgia" w:cs="Times New Roman"/>
          <w:b/>
          <w:bCs/>
          <w:color w:val="000000"/>
          <w:lang w:eastAsia="en-PH"/>
        </w:rPr>
        <w:tab/>
        <w:t xml:space="preserve">   Page No.</w:t>
      </w:r>
    </w:p>
    <w:p w14:paraId="70934849" w14:textId="3A702A0D" w:rsidR="00084CB8" w:rsidRPr="00947823" w:rsidRDefault="00084CB8" w:rsidP="00084CB8">
      <w:pPr>
        <w:spacing w:after="0" w:line="480" w:lineRule="auto"/>
        <w:ind w:left="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2.1</w:t>
      </w:r>
      <w:r w:rsidRPr="00947823">
        <w:rPr>
          <w:rFonts w:ascii="Georgia" w:eastAsia="Times New Roman" w:hAnsi="Georgia" w:cs="Times New Roman"/>
          <w:color w:val="000000"/>
          <w:lang w:eastAsia="en-PH"/>
        </w:rPr>
        <w:tab/>
        <w:t xml:space="preserve">Activities of Agile Lean Methodology.  .  .  .   .  .  .  .  .  .  .  .  </w:t>
      </w:r>
      <w:ins w:id="57" w:author="Jade Raposa" w:date="2024-10-14T22:27:00Z" w16du:dateUtc="2024-10-14T14:27:00Z">
        <w:r w:rsidR="009619FF">
          <w:rPr>
            <w:rFonts w:ascii="Georgia" w:eastAsia="Times New Roman" w:hAnsi="Georgia" w:cs="Times New Roman"/>
            <w:color w:val="000000"/>
            <w:lang w:eastAsia="en-PH"/>
          </w:rPr>
          <w:t>.</w:t>
        </w:r>
      </w:ins>
      <w:ins w:id="58" w:author="Jade Raposa" w:date="2024-10-14T22:58:00Z" w16du:dateUtc="2024-10-14T14:58:00Z">
        <w:r w:rsidR="00277960">
          <w:rPr>
            <w:rFonts w:ascii="Georgia" w:eastAsia="Times New Roman" w:hAnsi="Georgia" w:cs="Times New Roman"/>
            <w:color w:val="000000"/>
            <w:lang w:eastAsia="en-PH"/>
          </w:rPr>
          <w:t xml:space="preserve">  .  .  .  .   </w:t>
        </w:r>
      </w:ins>
      <w:del w:id="59" w:author="Jade Raposa" w:date="2024-10-14T22:58:00Z" w16du:dateUtc="2024-10-14T14:58:00Z">
        <w:r w:rsidRPr="00947823" w:rsidDel="00277960">
          <w:rPr>
            <w:rFonts w:ascii="Georgia" w:eastAsia="Times New Roman" w:hAnsi="Georgia" w:cs="Times New Roman"/>
            <w:color w:val="000000"/>
            <w:lang w:eastAsia="en-PH"/>
          </w:rPr>
          <w:tab/>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24</w:t>
      </w:r>
    </w:p>
    <w:p w14:paraId="5D48FB80" w14:textId="170E5B03"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2.2</w:t>
      </w:r>
      <w:r w:rsidRPr="00947823">
        <w:rPr>
          <w:rFonts w:ascii="Georgia" w:eastAsia="Times New Roman" w:hAnsi="Georgia" w:cs="Times New Roman"/>
          <w:color w:val="000000"/>
          <w:lang w:eastAsia="en-PH"/>
        </w:rPr>
        <w:tab/>
        <w:t>Reasons Why Students Shift.  .  .  .  .  .  .  .  .  .  .   .  .  .  .  .  .</w:t>
      </w:r>
      <w:ins w:id="60" w:author="Jade Raposa" w:date="2024-10-14T22:58:00Z" w16du:dateUtc="2024-10-14T14:58:00Z">
        <w:r w:rsidR="00277960">
          <w:rPr>
            <w:rFonts w:ascii="Georgia" w:eastAsia="Times New Roman" w:hAnsi="Georgia" w:cs="Times New Roman"/>
            <w:color w:val="000000"/>
            <w:lang w:eastAsia="en-PH"/>
          </w:rPr>
          <w:t xml:space="preserve">  .  .  .  .  .   </w:t>
        </w:r>
      </w:ins>
      <w:del w:id="61" w:author="Jade Raposa" w:date="2024-10-14T22:58:00Z" w16du:dateUtc="2024-10-14T14:58:00Z">
        <w:r w:rsidRPr="00947823" w:rsidDel="00277960">
          <w:rPr>
            <w:rFonts w:ascii="Georgia" w:eastAsia="Times New Roman" w:hAnsi="Georgia" w:cs="Times New Roman"/>
            <w:color w:val="000000"/>
            <w:lang w:eastAsia="en-PH"/>
          </w:rPr>
          <w:tab/>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29</w:t>
      </w:r>
    </w:p>
    <w:p w14:paraId="53E53564" w14:textId="3E9E902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2.3</w:t>
      </w:r>
      <w:r w:rsidRPr="00947823">
        <w:rPr>
          <w:rFonts w:ascii="Georgia" w:eastAsia="Times New Roman" w:hAnsi="Georgia" w:cs="Times New Roman"/>
          <w:color w:val="000000"/>
          <w:lang w:eastAsia="en-PH"/>
        </w:rPr>
        <w:tab/>
        <w:t>Students Mindset Before Shifting.  .  .  .  .  .  .  .  .  .  .  .   .  .</w:t>
      </w:r>
      <w:ins w:id="62" w:author="Jade Raposa" w:date="2024-10-14T22:58:00Z" w16du:dateUtc="2024-10-14T14:58:00Z">
        <w:r w:rsidR="00277960">
          <w:rPr>
            <w:rFonts w:ascii="Georgia" w:eastAsia="Times New Roman" w:hAnsi="Georgia" w:cs="Times New Roman"/>
            <w:color w:val="000000"/>
            <w:lang w:eastAsia="en-PH"/>
          </w:rPr>
          <w:t xml:space="preserve">  .  .  .  .  .   </w:t>
        </w:r>
      </w:ins>
      <w:del w:id="63"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00B4283E" w:rsidDel="00277960">
          <w:rPr>
            <w:rFonts w:ascii="Georgia" w:eastAsia="Times New Roman" w:hAnsi="Georgia" w:cs="Times New Roman"/>
            <w:color w:val="000000"/>
            <w:lang w:eastAsia="en-PH"/>
          </w:rPr>
          <w:tab/>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30</w:t>
      </w:r>
    </w:p>
    <w:p w14:paraId="386A7A07" w14:textId="1CC99557" w:rsidR="00084CB8" w:rsidRPr="00947823" w:rsidRDefault="00084CB8" w:rsidP="00B4283E">
      <w:pPr>
        <w:tabs>
          <w:tab w:val="left" w:pos="1440"/>
        </w:tabs>
        <w:spacing w:after="0" w:line="480" w:lineRule="auto"/>
        <w:ind w:left="1440" w:hanging="720"/>
        <w:rPr>
          <w:rFonts w:ascii="Georgia" w:eastAsia="Times New Roman" w:hAnsi="Georgia" w:cs="Times New Roman"/>
          <w:lang w:eastAsia="en-PH"/>
        </w:rPr>
      </w:pPr>
      <w:r w:rsidRPr="00947823">
        <w:rPr>
          <w:rFonts w:ascii="Georgia" w:eastAsia="Times New Roman" w:hAnsi="Georgia" w:cs="Times New Roman"/>
          <w:color w:val="000000"/>
          <w:lang w:eastAsia="en-PH"/>
        </w:rPr>
        <w:t>2.4</w:t>
      </w:r>
      <w:r w:rsidRPr="00947823">
        <w:rPr>
          <w:rFonts w:ascii="Georgia" w:eastAsia="Times New Roman" w:hAnsi="Georgia" w:cs="Times New Roman"/>
          <w:color w:val="000000"/>
          <w:lang w:eastAsia="en-PH"/>
        </w:rPr>
        <w:tab/>
        <w:t xml:space="preserve">Students Wish They Had Personalized Guidance </w:t>
      </w:r>
      <w:proofErr w:type="gramStart"/>
      <w:r w:rsidRPr="00947823">
        <w:rPr>
          <w:rFonts w:ascii="Georgia" w:eastAsia="Times New Roman" w:hAnsi="Georgia" w:cs="Times New Roman"/>
          <w:color w:val="000000"/>
          <w:lang w:eastAsia="en-PH"/>
        </w:rPr>
        <w:t>And</w:t>
      </w:r>
      <w:proofErr w:type="gramEnd"/>
      <w:r w:rsidRPr="00947823">
        <w:rPr>
          <w:rFonts w:ascii="Georgia" w:eastAsia="Times New Roman" w:hAnsi="Georgia" w:cs="Times New Roman"/>
          <w:color w:val="000000"/>
          <w:lang w:eastAsia="en-PH"/>
        </w:rPr>
        <w:t xml:space="preserve"> Support.  .  .  .  .  .  .  .  .  .  .  .   .  .  .  .  .  .  .  .  .  .  .  .  .  .</w:t>
      </w:r>
      <w:r w:rsidR="00416219" w:rsidRPr="00947823">
        <w:rPr>
          <w:rFonts w:ascii="Georgia" w:eastAsia="Times New Roman" w:hAnsi="Georgia" w:cs="Times New Roman"/>
          <w:color w:val="000000"/>
          <w:lang w:eastAsia="en-PH"/>
        </w:rPr>
        <w:t xml:space="preserve">   .   .   .</w:t>
      </w:r>
      <w:ins w:id="64" w:author="Jade Raposa" w:date="2024-10-14T22:58:00Z" w16du:dateUtc="2024-10-14T14:58:00Z">
        <w:r w:rsidR="00277960">
          <w:rPr>
            <w:rFonts w:ascii="Georgia" w:eastAsia="Times New Roman" w:hAnsi="Georgia" w:cs="Times New Roman"/>
            <w:color w:val="000000"/>
            <w:lang w:eastAsia="en-PH"/>
          </w:rPr>
          <w:t xml:space="preserve">  .  .  .  .  </w:t>
        </w:r>
      </w:ins>
      <w:del w:id="65" w:author="Jade Raposa" w:date="2024-10-14T22:58:00Z" w16du:dateUtc="2024-10-14T14:58:00Z">
        <w:r w:rsidR="00416219" w:rsidRPr="00947823" w:rsidDel="00277960">
          <w:rPr>
            <w:rFonts w:ascii="Georgia" w:eastAsia="Times New Roman" w:hAnsi="Georgia" w:cs="Times New Roman"/>
            <w:color w:val="000000"/>
            <w:lang w:eastAsia="en-PH"/>
          </w:rPr>
          <w:delText>  </w:delText>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30</w:t>
      </w:r>
    </w:p>
    <w:p w14:paraId="67D82306" w14:textId="1EBF63C4"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2.5</w:t>
      </w:r>
      <w:r w:rsidRPr="00947823">
        <w:rPr>
          <w:rFonts w:ascii="Georgia" w:eastAsia="Times New Roman" w:hAnsi="Georgia" w:cs="Times New Roman"/>
          <w:color w:val="000000"/>
          <w:lang w:eastAsia="en-PH"/>
        </w:rPr>
        <w:tab/>
        <w:t xml:space="preserve">Biggest Obstacle Faced  </w:t>
      </w:r>
      <w:proofErr w:type="gramStart"/>
      <w:r w:rsidRPr="00947823">
        <w:rPr>
          <w:rFonts w:ascii="Georgia" w:eastAsia="Times New Roman" w:hAnsi="Georgia" w:cs="Times New Roman"/>
          <w:color w:val="000000"/>
          <w:lang w:eastAsia="en-PH"/>
        </w:rPr>
        <w:t>In</w:t>
      </w:r>
      <w:proofErr w:type="gramEnd"/>
      <w:r w:rsidRPr="00947823">
        <w:rPr>
          <w:rFonts w:ascii="Georgia" w:eastAsia="Times New Roman" w:hAnsi="Georgia" w:cs="Times New Roman"/>
          <w:color w:val="000000"/>
          <w:lang w:eastAsia="en-PH"/>
        </w:rPr>
        <w:t xml:space="preserve"> Seeking Academic Help  .  .  .  .</w:t>
      </w:r>
      <w:ins w:id="66" w:author="Jade Raposa" w:date="2024-10-14T22:58:00Z" w16du:dateUtc="2024-10-14T14:58:00Z">
        <w:r w:rsidR="00277960">
          <w:rPr>
            <w:rFonts w:ascii="Georgia" w:eastAsia="Times New Roman" w:hAnsi="Georgia" w:cs="Times New Roman"/>
            <w:color w:val="000000"/>
            <w:lang w:eastAsia="en-PH"/>
          </w:rPr>
          <w:t xml:space="preserve">  .  .  .  .  .  </w:t>
        </w:r>
      </w:ins>
      <w:del w:id="67"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31</w:t>
      </w:r>
    </w:p>
    <w:p w14:paraId="69C49E21" w14:textId="2223C429"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2.6</w:t>
      </w:r>
      <w:r w:rsidRPr="00947823">
        <w:rPr>
          <w:rFonts w:ascii="Georgia" w:eastAsia="Times New Roman" w:hAnsi="Georgia" w:cs="Times New Roman"/>
          <w:color w:val="000000"/>
          <w:lang w:eastAsia="en-PH"/>
        </w:rPr>
        <w:tab/>
        <w:t>Importance of Connecting with Mentors using Mobile App .   .  .</w:t>
      </w:r>
      <w:ins w:id="68" w:author="Jade Raposa" w:date="2024-10-14T22:58:00Z" w16du:dateUtc="2024-10-14T14:58:00Z">
        <w:r w:rsidR="00277960">
          <w:rPr>
            <w:rFonts w:ascii="Georgia" w:eastAsia="Times New Roman" w:hAnsi="Georgia" w:cs="Times New Roman"/>
            <w:color w:val="000000"/>
            <w:lang w:eastAsia="en-PH"/>
          </w:rPr>
          <w:t xml:space="preserve">  .   </w:t>
        </w:r>
      </w:ins>
      <w:del w:id="69"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32</w:t>
      </w:r>
    </w:p>
    <w:p w14:paraId="36F348FB" w14:textId="6400A72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2.7</w:t>
      </w:r>
      <w:r w:rsidRPr="00947823">
        <w:rPr>
          <w:rFonts w:ascii="Georgia" w:eastAsia="Times New Roman" w:hAnsi="Georgia" w:cs="Times New Roman"/>
          <w:color w:val="000000"/>
          <w:lang w:eastAsia="en-PH"/>
        </w:rPr>
        <w:tab/>
        <w:t xml:space="preserve">Students Interested </w:t>
      </w:r>
      <w:proofErr w:type="gramStart"/>
      <w:r w:rsidRPr="00947823">
        <w:rPr>
          <w:rFonts w:ascii="Georgia" w:eastAsia="Times New Roman" w:hAnsi="Georgia" w:cs="Times New Roman"/>
          <w:color w:val="000000"/>
          <w:lang w:eastAsia="en-PH"/>
        </w:rPr>
        <w:t>In</w:t>
      </w:r>
      <w:proofErr w:type="gramEnd"/>
      <w:r w:rsidRPr="00947823">
        <w:rPr>
          <w:rFonts w:ascii="Georgia" w:eastAsia="Times New Roman" w:hAnsi="Georgia" w:cs="Times New Roman"/>
          <w:color w:val="000000"/>
          <w:lang w:eastAsia="en-PH"/>
        </w:rPr>
        <w:t xml:space="preserve"> Using The Propose App.  .  .  .  .  .  .  .</w:t>
      </w:r>
      <w:ins w:id="70" w:author="Jade Raposa" w:date="2024-10-14T22:58:00Z" w16du:dateUtc="2024-10-14T14:58:00Z">
        <w:r w:rsidR="00277960">
          <w:rPr>
            <w:rFonts w:ascii="Georgia" w:eastAsia="Times New Roman" w:hAnsi="Georgia" w:cs="Times New Roman"/>
            <w:color w:val="000000"/>
            <w:lang w:eastAsia="en-PH"/>
          </w:rPr>
          <w:t xml:space="preserve">  .  .  . </w:t>
        </w:r>
      </w:ins>
      <w:ins w:id="71" w:author="Jade Raposa" w:date="2024-10-14T22:59:00Z" w16du:dateUtc="2024-10-14T14:59:00Z">
        <w:r w:rsidR="00277960">
          <w:rPr>
            <w:rFonts w:ascii="Georgia" w:eastAsia="Times New Roman" w:hAnsi="Georgia" w:cs="Times New Roman"/>
            <w:color w:val="000000"/>
            <w:lang w:eastAsia="en-PH"/>
          </w:rPr>
          <w:t xml:space="preserve"> .  </w:t>
        </w:r>
      </w:ins>
      <w:del w:id="72"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33</w:t>
      </w:r>
    </w:p>
    <w:p w14:paraId="2E439BBA" w14:textId="34698B9A"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2.8</w:t>
      </w:r>
      <w:r w:rsidRPr="00947823">
        <w:rPr>
          <w:rFonts w:ascii="Georgia" w:eastAsia="Times New Roman" w:hAnsi="Georgia" w:cs="Times New Roman"/>
          <w:color w:val="000000"/>
          <w:lang w:eastAsia="en-PH"/>
        </w:rPr>
        <w:tab/>
        <w:t xml:space="preserve">Features Preferred </w:t>
      </w:r>
      <w:proofErr w:type="gramStart"/>
      <w:r w:rsidRPr="00947823">
        <w:rPr>
          <w:rFonts w:ascii="Georgia" w:eastAsia="Times New Roman" w:hAnsi="Georgia" w:cs="Times New Roman"/>
          <w:color w:val="000000"/>
          <w:lang w:eastAsia="en-PH"/>
        </w:rPr>
        <w:t>By</w:t>
      </w:r>
      <w:proofErr w:type="gramEnd"/>
      <w:r w:rsidRPr="00947823">
        <w:rPr>
          <w:rFonts w:ascii="Georgia" w:eastAsia="Times New Roman" w:hAnsi="Georgia" w:cs="Times New Roman"/>
          <w:color w:val="000000"/>
          <w:lang w:eastAsia="en-PH"/>
        </w:rPr>
        <w:t xml:space="preserve"> Students.  .  .  .  .  .  .  .  .  .  .  .  .  .  .  .  .</w:t>
      </w:r>
      <w:ins w:id="73" w:author="Jade Raposa" w:date="2024-10-14T22:59:00Z" w16du:dateUtc="2024-10-14T14:59:00Z">
        <w:r w:rsidR="00277960">
          <w:rPr>
            <w:rFonts w:ascii="Georgia" w:eastAsia="Times New Roman" w:hAnsi="Georgia" w:cs="Times New Roman"/>
            <w:color w:val="000000"/>
            <w:lang w:eastAsia="en-PH"/>
          </w:rPr>
          <w:t xml:space="preserve">  .  .  .  .  </w:t>
        </w:r>
      </w:ins>
      <w:del w:id="74" w:author="Jade Raposa" w:date="2024-10-14T22:59:00Z" w16du:dateUtc="2024-10-14T14:59: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33</w:t>
      </w:r>
    </w:p>
    <w:p w14:paraId="64B3A365" w14:textId="564D6317" w:rsidR="00084CB8" w:rsidRPr="00947823" w:rsidRDefault="00084CB8" w:rsidP="00B4283E">
      <w:pPr>
        <w:spacing w:after="0" w:line="480" w:lineRule="auto"/>
        <w:ind w:left="1440" w:hanging="720"/>
        <w:rPr>
          <w:rFonts w:ascii="Georgia" w:eastAsia="Times New Roman" w:hAnsi="Georgia" w:cs="Times New Roman"/>
          <w:lang w:eastAsia="en-PH"/>
        </w:rPr>
      </w:pPr>
      <w:r w:rsidRPr="00947823">
        <w:rPr>
          <w:rFonts w:ascii="Georgia" w:eastAsia="Times New Roman" w:hAnsi="Georgia" w:cs="Times New Roman"/>
          <w:color w:val="000000"/>
          <w:lang w:eastAsia="en-PH"/>
        </w:rPr>
        <w:t>2.9</w:t>
      </w:r>
      <w:r w:rsidRPr="00947823">
        <w:rPr>
          <w:rFonts w:ascii="Georgia" w:eastAsia="Times New Roman" w:hAnsi="Georgia" w:cs="Times New Roman"/>
          <w:color w:val="000000"/>
          <w:lang w:eastAsia="en-PH"/>
        </w:rPr>
        <w:tab/>
        <w:t>Common Challenge Students Face According to Educators.  .  .  .  .  .  .  .  .  .  .  .  .  .  .  .  .  .   .  .  .  .  .  .  .</w:t>
      </w:r>
      <w:r w:rsidR="00416219" w:rsidRPr="00947823">
        <w:rPr>
          <w:rFonts w:ascii="Georgia" w:eastAsia="Times New Roman" w:hAnsi="Georgia" w:cs="Times New Roman"/>
          <w:color w:val="000000"/>
          <w:lang w:eastAsia="en-PH"/>
        </w:rPr>
        <w:t xml:space="preserve">  .  .  .  . </w:t>
      </w:r>
      <w:r w:rsidR="005B668F">
        <w:rPr>
          <w:rFonts w:ascii="Georgia" w:eastAsia="Times New Roman" w:hAnsi="Georgia" w:cs="Times New Roman"/>
          <w:color w:val="000000"/>
          <w:lang w:eastAsia="en-PH"/>
        </w:rPr>
        <w:t xml:space="preserve"> .  .  .  .  </w:t>
      </w:r>
      <w:ins w:id="75" w:author="Jade Raposa" w:date="2024-10-14T22:59:00Z" w16du:dateUtc="2024-10-14T14:59:00Z">
        <w:r w:rsidR="00277960">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35</w:t>
      </w:r>
    </w:p>
    <w:p w14:paraId="5A903DDF"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2.10</w:t>
      </w:r>
      <w:r w:rsidRPr="00947823">
        <w:rPr>
          <w:rFonts w:ascii="Georgia" w:eastAsia="Times New Roman" w:hAnsi="Georgia" w:cs="Times New Roman"/>
          <w:color w:val="000000"/>
          <w:lang w:eastAsia="en-PH"/>
        </w:rPr>
        <w:tab/>
        <w:t xml:space="preserve">Ways Personalized Assistance Can Impact </w:t>
      </w:r>
      <w:proofErr w:type="gramStart"/>
      <w:r w:rsidRPr="00947823">
        <w:rPr>
          <w:rFonts w:ascii="Georgia" w:eastAsia="Times New Roman" w:hAnsi="Georgia" w:cs="Times New Roman"/>
          <w:color w:val="000000"/>
          <w:lang w:eastAsia="en-PH"/>
        </w:rPr>
        <w:t>A</w:t>
      </w:r>
      <w:proofErr w:type="gramEnd"/>
      <w:r w:rsidRPr="00947823">
        <w:rPr>
          <w:rFonts w:ascii="Georgia" w:eastAsia="Times New Roman" w:hAnsi="Georgia" w:cs="Times New Roman"/>
          <w:color w:val="000000"/>
          <w:lang w:eastAsia="en-PH"/>
        </w:rPr>
        <w:t xml:space="preserve"> Student’s </w:t>
      </w:r>
    </w:p>
    <w:p w14:paraId="6AA2683B" w14:textId="62F69F5F" w:rsidR="00084CB8" w:rsidRPr="00947823" w:rsidRDefault="00084CB8" w:rsidP="00B4283E">
      <w:pPr>
        <w:spacing w:after="0" w:line="480" w:lineRule="auto"/>
        <w:ind w:left="720"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Academic Success and Learning Experience.  .  .  .  .  .  .   .  .  .  .</w:t>
      </w:r>
      <w:ins w:id="76" w:author="Jade Raposa" w:date="2024-10-14T22:59:00Z" w16du:dateUtc="2024-10-14T14:59:00Z">
        <w:r w:rsidR="00277960">
          <w:rPr>
            <w:rFonts w:ascii="Georgia" w:eastAsia="Times New Roman" w:hAnsi="Georgia" w:cs="Times New Roman"/>
            <w:color w:val="000000"/>
            <w:lang w:eastAsia="en-PH"/>
          </w:rPr>
          <w:t xml:space="preserve">  .  .    </w:t>
        </w:r>
      </w:ins>
      <w:del w:id="77" w:author="Jade Raposa" w:date="2024-10-14T22:59:00Z" w16du:dateUtc="2024-10-14T14:59:00Z">
        <w:r w:rsidRPr="00947823" w:rsidDel="00277960">
          <w:rPr>
            <w:rFonts w:ascii="Georgia" w:eastAsia="Times New Roman" w:hAnsi="Georgia" w:cs="Times New Roman"/>
            <w:color w:val="000000"/>
            <w:lang w:eastAsia="en-PH"/>
          </w:rPr>
          <w:delText>  .  . </w:delText>
        </w:r>
        <w:r w:rsidR="00B4283E" w:rsidDel="00277960">
          <w:rPr>
            <w:rFonts w:ascii="Georgia" w:eastAsia="Times New Roman" w:hAnsi="Georgia" w:cs="Times New Roman"/>
            <w:color w:val="000000"/>
            <w:lang w:eastAsia="en-PH"/>
          </w:rPr>
          <w:delText xml:space="preserve"> </w:delText>
        </w:r>
        <w:r w:rsidR="005B668F" w:rsidDel="00277960">
          <w:rPr>
            <w:rFonts w:ascii="Georgia" w:eastAsia="Times New Roman" w:hAnsi="Georgia" w:cs="Times New Roman"/>
            <w:color w:val="000000"/>
            <w:lang w:eastAsia="en-PH"/>
          </w:rPr>
          <w:delText xml:space="preserve"> </w:delText>
        </w:r>
      </w:del>
      <w:r w:rsidRPr="00947823">
        <w:rPr>
          <w:rFonts w:ascii="Georgia" w:eastAsia="Times New Roman" w:hAnsi="Georgia" w:cs="Times New Roman"/>
          <w:color w:val="000000"/>
          <w:lang w:eastAsia="en-PH"/>
        </w:rPr>
        <w:t>36</w:t>
      </w:r>
    </w:p>
    <w:p w14:paraId="73857F90" w14:textId="59E2F61E"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2.11</w:t>
      </w:r>
      <w:r w:rsidRPr="00947823">
        <w:rPr>
          <w:rFonts w:ascii="Georgia" w:eastAsia="Times New Roman" w:hAnsi="Georgia" w:cs="Times New Roman"/>
          <w:color w:val="000000"/>
          <w:lang w:eastAsia="en-PH"/>
        </w:rPr>
        <w:tab/>
        <w:t xml:space="preserve">Important Skills </w:t>
      </w:r>
      <w:proofErr w:type="gramStart"/>
      <w:r w:rsidRPr="00947823">
        <w:rPr>
          <w:rFonts w:ascii="Georgia" w:eastAsia="Times New Roman" w:hAnsi="Georgia" w:cs="Times New Roman"/>
          <w:color w:val="000000"/>
          <w:lang w:eastAsia="en-PH"/>
        </w:rPr>
        <w:t>For</w:t>
      </w:r>
      <w:proofErr w:type="gramEnd"/>
      <w:r w:rsidRPr="00947823">
        <w:rPr>
          <w:rFonts w:ascii="Georgia" w:eastAsia="Times New Roman" w:hAnsi="Georgia" w:cs="Times New Roman"/>
          <w:color w:val="000000"/>
          <w:lang w:eastAsia="en-PH"/>
        </w:rPr>
        <w:t xml:space="preserve"> Students To Develop In Their Field.  .  .  .  . </w:t>
      </w:r>
      <w:r w:rsidR="004276C2">
        <w:rPr>
          <w:rFonts w:ascii="Georgia" w:eastAsia="Times New Roman" w:hAnsi="Georgia" w:cs="Times New Roman"/>
          <w:color w:val="000000"/>
          <w:lang w:eastAsia="en-PH"/>
        </w:rPr>
        <w:t xml:space="preserve"> . </w:t>
      </w:r>
      <w:ins w:id="78" w:author="Jade Raposa" w:date="2024-10-14T22:59:00Z" w16du:dateUtc="2024-10-14T14:59:00Z">
        <w:r w:rsidR="00277960">
          <w:rPr>
            <w:rFonts w:ascii="Georgia" w:eastAsia="Times New Roman" w:hAnsi="Georgia" w:cs="Times New Roman"/>
            <w:color w:val="000000"/>
            <w:lang w:eastAsia="en-PH"/>
          </w:rPr>
          <w:t xml:space="preserve"> </w:t>
        </w:r>
      </w:ins>
      <w:del w:id="79" w:author="Jade Raposa" w:date="2024-10-14T22:59:00Z" w16du:dateUtc="2024-10-14T14:59:00Z">
        <w:r w:rsidR="004276C2" w:rsidDel="00277960">
          <w:rPr>
            <w:rFonts w:ascii="Georgia" w:eastAsia="Times New Roman" w:hAnsi="Georgia" w:cs="Times New Roman"/>
            <w:color w:val="000000"/>
            <w:lang w:eastAsia="en-PH"/>
          </w:rPr>
          <w:delText xml:space="preserve"> </w:delText>
        </w:r>
      </w:del>
      <w:r w:rsidR="005B668F">
        <w:rPr>
          <w:rFonts w:ascii="Georgia" w:eastAsia="Times New Roman" w:hAnsi="Georgia" w:cs="Times New Roman"/>
          <w:color w:val="000000"/>
          <w:lang w:eastAsia="en-PH"/>
        </w:rPr>
        <w:t xml:space="preserve"> </w:t>
      </w:r>
      <w:ins w:id="80" w:author="Jade Raposa" w:date="2024-10-14T22:59:00Z" w16du:dateUtc="2024-10-14T14:59:00Z">
        <w:r w:rsidR="00277960">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37</w:t>
      </w:r>
    </w:p>
    <w:p w14:paraId="637BB93D"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2.12</w:t>
      </w:r>
      <w:r w:rsidRPr="00947823">
        <w:rPr>
          <w:rFonts w:ascii="Georgia" w:eastAsia="Times New Roman" w:hAnsi="Georgia" w:cs="Times New Roman"/>
          <w:color w:val="000000"/>
          <w:lang w:eastAsia="en-PH"/>
        </w:rPr>
        <w:tab/>
        <w:t xml:space="preserve">Educators Comfortability </w:t>
      </w:r>
      <w:proofErr w:type="gramStart"/>
      <w:r w:rsidRPr="00947823">
        <w:rPr>
          <w:rFonts w:ascii="Georgia" w:eastAsia="Times New Roman" w:hAnsi="Georgia" w:cs="Times New Roman"/>
          <w:color w:val="000000"/>
          <w:lang w:eastAsia="en-PH"/>
        </w:rPr>
        <w:t>In</w:t>
      </w:r>
      <w:proofErr w:type="gramEnd"/>
      <w:r w:rsidRPr="00947823">
        <w:rPr>
          <w:rFonts w:ascii="Georgia" w:eastAsia="Times New Roman" w:hAnsi="Georgia" w:cs="Times New Roman"/>
          <w:color w:val="000000"/>
          <w:lang w:eastAsia="en-PH"/>
        </w:rPr>
        <w:t xml:space="preserve"> Using Mobile Apps For </w:t>
      </w:r>
    </w:p>
    <w:p w14:paraId="1C7E31CE" w14:textId="7E95AF76" w:rsidR="00084CB8" w:rsidRPr="00947823" w:rsidRDefault="00084CB8" w:rsidP="00084CB8">
      <w:pPr>
        <w:spacing w:after="0" w:line="480" w:lineRule="auto"/>
        <w:ind w:left="720"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Helping, Connecting, and Supporting Students.  .  .  .  .  .  .  . </w:t>
      </w:r>
      <w:r w:rsidR="004276C2">
        <w:rPr>
          <w:rFonts w:ascii="Georgia" w:eastAsia="Times New Roman" w:hAnsi="Georgia" w:cs="Times New Roman"/>
          <w:color w:val="000000"/>
          <w:lang w:eastAsia="en-PH"/>
        </w:rPr>
        <w:t xml:space="preserve">  .  .  .</w:t>
      </w:r>
      <w:ins w:id="81" w:author="Jade Raposa" w:date="2024-10-14T22:59:00Z" w16du:dateUtc="2024-10-14T14:59:00Z">
        <w:r w:rsidR="00813342">
          <w:rPr>
            <w:rFonts w:ascii="Georgia" w:eastAsia="Times New Roman" w:hAnsi="Georgia" w:cs="Times New Roman"/>
            <w:color w:val="000000"/>
            <w:lang w:eastAsia="en-PH"/>
          </w:rPr>
          <w:t xml:space="preserve">  </w:t>
        </w:r>
      </w:ins>
      <w:ins w:id="82" w:author="Jade Raposa" w:date="2024-10-14T23:00:00Z" w16du:dateUtc="2024-10-14T15:00:00Z">
        <w:r w:rsidR="00813342">
          <w:rPr>
            <w:rFonts w:ascii="Georgia" w:eastAsia="Times New Roman" w:hAnsi="Georgia" w:cs="Times New Roman"/>
            <w:color w:val="000000"/>
            <w:lang w:eastAsia="en-PH"/>
          </w:rPr>
          <w:t xml:space="preserve"> </w:t>
        </w:r>
      </w:ins>
      <w:ins w:id="83" w:author="Jade Raposa" w:date="2024-10-14T22:59:00Z" w16du:dateUtc="2024-10-14T14:59:00Z">
        <w:r w:rsidR="00813342">
          <w:rPr>
            <w:rFonts w:ascii="Georgia" w:eastAsia="Times New Roman" w:hAnsi="Georgia" w:cs="Times New Roman"/>
            <w:color w:val="000000"/>
            <w:lang w:eastAsia="en-PH"/>
          </w:rPr>
          <w:t xml:space="preserve"> </w:t>
        </w:r>
      </w:ins>
      <w:del w:id="84" w:author="Jade Raposa" w:date="2024-10-14T22:59:00Z" w16du:dateUtc="2024-10-14T14:59:00Z">
        <w:r w:rsidR="004276C2" w:rsidDel="00813342">
          <w:rPr>
            <w:rFonts w:ascii="Georgia" w:eastAsia="Times New Roman" w:hAnsi="Georgia" w:cs="Times New Roman"/>
            <w:color w:val="000000"/>
            <w:lang w:eastAsia="en-PH"/>
          </w:rPr>
          <w:delText xml:space="preserve">   </w:delText>
        </w:r>
        <w:r w:rsidR="005B668F" w:rsidDel="00277960">
          <w:rPr>
            <w:rFonts w:ascii="Georgia" w:eastAsia="Times New Roman" w:hAnsi="Georgia" w:cs="Times New Roman"/>
            <w:color w:val="000000"/>
            <w:lang w:eastAsia="en-PH"/>
          </w:rPr>
          <w:delText xml:space="preserve"> </w:delText>
        </w:r>
      </w:del>
      <w:r w:rsidRPr="00947823">
        <w:rPr>
          <w:rFonts w:ascii="Georgia" w:eastAsia="Times New Roman" w:hAnsi="Georgia" w:cs="Times New Roman"/>
          <w:color w:val="000000"/>
          <w:lang w:eastAsia="en-PH"/>
        </w:rPr>
        <w:t>38</w:t>
      </w:r>
    </w:p>
    <w:p w14:paraId="30495ABE"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2.13</w:t>
      </w:r>
      <w:r w:rsidRPr="00947823">
        <w:rPr>
          <w:rFonts w:ascii="Georgia" w:eastAsia="Times New Roman" w:hAnsi="Georgia" w:cs="Times New Roman"/>
          <w:color w:val="000000"/>
          <w:lang w:eastAsia="en-PH"/>
        </w:rPr>
        <w:tab/>
        <w:t xml:space="preserve">Educators Belief in Apps </w:t>
      </w:r>
      <w:proofErr w:type="gramStart"/>
      <w:r w:rsidRPr="00947823">
        <w:rPr>
          <w:rFonts w:ascii="Georgia" w:eastAsia="Times New Roman" w:hAnsi="Georgia" w:cs="Times New Roman"/>
          <w:color w:val="000000"/>
          <w:lang w:eastAsia="en-PH"/>
        </w:rPr>
        <w:t>For</w:t>
      </w:r>
      <w:proofErr w:type="gramEnd"/>
      <w:r w:rsidRPr="00947823">
        <w:rPr>
          <w:rFonts w:ascii="Georgia" w:eastAsia="Times New Roman" w:hAnsi="Georgia" w:cs="Times New Roman"/>
          <w:color w:val="000000"/>
          <w:lang w:eastAsia="en-PH"/>
        </w:rPr>
        <w:t xml:space="preserve"> Improving And </w:t>
      </w:r>
    </w:p>
    <w:p w14:paraId="092AF9A0" w14:textId="0CEBF31F" w:rsidR="00084CB8" w:rsidRPr="00947823" w:rsidRDefault="00084CB8" w:rsidP="00084CB8">
      <w:pPr>
        <w:spacing w:after="0" w:line="480" w:lineRule="auto"/>
        <w:ind w:left="720"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Enhancing Student’s Knowledge.  .  .  .  .  .  .  .  .  .  .  .  .  .</w:t>
      </w:r>
      <w:r w:rsidR="001D10A9">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 xml:space="preserve"> .  . </w:t>
      </w:r>
      <w:r w:rsidRPr="00947823">
        <w:rPr>
          <w:rFonts w:ascii="Georgia" w:eastAsia="Times New Roman" w:hAnsi="Georgia" w:cs="Times New Roman"/>
          <w:color w:val="000000"/>
          <w:lang w:eastAsia="en-PH"/>
        </w:rPr>
        <w:tab/>
      </w:r>
      <w:r w:rsidR="001D10A9">
        <w:rPr>
          <w:rFonts w:ascii="Georgia" w:eastAsia="Times New Roman" w:hAnsi="Georgia" w:cs="Times New Roman"/>
          <w:color w:val="000000"/>
          <w:lang w:eastAsia="en-PH"/>
        </w:rPr>
        <w:t xml:space="preserve">.  .  .  .  </w:t>
      </w:r>
      <w:ins w:id="85" w:author="Jade Raposa" w:date="2024-10-14T22:59:00Z" w16du:dateUtc="2024-10-14T14:59:00Z">
        <w:r w:rsidR="00813342">
          <w:rPr>
            <w:rFonts w:ascii="Georgia" w:eastAsia="Times New Roman" w:hAnsi="Georgia" w:cs="Times New Roman"/>
            <w:color w:val="000000"/>
            <w:lang w:eastAsia="en-PH"/>
          </w:rPr>
          <w:t>.</w:t>
        </w:r>
      </w:ins>
      <w:del w:id="86" w:author="Jade Raposa" w:date="2024-10-14T22:59:00Z" w16du:dateUtc="2024-10-14T14:59:00Z">
        <w:r w:rsidR="001D10A9" w:rsidDel="00813342">
          <w:rPr>
            <w:rFonts w:ascii="Georgia" w:eastAsia="Times New Roman" w:hAnsi="Georgia" w:cs="Times New Roman"/>
            <w:color w:val="000000"/>
            <w:lang w:eastAsia="en-PH"/>
          </w:rPr>
          <w:delText xml:space="preserve"> </w:delText>
        </w:r>
      </w:del>
      <w:r w:rsidR="005B668F">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38</w:t>
      </w:r>
    </w:p>
    <w:p w14:paraId="50B7375B" w14:textId="2AD6B930"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2.14</w:t>
      </w:r>
      <w:r w:rsidRPr="00947823">
        <w:rPr>
          <w:rFonts w:ascii="Georgia" w:eastAsia="Times New Roman" w:hAnsi="Georgia" w:cs="Times New Roman"/>
          <w:color w:val="000000"/>
          <w:lang w:eastAsia="en-PH"/>
        </w:rPr>
        <w:tab/>
        <w:t xml:space="preserve">Features Preferred </w:t>
      </w:r>
      <w:proofErr w:type="gramStart"/>
      <w:r w:rsidRPr="00947823">
        <w:rPr>
          <w:rFonts w:ascii="Georgia" w:eastAsia="Times New Roman" w:hAnsi="Georgia" w:cs="Times New Roman"/>
          <w:color w:val="000000"/>
          <w:lang w:eastAsia="en-PH"/>
        </w:rPr>
        <w:t>By</w:t>
      </w:r>
      <w:proofErr w:type="gramEnd"/>
      <w:r w:rsidRPr="00947823">
        <w:rPr>
          <w:rFonts w:ascii="Georgia" w:eastAsia="Times New Roman" w:hAnsi="Georgia" w:cs="Times New Roman"/>
          <w:color w:val="000000"/>
          <w:lang w:eastAsia="en-PH"/>
        </w:rPr>
        <w:t xml:space="preserve"> Educators For The App.  .  .  .  .  .  .  .  .</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005B668F">
        <w:rPr>
          <w:rFonts w:ascii="Georgia" w:eastAsia="Times New Roman" w:hAnsi="Georgia" w:cs="Times New Roman"/>
          <w:color w:val="000000"/>
          <w:lang w:eastAsia="en-PH"/>
        </w:rPr>
        <w:t xml:space="preserve">  . </w:t>
      </w:r>
      <w:r w:rsidRPr="00947823">
        <w:rPr>
          <w:rFonts w:ascii="Georgia" w:eastAsia="Times New Roman" w:hAnsi="Georgia" w:cs="Times New Roman"/>
          <w:color w:val="000000"/>
          <w:lang w:eastAsia="en-PH"/>
        </w:rPr>
        <w:t>39</w:t>
      </w:r>
    </w:p>
    <w:p w14:paraId="1FD37BCC" w14:textId="19A14D00"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w:t>
      </w:r>
      <w:r w:rsidRPr="00947823">
        <w:rPr>
          <w:rFonts w:ascii="Georgia" w:eastAsia="Times New Roman" w:hAnsi="Georgia" w:cs="Times New Roman"/>
          <w:color w:val="000000"/>
          <w:lang w:eastAsia="en-PH"/>
        </w:rPr>
        <w:tab/>
        <w:t>User Table.  .  .  .  .  .  . .  .  .  .   .  .  .  .  .  .  .  .  .  .  .  .  .  .  .  .  .  .  .  .  .  .  </w:t>
      </w:r>
      <w:ins w:id="87" w:author="Jade Raposa" w:date="2024-10-14T23:00:00Z" w16du:dateUtc="2024-10-14T15:00:00Z">
        <w:r w:rsidR="00813342">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53</w:t>
      </w:r>
    </w:p>
    <w:p w14:paraId="0F40FD81" w14:textId="7612EE2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3.2</w:t>
      </w:r>
      <w:r w:rsidRPr="00947823">
        <w:rPr>
          <w:rFonts w:ascii="Georgia" w:eastAsia="Times New Roman" w:hAnsi="Georgia" w:cs="Times New Roman"/>
          <w:color w:val="000000"/>
          <w:lang w:eastAsia="en-PH"/>
        </w:rPr>
        <w:tab/>
        <w:t>Mentor Table.  .  .  .  .  .  .  .  .  .  .  .  .  .  .  .  .  .  .  .  .  .  .  .  .  .  .   .  .  .</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ab/>
      </w:r>
      <w:r w:rsidR="005B668F">
        <w:rPr>
          <w:rFonts w:ascii="Georgia" w:eastAsia="Times New Roman" w:hAnsi="Georgia" w:cs="Times New Roman"/>
          <w:color w:val="000000"/>
          <w:lang w:eastAsia="en-PH"/>
        </w:rPr>
        <w:t xml:space="preserve"> </w:t>
      </w:r>
      <w:ins w:id="88" w:author="Jade Raposa" w:date="2024-10-14T23:00:00Z" w16du:dateUtc="2024-10-14T15:00:00Z">
        <w:r w:rsidR="00813342">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53</w:t>
      </w:r>
    </w:p>
    <w:p w14:paraId="4B4A00C6" w14:textId="0579EAEA"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3.3</w:t>
      </w:r>
      <w:r w:rsidRPr="00947823">
        <w:rPr>
          <w:rFonts w:ascii="Georgia" w:eastAsia="Times New Roman" w:hAnsi="Georgia" w:cs="Times New Roman"/>
          <w:color w:val="000000"/>
          <w:lang w:eastAsia="en-PH"/>
        </w:rPr>
        <w:tab/>
        <w:t>Mentee Table.  .  .  .  .  .  .  .  .  .  .  .  .  .  .  .  .  .  .  . .  .  .  .  .  .  .  .  .  .  .</w:t>
      </w:r>
      <w:r w:rsidR="005B668F">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 xml:space="preserve"> </w:t>
      </w:r>
      <w:r w:rsidR="005B668F">
        <w:rPr>
          <w:rFonts w:ascii="Georgia" w:eastAsia="Times New Roman" w:hAnsi="Georgia" w:cs="Times New Roman"/>
          <w:color w:val="000000"/>
          <w:lang w:eastAsia="en-PH"/>
        </w:rPr>
        <w:t xml:space="preserve">.  </w:t>
      </w:r>
      <w:ins w:id="89" w:author="Jade Raposa" w:date="2024-10-14T23:00:00Z" w16du:dateUtc="2024-10-14T15:00:00Z">
        <w:r w:rsidR="00813342">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54</w:t>
      </w:r>
    </w:p>
    <w:p w14:paraId="710C8DA2" w14:textId="09E22B8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3.4</w:t>
      </w:r>
      <w:r w:rsidRPr="00947823">
        <w:rPr>
          <w:rFonts w:ascii="Georgia" w:eastAsia="Times New Roman" w:hAnsi="Georgia" w:cs="Times New Roman"/>
          <w:color w:val="000000"/>
          <w:lang w:eastAsia="en-PH"/>
        </w:rPr>
        <w:tab/>
        <w:t>Mentorship Request Table.  .  .  .  .  .  .  .  .  .  .  .  .  .  .  .  .  .  .  .  .  .</w:t>
      </w:r>
      <w:del w:id="90" w:author="Jade Raposa" w:date="2024-10-14T23:00:00Z" w16du:dateUtc="2024-10-14T15:00:00Z">
        <w:r w:rsidRPr="00947823" w:rsidDel="0071195E">
          <w:rPr>
            <w:rFonts w:ascii="Georgia" w:eastAsia="Times New Roman" w:hAnsi="Georgia" w:cs="Times New Roman"/>
            <w:color w:val="000000"/>
            <w:lang w:eastAsia="en-PH"/>
          </w:rPr>
          <w:delText xml:space="preserve">  </w:delText>
        </w:r>
      </w:del>
      <w:r w:rsidRPr="00947823">
        <w:rPr>
          <w:rFonts w:ascii="Georgia" w:eastAsia="Times New Roman" w:hAnsi="Georgia" w:cs="Times New Roman"/>
          <w:color w:val="000000"/>
          <w:lang w:eastAsia="en-PH"/>
        </w:rPr>
        <w:t xml:space="preserve">  .  </w:t>
      </w:r>
      <w:ins w:id="91" w:author="Jade Raposa" w:date="2024-10-14T23:00:00Z" w16du:dateUtc="2024-10-14T15:00:00Z">
        <w:r w:rsidR="0071195E">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54</w:t>
      </w:r>
    </w:p>
    <w:p w14:paraId="09A27AAA"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3.5</w:t>
      </w:r>
      <w:r w:rsidRPr="00947823">
        <w:rPr>
          <w:rFonts w:ascii="Georgia" w:eastAsia="Times New Roman" w:hAnsi="Georgia" w:cs="Times New Roman"/>
          <w:color w:val="000000"/>
          <w:lang w:eastAsia="en-PH"/>
        </w:rPr>
        <w:tab/>
        <w:t xml:space="preserve">Content Table.  .  .  .  .  .  .  .  .  .  .  .  .   .  .  .  .   .  . .  .  .  .  .  .  .  .  .  .  .  </w:t>
      </w:r>
      <w:r w:rsidRPr="00947823">
        <w:rPr>
          <w:rFonts w:ascii="Georgia" w:eastAsia="Times New Roman" w:hAnsi="Georgia" w:cs="Times New Roman"/>
          <w:color w:val="000000"/>
          <w:lang w:eastAsia="en-PH"/>
        </w:rPr>
        <w:tab/>
        <w:t>55</w:t>
      </w:r>
    </w:p>
    <w:p w14:paraId="39487425" w14:textId="52315AAB"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3.6</w:t>
      </w:r>
      <w:r w:rsidRPr="00947823">
        <w:rPr>
          <w:rFonts w:ascii="Georgia" w:eastAsia="Times New Roman" w:hAnsi="Georgia" w:cs="Times New Roman"/>
          <w:color w:val="000000"/>
          <w:lang w:eastAsia="en-PH"/>
        </w:rPr>
        <w:tab/>
        <w:t>Assessment Table.  .  .  .  .  .  .  .  .  .  .  .  .   .  .  .  .   .  .  .   .  .  .   .  .  .</w:t>
      </w:r>
      <w:ins w:id="92" w:author="Jade Raposa" w:date="2024-10-14T23:00:00Z" w16du:dateUtc="2024-10-14T15:00:00Z">
        <w:r w:rsidR="0071195E">
          <w:rPr>
            <w:rFonts w:ascii="Georgia" w:eastAsia="Times New Roman" w:hAnsi="Georgia" w:cs="Times New Roman"/>
            <w:color w:val="000000"/>
            <w:lang w:eastAsia="en-PH"/>
          </w:rPr>
          <w:t xml:space="preserve">  .   </w:t>
        </w:r>
      </w:ins>
      <w:del w:id="93" w:author="Jade Raposa" w:date="2024-10-14T23:00:00Z" w16du:dateUtc="2024-10-14T15:00:00Z">
        <w:r w:rsidRPr="00947823" w:rsidDel="0071195E">
          <w:rPr>
            <w:rFonts w:ascii="Georgia" w:eastAsia="Times New Roman" w:hAnsi="Georgia" w:cs="Times New Roman"/>
            <w:color w:val="000000"/>
            <w:lang w:eastAsia="en-PH"/>
          </w:rPr>
          <w:delText xml:space="preserve">  </w:delText>
        </w:r>
        <w:r w:rsidRPr="00947823" w:rsidDel="0071195E">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55</w:t>
      </w:r>
    </w:p>
    <w:p w14:paraId="2B9C859C"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3.7</w:t>
      </w:r>
      <w:r w:rsidRPr="00947823">
        <w:rPr>
          <w:rFonts w:ascii="Georgia" w:eastAsia="Times New Roman" w:hAnsi="Georgia" w:cs="Times New Roman"/>
          <w:color w:val="000000"/>
          <w:lang w:eastAsia="en-PH"/>
        </w:rPr>
        <w:tab/>
        <w:t>Report Table.  .  .  .  .  .  .  .  .  .  .  .  .  .   .  .  .  .  .  .  .  .  .  .  .  .   .  .   .  .  .</w:t>
      </w:r>
      <w:r w:rsidRPr="00947823">
        <w:rPr>
          <w:rFonts w:ascii="Georgia" w:eastAsia="Times New Roman" w:hAnsi="Georgia" w:cs="Times New Roman"/>
          <w:color w:val="000000"/>
          <w:lang w:eastAsia="en-PH"/>
        </w:rPr>
        <w:tab/>
        <w:t>56</w:t>
      </w:r>
    </w:p>
    <w:p w14:paraId="2EBE872B" w14:textId="1B05E4CA"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3.8</w:t>
      </w:r>
      <w:r w:rsidRPr="00947823">
        <w:rPr>
          <w:rFonts w:ascii="Georgia" w:eastAsia="Times New Roman" w:hAnsi="Georgia" w:cs="Times New Roman"/>
          <w:color w:val="000000"/>
          <w:lang w:eastAsia="en-PH"/>
        </w:rPr>
        <w:tab/>
        <w:t>Server Hardware Requirements.  .  .  .  .  .  .  .   .  .   .  .  .  .  .  .  .  .  .  .  57</w:t>
      </w:r>
    </w:p>
    <w:p w14:paraId="5E5439C3" w14:textId="566A7501"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3.9</w:t>
      </w:r>
      <w:r w:rsidRPr="00947823">
        <w:rPr>
          <w:rFonts w:ascii="Georgia" w:eastAsia="Times New Roman" w:hAnsi="Georgia" w:cs="Times New Roman"/>
          <w:color w:val="000000"/>
          <w:lang w:eastAsia="en-PH"/>
        </w:rPr>
        <w:tab/>
        <w:t>Client Hardware Requirements.  .  .  .  .  .  .  .  .  .  .  .  .  . .  .  .   .  .  .  .</w:t>
      </w:r>
      <w:r w:rsidR="00E00308">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 57</w:t>
      </w:r>
    </w:p>
    <w:p w14:paraId="6038D012" w14:textId="62210E11"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3.10</w:t>
      </w:r>
      <w:r w:rsidRPr="00947823">
        <w:rPr>
          <w:rFonts w:ascii="Georgia" w:eastAsia="Times New Roman" w:hAnsi="Georgia" w:cs="Times New Roman"/>
          <w:color w:val="000000"/>
          <w:lang w:eastAsia="en-PH"/>
        </w:rPr>
        <w:tab/>
        <w:t xml:space="preserve">Recommended Software Specifications.  .  .  .  .  .  .  .  .  .  .   .  .  .  .  .  </w:t>
      </w:r>
      <w:r w:rsidR="00E00308">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59</w:t>
      </w:r>
    </w:p>
    <w:p w14:paraId="7E932165" w14:textId="2280042C"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3.11</w:t>
      </w:r>
      <w:r w:rsidRPr="00947823">
        <w:rPr>
          <w:rFonts w:ascii="Georgia" w:eastAsia="Times New Roman" w:hAnsi="Georgia" w:cs="Times New Roman"/>
          <w:color w:val="000000"/>
          <w:lang w:eastAsia="en-PH"/>
        </w:rPr>
        <w:tab/>
        <w:t xml:space="preserve">Technical Issue.  .  .  .  .  .  .  .  .  .  .  .  .  .  .  .  .  .  .  .  . .  .  .   .  .  .  .  .  .  </w:t>
      </w:r>
      <w:r w:rsidR="00E00308">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60</w:t>
      </w:r>
    </w:p>
    <w:p w14:paraId="6D751E3E" w14:textId="7BCA5DBA"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3.12</w:t>
      </w:r>
      <w:r w:rsidRPr="00947823">
        <w:rPr>
          <w:rFonts w:ascii="Georgia" w:eastAsia="Times New Roman" w:hAnsi="Georgia" w:cs="Times New Roman"/>
          <w:color w:val="000000"/>
          <w:lang w:eastAsia="en-PH"/>
        </w:rPr>
        <w:tab/>
        <w:t xml:space="preserve">Operational Issues.  .  .  .  .  .  .  .  .  .  .  .  .  .  .  .  .  . .  .  .  .   .  .  .  .  .  .  </w:t>
      </w:r>
      <w:r w:rsidR="00E00308">
        <w:rPr>
          <w:rFonts w:ascii="Georgia" w:eastAsia="Times New Roman" w:hAnsi="Georgia" w:cs="Times New Roman"/>
          <w:color w:val="000000"/>
          <w:lang w:eastAsia="en-PH"/>
        </w:rPr>
        <w:t xml:space="preserve"> </w:t>
      </w:r>
      <w:ins w:id="94" w:author="Jade Raposa" w:date="2024-10-14T23:01:00Z" w16du:dateUtc="2024-10-14T15:01:00Z">
        <w:r w:rsidR="00EB256D">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62</w:t>
      </w:r>
    </w:p>
    <w:p w14:paraId="411628C9" w14:textId="2D3B7F89"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3.13</w:t>
      </w:r>
      <w:r w:rsidRPr="00947823">
        <w:rPr>
          <w:rFonts w:ascii="Georgia" w:eastAsia="Times New Roman" w:hAnsi="Georgia" w:cs="Times New Roman"/>
          <w:color w:val="000000"/>
          <w:lang w:eastAsia="en-PH"/>
        </w:rPr>
        <w:tab/>
        <w:t>Economic Issues.  .  .  .  .  .  .  .  .  .  .  .  .  .  .  .  .  .  .  .  .  .  .  .  .  .  .  .  . </w:t>
      </w:r>
      <w:r w:rsidRPr="00947823">
        <w:rPr>
          <w:rFonts w:ascii="Georgia" w:eastAsia="Times New Roman" w:hAnsi="Georgia" w:cs="Times New Roman"/>
          <w:color w:val="000000"/>
          <w:lang w:eastAsia="en-PH"/>
        </w:rPr>
        <w:tab/>
      </w:r>
      <w:ins w:id="95" w:author="Jade Raposa" w:date="2024-10-14T23:01:00Z" w16du:dateUtc="2024-10-14T15:01:00Z">
        <w:r w:rsidR="00EB256D">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63</w:t>
      </w:r>
    </w:p>
    <w:p w14:paraId="0A276F07" w14:textId="7A92CABD"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3.14</w:t>
      </w:r>
      <w:r w:rsidRPr="00947823">
        <w:rPr>
          <w:rFonts w:ascii="Georgia" w:eastAsia="Times New Roman" w:hAnsi="Georgia" w:cs="Times New Roman"/>
          <w:color w:val="000000"/>
          <w:lang w:eastAsia="en-PH"/>
        </w:rPr>
        <w:tab/>
        <w:t>Non-Functional Requirements.  .  .  .  .  .  .  .  .  .  .   .  .  .  .  .  .  .  .  .</w:t>
      </w:r>
      <w:ins w:id="96" w:author="Jade Raposa" w:date="2024-10-14T23:01:00Z" w16du:dateUtc="2024-10-14T15:01:00Z">
        <w:r w:rsidR="00EB256D">
          <w:rPr>
            <w:rFonts w:ascii="Georgia" w:eastAsia="Times New Roman" w:hAnsi="Georgia" w:cs="Times New Roman"/>
            <w:color w:val="000000"/>
            <w:lang w:eastAsia="en-PH"/>
          </w:rPr>
          <w:t xml:space="preserve">  .  . </w:t>
        </w:r>
      </w:ins>
      <w:del w:id="97" w:author="Jade Raposa" w:date="2024-10-14T23:01:00Z" w16du:dateUtc="2024-10-14T15:01:00Z">
        <w:r w:rsidRPr="00947823" w:rsidDel="00EB256D">
          <w:rPr>
            <w:rFonts w:ascii="Georgia" w:eastAsia="Times New Roman" w:hAnsi="Georgia" w:cs="Times New Roman"/>
            <w:color w:val="000000"/>
            <w:lang w:eastAsia="en-PH"/>
          </w:rPr>
          <w:delText xml:space="preserve">  </w:delText>
        </w:r>
        <w:r w:rsidRPr="00947823" w:rsidDel="00EB256D">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65</w:t>
      </w:r>
    </w:p>
    <w:p w14:paraId="25DB2860" w14:textId="61D26F4E"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3.15</w:t>
      </w:r>
      <w:r w:rsidR="00505E8F">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Functional Requirements.  .  .  .  .  .  .  .  .  .  .  . .  .   .  .  .  .  .  .  .  .  .  .</w:t>
      </w:r>
      <w:ins w:id="98" w:author="Jade Raposa" w:date="2024-10-14T23:01:00Z" w16du:dateUtc="2024-10-14T15:01:00Z">
        <w:r w:rsidR="00EB256D">
          <w:rPr>
            <w:rFonts w:ascii="Georgia" w:eastAsia="Times New Roman" w:hAnsi="Georgia" w:cs="Times New Roman"/>
            <w:color w:val="000000"/>
            <w:lang w:eastAsia="en-PH"/>
          </w:rPr>
          <w:t xml:space="preserve">  .  </w:t>
        </w:r>
      </w:ins>
      <w:del w:id="99" w:author="Jade Raposa" w:date="2024-10-14T23:01:00Z" w16du:dateUtc="2024-10-14T15:01:00Z">
        <w:r w:rsidRPr="00947823" w:rsidDel="00EB256D">
          <w:rPr>
            <w:rFonts w:ascii="Georgia" w:eastAsia="Times New Roman" w:hAnsi="Georgia" w:cs="Times New Roman"/>
            <w:color w:val="000000"/>
            <w:lang w:eastAsia="en-PH"/>
          </w:rPr>
          <w:delText xml:space="preserve">  </w:delText>
        </w:r>
        <w:r w:rsidRPr="00947823" w:rsidDel="00EB256D">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66</w:t>
      </w:r>
    </w:p>
    <w:p w14:paraId="04773C1D" w14:textId="64EE7C5E" w:rsidR="00BE3E01" w:rsidRDefault="00084CB8" w:rsidP="002943B9">
      <w:pPr>
        <w:spacing w:before="200" w:after="0" w:line="480" w:lineRule="auto"/>
        <w:ind w:left="720"/>
        <w:rPr>
          <w:rFonts w:ascii="Georgia" w:eastAsia="Times New Roman" w:hAnsi="Georgia" w:cs="Times New Roman"/>
          <w:color w:val="000000"/>
          <w:lang w:eastAsia="en-PH"/>
        </w:rPr>
        <w:sectPr w:rsidR="00BE3E01" w:rsidSect="006A3271">
          <w:headerReference w:type="default" r:id="rId12"/>
          <w:footerReference w:type="default" r:id="rId13"/>
          <w:headerReference w:type="first" r:id="rId14"/>
          <w:pgSz w:w="12240" w:h="15840"/>
          <w:pgMar w:top="1440" w:right="1440" w:bottom="1440" w:left="2160" w:header="706" w:footer="706" w:gutter="0"/>
          <w:pgNumType w:fmt="lowerRoman" w:start="1"/>
          <w:cols w:space="708"/>
          <w:titlePg/>
          <w:docGrid w:linePitch="360"/>
        </w:sectPr>
      </w:pPr>
      <w:r w:rsidRPr="00947823">
        <w:rPr>
          <w:rFonts w:ascii="Georgia" w:eastAsia="Times New Roman" w:hAnsi="Georgia" w:cs="Times New Roman"/>
          <w:color w:val="000000"/>
          <w:lang w:eastAsia="en-PH"/>
        </w:rPr>
        <w:t>3.16</w:t>
      </w:r>
      <w:r w:rsidR="00505E8F">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Gantt Chart Using Lean Methodology.  .  .  .  .  .  .  .  .  .  .  .  .  .  .  .  .</w:t>
      </w:r>
      <w:ins w:id="100" w:author="Jade Raposa" w:date="2024-10-14T23:01:00Z" w16du:dateUtc="2024-10-14T15:01:00Z">
        <w:r w:rsidR="00EB256D">
          <w:rPr>
            <w:rFonts w:ascii="Georgia" w:eastAsia="Times New Roman" w:hAnsi="Georgia" w:cs="Times New Roman"/>
            <w:color w:val="000000"/>
            <w:lang w:eastAsia="en-PH"/>
          </w:rPr>
          <w:t xml:space="preserve">  .  </w:t>
        </w:r>
      </w:ins>
      <w:del w:id="101" w:author="Jade Raposa" w:date="2024-10-14T23:01:00Z" w16du:dateUtc="2024-10-14T15:01:00Z">
        <w:r w:rsidRPr="00947823" w:rsidDel="00EB256D">
          <w:rPr>
            <w:rFonts w:ascii="Georgia" w:eastAsia="Times New Roman" w:hAnsi="Georgia" w:cs="Times New Roman"/>
            <w:color w:val="000000"/>
            <w:lang w:eastAsia="en-PH"/>
          </w:rPr>
          <w:delText xml:space="preserve">  </w:delText>
        </w:r>
        <w:r w:rsidRPr="00947823" w:rsidDel="00EB256D">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70</w:t>
      </w:r>
    </w:p>
    <w:p w14:paraId="69059CF1" w14:textId="7B054994" w:rsidR="00084CB8" w:rsidRPr="00947823" w:rsidRDefault="00084CB8">
      <w:pPr>
        <w:pStyle w:val="Heading1"/>
        <w:spacing w:before="0" w:beforeAutospacing="0"/>
        <w:pPrChange w:id="102" w:author="Jade Raposa" w:date="2024-10-15T01:52:00Z" w16du:dateUtc="2024-10-14T17:52:00Z">
          <w:pPr>
            <w:spacing w:after="0" w:line="480" w:lineRule="auto"/>
            <w:jc w:val="center"/>
          </w:pPr>
        </w:pPrChange>
      </w:pPr>
      <w:r w:rsidRPr="00947823">
        <w:lastRenderedPageBreak/>
        <w:t>Chapter 1</w:t>
      </w:r>
    </w:p>
    <w:p w14:paraId="1762B8F9" w14:textId="52D35E98" w:rsidR="00084CB8" w:rsidRPr="00947823" w:rsidDel="00C80D75" w:rsidRDefault="00084CB8" w:rsidP="00084CB8">
      <w:pPr>
        <w:spacing w:before="264" w:after="0" w:line="480" w:lineRule="auto"/>
        <w:jc w:val="center"/>
        <w:rPr>
          <w:del w:id="103" w:author="Jade Raposa" w:date="2024-10-15T01:51:00Z" w16du:dateUtc="2024-10-14T17:51:00Z"/>
          <w:rFonts w:ascii="Georgia" w:eastAsia="Times New Roman" w:hAnsi="Georgia" w:cs="Times New Roman"/>
          <w:lang w:eastAsia="en-PH"/>
        </w:rPr>
      </w:pPr>
      <w:commentRangeStart w:id="104"/>
      <w:commentRangeStart w:id="105"/>
      <w:del w:id="106" w:author="Jade Raposa" w:date="2024-10-15T01:51:00Z" w16du:dateUtc="2024-10-14T17:51:00Z">
        <w:r w:rsidRPr="00947823" w:rsidDel="00C80D75">
          <w:rPr>
            <w:rFonts w:ascii="Georgia" w:eastAsia="Times New Roman" w:hAnsi="Georgia" w:cs="Times New Roman"/>
            <w:b/>
            <w:bCs/>
            <w:color w:val="000000"/>
            <w:lang w:eastAsia="en-PH"/>
          </w:rPr>
          <w:delText>INTRODUCTION</w:delText>
        </w:r>
      </w:del>
    </w:p>
    <w:p w14:paraId="415EDFC1" w14:textId="2023F76A" w:rsidR="00084CB8" w:rsidRPr="00947823" w:rsidDel="00C80D75" w:rsidRDefault="00084CB8" w:rsidP="00084CB8">
      <w:pPr>
        <w:spacing w:before="264" w:after="0" w:line="480" w:lineRule="auto"/>
        <w:ind w:firstLine="720"/>
        <w:jc w:val="both"/>
        <w:rPr>
          <w:del w:id="107" w:author="Jade Raposa" w:date="2024-10-15T01:51:00Z" w16du:dateUtc="2024-10-14T17:51:00Z"/>
          <w:rFonts w:ascii="Georgia" w:eastAsia="Times New Roman" w:hAnsi="Georgia" w:cs="Times New Roman"/>
          <w:lang w:eastAsia="en-PH"/>
        </w:rPr>
      </w:pPr>
      <w:del w:id="108" w:author="Jade Raposa" w:date="2024-10-15T01:51:00Z" w16du:dateUtc="2024-10-14T17:51:00Z">
        <w:r w:rsidRPr="00947823" w:rsidDel="00C80D75">
          <w:rPr>
            <w:rFonts w:ascii="Georgia" w:eastAsia="Times New Roman" w:hAnsi="Georgia" w:cs="Times New Roman"/>
            <w:color w:val="000000"/>
            <w:lang w:eastAsia="en-PH"/>
          </w:rPr>
          <w:delText>This section presents the project context, related foreign or local literature and studies, systems, company profile, description of existing and proposed system, statement of the problem, objectives of the study, purpose and description, scope and delimitation and technical terms are presented, which are relevant to the conduct of this study.</w:delText>
        </w:r>
        <w:commentRangeEnd w:id="104"/>
        <w:r w:rsidR="00433593" w:rsidDel="00C80D75">
          <w:rPr>
            <w:rStyle w:val="CommentReference"/>
          </w:rPr>
          <w:commentReference w:id="104"/>
        </w:r>
        <w:commentRangeEnd w:id="105"/>
        <w:r w:rsidR="00C80D75" w:rsidDel="00C80D75">
          <w:rPr>
            <w:rStyle w:val="CommentReference"/>
          </w:rPr>
          <w:commentReference w:id="105"/>
        </w:r>
      </w:del>
    </w:p>
    <w:p w14:paraId="6FBACAE6" w14:textId="77777777" w:rsidR="00084CB8" w:rsidRPr="00947823" w:rsidRDefault="00084CB8" w:rsidP="00084CB8">
      <w:pPr>
        <w:spacing w:before="264"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PROJECT CONTEXT</w:t>
      </w:r>
    </w:p>
    <w:p w14:paraId="46CA5450" w14:textId="651D59AE" w:rsidR="00BD74DF" w:rsidRDefault="00084CB8" w:rsidP="00BD74DF">
      <w:pPr>
        <w:spacing w:before="264"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commentRangeStart w:id="109"/>
      <w:r w:rsidRPr="00947823">
        <w:rPr>
          <w:rFonts w:ascii="Georgia" w:eastAsia="Times New Roman" w:hAnsi="Georgia" w:cs="Times New Roman"/>
          <w:color w:val="000000"/>
          <w:lang w:eastAsia="en-PH"/>
        </w:rPr>
        <w:t>The initiative emerges from the dynamic connection between tutoring and mobile technology, representing a paradigm shift in educational assistance systems. The integration of mobile platforms transforms tutoring, a long-standing practice based on personalized instruction. This context demonstrates a major shift in how students access educational resources and interact with mentors. Mobile technology provides consumers with unprecedented convenience and flexibility, allowing for seamless interaction with educational content and expert support. The project emerges as a pioneering initiative at the forefront of educational innovation. By leveraging the ubiquitous nature of mobile devices and the personalized approach of tutoring, the project seeks to redefine the learning experience. It operates within a landscape shaped by digital connectivity and personalized learning pathways, where learners can access educational support anytime, anywhere. This sets the stage for the project to catalyze a shift towards more inclusive, accessible, and effective learning environments, driving progress towards educational equity and excellence.</w:t>
      </w:r>
      <w:commentRangeEnd w:id="109"/>
      <w:r w:rsidR="008C13CD">
        <w:rPr>
          <w:rStyle w:val="CommentReference"/>
        </w:rPr>
        <w:commentReference w:id="109"/>
      </w:r>
      <w:r w:rsidRPr="00947823">
        <w:rPr>
          <w:rFonts w:ascii="Georgia" w:eastAsia="Times New Roman" w:hAnsi="Georgia" w:cs="Times New Roman"/>
          <w:color w:val="000000"/>
          <w:lang w:eastAsia="en-PH"/>
        </w:rPr>
        <w:br/>
      </w:r>
      <w:r w:rsidRPr="00947823">
        <w:rPr>
          <w:rFonts w:ascii="Georgia" w:eastAsia="Times New Roman" w:hAnsi="Georgia" w:cs="Times New Roman"/>
          <w:color w:val="000000"/>
          <w:lang w:eastAsia="en-PH"/>
        </w:rPr>
        <w:tab/>
      </w:r>
      <w:commentRangeStart w:id="110"/>
      <w:r w:rsidRPr="00947823">
        <w:rPr>
          <w:rFonts w:ascii="Georgia" w:eastAsia="Times New Roman" w:hAnsi="Georgia" w:cs="Times New Roman"/>
          <w:color w:val="000000"/>
          <w:lang w:eastAsia="en-PH"/>
        </w:rPr>
        <w:t xml:space="preserve">This educational approach directly contributes to Goal 4: Quality Education by making learning opportunities more accessible and supporting lifelong learning. Furthermore, it contributes to Goal 8: Decent Work and Economic Growth by equipping individuals with critical skills and information, particularly through mentoring programs powered by mobile apps. This idea also aligns with Goal 10: Reduced Inequalities by reducing educational barriers and providing mentorship opportunities for marginalized groups. Finally, Goal 11: Sustainable Cities and Communities is supported </w:t>
      </w:r>
      <w:del w:id="111" w:author="Jade Raposa" w:date="2024-10-15T01:52:00Z" w16du:dateUtc="2024-10-14T17:52:00Z">
        <w:r w:rsidRPr="00947823" w:rsidDel="00FB430C">
          <w:rPr>
            <w:rFonts w:ascii="Georgia" w:eastAsia="Times New Roman" w:hAnsi="Georgia" w:cs="Times New Roman"/>
            <w:color w:val="000000"/>
            <w:lang w:eastAsia="en-PH"/>
          </w:rPr>
          <w:delText>by the use of</w:delText>
        </w:r>
      </w:del>
      <w:ins w:id="112" w:author="Jade Raposa" w:date="2024-10-15T01:52:00Z" w16du:dateUtc="2024-10-14T17:52:00Z">
        <w:r w:rsidR="00FB430C" w:rsidRPr="00947823">
          <w:rPr>
            <w:rFonts w:ascii="Georgia" w:eastAsia="Times New Roman" w:hAnsi="Georgia" w:cs="Times New Roman"/>
            <w:color w:val="000000"/>
            <w:lang w:eastAsia="en-PH"/>
          </w:rPr>
          <w:t>using</w:t>
        </w:r>
      </w:ins>
      <w:r w:rsidRPr="00947823">
        <w:rPr>
          <w:rFonts w:ascii="Georgia" w:eastAsia="Times New Roman" w:hAnsi="Georgia" w:cs="Times New Roman"/>
          <w:color w:val="000000"/>
          <w:lang w:eastAsia="en-PH"/>
        </w:rPr>
        <w:t xml:space="preserve"> digital platforms to reduce educational gaps and promote inclusive learning environments. Overall, the combination of teaching and mobile app technology offers revolutionary potential, accelerating progress toward several SDGs and creating a more equitable and sustainable future.</w:t>
      </w:r>
      <w:commentRangeEnd w:id="110"/>
      <w:r w:rsidR="008C13CD">
        <w:rPr>
          <w:rStyle w:val="CommentReference"/>
        </w:rPr>
        <w:commentReference w:id="110"/>
      </w:r>
    </w:p>
    <w:p w14:paraId="3D108C89" w14:textId="77777777" w:rsidR="00BD74DF" w:rsidRDefault="00084CB8" w:rsidP="00BD74DF">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lastRenderedPageBreak/>
        <w:t xml:space="preserve">Personalized learning is a crucial educational strategy that tailors instruction to individual students' needs, interests, and abilities. It aims to enhance student engagement, motivation, and academic success by accommodating individual variations. </w:t>
      </w:r>
      <w:proofErr w:type="spellStart"/>
      <w:r w:rsidRPr="00947823">
        <w:rPr>
          <w:rFonts w:ascii="Georgia" w:eastAsia="Times New Roman" w:hAnsi="Georgia" w:cs="Times New Roman"/>
          <w:color w:val="000000"/>
          <w:lang w:eastAsia="en-PH"/>
        </w:rPr>
        <w:t>Shemshack</w:t>
      </w:r>
      <w:proofErr w:type="spellEnd"/>
      <w:r w:rsidRPr="00947823">
        <w:rPr>
          <w:rFonts w:ascii="Georgia" w:eastAsia="Times New Roman" w:hAnsi="Georgia" w:cs="Times New Roman"/>
          <w:color w:val="000000"/>
          <w:lang w:eastAsia="en-PH"/>
        </w:rPr>
        <w:t xml:space="preserve"> (2020) discussed personalized learning as a natural human activity shaped by experiences, emphasizing the importance of technology integration in creating effective personalized learning models.  Khor (2023) discussed personalized learning benefits, challenges, and the role of learning analytics in leveraging and supporting personalized instruction. Zhang (2020) discussed the historical background, government policies, and interdisciplinary research on personalized learning, emphasizing the need for collaboration across disciplines. Mirasol (2023) discussed the flexibility and personalization of learning in the Open High School Program for senior high learners, emphasizing tailored learning experiences. Lagman (2017) discussed personalized learning in environments that focus on a one-size-fits-all approach, leading to challenges for students with learning difficulties. To improve learning efficiency and recommend appropriate content for individual learners, personalized e-learning platforms were developed to cater to specific learning needs and preferences by providing personalized learning paths tailored to specific requirements</w:t>
      </w:r>
    </w:p>
    <w:p w14:paraId="04FF1E23" w14:textId="77777777" w:rsidR="00BD74DF" w:rsidRDefault="00BD74DF" w:rsidP="00BD74DF">
      <w:pPr>
        <w:spacing w:after="0" w:line="480" w:lineRule="auto"/>
        <w:ind w:firstLine="720"/>
        <w:jc w:val="both"/>
        <w:rPr>
          <w:rFonts w:ascii="Georgia" w:eastAsia="Times New Roman" w:hAnsi="Georgia" w:cs="Times New Roman"/>
          <w:color w:val="000000"/>
          <w:lang w:eastAsia="en-PH"/>
        </w:rPr>
      </w:pPr>
    </w:p>
    <w:p w14:paraId="4E82BC09" w14:textId="77777777" w:rsidR="001B0268" w:rsidRDefault="00084CB8" w:rsidP="001B026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combination of these studies reinforces the idea that personalized learning is an effective educational strategy that promotes individualized instruction and enhances learning results. The integration of technology, cross-disciplinary collaboration, and individualized learning experiences all help to create effective personalized learning environments. As educational institutions explore and implement personalized learning approaches, it is critical to use research and practice insights to improve teaching and learning for all students.</w:t>
      </w:r>
    </w:p>
    <w:p w14:paraId="2385495E" w14:textId="487BC008" w:rsidR="00084CB8" w:rsidRPr="00947823" w:rsidRDefault="00084CB8" w:rsidP="001B0268">
      <w:pPr>
        <w:spacing w:after="0" w:line="480" w:lineRule="auto"/>
        <w:ind w:firstLine="720"/>
        <w:jc w:val="both"/>
        <w:rPr>
          <w:rFonts w:ascii="Georgia" w:eastAsia="Times New Roman" w:hAnsi="Georgia" w:cs="Times New Roman"/>
          <w:lang w:eastAsia="en-PH"/>
        </w:rPr>
      </w:pPr>
      <w:commentRangeStart w:id="113"/>
      <w:r w:rsidRPr="00947823">
        <w:rPr>
          <w:rFonts w:ascii="Georgia" w:eastAsia="Times New Roman" w:hAnsi="Georgia" w:cs="Times New Roman"/>
          <w:color w:val="000000"/>
          <w:lang w:eastAsia="en-PH"/>
        </w:rPr>
        <w:t xml:space="preserve">E-learning and mobile learning (m-learning) are two transformative approaches to education that leverage technology to deliver learning content. E-learning encompasses electronic resources accessed via computers or the internet. While m-learning is a part of e-learning that utilizes mobile devices like smartphones and tablets for anytime, anywhere learning. These </w:t>
      </w:r>
      <w:r w:rsidRPr="00947823">
        <w:rPr>
          <w:rFonts w:ascii="Georgia" w:eastAsia="Times New Roman" w:hAnsi="Georgia" w:cs="Times New Roman"/>
          <w:color w:val="000000"/>
          <w:lang w:eastAsia="en-PH"/>
        </w:rPr>
        <w:lastRenderedPageBreak/>
        <w:t xml:space="preserve">methods offer flexibility, accessibility, and customization, revolutionizing education in the digital age. </w:t>
      </w:r>
      <w:proofErr w:type="spellStart"/>
      <w:r w:rsidRPr="00947823">
        <w:rPr>
          <w:rFonts w:ascii="Georgia" w:eastAsia="Times New Roman" w:hAnsi="Georgia" w:cs="Times New Roman"/>
          <w:color w:val="000000"/>
          <w:lang w:eastAsia="en-PH"/>
        </w:rPr>
        <w:t>Pimmer</w:t>
      </w:r>
      <w:proofErr w:type="spellEnd"/>
      <w:r w:rsidRPr="00947823">
        <w:rPr>
          <w:rFonts w:ascii="Georgia" w:eastAsia="Times New Roman" w:hAnsi="Georgia" w:cs="Times New Roman"/>
          <w:color w:val="000000"/>
          <w:lang w:eastAsia="en-PH"/>
        </w:rPr>
        <w:t xml:space="preserve"> (2016) discusses how mobile learning in higher education is associated with positive outcomes, especially with </w:t>
      </w:r>
      <w:proofErr w:type="spellStart"/>
      <w:r w:rsidRPr="00947823">
        <w:rPr>
          <w:rFonts w:ascii="Georgia" w:eastAsia="Times New Roman" w:hAnsi="Georgia" w:cs="Times New Roman"/>
          <w:color w:val="000000"/>
          <w:lang w:eastAsia="en-PH"/>
        </w:rPr>
        <w:t>instructionist</w:t>
      </w:r>
      <w:proofErr w:type="spellEnd"/>
      <w:r w:rsidRPr="00947823">
        <w:rPr>
          <w:rFonts w:ascii="Georgia" w:eastAsia="Times New Roman" w:hAnsi="Georgia" w:cs="Times New Roman"/>
          <w:color w:val="000000"/>
          <w:lang w:eastAsia="en-PH"/>
        </w:rPr>
        <w:t xml:space="preserve"> and hybrid designs, but evidence for broad application is limited. Chen (2023) offers a systematic view of mobile device ownership and its implications for learning that aims to help institutions establish mobile strategies. The results show students' evolving beliefs about the value of mobile technology. Sebastian (2024) explores the application of the flipped learning model in online learning environments and its effectiveness in preparing students for a complex and ever-changing world. It highlights the impact of educational technology on student performance and learning outcomes, emphasizing the role of new modes of learning in enhancing learning outcomes. </w:t>
      </w:r>
      <w:proofErr w:type="spellStart"/>
      <w:r w:rsidRPr="00947823">
        <w:rPr>
          <w:rFonts w:ascii="Georgia" w:eastAsia="Times New Roman" w:hAnsi="Georgia" w:cs="Times New Roman"/>
          <w:color w:val="000000"/>
          <w:lang w:eastAsia="en-PH"/>
        </w:rPr>
        <w:t>Mobo</w:t>
      </w:r>
      <w:proofErr w:type="spellEnd"/>
      <w:r w:rsidRPr="00947823">
        <w:rPr>
          <w:rFonts w:ascii="Georgia" w:eastAsia="Times New Roman" w:hAnsi="Georgia" w:cs="Times New Roman"/>
          <w:color w:val="000000"/>
          <w:lang w:eastAsia="en-PH"/>
        </w:rPr>
        <w:t xml:space="preserve"> (2019) discusses how e-learning is seen as beneficial for students, offering flexibility, accessibility, and improved academic performance </w:t>
      </w:r>
      <w:proofErr w:type="gramStart"/>
      <w:r w:rsidRPr="00947823">
        <w:rPr>
          <w:rFonts w:ascii="Georgia" w:eastAsia="Times New Roman" w:hAnsi="Georgia" w:cs="Times New Roman"/>
          <w:color w:val="000000"/>
          <w:lang w:eastAsia="en-PH"/>
        </w:rPr>
        <w:t>through the use of</w:t>
      </w:r>
      <w:proofErr w:type="gramEnd"/>
      <w:r w:rsidRPr="00947823">
        <w:rPr>
          <w:rFonts w:ascii="Georgia" w:eastAsia="Times New Roman" w:hAnsi="Georgia" w:cs="Times New Roman"/>
          <w:color w:val="000000"/>
          <w:lang w:eastAsia="en-PH"/>
        </w:rPr>
        <w:t xml:space="preserve"> electronic tools and resources. E-learning is defined as cost-efficient, skill-developing, and flexible learning system. Bacolod (2022) shows how mobile learning is considered a flexible and innovative solution for restricted learning, especially in situations like natural disasters and pandemics, where traditional face-to-face instruction is disrupted. </w:t>
      </w:r>
      <w:proofErr w:type="spellStart"/>
      <w:r w:rsidRPr="00947823">
        <w:rPr>
          <w:rFonts w:ascii="Georgia" w:eastAsia="Times New Roman" w:hAnsi="Georgia" w:cs="Times New Roman"/>
          <w:color w:val="000000"/>
          <w:lang w:eastAsia="en-PH"/>
        </w:rPr>
        <w:t>Fabito</w:t>
      </w:r>
      <w:proofErr w:type="spellEnd"/>
      <w:r w:rsidRPr="00947823">
        <w:rPr>
          <w:rFonts w:ascii="Georgia" w:eastAsia="Times New Roman" w:hAnsi="Georgia" w:cs="Times New Roman"/>
          <w:color w:val="000000"/>
          <w:lang w:eastAsia="en-PH"/>
        </w:rPr>
        <w:t xml:space="preserve"> (2017) provides insights into the factors that contribute to the effectiveness of mobile learning. It shows the students' perceptions of mobile learning and identifies the key factors that influence their success in using mobile devices for learning purposes.</w:t>
      </w:r>
      <w:commentRangeEnd w:id="113"/>
      <w:r w:rsidR="008C13CD">
        <w:rPr>
          <w:rStyle w:val="CommentReference"/>
        </w:rPr>
        <w:commentReference w:id="113"/>
      </w:r>
    </w:p>
    <w:p w14:paraId="64A3961D" w14:textId="77777777" w:rsidR="001B0268"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These indicate that e-learning and mobile learning (m-learning) offer flexibility, accessibility, and customization in education. Positive outcomes, such as improved academic performance and student engagement, are observed across various contexts. Effective instructional design and technological integration are essential for maximizing the benefits of these approaches. The evolving student beliefs highlight the importance of institutions establishing effective mobile strategies. Innovative models like flipped learning show promise in enhancing learning outcomes and preparing students for modern challenges. In summary, e-</w:t>
      </w:r>
      <w:r w:rsidRPr="00947823">
        <w:rPr>
          <w:rFonts w:ascii="Georgia" w:eastAsia="Times New Roman" w:hAnsi="Georgia" w:cs="Times New Roman"/>
          <w:color w:val="000000"/>
          <w:lang w:eastAsia="en-PH"/>
        </w:rPr>
        <w:lastRenderedPageBreak/>
        <w:t>learning and m-learning are vital components of contemporary education, providing cost-efficient, skill-developing, and flexible learning solutions adaptable to various disruptions.</w:t>
      </w:r>
    </w:p>
    <w:p w14:paraId="3282BC4B" w14:textId="79DB1438" w:rsidR="00084CB8" w:rsidRPr="00947823"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Tutorship, mentorship, and peer mentoring represent integral components of educational support systems, each contributing uniquely to personal and academic development. Arnesson (2017) highlights mentorship as a pedagogic tool bridging theory and practice in higher education, emphasizing mentors' role in students' learning and professional growth. Thakare (2019) and Farheen (2018) delve into software development for online mentoring systems, recognizing mentorship's potential for transferring knowledge and fostering positive mentor-mentee relationships. Chung (2022) explores mobile app development aimed at enhancing online peer tutoring experiences, emphasizing the importance of face-to-face and remote mentoring sessions.</w:t>
      </w:r>
    </w:p>
    <w:p w14:paraId="67623E58" w14:textId="77777777" w:rsidR="001B0268"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Research findings underscore the effectiveness of mentoring programs across various contexts. Gutierrez (2016) identifies cultivation phases and formal mentoring programs as key contributors to mentoring effectiveness, particularly beneficial for junior faculty members. Bercasio (2016) and Balan (2015) examine the impact of peer mentoring on skill enhancement and research competency, demonstrating positive outcomes in problem-solving and research skill development. </w:t>
      </w:r>
      <w:proofErr w:type="spellStart"/>
      <w:r w:rsidRPr="00947823">
        <w:rPr>
          <w:rFonts w:ascii="Georgia" w:eastAsia="Times New Roman" w:hAnsi="Georgia" w:cs="Times New Roman"/>
          <w:color w:val="000000"/>
          <w:lang w:eastAsia="en-PH"/>
        </w:rPr>
        <w:t>Campit</w:t>
      </w:r>
      <w:proofErr w:type="spellEnd"/>
      <w:r w:rsidRPr="00947823">
        <w:rPr>
          <w:rFonts w:ascii="Georgia" w:eastAsia="Times New Roman" w:hAnsi="Georgia" w:cs="Times New Roman"/>
          <w:color w:val="000000"/>
          <w:lang w:eastAsia="en-PH"/>
        </w:rPr>
        <w:t xml:space="preserve"> (2015) and Almaden (2024) further support the efficacy of peer tutoring and mentorship in improving academic performance and entrepreneurial capacity, respectively. Combo (2023) and Calo (2020) contribute insights into mentorship systems' design and implementation, focusing on research competency development and tutorial efficiency. Salinas (2024) and </w:t>
      </w:r>
      <w:proofErr w:type="spellStart"/>
      <w:r w:rsidRPr="00947823">
        <w:rPr>
          <w:rFonts w:ascii="Georgia" w:eastAsia="Times New Roman" w:hAnsi="Georgia" w:cs="Times New Roman"/>
          <w:color w:val="000000"/>
          <w:lang w:eastAsia="en-PH"/>
        </w:rPr>
        <w:t>Vecaldo</w:t>
      </w:r>
      <w:proofErr w:type="spellEnd"/>
      <w:r w:rsidRPr="00947823">
        <w:rPr>
          <w:rFonts w:ascii="Georgia" w:eastAsia="Times New Roman" w:hAnsi="Georgia" w:cs="Times New Roman"/>
          <w:color w:val="000000"/>
          <w:lang w:eastAsia="en-PH"/>
        </w:rPr>
        <w:t xml:space="preserve"> (2021) highlight the role of peer mentoring in improving reading performance and providing comprehensive support to practice teachers, respectively. Torres (2022) addresses the need for mobile solutions for accessing tutoring services, emphasizing the importance of reliable tutor-parent connections.</w:t>
      </w:r>
    </w:p>
    <w:p w14:paraId="27662C5D" w14:textId="32905D90" w:rsidR="00BE3E01" w:rsidRPr="001B0268"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These studies emphasized the significant effects of mentoring, tutoring, and peer tutoring on personal and academic development. Mentorship programs offer invaluable guidance and support, fostering positive relationships between mentors and mentees, which enhance academic </w:t>
      </w:r>
      <w:r w:rsidRPr="00947823">
        <w:rPr>
          <w:rFonts w:ascii="Georgia" w:eastAsia="Times New Roman" w:hAnsi="Georgia" w:cs="Times New Roman"/>
          <w:color w:val="000000"/>
          <w:lang w:eastAsia="en-PH"/>
        </w:rPr>
        <w:lastRenderedPageBreak/>
        <w:t>performance, career development, and research competency. Similarly, tutoring systems facilitate personalized learning experiences and academic success, improving reading performance, research skills, and subject proficiency among students. Peer tutoring methods and programs have been shown to have great effects as they promote collaborative learning, mutual empowerment, and academic achievement among peers. Peer tutoring fosters a supportive learning environment where students can share knowledge, build confidence, and improve their understanding of academic concepts. In totality, these forms of support play crucial roles in empowering individuals, promoting learning outcomes, and enhancing educational experiences across diverse areas.</w:t>
      </w:r>
    </w:p>
    <w:p w14:paraId="06B524CA" w14:textId="07DC3EE9" w:rsidR="00BE3E01" w:rsidRPr="00BE3E01" w:rsidRDefault="00084CB8" w:rsidP="00BE3E01">
      <w:pPr>
        <w:shd w:val="clear" w:color="auto" w:fill="FFFFFF"/>
        <w:spacing w:after="0" w:line="480" w:lineRule="auto"/>
        <w:ind w:firstLine="720"/>
        <w:jc w:val="both"/>
        <w:rPr>
          <w:rFonts w:ascii="Georgia" w:eastAsia="Times New Roman" w:hAnsi="Georgia" w:cs="Times New Roman"/>
          <w:lang w:eastAsia="en-PH"/>
        </w:rPr>
        <w:sectPr w:rsidR="00BE3E01" w:rsidRPr="00BE3E01" w:rsidSect="00BE3E01">
          <w:headerReference w:type="default" r:id="rId15"/>
          <w:headerReference w:type="first" r:id="rId16"/>
          <w:footerReference w:type="first" r:id="rId17"/>
          <w:pgSz w:w="12240" w:h="15840"/>
          <w:pgMar w:top="1440" w:right="1440" w:bottom="1440" w:left="1440" w:header="288" w:footer="720" w:gutter="0"/>
          <w:pgNumType w:start="1"/>
          <w:cols w:space="708"/>
          <w:titlePg/>
          <w:docGrid w:linePitch="360"/>
        </w:sectPr>
      </w:pPr>
      <w:r w:rsidRPr="00947823">
        <w:rPr>
          <w:rFonts w:ascii="Georgia" w:eastAsia="Times New Roman" w:hAnsi="Georgia" w:cs="Times New Roman"/>
          <w:color w:val="000000"/>
          <w:lang w:eastAsia="en-PH"/>
        </w:rPr>
        <w:t>These various studies underscore the efficacy of personalized learning, e-learning, mobile learning, mentoring, tutoring, and peer tutoring in enhancing educational outcomes. By leveraging technology, cross-disciplinary collaboration, and individualized instruction, these approaches facilitate flexible, accessible, and customizable learning experiences that cater to diverse student needs. The Mentor-Shift mobile app stands to benefit from these insights by providing a platform where users can access personalized mentorship, educational resources, and assessments tailored to their individual learning objectives and interests. By integrating elements</w:t>
      </w:r>
    </w:p>
    <w:p w14:paraId="00260A14" w14:textId="77777777" w:rsidR="00084CB8" w:rsidRPr="00947823" w:rsidRDefault="00084CB8" w:rsidP="00084CB8">
      <w:pPr>
        <w:spacing w:before="264" w:after="20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COMPANY PROFILE</w:t>
      </w:r>
    </w:p>
    <w:p w14:paraId="34306BF6" w14:textId="77777777" w:rsidR="00E96DAF" w:rsidRDefault="00084CB8" w:rsidP="00E96DAF">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lang w:eastAsia="en-PH"/>
        </w:rPr>
        <w:t>The Divine Word College of Legazpi (DWCL) is a private Catholic co-educational basic and higher education institution run by the Philippine Central Province of the Society of the Divine Word in Legazpi, Albay, Philippines. It was founded by Rev. Fr. Juan Carullo, a retired Army Chaplain in 1947. It offers basic and higher education programs and has two campuses, which are the North and South. </w:t>
      </w:r>
    </w:p>
    <w:p w14:paraId="319196D3" w14:textId="77777777" w:rsidR="001B0268"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lang w:eastAsia="en-PH"/>
        </w:rPr>
        <w:t>Five departments in Divine Word College of Legazpi (DWCL) include the School of Engineering and Computer Studies (SOECS), School of Education, Arts, and Sciences (SEAS), School of Hospitality Management (SHOM), School of Nursing (SON), and School of Business, Management and Accountancy (SBMA). The SOECS department, which consists of five course programs, would be the pioneer scope for the proposed mobile app. They include Bachelor of Science in Electrical Engineering</w:t>
      </w:r>
      <w:r w:rsidR="00BE3E01">
        <w:rPr>
          <w:rFonts w:ascii="Georgia" w:eastAsia="Times New Roman" w:hAnsi="Georgia" w:cs="Times New Roman"/>
          <w:color w:val="0D0D0D"/>
          <w:lang w:eastAsia="en-PH"/>
        </w:rPr>
        <w:t xml:space="preserve"> </w:t>
      </w:r>
      <w:r w:rsidRPr="00947823">
        <w:rPr>
          <w:rFonts w:ascii="Georgia" w:eastAsia="Times New Roman" w:hAnsi="Georgia" w:cs="Times New Roman"/>
          <w:color w:val="0D0D0D"/>
          <w:lang w:eastAsia="en-PH"/>
        </w:rPr>
        <w:t>(BSEE), Bachelor of Science in Civil Engineering (BSCE),</w:t>
      </w:r>
      <w:r w:rsidR="00BD74DF">
        <w:rPr>
          <w:rFonts w:ascii="Georgia" w:eastAsia="Times New Roman" w:hAnsi="Georgia" w:cs="Times New Roman"/>
          <w:color w:val="0D0D0D"/>
          <w:lang w:eastAsia="en-PH"/>
        </w:rPr>
        <w:t xml:space="preserve"> </w:t>
      </w:r>
      <w:r w:rsidRPr="00947823">
        <w:rPr>
          <w:rFonts w:ascii="Georgia" w:eastAsia="Times New Roman" w:hAnsi="Georgia" w:cs="Times New Roman"/>
          <w:color w:val="0D0D0D"/>
          <w:lang w:eastAsia="en-PH"/>
        </w:rPr>
        <w:t>Bachelor of Science in Computer Science (BSCS), Bachelor of Science in Information Technology (BSIT), and Bachelor of Library and Information Science (BLIS). </w:t>
      </w:r>
    </w:p>
    <w:p w14:paraId="7070E150" w14:textId="77777777" w:rsidR="001B0268" w:rsidRDefault="001B0268" w:rsidP="001B0268">
      <w:pPr>
        <w:shd w:val="clear" w:color="auto" w:fill="FFFFFF"/>
        <w:spacing w:after="0" w:line="480" w:lineRule="auto"/>
        <w:jc w:val="both"/>
        <w:rPr>
          <w:rFonts w:ascii="Georgia" w:eastAsia="Times New Roman" w:hAnsi="Georgia" w:cs="Times New Roman"/>
          <w:lang w:eastAsia="en-PH"/>
        </w:rPr>
      </w:pPr>
    </w:p>
    <w:p w14:paraId="513E5AE5" w14:textId="5F2A2F99" w:rsidR="000A08CD" w:rsidRPr="001B0268" w:rsidRDefault="00084CB8" w:rsidP="001B0268">
      <w:pPr>
        <w:shd w:val="clear" w:color="auto" w:fill="FFFFFF"/>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DESCRIPTION OF THE EXISTING SYSTEM</w:t>
      </w:r>
    </w:p>
    <w:p w14:paraId="1BB3A843" w14:textId="77777777" w:rsidR="001B0268" w:rsidRDefault="00084CB8" w:rsidP="001B026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The tutoring industry has changed dramatically in modern times. Students all around the world can now easily access professional tutors through internet platforms. These services offer on-demand sessions with interactive features like screen-sharing and virtual whiteboards for</w:t>
      </w:r>
      <w:r w:rsidR="001B0268">
        <w:rPr>
          <w:rFonts w:ascii="Georgia" w:eastAsia="Times New Roman" w:hAnsi="Georgia" w:cs="Times New Roman"/>
          <w:color w:val="000000"/>
          <w:lang w:eastAsia="en-PH"/>
        </w:rPr>
        <w:t xml:space="preserve"> </w:t>
      </w:r>
      <w:r w:rsidR="001B0268" w:rsidRPr="00947823">
        <w:rPr>
          <w:rFonts w:ascii="Georgia" w:eastAsia="Times New Roman" w:hAnsi="Georgia" w:cs="Times New Roman"/>
          <w:color w:val="000000"/>
          <w:lang w:eastAsia="en-PH"/>
        </w:rPr>
        <w:t>improved collaboration and learning. They also enable tailored assistance across a range of subjects.</w:t>
      </w:r>
      <w:r w:rsidR="001B0268">
        <w:rPr>
          <w:rFonts w:ascii="Georgia" w:eastAsia="Times New Roman" w:hAnsi="Georgia" w:cs="Times New Roman"/>
          <w:lang w:eastAsia="en-PH"/>
        </w:rPr>
        <w:t xml:space="preserve"> </w:t>
      </w:r>
    </w:p>
    <w:p w14:paraId="361DEBF2" w14:textId="77E14A37" w:rsidR="00DA27E8" w:rsidRDefault="001B0268" w:rsidP="00DA27E8">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Thanks to tools like Zoom and Google Meet, live tutoring sessions may now be conducted virtually in schools. These settings resemble conventional classrooms and encourage teacher-student dialogue, arguments, and immediate feedback. Additionally, they remove the</w:t>
      </w:r>
      <w:r>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lastRenderedPageBreak/>
        <w:t>requirement for in-person attendance by enabling participation from any location with internet access, providing flexibility and inclusivity.</w:t>
      </w:r>
    </w:p>
    <w:p w14:paraId="34F17543" w14:textId="77777777" w:rsidR="00DA27E8" w:rsidRDefault="00DA27E8" w:rsidP="00DA27E8">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t>
      </w:r>
    </w:p>
    <w:p w14:paraId="2E2C56B8" w14:textId="77777777" w:rsidR="00DA27E8" w:rsidRDefault="00DA27E8" w:rsidP="00DA27E8">
      <w:pPr>
        <w:spacing w:after="0" w:line="480" w:lineRule="auto"/>
        <w:jc w:val="both"/>
        <w:rPr>
          <w:rFonts w:ascii="Georgia" w:eastAsia="Times New Roman" w:hAnsi="Georgia" w:cs="Times New Roman"/>
          <w:color w:val="000000"/>
          <w:lang w:eastAsia="en-PH"/>
        </w:rPr>
      </w:pPr>
    </w:p>
    <w:p w14:paraId="7607A057" w14:textId="77777777" w:rsidR="00DA27E8" w:rsidRPr="00947823" w:rsidRDefault="00DA27E8" w:rsidP="00DA27E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DESCRIPTION OF THE PROPOSED SYSTEM</w:t>
      </w:r>
    </w:p>
    <w:p w14:paraId="7C78AE5C" w14:textId="7FBFD424" w:rsidR="00DA27E8" w:rsidRPr="00947823" w:rsidRDefault="00DA27E8" w:rsidP="00DA27E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lang w:eastAsia="en-PH"/>
        </w:rPr>
        <w:t>The app offers a variety of study materials, tests, and activities that match the areas of expertise of the selected mentor, making it easier for users to choose mentors based on their interests and level of experience. After completing tasks provided by mentors, users receive certificates, and they have access to resources for diverse learning that are displayed like a classroom, in which you can personalize your study habit according to your preferences. Mentor approval is required to access these study materials, which promotes relationships between mentors and mentees. Students can assess their understanding and identify areas for improvement by using the performance reports from quizzes and exams that will be maintained by the mentor.</w:t>
      </w:r>
      <w:r>
        <w:rPr>
          <w:rFonts w:ascii="Georgia" w:eastAsia="Times New Roman" w:hAnsi="Georgia" w:cs="Times New Roman"/>
          <w:lang w:eastAsia="en-PH"/>
        </w:rPr>
        <w:t xml:space="preserve"> </w:t>
      </w:r>
      <w:r w:rsidRPr="00947823">
        <w:rPr>
          <w:rFonts w:ascii="Georgia" w:eastAsia="Times New Roman" w:hAnsi="Georgia" w:cs="Times New Roman"/>
          <w:color w:val="0D0D0D"/>
          <w:lang w:eastAsia="en-PH"/>
        </w:rPr>
        <w:t xml:space="preserve">The app's main goal is to help students by making mentor selection and individualized learning experiences easier. Users can look for mentors according to standards, making sure that the mentors match their academic objectives. Once the mentor is selected, they can request for mentorship approval for the mentor to decide. After the approval of the mentor, students can then have access to a variety of study materials and each their own activities for </w:t>
      </w:r>
      <w:r w:rsidRPr="00947823">
        <w:rPr>
          <w:rFonts w:ascii="Georgia" w:eastAsia="Times New Roman" w:hAnsi="Georgia" w:cs="Times New Roman"/>
          <w:color w:val="0D0D0D"/>
          <w:lang w:eastAsia="en-PH"/>
        </w:rPr>
        <w:lastRenderedPageBreak/>
        <w:t>measuring how much they’ve learned, this promotes greater comprehension and helps them to successfully handle difficulties that require skill that they’re lacking.</w:t>
      </w:r>
    </w:p>
    <w:p w14:paraId="39741CB9" w14:textId="77777777" w:rsidR="00DA27E8" w:rsidRDefault="00DA27E8" w:rsidP="00DA27E8">
      <w:pPr>
        <w:spacing w:after="0" w:line="480" w:lineRule="auto"/>
        <w:ind w:firstLine="720"/>
        <w:jc w:val="both"/>
        <w:rPr>
          <w:rFonts w:ascii="Georgia" w:eastAsia="Times New Roman" w:hAnsi="Georgia" w:cs="Times New Roman"/>
          <w:color w:val="0D0D0D"/>
          <w:lang w:eastAsia="en-PH"/>
        </w:rPr>
      </w:pPr>
      <w:r w:rsidRPr="00947823">
        <w:rPr>
          <w:rFonts w:ascii="Georgia" w:eastAsia="Times New Roman" w:hAnsi="Georgia" w:cs="Times New Roman"/>
          <w:color w:val="0D0D0D"/>
          <w:lang w:eastAsia="en-PH"/>
        </w:rPr>
        <w:t>The app also integrates a messaging system that allows seamless communication between students and their selected mentors. This system fosters a direct and supportive relationship, enabling students to ask questions, request clarification, and receive feedback from their mentors in real time. This gives bridge for the mentor to provide notifications and updates on activities, feedback, and important study material recommendations, ensuring a continuous flow of guidance and interaction.</w:t>
      </w:r>
      <w:r>
        <w:rPr>
          <w:rFonts w:ascii="Georgia" w:eastAsia="Times New Roman" w:hAnsi="Georgia" w:cs="Times New Roman"/>
          <w:color w:val="0D0D0D"/>
          <w:lang w:eastAsia="en-PH"/>
        </w:rPr>
        <w:t xml:space="preserve"> </w:t>
      </w:r>
      <w:r w:rsidRPr="00947823">
        <w:rPr>
          <w:rFonts w:ascii="Georgia" w:eastAsia="Times New Roman" w:hAnsi="Georgia" w:cs="Times New Roman"/>
          <w:color w:val="0D0D0D"/>
          <w:lang w:eastAsia="en-PH"/>
        </w:rPr>
        <w:t xml:space="preserve">Certificates are awarded upon completion of tasks and assessments </w:t>
      </w:r>
      <w:proofErr w:type="gramStart"/>
      <w:r w:rsidRPr="00947823">
        <w:rPr>
          <w:rFonts w:ascii="Georgia" w:eastAsia="Times New Roman" w:hAnsi="Georgia" w:cs="Times New Roman"/>
          <w:color w:val="0D0D0D"/>
          <w:lang w:eastAsia="en-PH"/>
        </w:rPr>
        <w:t>as a way to</w:t>
      </w:r>
      <w:proofErr w:type="gramEnd"/>
      <w:r w:rsidRPr="00947823">
        <w:rPr>
          <w:rFonts w:ascii="Georgia" w:eastAsia="Times New Roman" w:hAnsi="Georgia" w:cs="Times New Roman"/>
          <w:color w:val="0D0D0D"/>
          <w:lang w:eastAsia="en-PH"/>
        </w:rPr>
        <w:t xml:space="preserve"> recognize the student's progress. These certificates are manually created by the mentor, personalized to the student’s achievements. Once a mentor has finalized a certificate, it is uploaded into the app, where students can easily download it. </w:t>
      </w:r>
    </w:p>
    <w:p w14:paraId="620A0880" w14:textId="12B4B443" w:rsidR="00DA27E8" w:rsidRDefault="00DA27E8" w:rsidP="00DA27E8">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D0D0D"/>
          <w:lang w:eastAsia="en-PH"/>
        </w:rPr>
        <w:t>This feature provides an official and tangible record of accomplishments, which students can use to showcase their expertise and progress in their learning journey. The program makes sure mentors have control over the learning process by highlighting how important it is to get mentor approval before accessing study materials. While mentor acceptance is necessary for mentors to examine and accept guidance requests, users can still choose mentors and see resources.</w:t>
      </w:r>
      <w:r>
        <w:rPr>
          <w:rFonts w:ascii="Georgia" w:eastAsia="Times New Roman" w:hAnsi="Georgia" w:cs="Times New Roman"/>
          <w:color w:val="0D0D0D"/>
          <w:lang w:eastAsia="en-PH"/>
        </w:rPr>
        <w:t xml:space="preserve"> </w:t>
      </w:r>
      <w:r w:rsidRPr="00947823">
        <w:rPr>
          <w:rFonts w:ascii="Georgia" w:eastAsia="Times New Roman" w:hAnsi="Georgia" w:cs="Times New Roman"/>
          <w:color w:val="000000"/>
          <w:lang w:eastAsia="en-PH"/>
        </w:rPr>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t>
      </w:r>
    </w:p>
    <w:p w14:paraId="2EA52BAC" w14:textId="35F4FDAD" w:rsidR="00DA27E8" w:rsidRPr="00DA27E8" w:rsidRDefault="00DA27E8" w:rsidP="00282E19">
      <w:pPr>
        <w:shd w:val="clear" w:color="auto" w:fill="FFFFFF"/>
        <w:spacing w:after="0" w:line="480" w:lineRule="auto"/>
        <w:jc w:val="both"/>
        <w:rPr>
          <w:rFonts w:ascii="Georgia" w:eastAsia="Times New Roman" w:hAnsi="Georgia" w:cs="Times New Roman"/>
          <w:color w:val="0D0D0D"/>
          <w:lang w:eastAsia="en-PH"/>
        </w:rPr>
        <w:sectPr w:rsidR="00DA27E8" w:rsidRPr="00DA27E8" w:rsidSect="00DA27E8">
          <w:headerReference w:type="default" r:id="rId18"/>
          <w:headerReference w:type="first" r:id="rId19"/>
          <w:pgSz w:w="12240" w:h="15840" w:code="1"/>
          <w:pgMar w:top="1440" w:right="1440" w:bottom="1440" w:left="1440" w:header="288" w:footer="720" w:gutter="0"/>
          <w:pgNumType w:start="6"/>
          <w:cols w:space="708"/>
          <w:titlePg/>
          <w:docGrid w:linePitch="360"/>
        </w:sectPr>
      </w:pPr>
    </w:p>
    <w:p w14:paraId="7E3A66B1" w14:textId="5C30B31B" w:rsidR="00084CB8" w:rsidRPr="00282E19" w:rsidRDefault="00084CB8" w:rsidP="00282E19">
      <w:pPr>
        <w:tabs>
          <w:tab w:val="left" w:pos="1164"/>
        </w:tabs>
        <w:spacing w:after="0" w:line="480" w:lineRule="auto"/>
        <w:jc w:val="both"/>
        <w:rPr>
          <w:rFonts w:ascii="Georgia" w:eastAsia="Times New Roman" w:hAnsi="Georgia" w:cs="Times New Roman"/>
          <w:color w:val="000000"/>
          <w:lang w:eastAsia="en-PH"/>
        </w:rPr>
      </w:pPr>
    </w:p>
    <w:p w14:paraId="218297F4" w14:textId="77777777" w:rsidR="00084CB8" w:rsidRPr="00947823" w:rsidRDefault="00084CB8" w:rsidP="00B332FF">
      <w:pPr>
        <w:spacing w:after="0" w:line="480" w:lineRule="auto"/>
        <w:jc w:val="both"/>
        <w:outlineLvl w:val="1"/>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STATEMENT OF THE PROBLEM</w:t>
      </w:r>
    </w:p>
    <w:p w14:paraId="2A0C24AA"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proposed study, titled “Mentor-Shift: A Mobile Application Solution </w:t>
      </w:r>
      <w:proofErr w:type="gramStart"/>
      <w:r w:rsidRPr="00947823">
        <w:rPr>
          <w:rFonts w:ascii="Georgia" w:eastAsia="Times New Roman" w:hAnsi="Georgia" w:cs="Times New Roman"/>
          <w:color w:val="000000"/>
          <w:lang w:eastAsia="en-PH"/>
        </w:rPr>
        <w:t>On</w:t>
      </w:r>
      <w:proofErr w:type="gramEnd"/>
      <w:r w:rsidRPr="00947823">
        <w:rPr>
          <w:rFonts w:ascii="Georgia" w:eastAsia="Times New Roman" w:hAnsi="Georgia" w:cs="Times New Roman"/>
          <w:color w:val="000000"/>
          <w:lang w:eastAsia="en-PH"/>
        </w:rPr>
        <w:t xml:space="preserve"> Personalized Tutoring," seeks to address the following questions:</w:t>
      </w:r>
    </w:p>
    <w:p w14:paraId="2EE74A00"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1. What are the challenges faced by students in the School of Engineering and Computer Studies (SOECS) in terms of:</w:t>
      </w:r>
    </w:p>
    <w:p w14:paraId="7A0EBD56" w14:textId="0628D8B6" w:rsidR="00084CB8" w:rsidRPr="00947823" w:rsidRDefault="00084CB8" w:rsidP="00084CB8">
      <w:pPr>
        <w:numPr>
          <w:ilvl w:val="0"/>
          <w:numId w:val="2"/>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Mentor Selection;</w:t>
      </w:r>
    </w:p>
    <w:p w14:paraId="22827631" w14:textId="112CCE01" w:rsidR="00084CB8" w:rsidRPr="00947823" w:rsidRDefault="00084CB8" w:rsidP="00084CB8">
      <w:pPr>
        <w:numPr>
          <w:ilvl w:val="0"/>
          <w:numId w:val="2"/>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Learning </w:t>
      </w:r>
      <w:r w:rsidR="0080342D" w:rsidRPr="00947823">
        <w:rPr>
          <w:rFonts w:ascii="Georgia" w:eastAsia="Times New Roman" w:hAnsi="Georgia" w:cs="Times New Roman"/>
          <w:color w:val="000000"/>
          <w:lang w:eastAsia="en-PH"/>
        </w:rPr>
        <w:t>Approach</w:t>
      </w:r>
      <w:r w:rsidRPr="00947823">
        <w:rPr>
          <w:rFonts w:ascii="Georgia" w:eastAsia="Times New Roman" w:hAnsi="Georgia" w:cs="Times New Roman"/>
          <w:color w:val="000000"/>
          <w:lang w:eastAsia="en-PH"/>
        </w:rPr>
        <w:t>;</w:t>
      </w:r>
    </w:p>
    <w:p w14:paraId="6367E298" w14:textId="77777777" w:rsidR="00084CB8" w:rsidRPr="00947823" w:rsidRDefault="00084CB8" w:rsidP="00084CB8">
      <w:pPr>
        <w:numPr>
          <w:ilvl w:val="0"/>
          <w:numId w:val="2"/>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Certification and Reports?</w:t>
      </w:r>
    </w:p>
    <w:p w14:paraId="236CD164"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202124"/>
          <w:shd w:val="clear" w:color="auto" w:fill="FFFFFF"/>
          <w:lang w:eastAsia="en-PH"/>
        </w:rPr>
        <w:t>2. What will be the features of the propose system to address the problem encountered in terms of:</w:t>
      </w:r>
    </w:p>
    <w:p w14:paraId="20A9B096" w14:textId="77777777" w:rsidR="00084CB8" w:rsidRPr="00947823" w:rsidRDefault="00084CB8" w:rsidP="00084CB8">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Mentor Selection;</w:t>
      </w:r>
    </w:p>
    <w:p w14:paraId="1CE041EC" w14:textId="77777777" w:rsidR="0080342D" w:rsidRPr="00947823" w:rsidRDefault="0080342D" w:rsidP="0080342D">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Learning Approach;</w:t>
      </w:r>
    </w:p>
    <w:p w14:paraId="487AF127" w14:textId="77777777" w:rsidR="00084CB8" w:rsidRPr="00947823" w:rsidRDefault="00084CB8" w:rsidP="00084CB8">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Certification and Reports?  </w:t>
      </w:r>
    </w:p>
    <w:p w14:paraId="2F824E4B"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3. What is the evaluation tool to be used for the propose system, considering the ISO 25010 standards, particularly in terms of:</w:t>
      </w:r>
    </w:p>
    <w:p w14:paraId="35026704"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Usability;</w:t>
      </w:r>
    </w:p>
    <w:p w14:paraId="3836E124"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Reliability;</w:t>
      </w:r>
    </w:p>
    <w:p w14:paraId="2C67F001"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Maintainability; and</w:t>
      </w:r>
    </w:p>
    <w:p w14:paraId="2A6F2C9B"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Portability?</w:t>
      </w:r>
    </w:p>
    <w:p w14:paraId="060F12C6" w14:textId="77777777" w:rsidR="00084CB8" w:rsidRPr="00947823" w:rsidRDefault="00084CB8" w:rsidP="00084CB8">
      <w:pPr>
        <w:spacing w:after="0" w:line="240" w:lineRule="auto"/>
        <w:rPr>
          <w:rFonts w:ascii="Georgia" w:eastAsia="Times New Roman" w:hAnsi="Georgia" w:cs="Times New Roman"/>
          <w:lang w:eastAsia="en-PH"/>
        </w:rPr>
      </w:pPr>
    </w:p>
    <w:p w14:paraId="0B4FEEF4"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OBJECTIVES OF THE STUDY</w:t>
      </w:r>
    </w:p>
    <w:p w14:paraId="148EC2E3" w14:textId="1F29FD99"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objectives of the propose mobile application, “Mentor-Shift” is to develop a comprehensive mobile platform that is specifically designed to streamline </w:t>
      </w:r>
      <w:r w:rsidR="00961BC1" w:rsidRPr="00947823">
        <w:rPr>
          <w:rFonts w:ascii="Georgia" w:eastAsia="Times New Roman" w:hAnsi="Georgia" w:cs="Times New Roman"/>
          <w:color w:val="000000"/>
          <w:lang w:eastAsia="en-PH"/>
        </w:rPr>
        <w:t>tutoring for</w:t>
      </w:r>
      <w:r w:rsidRPr="00947823">
        <w:rPr>
          <w:rFonts w:ascii="Georgia" w:eastAsia="Times New Roman" w:hAnsi="Georgia" w:cs="Times New Roman"/>
          <w:color w:val="000000"/>
          <w:lang w:eastAsia="en-PH"/>
        </w:rPr>
        <w:t xml:space="preserve"> students in need of academic help and educators that are willing to support and assist them.</w:t>
      </w:r>
    </w:p>
    <w:p w14:paraId="43D73370"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study has the following objectives:</w:t>
      </w:r>
    </w:p>
    <w:p w14:paraId="31DD39A3" w14:textId="6C3C45F5"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1. </w:t>
      </w:r>
      <w:r w:rsidR="005D1765" w:rsidRPr="00947823">
        <w:rPr>
          <w:rFonts w:ascii="Georgia" w:eastAsia="Times New Roman" w:hAnsi="Georgia" w:cs="Times New Roman"/>
          <w:color w:val="000000"/>
          <w:lang w:eastAsia="en-PH"/>
        </w:rPr>
        <w:t>To identify and analyze the specific challenges encountered by students within the School of Engineering and Computer Studies (SOECS) related to mentor selection, learning approach</w:t>
      </w:r>
      <w:r w:rsidR="0045104A" w:rsidRPr="00947823">
        <w:rPr>
          <w:rFonts w:ascii="Georgia" w:eastAsia="Times New Roman" w:hAnsi="Georgia" w:cs="Times New Roman"/>
          <w:color w:val="000000"/>
          <w:lang w:eastAsia="en-PH"/>
        </w:rPr>
        <w:t>,</w:t>
      </w:r>
      <w:r w:rsidR="005D1765" w:rsidRPr="00947823">
        <w:rPr>
          <w:rFonts w:ascii="Georgia" w:eastAsia="Times New Roman" w:hAnsi="Georgia" w:cs="Times New Roman"/>
          <w:color w:val="000000"/>
          <w:lang w:eastAsia="en-PH"/>
        </w:rPr>
        <w:t xml:space="preserve"> and certification, as well as reporting processes.</w:t>
      </w:r>
    </w:p>
    <w:p w14:paraId="0EF8F5EA" w14:textId="3A111BE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2. </w:t>
      </w:r>
      <w:r w:rsidR="0045104A" w:rsidRPr="00947823">
        <w:rPr>
          <w:rFonts w:ascii="Georgia" w:eastAsia="Times New Roman" w:hAnsi="Georgia" w:cs="Times New Roman"/>
          <w:color w:val="000000"/>
          <w:lang w:eastAsia="en-PH"/>
        </w:rPr>
        <w:t xml:space="preserve">To develop a propose system with the following features such as mentor preference and selection, </w:t>
      </w:r>
      <w:r w:rsidR="00EF7078" w:rsidRPr="00947823">
        <w:rPr>
          <w:rFonts w:ascii="Georgia" w:eastAsia="Times New Roman" w:hAnsi="Georgia" w:cs="Times New Roman"/>
          <w:color w:val="000000"/>
          <w:lang w:eastAsia="en-PH"/>
        </w:rPr>
        <w:t>unconstrained</w:t>
      </w:r>
      <w:r w:rsidR="0045104A" w:rsidRPr="00947823">
        <w:rPr>
          <w:rFonts w:ascii="Georgia" w:eastAsia="Times New Roman" w:hAnsi="Georgia" w:cs="Times New Roman"/>
          <w:color w:val="000000"/>
          <w:lang w:eastAsia="en-PH"/>
        </w:rPr>
        <w:t xml:space="preserve"> learning approach through a classroom-like interface for mentees to view study materials, complete activities, and check reports to tracks their scores and progress. These elements are designed to enhance individualized learning experiences, streamline mentor-student interactions, and provide clear assessments of academic development.</w:t>
      </w:r>
    </w:p>
    <w:p w14:paraId="7FFEC15C"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3. To assess the propose Mentor-Shift system based on key criteria such as usability, reliability, maintainability, and portability. This evaluation tool will provide insights into the effectiveness and efficiency of the system in addressing the identified challenges within SOECS, ensuring its suitability and practicality for implementation in real-world educational settings.</w:t>
      </w:r>
    </w:p>
    <w:p w14:paraId="6B4CDED4" w14:textId="77777777" w:rsidR="00084CB8" w:rsidRPr="00947823" w:rsidRDefault="00084CB8" w:rsidP="00084CB8">
      <w:pPr>
        <w:spacing w:after="0" w:line="240" w:lineRule="auto"/>
        <w:rPr>
          <w:rFonts w:ascii="Georgia" w:eastAsia="Times New Roman" w:hAnsi="Georgia" w:cs="Times New Roman"/>
          <w:lang w:eastAsia="en-PH"/>
        </w:rPr>
      </w:pPr>
    </w:p>
    <w:p w14:paraId="7F0D6751"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PURPOSE AND DESCRIPTION</w:t>
      </w:r>
    </w:p>
    <w:p w14:paraId="40419BD1"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aim of this study is to revolutionize the tutoring experience within the School of Engineering and Computer Studies (SOECS) through the development of Mentor-Shift, a mobile application tailored to facilitate personalized learning. By addressing the limitations of traditional tutoring methods, Mentor-Shift seeks to provide a versatile platform accessible to students, adaptable to their evolving needs, and conducive to academic success. The proposed application will benefit various stakeholders as follows:</w:t>
      </w:r>
    </w:p>
    <w:p w14:paraId="3D5E9F6B" w14:textId="77777777" w:rsidR="00D047A9" w:rsidRDefault="00084CB8" w:rsidP="001C243C">
      <w:pPr>
        <w:spacing w:after="0" w:line="480" w:lineRule="auto"/>
        <w:ind w:firstLine="720"/>
        <w:jc w:val="both"/>
        <w:rPr>
          <w:rFonts w:ascii="Georgia" w:eastAsia="Times New Roman" w:hAnsi="Georgia" w:cs="Times New Roman"/>
          <w:color w:val="000000"/>
          <w:lang w:eastAsia="en-PH"/>
        </w:rPr>
        <w:sectPr w:rsidR="00D047A9" w:rsidSect="00CF2E71">
          <w:headerReference w:type="default" r:id="rId20"/>
          <w:headerReference w:type="first" r:id="rId21"/>
          <w:pgSz w:w="12240" w:h="15840"/>
          <w:pgMar w:top="1440" w:right="1440" w:bottom="1440" w:left="1440" w:header="288" w:footer="720" w:gutter="0"/>
          <w:pgNumType w:start="7"/>
          <w:cols w:space="708"/>
          <w:titlePg/>
          <w:docGrid w:linePitch="360"/>
        </w:sectPr>
      </w:pPr>
      <w:r w:rsidRPr="00947823">
        <w:rPr>
          <w:rFonts w:ascii="Georgia" w:eastAsia="Times New Roman" w:hAnsi="Georgia" w:cs="Times New Roman"/>
          <w:b/>
          <w:bCs/>
          <w:color w:val="000000"/>
          <w:lang w:eastAsia="en-PH"/>
        </w:rPr>
        <w:t>Students</w:t>
      </w:r>
      <w:r w:rsidRPr="00947823">
        <w:rPr>
          <w:rFonts w:ascii="Georgia" w:eastAsia="Times New Roman" w:hAnsi="Georgia" w:cs="Times New Roman"/>
          <w:color w:val="000000"/>
          <w:lang w:eastAsia="en-PH"/>
        </w:rPr>
        <w:t>. The app will empower students to take charge of their learning journey by connecting them with mentors tailored to their needs. It will offer a streamlined approach to managing tutoring sessions, tracking progress, peer-to-peer learning, and providing feedback, thereby enhancing the learning experience.</w:t>
      </w:r>
    </w:p>
    <w:p w14:paraId="3003717A" w14:textId="3D684E2D" w:rsidR="00084CB8" w:rsidRPr="00947823" w:rsidRDefault="00084CB8" w:rsidP="001C243C">
      <w:pPr>
        <w:spacing w:after="0" w:line="480" w:lineRule="auto"/>
        <w:ind w:firstLine="720"/>
        <w:jc w:val="both"/>
        <w:rPr>
          <w:rFonts w:ascii="Georgia" w:eastAsia="Times New Roman" w:hAnsi="Georgia" w:cs="Times New Roman"/>
          <w:lang w:eastAsia="en-PH"/>
        </w:rPr>
      </w:pPr>
    </w:p>
    <w:p w14:paraId="0F2512EA"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Educators</w:t>
      </w:r>
      <w:r w:rsidRPr="00947823">
        <w:rPr>
          <w:rFonts w:ascii="Georgia" w:eastAsia="Times New Roman" w:hAnsi="Georgia" w:cs="Times New Roman"/>
          <w:color w:val="000000"/>
          <w:lang w:eastAsia="en-PH"/>
        </w:rPr>
        <w:t>. The platform will serve as a valuable tool by connecting them with students who are seeking their expertise. It will provide a structured environment for their interactions with students, allowing them to easily communicate and collaborate.</w:t>
      </w:r>
    </w:p>
    <w:p w14:paraId="1C535A53"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SOECS Department</w:t>
      </w:r>
      <w:r w:rsidRPr="00947823">
        <w:rPr>
          <w:rFonts w:ascii="Georgia" w:eastAsia="Times New Roman" w:hAnsi="Georgia" w:cs="Times New Roman"/>
          <w:color w:val="000000"/>
          <w:lang w:eastAsia="en-PH"/>
        </w:rPr>
        <w:t>. The app will elevate the tutoring experience by offering personalized guidance, fostering collaboration, and enhancing course persistence. It will make academic support more accessible to everyone, resulting in a more inclusive and effective learning environment.</w:t>
      </w:r>
    </w:p>
    <w:p w14:paraId="44BCE849"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Researchers</w:t>
      </w:r>
      <w:r w:rsidRPr="00947823">
        <w:rPr>
          <w:rFonts w:ascii="Georgia" w:eastAsia="Times New Roman" w:hAnsi="Georgia" w:cs="Times New Roman"/>
          <w:color w:val="000000"/>
          <w:lang w:eastAsia="en-PH"/>
        </w:rPr>
        <w:t xml:space="preserve">. This study </w:t>
      </w:r>
      <w:r w:rsidRPr="00947823">
        <w:rPr>
          <w:rFonts w:ascii="Georgia" w:eastAsia="Times New Roman" w:hAnsi="Georgia" w:cs="Times New Roman"/>
          <w:color w:val="0D0D0D"/>
          <w:shd w:val="clear" w:color="auto" w:fill="FFFFFF"/>
          <w:lang w:eastAsia="en-PH"/>
        </w:rPr>
        <w:t>aims to advance knowledge in educational technology by examining practical applications of personalized learning platforms and their impact on student outcomes.</w:t>
      </w:r>
    </w:p>
    <w:p w14:paraId="026C2410" w14:textId="421FA38C" w:rsidR="00084CB8" w:rsidRPr="00947823" w:rsidRDefault="00084CB8"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Future Researchers</w:t>
      </w:r>
      <w:r w:rsidRPr="00947823">
        <w:rPr>
          <w:rFonts w:ascii="Georgia" w:eastAsia="Times New Roman" w:hAnsi="Georgia" w:cs="Times New Roman"/>
          <w:color w:val="000000"/>
          <w:lang w:eastAsia="en-PH"/>
        </w:rPr>
        <w:t>. This study will serve as a blueprint for future research endeavors in educational technology, offering valuable lessons on the design and implementation of user-friendly applications tailored to support student success.</w:t>
      </w:r>
    </w:p>
    <w:p w14:paraId="5A96F903" w14:textId="77777777" w:rsidR="00580E98" w:rsidRPr="00947823" w:rsidRDefault="00580E98" w:rsidP="00084CB8">
      <w:pPr>
        <w:spacing w:after="0" w:line="480" w:lineRule="auto"/>
        <w:jc w:val="both"/>
        <w:rPr>
          <w:rFonts w:ascii="Georgia" w:eastAsia="Times New Roman" w:hAnsi="Georgia" w:cs="Times New Roman"/>
          <w:b/>
          <w:bCs/>
          <w:color w:val="000000"/>
          <w:lang w:eastAsia="en-PH"/>
        </w:rPr>
      </w:pPr>
    </w:p>
    <w:p w14:paraId="09B0323D" w14:textId="356764E8"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SCOPE AND DELIMITATION</w:t>
      </w:r>
    </w:p>
    <w:p w14:paraId="4783F905" w14:textId="592BB260" w:rsidR="00084CB8" w:rsidRPr="00947823" w:rsidRDefault="004A4245" w:rsidP="00580E9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lang w:eastAsia="en-PH"/>
        </w:rPr>
        <w:t xml:space="preserve">The software serves as a comprehensive platform for mentorship activities, providing educators and students within the School of Engineering and Computer Studies (SOECS) department with an online mobile app. Mentees can use the app to search for mentors, request mentorship based on their preferences and areas of expertise, and access a personalized learning experience through a classroom-like interface. Within this interface, </w:t>
      </w:r>
      <w:r w:rsidR="00C0613D" w:rsidRPr="00947823">
        <w:rPr>
          <w:rFonts w:ascii="Georgia" w:eastAsia="Times New Roman" w:hAnsi="Georgia" w:cs="Times New Roman"/>
          <w:color w:val="0D0D0D"/>
          <w:lang w:eastAsia="en-PH"/>
        </w:rPr>
        <w:t>mentees</w:t>
      </w:r>
      <w:r w:rsidRPr="00947823">
        <w:rPr>
          <w:rFonts w:ascii="Georgia" w:eastAsia="Times New Roman" w:hAnsi="Georgia" w:cs="Times New Roman"/>
          <w:color w:val="0D0D0D"/>
          <w:lang w:eastAsia="en-PH"/>
        </w:rPr>
        <w:t xml:space="preserve"> can view study materials, complete activities, and monitor their progress and score-based reports. Mentors can</w:t>
      </w:r>
      <w:r w:rsidR="00D50247" w:rsidRPr="00947823">
        <w:rPr>
          <w:rFonts w:ascii="Georgia" w:eastAsia="Times New Roman" w:hAnsi="Georgia" w:cs="Times New Roman"/>
          <w:color w:val="0D0D0D"/>
          <w:lang w:eastAsia="en-PH"/>
        </w:rPr>
        <w:t xml:space="preserve"> approve mentorship requests from mentees,</w:t>
      </w:r>
      <w:r w:rsidRPr="00947823">
        <w:rPr>
          <w:rFonts w:ascii="Georgia" w:eastAsia="Times New Roman" w:hAnsi="Georgia" w:cs="Times New Roman"/>
          <w:color w:val="0D0D0D"/>
          <w:lang w:eastAsia="en-PH"/>
        </w:rPr>
        <w:t xml:space="preserve"> </w:t>
      </w:r>
      <w:r w:rsidR="00C1357C" w:rsidRPr="00947823">
        <w:rPr>
          <w:rFonts w:ascii="Georgia" w:eastAsia="Times New Roman" w:hAnsi="Georgia" w:cs="Times New Roman"/>
          <w:color w:val="0D0D0D"/>
          <w:lang w:eastAsia="en-PH"/>
        </w:rPr>
        <w:t>announcements and post</w:t>
      </w:r>
      <w:r w:rsidR="00884CAA" w:rsidRPr="00947823">
        <w:rPr>
          <w:rFonts w:ascii="Georgia" w:eastAsia="Times New Roman" w:hAnsi="Georgia" w:cs="Times New Roman"/>
          <w:color w:val="0D0D0D"/>
          <w:lang w:eastAsia="en-PH"/>
        </w:rPr>
        <w:t xml:space="preserve"> URL links to</w:t>
      </w:r>
      <w:r w:rsidRPr="00947823">
        <w:rPr>
          <w:rFonts w:ascii="Georgia" w:eastAsia="Times New Roman" w:hAnsi="Georgia" w:cs="Times New Roman"/>
          <w:color w:val="0D0D0D"/>
          <w:lang w:eastAsia="en-PH"/>
        </w:rPr>
        <w:t xml:space="preserve"> educational resources</w:t>
      </w:r>
      <w:r w:rsidR="00C1357C" w:rsidRPr="00947823">
        <w:rPr>
          <w:rFonts w:ascii="Georgia" w:eastAsia="Times New Roman" w:hAnsi="Georgia" w:cs="Times New Roman"/>
          <w:color w:val="0D0D0D"/>
          <w:lang w:eastAsia="en-PH"/>
        </w:rPr>
        <w:t xml:space="preserve"> or Google Meet for meetings and classes</w:t>
      </w:r>
      <w:r w:rsidRPr="00947823">
        <w:rPr>
          <w:rFonts w:ascii="Georgia" w:eastAsia="Times New Roman" w:hAnsi="Georgia" w:cs="Times New Roman"/>
          <w:color w:val="0D0D0D"/>
          <w:lang w:eastAsia="en-PH"/>
        </w:rPr>
        <w:t>, customize their profiles,</w:t>
      </w:r>
      <w:r w:rsidR="00FF2985" w:rsidRPr="00947823">
        <w:rPr>
          <w:rFonts w:ascii="Georgia" w:eastAsia="Times New Roman" w:hAnsi="Georgia" w:cs="Times New Roman"/>
          <w:color w:val="0D0D0D"/>
          <w:lang w:eastAsia="en-PH"/>
        </w:rPr>
        <w:t xml:space="preserve"> input scores from activities</w:t>
      </w:r>
      <w:r w:rsidRPr="00947823">
        <w:rPr>
          <w:rFonts w:ascii="Georgia" w:eastAsia="Times New Roman" w:hAnsi="Georgia" w:cs="Times New Roman"/>
          <w:color w:val="0D0D0D"/>
          <w:lang w:eastAsia="en-PH"/>
        </w:rPr>
        <w:t xml:space="preserve"> and communicate with mentees in real time via messaging. Designed for Android </w:t>
      </w:r>
      <w:r w:rsidRPr="00947823">
        <w:rPr>
          <w:rFonts w:ascii="Georgia" w:eastAsia="Times New Roman" w:hAnsi="Georgia" w:cs="Times New Roman"/>
          <w:color w:val="0D0D0D"/>
          <w:lang w:eastAsia="en-PH"/>
        </w:rPr>
        <w:lastRenderedPageBreak/>
        <w:t>smartphones, the app ensures accessibility and user-friendly navigation, enhancing the mentor-mentee relationship and providing tailored learning experiences.</w:t>
      </w:r>
    </w:p>
    <w:p w14:paraId="547BF45A" w14:textId="40783EA8" w:rsidR="003A36A6" w:rsidRDefault="00084CB8" w:rsidP="00947823">
      <w:pPr>
        <w:spacing w:after="20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application lacks built-in video conferencing capabilities, instead relying externally on Google Meet for virtual communication. Mentor matching does not generate automatic recommendations; instead, mentees search for mentors based on their target preferences, especially the subject/topic they want to improve on. </w:t>
      </w:r>
      <w:r w:rsidR="009673CD" w:rsidRPr="00947823">
        <w:rPr>
          <w:rFonts w:ascii="Georgia" w:eastAsia="Times New Roman" w:hAnsi="Georgia" w:cs="Times New Roman"/>
          <w:color w:val="000000"/>
          <w:lang w:eastAsia="en-PH"/>
        </w:rPr>
        <w:t>The app</w:t>
      </w:r>
      <w:r w:rsidR="009A47BB" w:rsidRPr="00947823">
        <w:rPr>
          <w:rFonts w:ascii="Georgia" w:eastAsia="Times New Roman" w:hAnsi="Georgia" w:cs="Times New Roman"/>
          <w:color w:val="000000"/>
          <w:lang w:eastAsia="en-PH"/>
        </w:rPr>
        <w:t xml:space="preserve"> does not have any </w:t>
      </w:r>
      <w:r w:rsidR="002E11F7" w:rsidRPr="00947823">
        <w:rPr>
          <w:rFonts w:ascii="Georgia" w:eastAsia="Times New Roman" w:hAnsi="Georgia" w:cs="Times New Roman"/>
          <w:color w:val="000000"/>
          <w:lang w:eastAsia="en-PH"/>
        </w:rPr>
        <w:t xml:space="preserve">designated </w:t>
      </w:r>
      <w:r w:rsidR="009A47BB" w:rsidRPr="00947823">
        <w:rPr>
          <w:rFonts w:ascii="Georgia" w:eastAsia="Times New Roman" w:hAnsi="Georgia" w:cs="Times New Roman"/>
          <w:color w:val="000000"/>
          <w:lang w:eastAsia="en-PH"/>
        </w:rPr>
        <w:t>database for multi-purpose files</w:t>
      </w:r>
      <w:r w:rsidR="0078643E" w:rsidRPr="00947823">
        <w:rPr>
          <w:rFonts w:ascii="Georgia" w:eastAsia="Times New Roman" w:hAnsi="Georgia" w:cs="Times New Roman"/>
          <w:color w:val="000000"/>
          <w:lang w:eastAsia="en-PH"/>
        </w:rPr>
        <w:t>, so</w:t>
      </w:r>
      <w:r w:rsidR="002E11F7" w:rsidRPr="00947823">
        <w:rPr>
          <w:rFonts w:ascii="Georgia" w:eastAsia="Times New Roman" w:hAnsi="Georgia" w:cs="Times New Roman"/>
          <w:color w:val="000000"/>
          <w:lang w:eastAsia="en-PH"/>
        </w:rPr>
        <w:t xml:space="preserve"> we had no choice but to</w:t>
      </w:r>
      <w:r w:rsidR="0078643E" w:rsidRPr="00947823">
        <w:rPr>
          <w:rFonts w:ascii="Georgia" w:eastAsia="Times New Roman" w:hAnsi="Georgia" w:cs="Times New Roman"/>
          <w:color w:val="000000"/>
          <w:lang w:eastAsia="en-PH"/>
        </w:rPr>
        <w:t xml:space="preserve"> </w:t>
      </w:r>
      <w:r w:rsidR="004C4382" w:rsidRPr="00947823">
        <w:rPr>
          <w:rFonts w:ascii="Georgia" w:eastAsia="Times New Roman" w:hAnsi="Georgia" w:cs="Times New Roman"/>
          <w:color w:val="000000"/>
          <w:lang w:eastAsia="en-PH"/>
        </w:rPr>
        <w:t>lay aside</w:t>
      </w:r>
      <w:r w:rsidR="002E11F7" w:rsidRPr="00947823">
        <w:rPr>
          <w:rFonts w:ascii="Georgia" w:eastAsia="Times New Roman" w:hAnsi="Georgia" w:cs="Times New Roman"/>
          <w:color w:val="000000"/>
          <w:lang w:eastAsia="en-PH"/>
        </w:rPr>
        <w:t xml:space="preserve"> the</w:t>
      </w:r>
      <w:r w:rsidR="004C4382" w:rsidRPr="00947823">
        <w:rPr>
          <w:rFonts w:ascii="Georgia" w:eastAsia="Times New Roman" w:hAnsi="Georgia" w:cs="Times New Roman"/>
          <w:color w:val="000000"/>
          <w:lang w:eastAsia="en-PH"/>
        </w:rPr>
        <w:t xml:space="preserve"> feature for</w:t>
      </w:r>
      <w:r w:rsidR="0078643E" w:rsidRPr="00947823">
        <w:rPr>
          <w:rFonts w:ascii="Georgia" w:eastAsia="Times New Roman" w:hAnsi="Georgia" w:cs="Times New Roman"/>
          <w:color w:val="000000"/>
          <w:lang w:eastAsia="en-PH"/>
        </w:rPr>
        <w:t xml:space="preserve"> uploading </w:t>
      </w:r>
      <w:r w:rsidR="001D147D" w:rsidRPr="00947823">
        <w:rPr>
          <w:rFonts w:ascii="Georgia" w:eastAsia="Times New Roman" w:hAnsi="Georgia" w:cs="Times New Roman"/>
          <w:color w:val="000000"/>
          <w:lang w:eastAsia="en-PH"/>
        </w:rPr>
        <w:t xml:space="preserve">and downloading of </w:t>
      </w:r>
      <w:r w:rsidR="0078643E" w:rsidRPr="00947823">
        <w:rPr>
          <w:rFonts w:ascii="Georgia" w:eastAsia="Times New Roman" w:hAnsi="Georgia" w:cs="Times New Roman"/>
          <w:color w:val="000000"/>
          <w:lang w:eastAsia="en-PH"/>
        </w:rPr>
        <w:t xml:space="preserve">different file types. </w:t>
      </w:r>
      <w:r w:rsidRPr="00947823">
        <w:rPr>
          <w:rFonts w:ascii="Georgia" w:eastAsia="Times New Roman" w:hAnsi="Georgia" w:cs="Times New Roman"/>
          <w:color w:val="000000"/>
          <w:lang w:eastAsia="en-PH"/>
        </w:rPr>
        <w:t>The app does not use machine learning for targeted recommendations or advanced analytics. Payment transactions are handled outside of the app to allow for a more focused approach to mentoring and learning.</w:t>
      </w:r>
    </w:p>
    <w:p w14:paraId="60088693" w14:textId="77777777" w:rsidR="00947823" w:rsidRPr="00947823" w:rsidRDefault="00947823" w:rsidP="00947823">
      <w:pPr>
        <w:spacing w:after="200" w:line="240" w:lineRule="auto"/>
        <w:jc w:val="both"/>
        <w:rPr>
          <w:rFonts w:ascii="Georgia" w:eastAsia="Times New Roman" w:hAnsi="Georgia" w:cs="Times New Roman"/>
          <w:lang w:eastAsia="en-PH"/>
        </w:rPr>
      </w:pPr>
    </w:p>
    <w:p w14:paraId="531CB7B6" w14:textId="5858748C"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TECHNICAL TERM</w:t>
      </w:r>
    </w:p>
    <w:p w14:paraId="0FC0AFB7"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following terms were defined conceptually and operationally for clarity and common understanding.</w:t>
      </w:r>
    </w:p>
    <w:p w14:paraId="1E70ABF4" w14:textId="357D1607" w:rsidR="00084CB8" w:rsidRPr="00947823" w:rsidRDefault="00084CB8" w:rsidP="00084CB8">
      <w:pPr>
        <w:spacing w:after="0" w:line="480" w:lineRule="auto"/>
        <w:ind w:firstLine="720"/>
        <w:jc w:val="both"/>
        <w:rPr>
          <w:rFonts w:ascii="Georgia" w:eastAsia="Times New Roman" w:hAnsi="Georgia" w:cs="Times New Roman"/>
          <w:lang w:eastAsia="en-PH"/>
        </w:rPr>
      </w:pPr>
      <w:commentRangeStart w:id="114"/>
      <w:r w:rsidRPr="00947823">
        <w:rPr>
          <w:rFonts w:ascii="Georgia" w:eastAsia="Times New Roman" w:hAnsi="Georgia" w:cs="Times New Roman"/>
          <w:b/>
          <w:bCs/>
          <w:color w:val="000000"/>
          <w:lang w:eastAsia="en-PH"/>
        </w:rPr>
        <w:t>Certification</w:t>
      </w:r>
      <w:commentRangeEnd w:id="114"/>
      <w:r w:rsidR="008C13CD">
        <w:rPr>
          <w:rStyle w:val="CommentReference"/>
        </w:rPr>
        <w:commentReference w:id="114"/>
      </w:r>
      <w:r w:rsidRPr="00947823">
        <w:rPr>
          <w:rFonts w:ascii="Georgia" w:eastAsia="Times New Roman" w:hAnsi="Georgia" w:cs="Times New Roman"/>
          <w:b/>
          <w:bCs/>
          <w:color w:val="000000"/>
          <w:lang w:eastAsia="en-PH"/>
        </w:rPr>
        <w:t xml:space="preserve"> and Reports</w:t>
      </w:r>
      <w:r w:rsidRPr="00947823">
        <w:rPr>
          <w:rFonts w:ascii="Georgia" w:eastAsia="Times New Roman" w:hAnsi="Georgia" w:cs="Times New Roman"/>
          <w:color w:val="000000"/>
          <w:lang w:eastAsia="en-PH"/>
        </w:rPr>
        <w:t xml:space="preserve"> - the certification is a completion of the content by the mentee; the certificate is awarded as proof that standards have been met. This report will follow the review's results and offer information on </w:t>
      </w:r>
      <w:r w:rsidR="00EA7D96" w:rsidRPr="00947823">
        <w:rPr>
          <w:rFonts w:ascii="Georgia" w:eastAsia="Times New Roman" w:hAnsi="Georgia" w:cs="Times New Roman"/>
          <w:color w:val="000000"/>
          <w:lang w:eastAsia="en-PH"/>
        </w:rPr>
        <w:t>whether</w:t>
      </w:r>
      <w:r w:rsidRPr="00947823">
        <w:rPr>
          <w:rFonts w:ascii="Georgia" w:eastAsia="Times New Roman" w:hAnsi="Georgia" w:cs="Times New Roman"/>
          <w:color w:val="000000"/>
          <w:lang w:eastAsia="en-PH"/>
        </w:rPr>
        <w:t xml:space="preserve"> the requirements were fulfilled. It refers to the feature of the propose system wherein the mentee can download and print the certificate after finishing the lessons or completed all the mentor’s module. </w:t>
      </w:r>
    </w:p>
    <w:p w14:paraId="1F308EB0" w14:textId="7EC8E5FB"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Mentor Selection </w:t>
      </w:r>
      <w:r w:rsidR="00EA7D96" w:rsidRPr="00947823">
        <w:rPr>
          <w:rFonts w:ascii="Georgia" w:eastAsia="Times New Roman" w:hAnsi="Georgia" w:cs="Times New Roman"/>
          <w:b/>
          <w:bCs/>
          <w:color w:val="000000"/>
          <w:lang w:eastAsia="en-PH"/>
        </w:rPr>
        <w:t xml:space="preserve">- </w:t>
      </w:r>
      <w:r w:rsidR="00EA7D96" w:rsidRPr="00947823">
        <w:rPr>
          <w:rFonts w:ascii="Georgia" w:eastAsia="Times New Roman" w:hAnsi="Georgia" w:cs="Times New Roman"/>
          <w:color w:val="000000"/>
          <w:lang w:eastAsia="en-PH"/>
        </w:rPr>
        <w:t>Effective</w:t>
      </w:r>
      <w:r w:rsidRPr="00947823">
        <w:rPr>
          <w:rFonts w:ascii="Georgia" w:eastAsia="Times New Roman" w:hAnsi="Georgia" w:cs="Times New Roman"/>
          <w:color w:val="0D0D0D"/>
          <w:shd w:val="clear" w:color="auto" w:fill="FFFFFF"/>
          <w:lang w:eastAsia="en-PH"/>
        </w:rPr>
        <w:t xml:space="preserve"> technical mentorship hinges on selecting experts with essential skills, clear communication, and proven ability to support learners. </w:t>
      </w:r>
      <w:r w:rsidRPr="00947823">
        <w:rPr>
          <w:rFonts w:ascii="Georgia" w:eastAsia="Times New Roman" w:hAnsi="Georgia" w:cs="Times New Roman"/>
          <w:color w:val="000000"/>
          <w:lang w:eastAsia="en-PH"/>
        </w:rPr>
        <w:t>With the use of the propose system, the mentee can search, select, and request mentorship to a mentor that fits their preferences.</w:t>
      </w:r>
    </w:p>
    <w:p w14:paraId="1265A197" w14:textId="77777777" w:rsidR="005F1D01" w:rsidRDefault="00084CB8" w:rsidP="00084CB8">
      <w:pPr>
        <w:spacing w:after="0" w:line="480" w:lineRule="auto"/>
        <w:ind w:firstLine="720"/>
        <w:jc w:val="both"/>
        <w:rPr>
          <w:rFonts w:ascii="Georgia" w:eastAsia="Times New Roman" w:hAnsi="Georgia" w:cs="Times New Roman"/>
          <w:color w:val="000000"/>
          <w:lang w:eastAsia="en-PH"/>
        </w:rPr>
        <w:sectPr w:rsidR="005F1D01" w:rsidSect="00CF2E71">
          <w:headerReference w:type="default" r:id="rId22"/>
          <w:headerReference w:type="first" r:id="rId23"/>
          <w:pgSz w:w="12240" w:h="15840"/>
          <w:pgMar w:top="1440" w:right="1440" w:bottom="1440" w:left="1440" w:header="288" w:footer="720" w:gutter="0"/>
          <w:pgNumType w:start="7"/>
          <w:cols w:space="708"/>
          <w:titlePg/>
          <w:docGrid w:linePitch="360"/>
        </w:sectPr>
      </w:pPr>
      <w:r w:rsidRPr="00947823">
        <w:rPr>
          <w:rFonts w:ascii="Georgia" w:eastAsia="Times New Roman" w:hAnsi="Georgia" w:cs="Times New Roman"/>
          <w:b/>
          <w:bCs/>
          <w:color w:val="000000"/>
          <w:lang w:eastAsia="en-PH"/>
        </w:rPr>
        <w:t xml:space="preserve">Mobile </w:t>
      </w:r>
      <w:r w:rsidR="00EA7D96" w:rsidRPr="00947823">
        <w:rPr>
          <w:rFonts w:ascii="Georgia" w:eastAsia="Times New Roman" w:hAnsi="Georgia" w:cs="Times New Roman"/>
          <w:b/>
          <w:bCs/>
          <w:color w:val="000000"/>
          <w:lang w:eastAsia="en-PH"/>
        </w:rPr>
        <w:t>Application -</w:t>
      </w:r>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refers to a software application specifically designed to run on mobile devices such as smartphones and tablets. These applications are typically downloaded and installed from app stores or other distribution platforms and offer a wide range of functionalities,</w:t>
      </w:r>
    </w:p>
    <w:p w14:paraId="24DEC570" w14:textId="2DFC787A"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 including productivity tools, entertainment, social networking, gaming, and more. It refers to the propose system that will be available to every Android device.</w:t>
      </w:r>
    </w:p>
    <w:p w14:paraId="534B4375" w14:textId="77777777" w:rsidR="0083310C" w:rsidRPr="00947823" w:rsidRDefault="0083310C" w:rsidP="00084CB8">
      <w:pPr>
        <w:spacing w:after="0" w:line="480" w:lineRule="auto"/>
        <w:ind w:firstLine="720"/>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Personalized Learning Approach - </w:t>
      </w:r>
      <w:r w:rsidRPr="00947823">
        <w:rPr>
          <w:rFonts w:ascii="Georgia" w:eastAsia="Times New Roman" w:hAnsi="Georgia" w:cs="Times New Roman"/>
          <w:color w:val="000000"/>
          <w:lang w:eastAsia="en-PH"/>
        </w:rPr>
        <w:t>This educational approach customizes learning to match individual students' needs, interests, and abilities, with the goal of enhancing engagement and academic success. The proposed system enables students to tailor their learning experience by accessing lessons, study materials, and activities at their own pace, much like in a classroom setting.</w:t>
      </w:r>
    </w:p>
    <w:p w14:paraId="3EAF8635" w14:textId="740A8989"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Real-time Messaging Interface -</w:t>
      </w:r>
      <w:r w:rsidRPr="00947823">
        <w:rPr>
          <w:rFonts w:ascii="Georgia" w:eastAsia="Times New Roman" w:hAnsi="Georgia" w:cs="Times New Roman"/>
          <w:color w:val="000000"/>
          <w:lang w:eastAsia="en-PH"/>
        </w:rPr>
        <w:t xml:space="preserve"> the interface facilitating real-time communication between mentors and mentees within the app, enabling seamless interaction, collaboration, and support during tutoring sessions. Another feature of the propose system where messaging can be done between the mentors and mentees for communication purposes.</w:t>
      </w:r>
    </w:p>
    <w:p w14:paraId="5180E83E" w14:textId="42C6B1CC" w:rsidR="00084CB8" w:rsidRPr="00947823" w:rsidRDefault="00084CB8" w:rsidP="00084CB8">
      <w:pPr>
        <w:spacing w:after="240" w:line="240" w:lineRule="auto"/>
        <w:rPr>
          <w:rFonts w:ascii="Georgia" w:eastAsia="Times New Roman" w:hAnsi="Georgia" w:cs="Times New Roman"/>
          <w:lang w:eastAsia="en-PH"/>
        </w:rPr>
      </w:pPr>
    </w:p>
    <w:p w14:paraId="5B9FC503" w14:textId="1B55DF21" w:rsidR="00D16186" w:rsidRPr="00947823" w:rsidRDefault="00D16186" w:rsidP="00084CB8">
      <w:pPr>
        <w:spacing w:after="240" w:line="240" w:lineRule="auto"/>
        <w:rPr>
          <w:rFonts w:ascii="Georgia" w:eastAsia="Times New Roman" w:hAnsi="Georgia" w:cs="Times New Roman"/>
          <w:lang w:eastAsia="en-PH"/>
        </w:rPr>
      </w:pPr>
    </w:p>
    <w:p w14:paraId="485DC310" w14:textId="501120FE" w:rsidR="00D16186" w:rsidRPr="00947823" w:rsidRDefault="00D16186" w:rsidP="00084CB8">
      <w:pPr>
        <w:spacing w:after="240" w:line="240" w:lineRule="auto"/>
        <w:rPr>
          <w:rFonts w:ascii="Georgia" w:eastAsia="Times New Roman" w:hAnsi="Georgia" w:cs="Times New Roman"/>
          <w:lang w:eastAsia="en-PH"/>
        </w:rPr>
      </w:pPr>
    </w:p>
    <w:p w14:paraId="3C2B847E" w14:textId="6C86B5E7" w:rsidR="00D16186" w:rsidRPr="00947823" w:rsidRDefault="00D16186" w:rsidP="00084CB8">
      <w:pPr>
        <w:spacing w:after="240" w:line="240" w:lineRule="auto"/>
        <w:rPr>
          <w:rFonts w:ascii="Georgia" w:eastAsia="Times New Roman" w:hAnsi="Georgia" w:cs="Times New Roman"/>
          <w:lang w:eastAsia="en-PH"/>
        </w:rPr>
      </w:pPr>
    </w:p>
    <w:p w14:paraId="06FD60D9" w14:textId="4179171C" w:rsidR="00D16186" w:rsidRPr="00947823" w:rsidRDefault="00D16186" w:rsidP="00084CB8">
      <w:pPr>
        <w:spacing w:after="240" w:line="240" w:lineRule="auto"/>
        <w:rPr>
          <w:rFonts w:ascii="Georgia" w:eastAsia="Times New Roman" w:hAnsi="Georgia" w:cs="Times New Roman"/>
          <w:lang w:eastAsia="en-PH"/>
        </w:rPr>
      </w:pPr>
    </w:p>
    <w:p w14:paraId="5D786270" w14:textId="6E6557A6" w:rsidR="00D16186" w:rsidRPr="00947823" w:rsidRDefault="00D16186" w:rsidP="00084CB8">
      <w:pPr>
        <w:spacing w:after="240" w:line="240" w:lineRule="auto"/>
        <w:rPr>
          <w:rFonts w:ascii="Georgia" w:eastAsia="Times New Roman" w:hAnsi="Georgia" w:cs="Times New Roman"/>
          <w:lang w:eastAsia="en-PH"/>
        </w:rPr>
      </w:pPr>
    </w:p>
    <w:p w14:paraId="40E069E6" w14:textId="7C4B7A49" w:rsidR="00D16186" w:rsidRPr="00947823" w:rsidRDefault="00D16186" w:rsidP="00084CB8">
      <w:pPr>
        <w:spacing w:after="240" w:line="240" w:lineRule="auto"/>
        <w:rPr>
          <w:rFonts w:ascii="Georgia" w:eastAsia="Times New Roman" w:hAnsi="Georgia" w:cs="Times New Roman"/>
          <w:lang w:eastAsia="en-PH"/>
        </w:rPr>
      </w:pPr>
    </w:p>
    <w:p w14:paraId="769F4BA3" w14:textId="582595A3" w:rsidR="00D16186" w:rsidRPr="00947823" w:rsidRDefault="00D16186" w:rsidP="00084CB8">
      <w:pPr>
        <w:spacing w:after="240" w:line="240" w:lineRule="auto"/>
        <w:rPr>
          <w:rFonts w:ascii="Georgia" w:eastAsia="Times New Roman" w:hAnsi="Georgia" w:cs="Times New Roman"/>
          <w:lang w:eastAsia="en-PH"/>
        </w:rPr>
      </w:pPr>
    </w:p>
    <w:p w14:paraId="34EA7DEF" w14:textId="22EE0CFF" w:rsidR="00D16186" w:rsidRPr="00947823" w:rsidRDefault="00D16186" w:rsidP="00084CB8">
      <w:pPr>
        <w:spacing w:after="240" w:line="240" w:lineRule="auto"/>
        <w:rPr>
          <w:rFonts w:ascii="Georgia" w:eastAsia="Times New Roman" w:hAnsi="Georgia" w:cs="Times New Roman"/>
          <w:lang w:eastAsia="en-PH"/>
        </w:rPr>
      </w:pPr>
    </w:p>
    <w:p w14:paraId="3F3433D3" w14:textId="77777777" w:rsidR="0023212F" w:rsidRPr="00947823" w:rsidRDefault="0023212F" w:rsidP="00786058">
      <w:pPr>
        <w:spacing w:after="0" w:line="480" w:lineRule="auto"/>
        <w:outlineLvl w:val="0"/>
        <w:rPr>
          <w:rFonts w:ascii="Georgia" w:eastAsia="Times New Roman" w:hAnsi="Georgia" w:cs="Times New Roman"/>
          <w:b/>
          <w:bCs/>
          <w:color w:val="000000"/>
          <w:kern w:val="36"/>
          <w:lang w:eastAsia="en-PH"/>
        </w:rPr>
        <w:sectPr w:rsidR="0023212F" w:rsidRPr="00947823" w:rsidSect="00CF2E71">
          <w:headerReference w:type="first" r:id="rId24"/>
          <w:pgSz w:w="12240" w:h="15840"/>
          <w:pgMar w:top="1440" w:right="1440" w:bottom="1440" w:left="1440" w:header="288" w:footer="720" w:gutter="0"/>
          <w:pgNumType w:start="7"/>
          <w:cols w:space="708"/>
          <w:titlePg/>
          <w:docGrid w:linePitch="360"/>
        </w:sectPr>
      </w:pPr>
    </w:p>
    <w:p w14:paraId="6EB2EB5D" w14:textId="2E5CF51D" w:rsidR="00084CB8" w:rsidRPr="00947823" w:rsidRDefault="00084CB8" w:rsidP="00084CB8">
      <w:pPr>
        <w:spacing w:after="0" w:line="480" w:lineRule="auto"/>
        <w:jc w:val="center"/>
        <w:outlineLvl w:val="0"/>
        <w:rPr>
          <w:rFonts w:ascii="Georgia" w:eastAsia="Times New Roman" w:hAnsi="Georgia" w:cs="Times New Roman"/>
          <w:b/>
          <w:bCs/>
          <w:kern w:val="36"/>
          <w:lang w:eastAsia="en-PH"/>
        </w:rPr>
      </w:pPr>
      <w:r w:rsidRPr="00947823">
        <w:rPr>
          <w:rFonts w:ascii="Georgia" w:eastAsia="Times New Roman" w:hAnsi="Georgia" w:cs="Times New Roman"/>
          <w:b/>
          <w:bCs/>
          <w:color w:val="000000"/>
          <w:kern w:val="36"/>
          <w:lang w:eastAsia="en-PH"/>
        </w:rPr>
        <w:lastRenderedPageBreak/>
        <w:t>Chapter 2</w:t>
      </w:r>
    </w:p>
    <w:p w14:paraId="60FC48D7" w14:textId="77777777" w:rsidR="00084CB8" w:rsidRPr="00947823" w:rsidRDefault="00084CB8" w:rsidP="00084CB8">
      <w:pPr>
        <w:spacing w:after="0" w:line="480" w:lineRule="auto"/>
        <w:ind w:hanging="720"/>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METHODOLOGY</w:t>
      </w:r>
    </w:p>
    <w:p w14:paraId="49835C43"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t>This chapter presents the software development, data gathering techniques, sources of data, results, theoretical framework, and conceptual framework that were used in designing the system.</w:t>
      </w:r>
    </w:p>
    <w:p w14:paraId="4F774F5B" w14:textId="77777777" w:rsidR="00084CB8" w:rsidRPr="00947823" w:rsidRDefault="00084CB8" w:rsidP="00084CB8">
      <w:pPr>
        <w:spacing w:after="0" w:line="240" w:lineRule="auto"/>
        <w:rPr>
          <w:rFonts w:ascii="Georgia" w:eastAsia="Times New Roman" w:hAnsi="Georgia" w:cs="Times New Roman"/>
          <w:lang w:eastAsia="en-PH"/>
        </w:rPr>
      </w:pPr>
    </w:p>
    <w:p w14:paraId="2F2C27CF" w14:textId="3E9A4A14" w:rsidR="00084CB8" w:rsidRDefault="00084CB8" w:rsidP="00947823">
      <w:pPr>
        <w:spacing w:after="0" w:line="360" w:lineRule="auto"/>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SOFTWARE DEVELOPMENT</w:t>
      </w:r>
    </w:p>
    <w:p w14:paraId="4018BFE6" w14:textId="77777777" w:rsidR="00947823" w:rsidRDefault="00947823" w:rsidP="00947823">
      <w:pPr>
        <w:spacing w:after="0" w:line="480" w:lineRule="auto"/>
        <w:jc w:val="both"/>
        <w:rPr>
          <w:rFonts w:ascii="Georgia" w:eastAsia="Times New Roman" w:hAnsi="Georgia" w:cs="Times New Roman"/>
          <w:b/>
          <w:bCs/>
          <w:color w:val="000000"/>
          <w:lang w:eastAsia="en-PH"/>
        </w:rPr>
      </w:pPr>
    </w:p>
    <w:p w14:paraId="50900F1B" w14:textId="3D839A39" w:rsidR="00947823" w:rsidRDefault="00947823" w:rsidP="00D72BC1">
      <w:pPr>
        <w:spacing w:after="0" w:line="480" w:lineRule="auto"/>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Figure 2.1</w:t>
      </w:r>
    </w:p>
    <w:p w14:paraId="79B6AB2D" w14:textId="77777777" w:rsidR="00947823" w:rsidRPr="00947823" w:rsidRDefault="00947823" w:rsidP="00947823">
      <w:pPr>
        <w:spacing w:after="0" w:line="480" w:lineRule="auto"/>
        <w:rPr>
          <w:rFonts w:ascii="Georgia" w:eastAsia="Times New Roman" w:hAnsi="Georgia" w:cs="Times New Roman"/>
          <w:i/>
          <w:iCs/>
          <w:lang w:eastAsia="en-PH"/>
        </w:rPr>
      </w:pPr>
      <w:r w:rsidRPr="00947823">
        <w:rPr>
          <w:rFonts w:ascii="Georgia" w:eastAsia="Times New Roman" w:hAnsi="Georgia" w:cs="Times New Roman"/>
          <w:i/>
          <w:iCs/>
          <w:color w:val="000000"/>
          <w:lang w:eastAsia="en-PH"/>
        </w:rPr>
        <w:t>Agile Lean Methodology</w:t>
      </w:r>
    </w:p>
    <w:p w14:paraId="7CC0562B" w14:textId="77777777" w:rsidR="00947823" w:rsidRPr="00947823" w:rsidRDefault="00947823" w:rsidP="00D72BC1">
      <w:pPr>
        <w:spacing w:after="0" w:line="480" w:lineRule="auto"/>
        <w:jc w:val="both"/>
        <w:rPr>
          <w:rFonts w:ascii="Georgia" w:eastAsia="Times New Roman" w:hAnsi="Georgia" w:cs="Times New Roman"/>
          <w:lang w:eastAsia="en-PH"/>
        </w:rPr>
      </w:pPr>
    </w:p>
    <w:p w14:paraId="4BFFEA31" w14:textId="1D53950C" w:rsidR="00084CB8" w:rsidRPr="00947823" w:rsidRDefault="00084CB8" w:rsidP="00084CB8">
      <w:pPr>
        <w:spacing w:after="0" w:line="480" w:lineRule="auto"/>
        <w:jc w:val="center"/>
        <w:rPr>
          <w:rFonts w:ascii="Georgia" w:eastAsia="Times New Roman" w:hAnsi="Georgia" w:cs="Times New Roman"/>
          <w:lang w:eastAsia="en-PH"/>
        </w:rPr>
      </w:pPr>
      <w:commentRangeStart w:id="115"/>
      <w:commentRangeStart w:id="116"/>
      <w:r w:rsidRPr="00947823">
        <w:rPr>
          <w:rFonts w:ascii="Georgia" w:eastAsia="Times New Roman" w:hAnsi="Georgia" w:cs="Times New Roman"/>
          <w:b/>
          <w:bCs/>
          <w:noProof/>
          <w:color w:val="000000"/>
          <w:bdr w:val="none" w:sz="0" w:space="0" w:color="auto" w:frame="1"/>
          <w:lang w:eastAsia="en-PH"/>
        </w:rPr>
        <w:drawing>
          <wp:inline distT="0" distB="0" distL="0" distR="0" wp14:anchorId="7EEFDEEA" wp14:editId="4E909FE9">
            <wp:extent cx="3781425" cy="3209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1425" cy="3209925"/>
                    </a:xfrm>
                    <a:prstGeom prst="rect">
                      <a:avLst/>
                    </a:prstGeom>
                    <a:noFill/>
                    <a:ln>
                      <a:noFill/>
                    </a:ln>
                  </pic:spPr>
                </pic:pic>
              </a:graphicData>
            </a:graphic>
          </wp:inline>
        </w:drawing>
      </w:r>
      <w:commentRangeEnd w:id="115"/>
      <w:commentRangeEnd w:id="116"/>
      <w:r w:rsidR="00A53BD0">
        <w:rPr>
          <w:rStyle w:val="CommentReference"/>
        </w:rPr>
        <w:commentReference w:id="115"/>
      </w:r>
      <w:r w:rsidR="00DC13A9">
        <w:rPr>
          <w:rStyle w:val="CommentReference"/>
        </w:rPr>
        <w:commentReference w:id="116"/>
      </w:r>
    </w:p>
    <w:p w14:paraId="25D60532"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p>
    <w:p w14:paraId="1E92179F"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In developing the Mentor-Shift application, we adhere to Lean principles, focusing on efficiency and continuous improvement. Our approach encompasses five essential phases to streamline processes and maximize value. By following these phases, we aim to deliver a high-quality application that meets and evolves with user needs.</w:t>
      </w:r>
    </w:p>
    <w:p w14:paraId="65A0FB09"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 xml:space="preserve">Identify Value: </w:t>
      </w:r>
      <w:r w:rsidRPr="00947823">
        <w:rPr>
          <w:rFonts w:ascii="Georgia" w:eastAsia="Times New Roman" w:hAnsi="Georgia" w:cs="Times New Roman"/>
          <w:color w:val="000000"/>
          <w:lang w:eastAsia="en-PH"/>
        </w:rPr>
        <w:t xml:space="preserve">Recognize user demands and </w:t>
      </w:r>
      <w:commentRangeStart w:id="117"/>
      <w:r w:rsidRPr="00947823">
        <w:rPr>
          <w:rFonts w:ascii="Georgia" w:eastAsia="Times New Roman" w:hAnsi="Georgia" w:cs="Times New Roman"/>
          <w:color w:val="000000"/>
          <w:lang w:eastAsia="en-PH"/>
        </w:rPr>
        <w:t>identify the key features tha</w:t>
      </w:r>
      <w:commentRangeEnd w:id="117"/>
      <w:r w:rsidR="00A53BD0">
        <w:rPr>
          <w:rStyle w:val="CommentReference"/>
        </w:rPr>
        <w:commentReference w:id="117"/>
      </w:r>
      <w:r w:rsidRPr="00947823">
        <w:rPr>
          <w:rFonts w:ascii="Georgia" w:eastAsia="Times New Roman" w:hAnsi="Georgia" w:cs="Times New Roman"/>
          <w:color w:val="000000"/>
          <w:lang w:eastAsia="en-PH"/>
        </w:rPr>
        <w:t>t provide the most value. To obtain in-depth insights, this entails holding focus groups, questionnaires, and user interviews. Prioritizing features that directly address user pain points and improve the user experience overall is also necessary.</w:t>
      </w:r>
    </w:p>
    <w:p w14:paraId="6BCB8506"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developers will participate in focus groups and user interviews to gain firsthand insights into user needs and pain points. They will analyze the gathered data to determine the key features that offer the most value and prioritize them in the development backlog </w:t>
      </w:r>
    </w:p>
    <w:p w14:paraId="79BB2193"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Map the Value Stream: </w:t>
      </w:r>
      <w:r w:rsidRPr="00947823">
        <w:rPr>
          <w:rFonts w:ascii="Georgia" w:eastAsia="Times New Roman" w:hAnsi="Georgia" w:cs="Times New Roman"/>
          <w:color w:val="000000"/>
          <w:lang w:eastAsia="en-PH"/>
        </w:rPr>
        <w:t xml:space="preserve">Create a waste-free, value-delivering process by visualizing and designing it. Make thorough process maps to help you find and eliminate operations that don't offer value. </w:t>
      </w:r>
      <w:proofErr w:type="gramStart"/>
      <w:r w:rsidRPr="00947823">
        <w:rPr>
          <w:rFonts w:ascii="Georgia" w:eastAsia="Times New Roman" w:hAnsi="Georgia" w:cs="Times New Roman"/>
          <w:color w:val="000000"/>
          <w:lang w:eastAsia="en-PH"/>
        </w:rPr>
        <w:t>In order to</w:t>
      </w:r>
      <w:proofErr w:type="gramEnd"/>
      <w:r w:rsidRPr="00947823">
        <w:rPr>
          <w:rFonts w:ascii="Georgia" w:eastAsia="Times New Roman" w:hAnsi="Georgia" w:cs="Times New Roman"/>
          <w:color w:val="000000"/>
          <w:lang w:eastAsia="en-PH"/>
        </w:rPr>
        <w:t xml:space="preserve"> guarantee a comprehensive understanding of the development process, collaborate with cross-functional teams. Then, iteratively improve these workflow maps.</w:t>
      </w:r>
    </w:p>
    <w:p w14:paraId="1B0401E9"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developers will collaborate with cross functional teams to create detailed process maps of the development workflow </w:t>
      </w:r>
    </w:p>
    <w:p w14:paraId="03CA04B7"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Create Flow: </w:t>
      </w:r>
      <w:r w:rsidRPr="00947823">
        <w:rPr>
          <w:rFonts w:ascii="Georgia" w:eastAsia="Times New Roman" w:hAnsi="Georgia" w:cs="Times New Roman"/>
          <w:color w:val="000000"/>
          <w:lang w:eastAsia="en-PH"/>
        </w:rPr>
        <w:t>Make sure there are few delays or bottlenecks in the development process. Use agile approaches like Scrum or Kanban to efficiently handle work-in-progress. To keep development moving at a constant pace and encourage candid communication among team members, cultivate a culture of continuous integration and continuous deployment, or CI/CD.</w:t>
      </w:r>
    </w:p>
    <w:p w14:paraId="78239560"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developers in this phase will practice continuous integration and continuous deployment (CI/CD) to maintain a steady development pace and enhance communication</w:t>
      </w:r>
    </w:p>
    <w:p w14:paraId="019D3D3A" w14:textId="77777777" w:rsidR="00947823" w:rsidRPr="00947823" w:rsidRDefault="00084CB8"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Establish Pull: </w:t>
      </w:r>
      <w:r w:rsidRPr="00947823">
        <w:rPr>
          <w:rFonts w:ascii="Georgia" w:eastAsia="Times New Roman" w:hAnsi="Georgia" w:cs="Times New Roman"/>
          <w:color w:val="000000"/>
          <w:lang w:eastAsia="en-PH"/>
        </w:rPr>
        <w:t xml:space="preserve">By building features in response to user demand and feedback, you can ensure that they are both relevant and valuable. Focus groups, questionnaires, </w:t>
      </w:r>
      <w:r w:rsidR="00947823" w:rsidRPr="00947823">
        <w:rPr>
          <w:rFonts w:ascii="Georgia" w:eastAsia="Times New Roman" w:hAnsi="Georgia" w:cs="Times New Roman"/>
          <w:color w:val="000000"/>
          <w:lang w:eastAsia="en-PH"/>
        </w:rPr>
        <w:t>and beta testing can all be used to involve users and obtain insightful feedback. Consider these suggestions while prioritizing new development, and use data analytics to help you make wise decisions and continue to enhance your product.</w:t>
      </w:r>
    </w:p>
    <w:p w14:paraId="6071BA96" w14:textId="77777777" w:rsidR="006D5A85" w:rsidRDefault="00947823" w:rsidP="008D33A4">
      <w:pPr>
        <w:spacing w:after="0" w:line="480" w:lineRule="auto"/>
        <w:ind w:firstLine="720"/>
        <w:jc w:val="both"/>
        <w:rPr>
          <w:rFonts w:ascii="Georgia" w:eastAsia="Times New Roman" w:hAnsi="Georgia" w:cs="Times New Roman"/>
          <w:color w:val="000000"/>
          <w:lang w:eastAsia="en-PH"/>
        </w:rPr>
        <w:sectPr w:rsidR="006D5A85" w:rsidSect="00B05AA0">
          <w:headerReference w:type="default" r:id="rId26"/>
          <w:footerReference w:type="default" r:id="rId27"/>
          <w:headerReference w:type="first" r:id="rId28"/>
          <w:footerReference w:type="first" r:id="rId29"/>
          <w:pgSz w:w="12240" w:h="15840"/>
          <w:pgMar w:top="1440" w:right="1440" w:bottom="1440" w:left="1440" w:header="708" w:footer="708" w:gutter="0"/>
          <w:pgNumType w:start="14"/>
          <w:cols w:space="708"/>
          <w:titlePg/>
          <w:docGrid w:linePitch="360"/>
        </w:sectPr>
      </w:pPr>
      <w:r w:rsidRPr="00947823">
        <w:rPr>
          <w:rFonts w:ascii="Georgia" w:eastAsia="Times New Roman" w:hAnsi="Georgia" w:cs="Times New Roman"/>
          <w:color w:val="000000"/>
          <w:lang w:eastAsia="en-PH"/>
        </w:rPr>
        <w:t>The developers in this phase will build features based on user feedback obtained from focus groups, questionnaires, and beta testing.</w:t>
      </w:r>
    </w:p>
    <w:p w14:paraId="1D6EE1B3" w14:textId="77777777" w:rsidR="008D33A4" w:rsidRDefault="008D33A4" w:rsidP="008D33A4">
      <w:pPr>
        <w:spacing w:after="0" w:line="480" w:lineRule="auto"/>
        <w:ind w:firstLine="720"/>
        <w:jc w:val="both"/>
        <w:rPr>
          <w:rFonts w:ascii="Georgia" w:eastAsia="Times New Roman" w:hAnsi="Georgia" w:cs="Times New Roman"/>
          <w:color w:val="000000"/>
          <w:lang w:eastAsia="en-PH"/>
        </w:rPr>
      </w:pPr>
    </w:p>
    <w:p w14:paraId="41D5527D" w14:textId="77777777" w:rsidR="008D33A4" w:rsidRPr="00947823" w:rsidRDefault="008D33A4" w:rsidP="008D33A4">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Seek Perfection: </w:t>
      </w:r>
      <w:r w:rsidRPr="00947823">
        <w:rPr>
          <w:rFonts w:ascii="Georgia" w:eastAsia="Times New Roman" w:hAnsi="Georgia" w:cs="Times New Roman"/>
          <w:color w:val="000000"/>
          <w:lang w:eastAsia="en-PH"/>
        </w:rPr>
        <w:t>Strive for perfection in every facet of the project by making constant improvements. Adopt a Kaizen (continuous improvement) mindset and evaluate procedures and results frequently to find areas that could use better. After every development cycle, hold retrospectives and evaluate results using important metrics to direct efforts toward improvement and promote an innovative and learning culture.</w:t>
      </w:r>
    </w:p>
    <w:p w14:paraId="2FCA63AC" w14:textId="77777777" w:rsidR="008D33A4" w:rsidRPr="00947823" w:rsidRDefault="008D33A4" w:rsidP="008D33A4">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developers will participate in </w:t>
      </w:r>
      <w:proofErr w:type="spellStart"/>
      <w:r w:rsidRPr="00947823">
        <w:rPr>
          <w:rFonts w:ascii="Georgia" w:eastAsia="Times New Roman" w:hAnsi="Georgia" w:cs="Times New Roman"/>
          <w:color w:val="000000"/>
          <w:lang w:eastAsia="en-PH"/>
        </w:rPr>
        <w:t>retroperspective</w:t>
      </w:r>
      <w:proofErr w:type="spellEnd"/>
      <w:r w:rsidRPr="00947823">
        <w:rPr>
          <w:rFonts w:ascii="Georgia" w:eastAsia="Times New Roman" w:hAnsi="Georgia" w:cs="Times New Roman"/>
          <w:color w:val="000000"/>
          <w:lang w:eastAsia="en-PH"/>
        </w:rPr>
        <w:t xml:space="preserve">  after each development cycle, using key metrics to guide their improvement efforts and foster a culture of innovation and learning </w:t>
      </w:r>
      <w:r w:rsidRPr="00947823">
        <w:rPr>
          <w:rFonts w:ascii="Georgia" w:eastAsia="Times New Roman" w:hAnsi="Georgia" w:cs="Times New Roman"/>
          <w:b/>
          <w:bCs/>
          <w:color w:val="000000"/>
          <w:lang w:eastAsia="en-PH"/>
        </w:rPr>
        <w:br/>
      </w:r>
    </w:p>
    <w:p w14:paraId="025E844C" w14:textId="77777777" w:rsidR="008D33A4" w:rsidRPr="00947823" w:rsidRDefault="008D33A4" w:rsidP="008D33A4">
      <w:pPr>
        <w:spacing w:after="0" w:line="480" w:lineRule="auto"/>
        <w:outlineLvl w:val="1"/>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Purpose, Deliverables, and Developmental Activities</w:t>
      </w:r>
    </w:p>
    <w:p w14:paraId="7F05FDAB" w14:textId="77777777" w:rsidR="008D33A4" w:rsidRPr="00947823" w:rsidRDefault="008D33A4" w:rsidP="008D33A4">
      <w:pPr>
        <w:spacing w:after="0" w:line="240" w:lineRule="auto"/>
        <w:rPr>
          <w:rFonts w:ascii="Georgia" w:eastAsia="Times New Roman" w:hAnsi="Georgia" w:cs="Times New Roman"/>
          <w:lang w:eastAsia="en-PH"/>
        </w:rPr>
      </w:pPr>
    </w:p>
    <w:p w14:paraId="23E193D1" w14:textId="77777777" w:rsidR="008D33A4" w:rsidRPr="00947823" w:rsidRDefault="008D33A4" w:rsidP="008D33A4">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2.1</w:t>
      </w:r>
      <w:r w:rsidRPr="00947823">
        <w:rPr>
          <w:rFonts w:ascii="Georgia" w:eastAsia="Times New Roman" w:hAnsi="Georgia" w:cs="Times New Roman"/>
          <w:color w:val="000000"/>
          <w:lang w:eastAsia="en-PH"/>
        </w:rPr>
        <w:t xml:space="preserve"> </w:t>
      </w:r>
    </w:p>
    <w:p w14:paraId="1FF08BB9" w14:textId="77777777" w:rsidR="008D33A4" w:rsidRPr="00947823" w:rsidRDefault="008D33A4" w:rsidP="008D33A4">
      <w:pPr>
        <w:spacing w:after="0" w:line="480" w:lineRule="auto"/>
        <w:rPr>
          <w:rFonts w:ascii="Georgia" w:eastAsia="Times New Roman" w:hAnsi="Georgia" w:cs="Times New Roman"/>
          <w:i/>
          <w:iCs/>
          <w:lang w:eastAsia="en-PH"/>
        </w:rPr>
      </w:pPr>
      <w:r w:rsidRPr="00947823">
        <w:rPr>
          <w:rFonts w:ascii="Georgia" w:eastAsia="Times New Roman" w:hAnsi="Georgia" w:cs="Times New Roman"/>
          <w:i/>
          <w:iCs/>
          <w:color w:val="000000"/>
          <w:lang w:eastAsia="en-PH"/>
        </w:rPr>
        <w:t>Activities of Agile Lean Methodology</w:t>
      </w:r>
    </w:p>
    <w:tbl>
      <w:tblPr>
        <w:tblW w:w="0" w:type="auto"/>
        <w:tblCellMar>
          <w:top w:w="15" w:type="dxa"/>
          <w:left w:w="15" w:type="dxa"/>
          <w:bottom w:w="15" w:type="dxa"/>
          <w:right w:w="15" w:type="dxa"/>
        </w:tblCellMar>
        <w:tblLook w:val="04A0" w:firstRow="1" w:lastRow="0" w:firstColumn="1" w:lastColumn="0" w:noHBand="0" w:noVBand="1"/>
      </w:tblPr>
      <w:tblGrid>
        <w:gridCol w:w="1418"/>
        <w:gridCol w:w="2852"/>
        <w:gridCol w:w="2195"/>
        <w:gridCol w:w="2895"/>
      </w:tblGrid>
      <w:tr w:rsidR="008D33A4" w:rsidRPr="00947823" w14:paraId="7FC60EDD" w14:textId="77777777" w:rsidTr="00410E0C">
        <w:trPr>
          <w:trHeight w:val="1271"/>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A2D0708"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Method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9B0A"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FC65E"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Deliverables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A39E808"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Development</w:t>
            </w:r>
          </w:p>
          <w:p w14:paraId="0A873342"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Activities </w:t>
            </w:r>
          </w:p>
        </w:tc>
      </w:tr>
      <w:tr w:rsidR="008D33A4" w:rsidRPr="00947823" w14:paraId="6EC4044D"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C3534B6"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Eliminate Waste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410D8"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Identify and eliminate non-value adding activities and processes to optimize resource utilization.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0981"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Waste reduction plan, Process flow diagrams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9B48E4E"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Analyze current processes for inefficiencies, Identify and prioritize waste elimination opportunities</w:t>
            </w:r>
          </w:p>
        </w:tc>
      </w:tr>
      <w:tr w:rsidR="008D33A4" w:rsidRPr="00947823" w14:paraId="7C6A9BC3"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0E5E020"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Create Knowledge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42A08"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Foster a culture of continuous learning and improvement, leveraging insights to drive innovation.</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D38DF"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Knowledge sharing platform, Innovation reports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65B6CD3"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Encourage collaboration and idea sharing, Implement feedback loops for continuous improvement</w:t>
            </w:r>
          </w:p>
        </w:tc>
      </w:tr>
    </w:tbl>
    <w:p w14:paraId="246DA927" w14:textId="7C60822D" w:rsidR="008D33A4" w:rsidRPr="00947823" w:rsidRDefault="008D33A4" w:rsidP="008D33A4">
      <w:pPr>
        <w:spacing w:after="0" w:line="480" w:lineRule="auto"/>
        <w:ind w:firstLine="720"/>
        <w:jc w:val="both"/>
        <w:rPr>
          <w:rFonts w:ascii="Georgia" w:eastAsia="Times New Roman" w:hAnsi="Georgia" w:cs="Times New Roman"/>
          <w:color w:val="000000"/>
          <w:lang w:eastAsia="en-PH"/>
        </w:rPr>
        <w:sectPr w:rsidR="008D33A4" w:rsidRPr="00947823" w:rsidSect="00B05AA0">
          <w:headerReference w:type="first" r:id="rId30"/>
          <w:pgSz w:w="12240" w:h="15840"/>
          <w:pgMar w:top="1440" w:right="1440" w:bottom="1440" w:left="1440" w:header="708" w:footer="708" w:gutter="0"/>
          <w:pgNumType w:start="14"/>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602"/>
        <w:gridCol w:w="2911"/>
        <w:gridCol w:w="2398"/>
        <w:gridCol w:w="2449"/>
      </w:tblGrid>
      <w:tr w:rsidR="00084CB8" w:rsidRPr="00947823" w14:paraId="12DA8D4F" w14:textId="77777777" w:rsidTr="008D33A4">
        <w:trPr>
          <w:trHeight w:val="2644"/>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4EB6D52" w14:textId="3604111F"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br/>
            </w:r>
            <w:r w:rsidRPr="00947823">
              <w:rPr>
                <w:rFonts w:ascii="Georgia" w:eastAsia="Times New Roman" w:hAnsi="Georgia" w:cs="Times New Roman"/>
                <w:color w:val="000000"/>
                <w:lang w:eastAsia="en-PH"/>
              </w:rPr>
              <w:tab/>
              <w:t>Build Quality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D9B5D"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Embed quality assurance practices into the development process to ensure a high-quality </w:t>
            </w:r>
            <w:proofErr w:type="gramStart"/>
            <w:r w:rsidRPr="00947823">
              <w:rPr>
                <w:rFonts w:ascii="Georgia" w:eastAsia="Times New Roman" w:hAnsi="Georgia" w:cs="Times New Roman"/>
                <w:color w:val="000000"/>
                <w:lang w:eastAsia="en-PH"/>
              </w:rPr>
              <w:t>end product</w:t>
            </w:r>
            <w:proofErr w:type="gramEnd"/>
            <w:r w:rsidRPr="00947823">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DF795"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User interface prototypes or mockups, UI/UX quality standards</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509FDCD4"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Implement automated testing, Conduct code reviews and inspections, Address defects promptly</w:t>
            </w:r>
          </w:p>
          <w:p w14:paraId="1FE798B8" w14:textId="77777777" w:rsidR="00084CB8" w:rsidRPr="00947823" w:rsidRDefault="00084CB8" w:rsidP="00947823">
            <w:pPr>
              <w:spacing w:after="0" w:line="240" w:lineRule="auto"/>
              <w:rPr>
                <w:rFonts w:ascii="Georgia" w:eastAsia="Times New Roman" w:hAnsi="Georgia" w:cs="Times New Roman"/>
                <w:lang w:eastAsia="en-PH"/>
              </w:rPr>
            </w:pPr>
          </w:p>
        </w:tc>
      </w:tr>
      <w:tr w:rsidR="00084CB8" w:rsidRPr="00947823" w14:paraId="04076449"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56BC798"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Fast Delivery</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FF63"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Streamline development and deployment processes to deliver value to users quickly and efficiently.</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66BC1"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Iterative development cycles, Functional prototypes or minimum viable product (MVP) </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3E70AF71"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Prioritize features based on user feedback, Minimize handoffs and delays</w:t>
            </w:r>
          </w:p>
        </w:tc>
      </w:tr>
      <w:tr w:rsidR="00947823" w:rsidRPr="00947823" w14:paraId="5DB16DE2"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70F0404"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Empower Your Team</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9F5C1"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Empower team members by providing autonomy, support, and resources to make decisions and </w:t>
            </w:r>
            <w:proofErr w:type="gramStart"/>
            <w:r w:rsidRPr="00947823">
              <w:rPr>
                <w:rFonts w:ascii="Georgia" w:eastAsia="Times New Roman" w:hAnsi="Georgia" w:cs="Times New Roman"/>
                <w:color w:val="000000"/>
                <w:lang w:eastAsia="en-PH"/>
              </w:rPr>
              <w:t>take action</w:t>
            </w:r>
            <w:proofErr w:type="gramEnd"/>
            <w:r w:rsidRPr="00947823">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5C0F5"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Team communication plan detailing, Roles and responsibilities matrix</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2AF85AA9"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Delegate authority and decision-making, </w:t>
            </w:r>
            <w:proofErr w:type="gramStart"/>
            <w:r w:rsidRPr="00947823">
              <w:rPr>
                <w:rFonts w:ascii="Georgia" w:eastAsia="Times New Roman" w:hAnsi="Georgia" w:cs="Times New Roman"/>
                <w:color w:val="000000"/>
                <w:lang w:eastAsia="en-PH"/>
              </w:rPr>
              <w:t>Provide</w:t>
            </w:r>
            <w:proofErr w:type="gramEnd"/>
            <w:r w:rsidRPr="00947823">
              <w:rPr>
                <w:rFonts w:ascii="Georgia" w:eastAsia="Times New Roman" w:hAnsi="Georgia" w:cs="Times New Roman"/>
                <w:color w:val="000000"/>
                <w:lang w:eastAsia="en-PH"/>
              </w:rPr>
              <w:t xml:space="preserve"> training and mentorship to enhance team capabilities</w:t>
            </w:r>
          </w:p>
          <w:p w14:paraId="14BACF5A" w14:textId="77777777" w:rsidR="00947823" w:rsidRPr="00947823" w:rsidRDefault="00947823" w:rsidP="00947823">
            <w:pPr>
              <w:spacing w:after="0" w:line="240" w:lineRule="auto"/>
              <w:rPr>
                <w:rFonts w:ascii="Georgia" w:eastAsia="Times New Roman" w:hAnsi="Georgia" w:cs="Times New Roman"/>
                <w:lang w:eastAsia="en-PH"/>
              </w:rPr>
            </w:pPr>
          </w:p>
        </w:tc>
      </w:tr>
      <w:tr w:rsidR="00947823" w:rsidRPr="00947823" w14:paraId="6470745C"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AD16E29"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Delay In Making Decisions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C0CC9"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Avoid premature decisions by gathering sufficient information and considering all available options.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35874"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Decision log, Risk register </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4C654763"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Gather relevant data and insights, </w:t>
            </w:r>
            <w:proofErr w:type="gramStart"/>
            <w:r w:rsidRPr="00947823">
              <w:rPr>
                <w:rFonts w:ascii="Georgia" w:eastAsia="Times New Roman" w:hAnsi="Georgia" w:cs="Times New Roman"/>
                <w:color w:val="000000"/>
                <w:lang w:eastAsia="en-PH"/>
              </w:rPr>
              <w:t>Evaluate</w:t>
            </w:r>
            <w:proofErr w:type="gramEnd"/>
            <w:r w:rsidRPr="00947823">
              <w:rPr>
                <w:rFonts w:ascii="Georgia" w:eastAsia="Times New Roman" w:hAnsi="Georgia" w:cs="Times New Roman"/>
                <w:color w:val="000000"/>
                <w:lang w:eastAsia="en-PH"/>
              </w:rPr>
              <w:t xml:space="preserve"> decision criteria and alternatives before making a decision</w:t>
            </w:r>
          </w:p>
        </w:tc>
      </w:tr>
      <w:tr w:rsidR="00947823" w:rsidRPr="00947823" w14:paraId="675673D6"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92CCDA1"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Optimize The Whole</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97C05"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Optimize the system </w:t>
            </w:r>
            <w:proofErr w:type="gramStart"/>
            <w:r w:rsidRPr="00947823">
              <w:rPr>
                <w:rFonts w:ascii="Georgia" w:eastAsia="Times New Roman" w:hAnsi="Georgia" w:cs="Times New Roman"/>
                <w:color w:val="000000"/>
                <w:lang w:eastAsia="en-PH"/>
              </w:rPr>
              <w:t>as a whole rather</w:t>
            </w:r>
            <w:proofErr w:type="gramEnd"/>
            <w:r w:rsidRPr="00947823">
              <w:rPr>
                <w:rFonts w:ascii="Georgia" w:eastAsia="Times New Roman" w:hAnsi="Georgia" w:cs="Times New Roman"/>
                <w:color w:val="000000"/>
                <w:lang w:eastAsia="en-PH"/>
              </w:rPr>
              <w:t xml:space="preserve"> than individual components, considering interdependencies.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7A02F"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System optimization plan, </w:t>
            </w:r>
            <w:proofErr w:type="gramStart"/>
            <w:r w:rsidRPr="00947823">
              <w:rPr>
                <w:rFonts w:ascii="Georgia" w:eastAsia="Times New Roman" w:hAnsi="Georgia" w:cs="Times New Roman"/>
                <w:color w:val="000000"/>
                <w:lang w:eastAsia="en-PH"/>
              </w:rPr>
              <w:t>Post-project</w:t>
            </w:r>
            <w:proofErr w:type="gramEnd"/>
            <w:r w:rsidRPr="00947823">
              <w:rPr>
                <w:rFonts w:ascii="Georgia" w:eastAsia="Times New Roman" w:hAnsi="Georgia" w:cs="Times New Roman"/>
                <w:color w:val="000000"/>
                <w:lang w:eastAsia="en-PH"/>
              </w:rPr>
              <w:t xml:space="preserve"> review report</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38491925"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Conduct system-wide analysis, </w:t>
            </w:r>
            <w:proofErr w:type="gramStart"/>
            <w:r w:rsidRPr="00947823">
              <w:rPr>
                <w:rFonts w:ascii="Georgia" w:eastAsia="Times New Roman" w:hAnsi="Georgia" w:cs="Times New Roman"/>
                <w:color w:val="000000"/>
                <w:lang w:eastAsia="en-PH"/>
              </w:rPr>
              <w:t>Identify</w:t>
            </w:r>
            <w:proofErr w:type="gramEnd"/>
            <w:r w:rsidRPr="00947823">
              <w:rPr>
                <w:rFonts w:ascii="Georgia" w:eastAsia="Times New Roman" w:hAnsi="Georgia" w:cs="Times New Roman"/>
                <w:color w:val="000000"/>
                <w:lang w:eastAsia="en-PH"/>
              </w:rPr>
              <w:t xml:space="preserve"> bottlenecks and inefficiencies, Implement holistic improvements</w:t>
            </w:r>
          </w:p>
        </w:tc>
      </w:tr>
    </w:tbl>
    <w:p w14:paraId="26955825" w14:textId="77777777" w:rsidR="00CF2C83" w:rsidRDefault="00CF2C83" w:rsidP="00084CB8">
      <w:pPr>
        <w:spacing w:after="0" w:line="480" w:lineRule="auto"/>
        <w:rPr>
          <w:rFonts w:ascii="Georgia" w:eastAsia="Times New Roman" w:hAnsi="Georgia" w:cs="Times New Roman"/>
          <w:color w:val="000000"/>
          <w:lang w:eastAsia="en-PH"/>
        </w:rPr>
      </w:pPr>
    </w:p>
    <w:p w14:paraId="6B2F8010" w14:textId="52A98C86"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DATA GATHERING TECHNIQUES</w:t>
      </w:r>
    </w:p>
    <w:p w14:paraId="55B3F415" w14:textId="77777777" w:rsidR="00947823" w:rsidRDefault="00947823" w:rsidP="00947823">
      <w:pPr>
        <w:spacing w:after="0" w:line="480" w:lineRule="auto"/>
        <w:ind w:firstLine="709"/>
        <w:jc w:val="both"/>
        <w:rPr>
          <w:rFonts w:ascii="Georgia" w:eastAsia="Times New Roman" w:hAnsi="Georgia" w:cs="Times New Roman"/>
          <w:color w:val="0D0D0D"/>
          <w:lang w:eastAsia="en-PH"/>
        </w:rPr>
      </w:pPr>
      <w:r w:rsidRPr="00947823">
        <w:rPr>
          <w:rFonts w:ascii="Georgia" w:eastAsia="Times New Roman" w:hAnsi="Georgia" w:cs="Times New Roman"/>
          <w:color w:val="0D0D0D"/>
          <w:lang w:eastAsia="en-PH"/>
        </w:rPr>
        <w:t xml:space="preserve">The study employs in-depth interviews and surveys to investigate student and educator experiences, specifically focusing on learning styles and areas conducive to personalized learning. Its primary objective is to gain comprehensive insights into these experiences: </w:t>
      </w:r>
    </w:p>
    <w:p w14:paraId="6033EA01" w14:textId="460555A8" w:rsidR="00947823" w:rsidRPr="00947823" w:rsidRDefault="00947823" w:rsidP="00947823">
      <w:pPr>
        <w:spacing w:after="0" w:line="480" w:lineRule="auto"/>
        <w:ind w:firstLine="709"/>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Interviews. </w:t>
      </w:r>
      <w:r w:rsidRPr="00947823">
        <w:rPr>
          <w:rFonts w:ascii="Georgia" w:eastAsia="Times New Roman" w:hAnsi="Georgia" w:cs="Times New Roman"/>
          <w:color w:val="000000"/>
          <w:lang w:eastAsia="en-PH"/>
        </w:rPr>
        <w:t>Perform in-depth interviews with instructors, students, and leaders in education to learn about their perspectives on tutoring strategies, difficulties faced by students, and possible advantages of the Mentor-Shift app.</w:t>
      </w:r>
    </w:p>
    <w:p w14:paraId="260A5B14"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 xml:space="preserve">Questionnaire. </w:t>
      </w:r>
      <w:r w:rsidRPr="00947823">
        <w:rPr>
          <w:rFonts w:ascii="Georgia" w:eastAsia="Times New Roman" w:hAnsi="Georgia" w:cs="Times New Roman"/>
          <w:color w:val="000000"/>
          <w:lang w:eastAsia="en-PH"/>
        </w:rPr>
        <w:t>Use online questionnaires to get numerical data from educators and students. Responses from the students will cover expectations, difficulties, and preferences for mobile learning and individualized tutoring. The opinions of educators will shed light on the methods of tutoring that are used today and what they anticipate from the Mentor-Shift app.</w:t>
      </w:r>
    </w:p>
    <w:p w14:paraId="13CB915F" w14:textId="6216B42C" w:rsidR="00CF2C8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Document Analysis.</w:t>
      </w:r>
      <w:r w:rsidRPr="00947823">
        <w:rPr>
          <w:rFonts w:ascii="Georgia" w:eastAsia="Times New Roman" w:hAnsi="Georgia" w:cs="Times New Roman"/>
          <w:color w:val="000000"/>
          <w:lang w:eastAsia="en-PH"/>
        </w:rPr>
        <w:t xml:space="preserve"> Conduct document analysis using literature reviews and research studies to gather information already in the public domain about mobile learning, personalized tutoring, and the effectiveness of related educational technology applications from the perspectives of educators and students.</w:t>
      </w:r>
    </w:p>
    <w:p w14:paraId="1C0AF6CB"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p>
    <w:p w14:paraId="1BE4FED8" w14:textId="77777777"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SOURCES OF DATA</w:t>
      </w:r>
      <w:r w:rsidRPr="00947823">
        <w:rPr>
          <w:rFonts w:ascii="Georgia" w:eastAsia="Times New Roman" w:hAnsi="Georgia" w:cs="Times New Roman"/>
          <w:b/>
          <w:bCs/>
          <w:color w:val="000000"/>
          <w:lang w:eastAsia="en-PH"/>
        </w:rPr>
        <w:tab/>
      </w:r>
    </w:p>
    <w:p w14:paraId="3B117312" w14:textId="77777777"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The data-gathering methods the researchers focused on were interviews and research, wherein the participants in the interviews were mixed with DWCL students, faculty members, and educational leaders. Furthermore, the researchers review the literature and research studies that will assist them in gathering relevant information about personalized tutoring, mobile learning, and educational technology.</w:t>
      </w:r>
    </w:p>
    <w:p w14:paraId="277841C6"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Interviews.</w:t>
      </w:r>
      <w:r w:rsidRPr="00947823">
        <w:rPr>
          <w:rFonts w:ascii="Georgia" w:eastAsia="Times New Roman" w:hAnsi="Georgia" w:cs="Times New Roman"/>
          <w:color w:val="000000"/>
          <w:lang w:eastAsia="en-PH"/>
        </w:rPr>
        <w:t xml:space="preserve"> Students of the SOECS department under IT, CS, and Engineering courses are interviewed to learn about their opinions on the difficulties facing tutoring today, what they hope to get out of the Mentor-Shift program, and what they think about individualized tutoring techniques. These interviews will yield insightful information about the </w:t>
      </w:r>
      <w:proofErr w:type="gramStart"/>
      <w:r w:rsidRPr="00947823">
        <w:rPr>
          <w:rFonts w:ascii="Georgia" w:eastAsia="Times New Roman" w:hAnsi="Georgia" w:cs="Times New Roman"/>
          <w:color w:val="000000"/>
          <w:lang w:eastAsia="en-PH"/>
        </w:rPr>
        <w:t>particular requirements</w:t>
      </w:r>
      <w:proofErr w:type="gramEnd"/>
      <w:r w:rsidRPr="00947823">
        <w:rPr>
          <w:rFonts w:ascii="Georgia" w:eastAsia="Times New Roman" w:hAnsi="Georgia" w:cs="Times New Roman"/>
          <w:color w:val="000000"/>
          <w:lang w:eastAsia="en-PH"/>
        </w:rPr>
        <w:t xml:space="preserve"> and expectations of students for academic help.</w:t>
      </w:r>
    </w:p>
    <w:p w14:paraId="3CE1E240" w14:textId="57B7C7BE" w:rsidR="00947823" w:rsidRPr="00947823" w:rsidRDefault="00947823" w:rsidP="00947823">
      <w:pPr>
        <w:spacing w:after="0" w:line="480" w:lineRule="auto"/>
        <w:ind w:firstLine="720"/>
        <w:jc w:val="both"/>
        <w:rPr>
          <w:rFonts w:ascii="Georgia" w:eastAsia="Times New Roman" w:hAnsi="Georgia" w:cs="Times New Roman"/>
          <w:lang w:eastAsia="en-PH"/>
        </w:rPr>
      </w:pPr>
      <w:proofErr w:type="gramStart"/>
      <w:r w:rsidRPr="00947823">
        <w:rPr>
          <w:rFonts w:ascii="Georgia" w:eastAsia="Times New Roman" w:hAnsi="Georgia" w:cs="Times New Roman"/>
          <w:color w:val="000000"/>
          <w:lang w:eastAsia="en-PH"/>
        </w:rPr>
        <w:t>In order to</w:t>
      </w:r>
      <w:proofErr w:type="gramEnd"/>
      <w:r w:rsidRPr="00947823">
        <w:rPr>
          <w:rFonts w:ascii="Georgia" w:eastAsia="Times New Roman" w:hAnsi="Georgia" w:cs="Times New Roman"/>
          <w:color w:val="000000"/>
          <w:lang w:eastAsia="en-PH"/>
        </w:rPr>
        <w:t xml:space="preserve"> learn about the difficulties faced by tutors, what they hope to gain from the Mentor-Shift program, and their thoughts on individualized tutoring techniques, faculty</w:t>
      </w:r>
      <w:r w:rsidR="00265009">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members are also interviewed. Their backgrounds in mentoring and teaching will provide insightful information about the viability and efficacy of the suggested program.</w:t>
      </w:r>
    </w:p>
    <w:p w14:paraId="4D230FE3" w14:textId="77777777" w:rsidR="00265009" w:rsidRDefault="00947823" w:rsidP="00947823">
      <w:pPr>
        <w:spacing w:after="0" w:line="480" w:lineRule="auto"/>
        <w:ind w:firstLine="720"/>
        <w:jc w:val="both"/>
        <w:rPr>
          <w:rFonts w:ascii="Georgia" w:eastAsia="Times New Roman" w:hAnsi="Georgia" w:cs="Times New Roman"/>
          <w:color w:val="000000"/>
          <w:lang w:eastAsia="en-PH"/>
        </w:rPr>
        <w:sectPr w:rsidR="00265009" w:rsidSect="00DF2B21">
          <w:headerReference w:type="default" r:id="rId31"/>
          <w:headerReference w:type="first" r:id="rId32"/>
          <w:footerReference w:type="first" r:id="rId33"/>
          <w:pgSz w:w="12240" w:h="15840"/>
          <w:pgMar w:top="1440" w:right="1440" w:bottom="1440" w:left="1440" w:header="708" w:footer="708" w:gutter="0"/>
          <w:pgNumType w:start="1"/>
          <w:cols w:space="708"/>
          <w:titlePg/>
          <w:docGrid w:linePitch="360"/>
        </w:sectPr>
      </w:pPr>
      <w:r w:rsidRPr="00947823">
        <w:rPr>
          <w:rFonts w:ascii="Georgia" w:eastAsia="Times New Roman" w:hAnsi="Georgia" w:cs="Times New Roman"/>
          <w:b/>
          <w:bCs/>
          <w:color w:val="000000"/>
          <w:lang w:eastAsia="en-PH"/>
        </w:rPr>
        <w:t>Questionnaires.</w:t>
      </w:r>
      <w:r w:rsidRPr="00947823">
        <w:rPr>
          <w:rFonts w:ascii="Georgia" w:eastAsia="Times New Roman" w:hAnsi="Georgia" w:cs="Times New Roman"/>
          <w:color w:val="000000"/>
          <w:lang w:eastAsia="en-PH"/>
        </w:rPr>
        <w:t xml:space="preserve"> Students as well as educators will receive surveys </w:t>
      </w:r>
      <w:proofErr w:type="gramStart"/>
      <w:r w:rsidRPr="00947823">
        <w:rPr>
          <w:rFonts w:ascii="Georgia" w:eastAsia="Times New Roman" w:hAnsi="Georgia" w:cs="Times New Roman"/>
          <w:color w:val="000000"/>
          <w:lang w:eastAsia="en-PH"/>
        </w:rPr>
        <w:t>in order to</w:t>
      </w:r>
      <w:proofErr w:type="gramEnd"/>
      <w:r w:rsidRPr="00947823">
        <w:rPr>
          <w:rFonts w:ascii="Georgia" w:eastAsia="Times New Roman" w:hAnsi="Georgia" w:cs="Times New Roman"/>
          <w:color w:val="000000"/>
          <w:lang w:eastAsia="en-PH"/>
        </w:rPr>
        <w:t xml:space="preserve"> collect data on demographics, preferred learning styles, technological aptitude, and suggestions for </w:t>
      </w:r>
    </w:p>
    <w:p w14:paraId="40B18014"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future features for the Mentor-Shift app. The application will be developed and customized to match the unique needs and preferences of the target customers based on the quantitative insights this data will offer.</w:t>
      </w:r>
    </w:p>
    <w:p w14:paraId="748B446C"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Research.</w:t>
      </w:r>
      <w:r w:rsidRPr="00947823">
        <w:rPr>
          <w:rFonts w:ascii="Georgia" w:eastAsia="Times New Roman" w:hAnsi="Georgia" w:cs="Times New Roman"/>
          <w:color w:val="000000"/>
          <w:lang w:eastAsia="en-PH"/>
        </w:rPr>
        <w:t xml:space="preserve"> A thorough assessment of the literature and research studies are carried out to obtain information and understanding regarding mobile learning, individualized tutoring, and educational technology applications. The present evaluation aims to integrate current research and optimal methodologies to provide guidance for the development and execution of the Mentor-Shift initiative, considering the viewpoints of educators and students alike.</w:t>
      </w:r>
    </w:p>
    <w:p w14:paraId="1DCCD62D" w14:textId="77777777" w:rsidR="00947823" w:rsidRPr="00947823" w:rsidRDefault="00947823" w:rsidP="00947823">
      <w:pPr>
        <w:spacing w:after="0" w:line="240" w:lineRule="auto"/>
        <w:rPr>
          <w:rFonts w:ascii="Georgia" w:eastAsia="Times New Roman" w:hAnsi="Georgia" w:cs="Times New Roman"/>
          <w:lang w:eastAsia="en-PH"/>
        </w:rPr>
      </w:pPr>
    </w:p>
    <w:p w14:paraId="56414866" w14:textId="77777777"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RESULTS</w:t>
      </w:r>
    </w:p>
    <w:p w14:paraId="62625C56" w14:textId="77777777" w:rsidR="00947823" w:rsidRDefault="00947823" w:rsidP="00947823">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In this section, we present the findings and analysis derived from the survey conducted as part of our research project. The survey aimed to gather insights from both students and educators regarding their perspectives, experiences, and expectations related to the Mentor-Shift application. </w:t>
      </w:r>
    </w:p>
    <w:p w14:paraId="01951C89" w14:textId="2083D73A" w:rsid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Through comprehensive data collection and analysis, we illuminate key trends, preferences, and challenges identified by participants, offering valuable insights that inform the development and implementation of Mentor-Shift.</w:t>
      </w:r>
    </w:p>
    <w:p w14:paraId="7CE4969F" w14:textId="77777777" w:rsidR="00947823" w:rsidRDefault="00947823" w:rsidP="00947823">
      <w:pPr>
        <w:spacing w:after="0" w:line="480" w:lineRule="auto"/>
        <w:ind w:firstLine="720"/>
        <w:jc w:val="both"/>
        <w:rPr>
          <w:rFonts w:ascii="Georgia" w:eastAsia="Times New Roman" w:hAnsi="Georgia" w:cs="Times New Roman"/>
          <w:lang w:eastAsia="en-PH"/>
        </w:rPr>
      </w:pPr>
    </w:p>
    <w:p w14:paraId="507454BD" w14:textId="77777777" w:rsidR="00947823" w:rsidRDefault="00947823" w:rsidP="00947823">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2.2.</w:t>
      </w:r>
      <w:r w:rsidRPr="00947823">
        <w:rPr>
          <w:rFonts w:ascii="Georgia" w:eastAsia="Times New Roman" w:hAnsi="Georgia" w:cs="Times New Roman"/>
          <w:color w:val="000000"/>
          <w:lang w:eastAsia="en-PH"/>
        </w:rPr>
        <w:t xml:space="preserve"> </w:t>
      </w:r>
    </w:p>
    <w:p w14:paraId="4E8400CF" w14:textId="13419763" w:rsidR="00947823" w:rsidRPr="009C7B4C" w:rsidRDefault="00947823" w:rsidP="009C7B4C">
      <w:pPr>
        <w:spacing w:after="0" w:line="480" w:lineRule="auto"/>
        <w:rPr>
          <w:rFonts w:ascii="Georgia" w:eastAsia="Times New Roman" w:hAnsi="Georgia" w:cs="Times New Roman"/>
          <w:i/>
          <w:iCs/>
          <w:lang w:eastAsia="en-PH"/>
        </w:rPr>
      </w:pPr>
      <w:r w:rsidRPr="00947823">
        <w:rPr>
          <w:rFonts w:ascii="Georgia" w:eastAsia="Times New Roman" w:hAnsi="Georgia" w:cs="Times New Roman"/>
          <w:i/>
          <w:iCs/>
          <w:color w:val="000000"/>
          <w:lang w:eastAsia="en-PH"/>
        </w:rPr>
        <w:t>Reasons Why Students Shift </w:t>
      </w:r>
    </w:p>
    <w:tbl>
      <w:tblPr>
        <w:tblW w:w="9639" w:type="dxa"/>
        <w:tblInd w:w="-142" w:type="dxa"/>
        <w:tblCellMar>
          <w:top w:w="15" w:type="dxa"/>
          <w:left w:w="15" w:type="dxa"/>
          <w:bottom w:w="15" w:type="dxa"/>
          <w:right w:w="15" w:type="dxa"/>
        </w:tblCellMar>
        <w:tblLook w:val="04A0" w:firstRow="1" w:lastRow="0" w:firstColumn="1" w:lastColumn="0" w:noHBand="0" w:noVBand="1"/>
      </w:tblPr>
      <w:tblGrid>
        <w:gridCol w:w="7980"/>
        <w:gridCol w:w="1659"/>
      </w:tblGrid>
      <w:tr w:rsidR="00947823" w:rsidRPr="00947823" w14:paraId="1EB52F77" w14:textId="77777777" w:rsidTr="00410E0C">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91FE1F6"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1659"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172C6F44"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47823" w:rsidRPr="00947823" w14:paraId="5208FA9D" w14:textId="77777777" w:rsidTr="00410E0C">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27EA9EB5"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content was too difficult.</w:t>
            </w:r>
          </w:p>
        </w:tc>
        <w:tc>
          <w:tcPr>
            <w:tcW w:w="1659" w:type="dxa"/>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6ED73B40"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11 (52.4%)</w:t>
            </w:r>
          </w:p>
        </w:tc>
      </w:tr>
      <w:tr w:rsidR="00947823" w:rsidRPr="00947823" w14:paraId="242DE5B9"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D833652"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not relevant to my career goals.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DC7C718"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8 (38%)</w:t>
            </w:r>
          </w:p>
        </w:tc>
      </w:tr>
      <w:tr w:rsidR="00947823" w:rsidRPr="00947823" w14:paraId="0E14FDF8"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FD2A361"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too time-consuming.</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ED28A6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(14.3%)</w:t>
            </w:r>
          </w:p>
        </w:tc>
      </w:tr>
      <w:tr w:rsidR="00947823" w:rsidRPr="00947823" w14:paraId="497250E8"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65FD76D"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did not provide enough hands-on experience.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5D8639D"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r w:rsidR="00947823" w:rsidRPr="00947823" w14:paraId="54F6D01E"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196AA13"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not offered during my preferred times.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C0773E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(23.8%)</w:t>
            </w:r>
          </w:p>
        </w:tc>
      </w:tr>
      <w:tr w:rsidR="00947823" w:rsidRPr="00947823" w14:paraId="3039CEC2"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B9AEF42"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The course was not offered in a location that was convenient for me.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1D98115"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(14.3%)</w:t>
            </w:r>
          </w:p>
        </w:tc>
      </w:tr>
      <w:tr w:rsidR="00947823" w:rsidRPr="00947823" w14:paraId="76E6F4D6"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4BDB0EF"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not being taught by a faculty member I liked or respected.</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C398D19"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(9.5%)</w:t>
            </w:r>
          </w:p>
        </w:tc>
      </w:tr>
      <w:tr w:rsidR="00947823" w:rsidRPr="00947823" w14:paraId="0166FD77"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54BA038"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did not cover the topics I was interested in.</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14E3C2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(28.6%)</w:t>
            </w:r>
          </w:p>
        </w:tc>
      </w:tr>
      <w:tr w:rsidR="00947823" w:rsidRPr="00947823" w14:paraId="4D563602"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716686A"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too expensive.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1B08E76"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(9.5%)</w:t>
            </w:r>
          </w:p>
        </w:tc>
      </w:tr>
    </w:tbl>
    <w:p w14:paraId="7D784BB7" w14:textId="77777777" w:rsidR="00947823" w:rsidRDefault="00947823" w:rsidP="00084CB8">
      <w:pPr>
        <w:spacing w:after="0" w:line="480" w:lineRule="auto"/>
        <w:jc w:val="both"/>
        <w:rPr>
          <w:rFonts w:ascii="Georgia" w:eastAsia="Times New Roman" w:hAnsi="Georgia" w:cs="Times New Roman"/>
          <w:color w:val="000000"/>
          <w:lang w:eastAsia="en-PH"/>
        </w:rPr>
      </w:pPr>
    </w:p>
    <w:p w14:paraId="4773D49A" w14:textId="26E26CB6" w:rsidR="00947823" w:rsidRDefault="00947823" w:rsidP="00947823">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Table 2.2 provides insights into the reasons students consider shifting courses, as indicated by survey responses. Key reasons include course difficulty, lack of relevance to career goals, time constraints, inadequate hands-on experience, scheduling conflicts, inconvenient locations, faculty preferences, and dissatisfaction with course topics. These findings underscore the multifaceted factors influencing students' decisions to explore alternative academic paths, emphasizing the need for targeted interventions to support student retention and success.</w:t>
      </w:r>
    </w:p>
    <w:p w14:paraId="57715BA8" w14:textId="77777777" w:rsidR="00947823" w:rsidRPr="00947823" w:rsidRDefault="00947823" w:rsidP="00947823">
      <w:pPr>
        <w:spacing w:after="0" w:line="480" w:lineRule="auto"/>
        <w:jc w:val="both"/>
        <w:rPr>
          <w:rFonts w:ascii="Georgia" w:eastAsia="Times New Roman" w:hAnsi="Georgia" w:cs="Times New Roman"/>
          <w:lang w:eastAsia="en-PH"/>
        </w:rPr>
      </w:pPr>
    </w:p>
    <w:p w14:paraId="7DDCA7D8" w14:textId="77777777" w:rsidR="00947823" w:rsidRDefault="00947823" w:rsidP="00947823">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2.3</w:t>
      </w:r>
    </w:p>
    <w:p w14:paraId="07904F23" w14:textId="54927FE7" w:rsidR="00947823" w:rsidRPr="00947823" w:rsidRDefault="00947823" w:rsidP="009C7B4C">
      <w:pPr>
        <w:spacing w:after="0" w:line="480" w:lineRule="auto"/>
        <w:rPr>
          <w:rFonts w:ascii="Georgia" w:eastAsia="Times New Roman" w:hAnsi="Georgia" w:cs="Times New Roman"/>
          <w:lang w:eastAsia="en-PH"/>
        </w:rPr>
      </w:pPr>
      <w:r w:rsidRPr="00947823">
        <w:rPr>
          <w:rFonts w:ascii="Georgia" w:eastAsia="Times New Roman" w:hAnsi="Georgia" w:cs="Times New Roman"/>
          <w:i/>
          <w:iCs/>
          <w:color w:val="000000"/>
          <w:lang w:eastAsia="en-PH"/>
        </w:rPr>
        <w:t>Students Mindset Before Shifting</w:t>
      </w:r>
      <w:r w:rsidRPr="00947823">
        <w:rPr>
          <w:rFonts w:ascii="Georgia" w:eastAsia="Times New Roman" w:hAnsi="Georgia" w:cs="Times New Roman"/>
          <w:color w:val="000000"/>
          <w:lang w:eastAsia="en-PH"/>
        </w:rPr>
        <w:t> </w:t>
      </w:r>
    </w:p>
    <w:tbl>
      <w:tblPr>
        <w:tblW w:w="10281" w:type="dxa"/>
        <w:jc w:val="center"/>
        <w:tblCellMar>
          <w:top w:w="15" w:type="dxa"/>
          <w:left w:w="15" w:type="dxa"/>
          <w:bottom w:w="15" w:type="dxa"/>
          <w:right w:w="15" w:type="dxa"/>
        </w:tblCellMar>
        <w:tblLook w:val="04A0" w:firstRow="1" w:lastRow="0" w:firstColumn="1" w:lastColumn="0" w:noHBand="0" w:noVBand="1"/>
      </w:tblPr>
      <w:tblGrid>
        <w:gridCol w:w="8161"/>
        <w:gridCol w:w="2120"/>
      </w:tblGrid>
      <w:tr w:rsidR="00947823" w:rsidRPr="00947823" w14:paraId="558B77D4" w14:textId="77777777" w:rsidTr="00410E0C">
        <w:trPr>
          <w:trHeight w:val="475"/>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638A21E"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05B03FC7"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 (%)</w:t>
            </w:r>
          </w:p>
        </w:tc>
      </w:tr>
      <w:tr w:rsidR="00947823" w:rsidRPr="00947823" w14:paraId="190A2835" w14:textId="77777777" w:rsidTr="00410E0C">
        <w:trPr>
          <w:trHeight w:val="475"/>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6280E53E"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“Fear unknown: New course, scary!”</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05E76494"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(23.8%)</w:t>
            </w:r>
          </w:p>
        </w:tc>
      </w:tr>
      <w:tr w:rsidR="00947823" w:rsidRPr="00947823" w14:paraId="59343287" w14:textId="77777777" w:rsidTr="00410E0C">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5B533B3"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“Sunk costs: Invested time &amp; money, can't waste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38D2795"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12 (57.1%)</w:t>
            </w:r>
          </w:p>
        </w:tc>
      </w:tr>
      <w:tr w:rsidR="00947823" w:rsidRPr="00947823" w14:paraId="5230006D" w14:textId="77777777" w:rsidTr="00410E0C">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283561C"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“Limited options: Can't easily switch due to restrictions.”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38B4DAF"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r w:rsidR="00947823" w:rsidRPr="00947823" w14:paraId="1E7C293B" w14:textId="77777777" w:rsidTr="00410E0C">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68D24E0"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“Fear failure: Don't want to seem like a quitter.”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FCC5F98"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14 (66.6%)</w:t>
            </w:r>
          </w:p>
        </w:tc>
      </w:tr>
      <w:tr w:rsidR="00947823" w:rsidRPr="00947823" w14:paraId="3AB445E2" w14:textId="77777777" w:rsidTr="00410E0C">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C467C33"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“External pressure: Others expect me to stay the course.”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7177A1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9 (42.9%)</w:t>
            </w:r>
          </w:p>
        </w:tc>
      </w:tr>
      <w:tr w:rsidR="00947823" w:rsidRPr="00947823" w14:paraId="5FA1885E" w14:textId="77777777" w:rsidTr="00410E0C">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0E9D468"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“Lack of support: Feel alone in considering the change.”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5866370"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(28.6%)</w:t>
            </w:r>
          </w:p>
        </w:tc>
      </w:tr>
    </w:tbl>
    <w:p w14:paraId="52F95F54" w14:textId="77777777" w:rsidR="00947823" w:rsidRPr="00947823" w:rsidRDefault="00947823" w:rsidP="00947823">
      <w:pPr>
        <w:spacing w:after="0" w:line="240" w:lineRule="auto"/>
        <w:rPr>
          <w:rFonts w:ascii="Georgia" w:eastAsia="Times New Roman" w:hAnsi="Georgia" w:cs="Times New Roman"/>
          <w:lang w:eastAsia="en-PH"/>
        </w:rPr>
      </w:pPr>
    </w:p>
    <w:p w14:paraId="6F480C47" w14:textId="77777777" w:rsidR="00225740" w:rsidRDefault="00947823" w:rsidP="00947823">
      <w:pPr>
        <w:spacing w:after="0" w:line="480" w:lineRule="auto"/>
        <w:ind w:firstLine="720"/>
        <w:jc w:val="both"/>
        <w:rPr>
          <w:rFonts w:ascii="Georgia" w:eastAsia="Times New Roman" w:hAnsi="Georgia" w:cs="Times New Roman"/>
          <w:color w:val="000000"/>
          <w:lang w:eastAsia="en-PH"/>
        </w:rPr>
        <w:sectPr w:rsidR="00225740" w:rsidSect="00DF2B21">
          <w:headerReference w:type="default" r:id="rId34"/>
          <w:headerReference w:type="first" r:id="rId35"/>
          <w:pgSz w:w="12240" w:h="15840"/>
          <w:pgMar w:top="1440" w:right="1440" w:bottom="1440" w:left="1440" w:header="708" w:footer="708" w:gutter="0"/>
          <w:pgNumType w:start="1"/>
          <w:cols w:space="708"/>
          <w:titlePg/>
          <w:docGrid w:linePitch="360"/>
        </w:sectPr>
      </w:pPr>
      <w:r w:rsidRPr="00947823">
        <w:rPr>
          <w:rFonts w:ascii="Georgia" w:eastAsia="Times New Roman" w:hAnsi="Georgia" w:cs="Times New Roman"/>
          <w:color w:val="000000"/>
          <w:lang w:eastAsia="en-PH"/>
        </w:rPr>
        <w:tab/>
        <w:t>Table 2.3 presents key factors influencing students' decisions to shift courses, including fear of the unknown, sunk costs, limited options, fear of failure, external pressures, and</w:t>
      </w:r>
    </w:p>
    <w:p w14:paraId="2E6F0001" w14:textId="71C7D9FE" w:rsidR="009C7B4C" w:rsidRDefault="00947823" w:rsidP="00947823">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lastRenderedPageBreak/>
        <w:t xml:space="preserve"> lack of support. The free-text response highlights confusion as an additional concern. These findings emphasize the nuanced considerations students weigh when contemplating course changes, underscoring the need for comprehensive support mechanisms to address diverse challenges.</w:t>
      </w:r>
    </w:p>
    <w:p w14:paraId="1B02E135" w14:textId="77777777" w:rsidR="009C7B4C" w:rsidRDefault="009C7B4C" w:rsidP="003633BD">
      <w:pPr>
        <w:spacing w:after="0" w:line="240" w:lineRule="auto"/>
        <w:ind w:firstLine="720"/>
        <w:jc w:val="both"/>
        <w:rPr>
          <w:rFonts w:ascii="Georgia" w:eastAsia="Times New Roman" w:hAnsi="Georgia" w:cs="Times New Roman"/>
          <w:color w:val="000000"/>
          <w:lang w:eastAsia="en-PH"/>
        </w:rPr>
      </w:pPr>
    </w:p>
    <w:p w14:paraId="2CFA99CB" w14:textId="77777777"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2.4.</w:t>
      </w:r>
      <w:r w:rsidRPr="00947823">
        <w:rPr>
          <w:rFonts w:ascii="Georgia" w:eastAsia="Times New Roman" w:hAnsi="Georgia" w:cs="Times New Roman"/>
          <w:color w:val="000000"/>
          <w:lang w:eastAsia="en-PH"/>
        </w:rPr>
        <w:t xml:space="preserve"> </w:t>
      </w:r>
    </w:p>
    <w:p w14:paraId="60D07E2A" w14:textId="5BCFF90E" w:rsidR="009C7B4C" w:rsidRPr="009C7B4C" w:rsidRDefault="009C7B4C" w:rsidP="009C7B4C">
      <w:pPr>
        <w:spacing w:after="0" w:line="480" w:lineRule="auto"/>
        <w:rPr>
          <w:rFonts w:ascii="Georgia" w:eastAsia="Times New Roman" w:hAnsi="Georgia" w:cs="Times New Roman"/>
          <w:i/>
          <w:iCs/>
          <w:color w:val="000000"/>
          <w:lang w:eastAsia="en-PH"/>
        </w:rPr>
      </w:pPr>
      <w:r w:rsidRPr="00947823">
        <w:rPr>
          <w:rFonts w:ascii="Georgia" w:eastAsia="Times New Roman" w:hAnsi="Georgia" w:cs="Times New Roman"/>
          <w:i/>
          <w:iCs/>
          <w:color w:val="000000"/>
          <w:lang w:eastAsia="en-PH"/>
        </w:rPr>
        <w:t xml:space="preserve">Students Wish They Had Personalized Guidance </w:t>
      </w:r>
      <w:r>
        <w:rPr>
          <w:rFonts w:ascii="Georgia" w:eastAsia="Times New Roman" w:hAnsi="Georgia" w:cs="Times New Roman"/>
          <w:i/>
          <w:iCs/>
          <w:color w:val="000000"/>
          <w:lang w:eastAsia="en-PH"/>
        </w:rPr>
        <w:t>a</w:t>
      </w:r>
      <w:r w:rsidRPr="00947823">
        <w:rPr>
          <w:rFonts w:ascii="Georgia" w:eastAsia="Times New Roman" w:hAnsi="Georgia" w:cs="Times New Roman"/>
          <w:i/>
          <w:iCs/>
          <w:color w:val="000000"/>
          <w:lang w:eastAsia="en-PH"/>
        </w:rPr>
        <w:t>nd Support </w:t>
      </w:r>
    </w:p>
    <w:tbl>
      <w:tblPr>
        <w:tblW w:w="9664" w:type="dxa"/>
        <w:jc w:val="center"/>
        <w:tblCellMar>
          <w:top w:w="15" w:type="dxa"/>
          <w:left w:w="15" w:type="dxa"/>
          <w:bottom w:w="15" w:type="dxa"/>
          <w:right w:w="15" w:type="dxa"/>
        </w:tblCellMar>
        <w:tblLook w:val="04A0" w:firstRow="1" w:lastRow="0" w:firstColumn="1" w:lastColumn="0" w:noHBand="0" w:noVBand="1"/>
      </w:tblPr>
      <w:tblGrid>
        <w:gridCol w:w="6059"/>
        <w:gridCol w:w="3605"/>
      </w:tblGrid>
      <w:tr w:rsidR="009C7B4C" w:rsidRPr="00947823" w14:paraId="6FC31D28" w14:textId="77777777" w:rsidTr="00410E0C">
        <w:trPr>
          <w:trHeight w:val="434"/>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984EAA6"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3B2AB088"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2BAE2574" w14:textId="77777777" w:rsidTr="00410E0C">
        <w:trPr>
          <w:trHeight w:val="434"/>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2B4279E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Always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304A410C"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8 (38.1%)</w:t>
            </w:r>
          </w:p>
        </w:tc>
      </w:tr>
      <w:tr w:rsidR="009C7B4C" w:rsidRPr="00947823" w14:paraId="7EC50318" w14:textId="77777777" w:rsidTr="00410E0C">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DFA08A"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Often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81EC052"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(28.6&amp;)</w:t>
            </w:r>
          </w:p>
        </w:tc>
      </w:tr>
      <w:tr w:rsidR="009C7B4C" w:rsidRPr="00947823" w14:paraId="34C7CAA6" w14:textId="77777777" w:rsidTr="00410E0C">
        <w:trPr>
          <w:trHeight w:val="416"/>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14B2D7"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Sometimes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01DDD84"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(23.8%)</w:t>
            </w:r>
          </w:p>
        </w:tc>
      </w:tr>
      <w:tr w:rsidR="009C7B4C" w:rsidRPr="00947823" w14:paraId="0FF20295" w14:textId="77777777" w:rsidTr="00410E0C">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B616E5"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Rarely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799522B"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(9.5%)</w:t>
            </w:r>
          </w:p>
        </w:tc>
      </w:tr>
      <w:tr w:rsidR="009C7B4C" w:rsidRPr="00947823" w14:paraId="3FCEE3CF" w14:textId="77777777" w:rsidTr="00410E0C">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59C221"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Never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8794813"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r>
    </w:tbl>
    <w:p w14:paraId="37A2B7B6" w14:textId="77777777" w:rsidR="00A27272" w:rsidRPr="00A27272" w:rsidRDefault="00A27272" w:rsidP="00A27272">
      <w:pPr>
        <w:spacing w:after="0" w:line="480" w:lineRule="auto"/>
        <w:rPr>
          <w:rFonts w:ascii="Georgia" w:eastAsia="Times New Roman" w:hAnsi="Georgia" w:cs="Times New Roman"/>
          <w:color w:val="000000"/>
          <w:lang w:eastAsia="en-PH"/>
        </w:rPr>
      </w:pPr>
    </w:p>
    <w:p w14:paraId="284914DB" w14:textId="77777777" w:rsidR="00A27272" w:rsidRDefault="00A27272" w:rsidP="00A27272">
      <w:pPr>
        <w:spacing w:after="0" w:line="480" w:lineRule="auto"/>
        <w:ind w:firstLine="720"/>
        <w:jc w:val="both"/>
        <w:rPr>
          <w:rFonts w:ascii="Georgia" w:eastAsia="Times New Roman" w:hAnsi="Georgia" w:cs="Times New Roman"/>
          <w:color w:val="000000"/>
          <w:lang w:eastAsia="en-PH"/>
        </w:rPr>
      </w:pPr>
      <w:r w:rsidRPr="00A27272">
        <w:rPr>
          <w:rFonts w:ascii="Georgia" w:eastAsia="Times New Roman" w:hAnsi="Georgia" w:cs="Times New Roman"/>
          <w:color w:val="000000"/>
          <w:lang w:eastAsia="en-PH"/>
        </w:rPr>
        <w:t>Table 2.4 illustrates students' preferences regarding personalized guidance and support. Results show varying degrees of frequency, with some students expressing a consistent desire for support ("Always"), while others indicate occasional needs ("Often," "Sometimes"). A smaller percentage reports infrequent requirements ("Rarely"), and some indicate no need for personalized support ("Never"). These findings highlight the diverse and evolving support needs of students, emphasizing the importance of flexible and adaptable support structures within educational environments. By understanding these varying needs, institutions can better tailor their mentorship programs to provide more targeted and effective guidance, ensuring that each student receives the appropriate level of support based on their individual requirements. This approach not only enhances student engagement but also fosters a more personalized and responsive learning experience, contributing to overall academic success and satisfaction.</w:t>
      </w:r>
    </w:p>
    <w:p w14:paraId="659140BD" w14:textId="44BD2BE0" w:rsidR="00947823" w:rsidRDefault="00084CB8" w:rsidP="00A27272">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lastRenderedPageBreak/>
        <w:t xml:space="preserve">Table 2.5. </w:t>
      </w:r>
    </w:p>
    <w:p w14:paraId="3C9C0F7E" w14:textId="1E4F1B1D" w:rsidR="00947823" w:rsidRPr="009C7B4C" w:rsidRDefault="00084CB8" w:rsidP="009C7B4C">
      <w:pPr>
        <w:spacing w:after="0" w:line="480" w:lineRule="auto"/>
        <w:rPr>
          <w:rFonts w:ascii="Georgia" w:eastAsia="Times New Roman" w:hAnsi="Georgia" w:cs="Times New Roman"/>
          <w:b/>
          <w:bCs/>
          <w:i/>
          <w:iCs/>
          <w:color w:val="000000"/>
          <w:lang w:eastAsia="en-PH"/>
        </w:rPr>
      </w:pPr>
      <w:r w:rsidRPr="00947823">
        <w:rPr>
          <w:rFonts w:ascii="Georgia" w:eastAsia="Times New Roman" w:hAnsi="Georgia" w:cs="Times New Roman"/>
          <w:i/>
          <w:iCs/>
          <w:color w:val="000000"/>
          <w:lang w:eastAsia="en-PH"/>
        </w:rPr>
        <w:t xml:space="preserve">Biggest Obstacle </w:t>
      </w:r>
      <w:r w:rsidR="00E464F1" w:rsidRPr="00947823">
        <w:rPr>
          <w:rFonts w:ascii="Georgia" w:eastAsia="Times New Roman" w:hAnsi="Georgia" w:cs="Times New Roman"/>
          <w:i/>
          <w:iCs/>
          <w:color w:val="000000"/>
          <w:lang w:eastAsia="en-PH"/>
        </w:rPr>
        <w:t>Faced in</w:t>
      </w:r>
      <w:r w:rsidRPr="00947823">
        <w:rPr>
          <w:rFonts w:ascii="Georgia" w:eastAsia="Times New Roman" w:hAnsi="Georgia" w:cs="Times New Roman"/>
          <w:i/>
          <w:iCs/>
          <w:color w:val="000000"/>
          <w:lang w:eastAsia="en-PH"/>
        </w:rPr>
        <w:t xml:space="preserve"> Seeking Academic Help </w:t>
      </w:r>
    </w:p>
    <w:tbl>
      <w:tblPr>
        <w:tblW w:w="10033" w:type="dxa"/>
        <w:jc w:val="center"/>
        <w:tblCellMar>
          <w:top w:w="15" w:type="dxa"/>
          <w:left w:w="15" w:type="dxa"/>
          <w:bottom w:w="15" w:type="dxa"/>
          <w:right w:w="15" w:type="dxa"/>
        </w:tblCellMar>
        <w:tblLook w:val="04A0" w:firstRow="1" w:lastRow="0" w:firstColumn="1" w:lastColumn="0" w:noHBand="0" w:noVBand="1"/>
      </w:tblPr>
      <w:tblGrid>
        <w:gridCol w:w="8210"/>
        <w:gridCol w:w="1823"/>
      </w:tblGrid>
      <w:tr w:rsidR="00084CB8" w:rsidRPr="00947823" w14:paraId="182E1663"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08ABE4B0" w14:textId="77777777" w:rsidR="00084CB8" w:rsidRPr="00947823" w:rsidRDefault="00084CB8" w:rsidP="00947823">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4570EC82" w14:textId="77777777" w:rsidR="00084CB8" w:rsidRPr="00947823" w:rsidRDefault="00084CB8" w:rsidP="00947823">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47823" w:rsidRPr="00947823" w14:paraId="75F540B6"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31F26F" w14:textId="58966E8C" w:rsidR="00947823" w:rsidRPr="00947823" w:rsidRDefault="00947823" w:rsidP="00947823">
            <w:pPr>
              <w:spacing w:after="0" w:line="240" w:lineRule="auto"/>
              <w:jc w:val="center"/>
              <w:rPr>
                <w:rFonts w:ascii="Georgia" w:eastAsia="Times New Roman" w:hAnsi="Georgia" w:cs="Times New Roman"/>
                <w:b/>
                <w:bCs/>
                <w:color w:val="000000"/>
                <w:lang w:eastAsia="en-PH"/>
              </w:rPr>
            </w:pPr>
            <w:r w:rsidRPr="00947823">
              <w:rPr>
                <w:rFonts w:ascii="Georgia" w:eastAsia="Times New Roman" w:hAnsi="Georgia" w:cs="Times New Roman"/>
                <w:color w:val="000000"/>
                <w:lang w:eastAsia="en-PH"/>
              </w:rPr>
              <w:t>Difficulty finding mentors with relevant expertise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1E2E6C16" w14:textId="1E1BE1C7" w:rsidR="00947823" w:rsidRPr="00947823" w:rsidRDefault="00947823" w:rsidP="00947823">
            <w:pPr>
              <w:spacing w:after="0" w:line="240" w:lineRule="auto"/>
              <w:jc w:val="center"/>
              <w:rPr>
                <w:rFonts w:ascii="Georgia" w:eastAsia="Times New Roman" w:hAnsi="Georgia" w:cs="Times New Roman"/>
                <w:b/>
                <w:bCs/>
                <w:color w:val="000000"/>
                <w:lang w:eastAsia="en-PH"/>
              </w:rPr>
            </w:pPr>
            <w:r w:rsidRPr="00947823">
              <w:rPr>
                <w:rFonts w:ascii="Georgia" w:eastAsia="Times New Roman" w:hAnsi="Georgia" w:cs="Times New Roman"/>
                <w:color w:val="000000"/>
                <w:lang w:eastAsia="en-PH"/>
              </w:rPr>
              <w:t>4 (19%)</w:t>
            </w:r>
          </w:p>
        </w:tc>
      </w:tr>
      <w:tr w:rsidR="009C7B4C" w:rsidRPr="00947823" w14:paraId="282843A1"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7D5EE2E7" w14:textId="061C83C7"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Traditional tutoring services being too expensive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C33BEB7" w14:textId="0EF80A58"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0</w:t>
            </w:r>
          </w:p>
        </w:tc>
      </w:tr>
      <w:tr w:rsidR="009C7B4C" w:rsidRPr="00947823" w14:paraId="086BE2CF"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6F322CC9" w14:textId="2DE8D85F"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Time constraints making scheduling sessions difficult</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2ECFB26" w14:textId="58C17EB1"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2 (9.5%)</w:t>
            </w:r>
          </w:p>
        </w:tc>
      </w:tr>
      <w:tr w:rsidR="009C7B4C" w:rsidRPr="00947823" w14:paraId="2CC636E1"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40BD8FB" w14:textId="4B342ED4"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Feeling uncomfortable asking for help</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58FE80D" w14:textId="2BF553BB"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15 (71.4%)</w:t>
            </w:r>
          </w:p>
        </w:tc>
      </w:tr>
    </w:tbl>
    <w:p w14:paraId="6801ECB0" w14:textId="77777777" w:rsidR="009C7B4C" w:rsidRDefault="009C7B4C" w:rsidP="00084CB8">
      <w:pPr>
        <w:spacing w:after="0" w:line="480" w:lineRule="auto"/>
        <w:rPr>
          <w:rFonts w:ascii="Georgia" w:eastAsia="Times New Roman" w:hAnsi="Georgia" w:cs="Times New Roman"/>
          <w:color w:val="000000"/>
          <w:lang w:eastAsia="en-PH"/>
        </w:rPr>
      </w:pPr>
    </w:p>
    <w:p w14:paraId="22A1630D" w14:textId="186AABB7" w:rsidR="009C7B4C" w:rsidRDefault="009C7B4C" w:rsidP="00A27272">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Table 2.5 outlines the main obstacles students face when seeking academic help, including difficulty finding relevant mentors, financial constraints, scheduling conflicts, and discomfort in asking for assistance. These results underscore the multifaceted challenges students encounter in accessing support services, highlighting the need for accessible and affordable resources to address diverse needs effectively.</w:t>
      </w:r>
    </w:p>
    <w:p w14:paraId="4F4A5A87" w14:textId="77777777" w:rsidR="009C7B4C" w:rsidRDefault="009C7B4C" w:rsidP="003633BD">
      <w:pPr>
        <w:spacing w:after="0" w:line="240" w:lineRule="auto"/>
        <w:ind w:firstLine="720"/>
        <w:rPr>
          <w:rFonts w:ascii="Georgia" w:eastAsia="Times New Roman" w:hAnsi="Georgia" w:cs="Times New Roman"/>
          <w:color w:val="000000"/>
          <w:lang w:eastAsia="en-PH"/>
        </w:rPr>
      </w:pPr>
    </w:p>
    <w:p w14:paraId="24122506" w14:textId="77777777" w:rsidR="009C7B4C" w:rsidRDefault="009C7B4C" w:rsidP="009C7B4C">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2.6. </w:t>
      </w:r>
    </w:p>
    <w:p w14:paraId="4B5BC727" w14:textId="1AF40421" w:rsidR="009C7B4C" w:rsidRPr="009C7B4C" w:rsidRDefault="009C7B4C" w:rsidP="009C7B4C">
      <w:pPr>
        <w:spacing w:after="0" w:line="480" w:lineRule="auto"/>
        <w:rPr>
          <w:rFonts w:ascii="Georgia" w:eastAsia="Times New Roman" w:hAnsi="Georgia" w:cs="Times New Roman"/>
          <w:i/>
          <w:iCs/>
          <w:color w:val="000000"/>
          <w:lang w:eastAsia="en-PH"/>
        </w:rPr>
      </w:pPr>
      <w:r w:rsidRPr="009C7B4C">
        <w:rPr>
          <w:rFonts w:ascii="Georgia" w:eastAsia="Times New Roman" w:hAnsi="Georgia" w:cs="Times New Roman"/>
          <w:i/>
          <w:iCs/>
          <w:color w:val="000000"/>
          <w:lang w:eastAsia="en-PH"/>
        </w:rPr>
        <w:t>Importance of Connecting with Mentors using Mobile App </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9"/>
        <w:gridCol w:w="1658"/>
        <w:gridCol w:w="1871"/>
        <w:gridCol w:w="1558"/>
        <w:gridCol w:w="1751"/>
      </w:tblGrid>
      <w:tr w:rsidR="009C7B4C" w:rsidRPr="00947823" w14:paraId="6852F7F8" w14:textId="77777777" w:rsidTr="00410E0C">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hideMark/>
          </w:tcPr>
          <w:p w14:paraId="028E1420" w14:textId="77777777" w:rsidR="009C7B4C" w:rsidRPr="00947823" w:rsidRDefault="009C7B4C" w:rsidP="00410E0C">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1FA6B35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Not Important </w:t>
            </w:r>
            <w:proofErr w:type="gramStart"/>
            <w:r w:rsidRPr="00947823">
              <w:rPr>
                <w:rFonts w:ascii="Georgia" w:eastAsia="Times New Roman" w:hAnsi="Georgia" w:cs="Times New Roman"/>
                <w:b/>
                <w:bCs/>
                <w:color w:val="000000"/>
                <w:lang w:eastAsia="en-PH"/>
              </w:rPr>
              <w:t>At</w:t>
            </w:r>
            <w:proofErr w:type="gramEnd"/>
            <w:r w:rsidRPr="00947823">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593BE947"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Slightly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6A71284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Moderately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122208D4"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Very Important</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hideMark/>
          </w:tcPr>
          <w:p w14:paraId="3EB95DD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Extremely Important</w:t>
            </w:r>
          </w:p>
        </w:tc>
      </w:tr>
      <w:tr w:rsidR="009C7B4C" w:rsidRPr="00947823" w14:paraId="432558BE" w14:textId="77777777" w:rsidTr="00410E0C">
        <w:trPr>
          <w:jc w:val="center"/>
        </w:trPr>
        <w:tc>
          <w:tcPr>
            <w:tcW w:w="0" w:type="auto"/>
            <w:tcBorders>
              <w:top w:val="single" w:sz="4" w:space="0" w:color="auto"/>
              <w:bottom w:val="single" w:sz="12" w:space="0" w:color="000000"/>
              <w:right w:val="single" w:sz="12" w:space="0" w:color="000000"/>
            </w:tcBorders>
            <w:tcMar>
              <w:top w:w="100" w:type="dxa"/>
              <w:left w:w="100" w:type="dxa"/>
              <w:bottom w:w="100" w:type="dxa"/>
              <w:right w:w="100" w:type="dxa"/>
            </w:tcMar>
            <w:vAlign w:val="center"/>
            <w:hideMark/>
          </w:tcPr>
          <w:p w14:paraId="51FFDBA1"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Scale</w:t>
            </w:r>
          </w:p>
        </w:tc>
        <w:tc>
          <w:tcPr>
            <w:tcW w:w="0" w:type="auto"/>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vAlign w:val="center"/>
            <w:hideMark/>
          </w:tcPr>
          <w:p w14:paraId="5F9996F6"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224155A7"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3F7FABE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1FF38F26"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hideMark/>
          </w:tcPr>
          <w:p w14:paraId="5DC7556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5</w:t>
            </w:r>
          </w:p>
        </w:tc>
      </w:tr>
      <w:tr w:rsidR="009C7B4C" w:rsidRPr="00947823" w14:paraId="6623ED63" w14:textId="77777777" w:rsidTr="00410E0C">
        <w:trPr>
          <w:jc w:val="center"/>
        </w:trPr>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0ACA4D9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w:t>
            </w:r>
          </w:p>
        </w:tc>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E0E4D4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86175"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FA138"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 (19%)</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8A168"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10 (47.6%)</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1734F83D"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bl>
    <w:p w14:paraId="0B56D5C5" w14:textId="77777777" w:rsidR="009C7B4C" w:rsidRPr="00947823" w:rsidRDefault="009C7B4C" w:rsidP="009C7B4C">
      <w:pPr>
        <w:spacing w:after="0" w:line="240" w:lineRule="auto"/>
        <w:rPr>
          <w:rFonts w:ascii="Georgia" w:eastAsia="Times New Roman" w:hAnsi="Georgia" w:cs="Times New Roman"/>
          <w:lang w:eastAsia="en-PH"/>
        </w:rPr>
      </w:pPr>
    </w:p>
    <w:p w14:paraId="268737A4" w14:textId="77777777" w:rsidR="00225740" w:rsidRDefault="009C7B4C" w:rsidP="009C7B4C">
      <w:pPr>
        <w:spacing w:after="0" w:line="480" w:lineRule="auto"/>
        <w:jc w:val="both"/>
        <w:rPr>
          <w:rFonts w:ascii="Georgia" w:eastAsia="Times New Roman" w:hAnsi="Georgia" w:cs="Times New Roman"/>
          <w:color w:val="000000"/>
          <w:lang w:eastAsia="en-PH"/>
        </w:rPr>
        <w:sectPr w:rsidR="00225740" w:rsidSect="00DF2B21">
          <w:headerReference w:type="default" r:id="rId36"/>
          <w:headerReference w:type="first" r:id="rId37"/>
          <w:pgSz w:w="12240" w:h="15840"/>
          <w:pgMar w:top="1440" w:right="1440" w:bottom="1440" w:left="1440" w:header="708" w:footer="708" w:gutter="0"/>
          <w:pgNumType w:start="1"/>
          <w:cols w:space="708"/>
          <w:titlePg/>
          <w:docGrid w:linePitch="360"/>
        </w:sectPr>
      </w:pPr>
      <w:r w:rsidRPr="00947823">
        <w:rPr>
          <w:rFonts w:ascii="Georgia" w:eastAsia="Times New Roman" w:hAnsi="Georgia" w:cs="Times New Roman"/>
          <w:color w:val="000000"/>
          <w:lang w:eastAsia="en-PH"/>
        </w:rPr>
        <w:tab/>
        <w:t xml:space="preserve">Table 2.6 illustrates the importance students attribute to connecting with mentors via a mobile app, rated on a linear scale from "Not Very Important </w:t>
      </w:r>
      <w:proofErr w:type="gramStart"/>
      <w:r w:rsidRPr="00947823">
        <w:rPr>
          <w:rFonts w:ascii="Georgia" w:eastAsia="Times New Roman" w:hAnsi="Georgia" w:cs="Times New Roman"/>
          <w:color w:val="000000"/>
          <w:lang w:eastAsia="en-PH"/>
        </w:rPr>
        <w:t>At</w:t>
      </w:r>
      <w:proofErr w:type="gramEnd"/>
      <w:r w:rsidRPr="00947823">
        <w:rPr>
          <w:rFonts w:ascii="Georgia" w:eastAsia="Times New Roman" w:hAnsi="Georgia" w:cs="Times New Roman"/>
          <w:color w:val="000000"/>
          <w:lang w:eastAsia="en-PH"/>
        </w:rPr>
        <w:t xml:space="preserve"> All" to "Very Important." These responses offer insights into students' preferences and expectations regarding the accessibility</w:t>
      </w:r>
    </w:p>
    <w:p w14:paraId="1D53A223" w14:textId="1109C2D6" w:rsidR="009C7B4C" w:rsidRDefault="009C7B4C" w:rsidP="009C7B4C">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lastRenderedPageBreak/>
        <w:t xml:space="preserve"> and convenience of mobile platforms for mentorship, guiding the development of "Mentor-Shift" to meet their needs effectively.</w:t>
      </w:r>
    </w:p>
    <w:p w14:paraId="3E843627" w14:textId="77777777" w:rsidR="009C7B4C" w:rsidRDefault="009C7B4C" w:rsidP="003633BD">
      <w:pPr>
        <w:spacing w:after="0" w:line="240" w:lineRule="auto"/>
        <w:jc w:val="both"/>
        <w:rPr>
          <w:rFonts w:ascii="Georgia" w:eastAsia="Times New Roman" w:hAnsi="Georgia" w:cs="Times New Roman"/>
          <w:color w:val="000000"/>
          <w:lang w:eastAsia="en-PH"/>
        </w:rPr>
      </w:pPr>
    </w:p>
    <w:p w14:paraId="48A7F693" w14:textId="3B74F5E2"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2.7</w:t>
      </w:r>
    </w:p>
    <w:p w14:paraId="68F276FA" w14:textId="711E48A9"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 xml:space="preserve">Students Interested </w:t>
      </w:r>
      <w:proofErr w:type="gramStart"/>
      <w:r w:rsidRPr="009C7B4C">
        <w:rPr>
          <w:rFonts w:ascii="Georgia" w:eastAsia="Times New Roman" w:hAnsi="Georgia" w:cs="Times New Roman"/>
          <w:i/>
          <w:iCs/>
          <w:color w:val="000000"/>
          <w:lang w:eastAsia="en-PH"/>
        </w:rPr>
        <w:t>In</w:t>
      </w:r>
      <w:proofErr w:type="gramEnd"/>
      <w:r w:rsidRPr="009C7B4C">
        <w:rPr>
          <w:rFonts w:ascii="Georgia" w:eastAsia="Times New Roman" w:hAnsi="Georgia" w:cs="Times New Roman"/>
          <w:i/>
          <w:iCs/>
          <w:color w:val="000000"/>
          <w:lang w:eastAsia="en-PH"/>
        </w:rPr>
        <w:t xml:space="preserve"> Using The Propose App</w:t>
      </w:r>
    </w:p>
    <w:tbl>
      <w:tblPr>
        <w:tblW w:w="8803" w:type="dxa"/>
        <w:jc w:val="center"/>
        <w:tblCellMar>
          <w:top w:w="15" w:type="dxa"/>
          <w:left w:w="15" w:type="dxa"/>
          <w:bottom w:w="15" w:type="dxa"/>
          <w:right w:w="15" w:type="dxa"/>
        </w:tblCellMar>
        <w:tblLook w:val="04A0" w:firstRow="1" w:lastRow="0" w:firstColumn="1" w:lastColumn="0" w:noHBand="0" w:noVBand="1"/>
      </w:tblPr>
      <w:tblGrid>
        <w:gridCol w:w="7059"/>
        <w:gridCol w:w="1744"/>
      </w:tblGrid>
      <w:tr w:rsidR="009C7B4C" w:rsidRPr="00947823" w14:paraId="2E6037EE" w14:textId="77777777" w:rsidTr="00410E0C">
        <w:trPr>
          <w:trHeight w:val="533"/>
          <w:jc w:val="center"/>
        </w:trPr>
        <w:tc>
          <w:tcPr>
            <w:tcW w:w="7059"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8CB5579"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1744"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6B9AD813"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34CA0EE4" w14:textId="77777777" w:rsidTr="00410E0C">
        <w:trPr>
          <w:trHeight w:val="533"/>
          <w:jc w:val="center"/>
        </w:trPr>
        <w:tc>
          <w:tcPr>
            <w:tcW w:w="7059" w:type="dxa"/>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3C4E7602"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Yes, definitely</w:t>
            </w:r>
          </w:p>
        </w:tc>
        <w:tc>
          <w:tcPr>
            <w:tcW w:w="1744" w:type="dxa"/>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29120EA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76.2 %</w:t>
            </w:r>
          </w:p>
        </w:tc>
      </w:tr>
      <w:tr w:rsidR="009C7B4C" w:rsidRPr="00947823" w14:paraId="5951F2E4" w14:textId="77777777" w:rsidTr="00410E0C">
        <w:trPr>
          <w:trHeight w:val="533"/>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6AA06F6"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Maybe, depending on the features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3D9E5C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23.8 %</w:t>
            </w:r>
          </w:p>
        </w:tc>
      </w:tr>
      <w:tr w:rsidR="009C7B4C" w:rsidRPr="00947823" w14:paraId="5E977CEB" w14:textId="77777777" w:rsidTr="00410E0C">
        <w:trPr>
          <w:trHeight w:val="512"/>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7DFF39D"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No, I prefer traditional tutoring methods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5919F42"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r>
    </w:tbl>
    <w:p w14:paraId="74A02A52" w14:textId="77777777" w:rsidR="009C7B4C" w:rsidRPr="00947823" w:rsidRDefault="009C7B4C" w:rsidP="009C7B4C">
      <w:pPr>
        <w:spacing w:after="0" w:line="240" w:lineRule="auto"/>
        <w:rPr>
          <w:rFonts w:ascii="Georgia" w:eastAsia="Times New Roman" w:hAnsi="Georgia" w:cs="Times New Roman"/>
          <w:lang w:eastAsia="en-PH"/>
        </w:rPr>
      </w:pPr>
    </w:p>
    <w:p w14:paraId="2B12B290" w14:textId="7E095878" w:rsidR="003633BD" w:rsidRDefault="009C7B4C" w:rsidP="003633BD">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t>Table 2.7 shows students' interest in utilizing "Mentor-Shift" for personalized or academic help, offering options like "Yes, definitely," "Maybe, depending on features," and "No, preferring traditional tutoring methods." This format allows respondents to express their inclination toward the proposed app, reflecting their openness to innovative learning platforms versus traditional methods.</w:t>
      </w:r>
    </w:p>
    <w:p w14:paraId="4793EBA1" w14:textId="77777777" w:rsidR="003633BD" w:rsidRPr="003633BD" w:rsidRDefault="003633BD" w:rsidP="003633BD">
      <w:pPr>
        <w:spacing w:after="0" w:line="240" w:lineRule="auto"/>
        <w:jc w:val="both"/>
        <w:rPr>
          <w:rFonts w:ascii="Georgia" w:eastAsia="Times New Roman" w:hAnsi="Georgia" w:cs="Times New Roman"/>
          <w:color w:val="000000"/>
          <w:lang w:eastAsia="en-PH"/>
        </w:rPr>
      </w:pPr>
    </w:p>
    <w:p w14:paraId="14D4F552" w14:textId="0932A03D"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2.8</w:t>
      </w:r>
    </w:p>
    <w:p w14:paraId="0AC68541" w14:textId="7639F948"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 xml:space="preserve">Features Preferred </w:t>
      </w:r>
      <w:proofErr w:type="gramStart"/>
      <w:r w:rsidRPr="009C7B4C">
        <w:rPr>
          <w:rFonts w:ascii="Georgia" w:eastAsia="Times New Roman" w:hAnsi="Georgia" w:cs="Times New Roman"/>
          <w:i/>
          <w:iCs/>
          <w:color w:val="000000"/>
          <w:lang w:eastAsia="en-PH"/>
        </w:rPr>
        <w:t>By</w:t>
      </w:r>
      <w:proofErr w:type="gramEnd"/>
      <w:r w:rsidRPr="009C7B4C">
        <w:rPr>
          <w:rFonts w:ascii="Georgia" w:eastAsia="Times New Roman" w:hAnsi="Georgia" w:cs="Times New Roman"/>
          <w:i/>
          <w:iCs/>
          <w:color w:val="000000"/>
          <w:lang w:eastAsia="en-PH"/>
        </w:rPr>
        <w:t xml:space="preserve">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8020"/>
        <w:gridCol w:w="1247"/>
      </w:tblGrid>
      <w:tr w:rsidR="009C7B4C" w:rsidRPr="00947823" w14:paraId="2D33B55D" w14:textId="77777777" w:rsidTr="00410E0C">
        <w:trPr>
          <w:jc w:val="center"/>
        </w:trPr>
        <w:tc>
          <w:tcPr>
            <w:tcW w:w="8020"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7CF2B4D3"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060FF4EC"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07DC9610" w14:textId="77777777" w:rsidTr="00410E0C">
        <w:trPr>
          <w:jc w:val="center"/>
        </w:trPr>
        <w:tc>
          <w:tcPr>
            <w:tcW w:w="8020" w:type="dxa"/>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33C16A08"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Real-time communication tools for instant feedback</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1E0D860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11 (52.4%)</w:t>
            </w:r>
          </w:p>
        </w:tc>
      </w:tr>
      <w:tr w:rsidR="009C7B4C" w:rsidRPr="00947823" w14:paraId="3C531AD4"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475A886"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Ratings and review system for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0CEE5D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11 (52.4%)</w:t>
            </w:r>
          </w:p>
        </w:tc>
      </w:tr>
      <w:tr w:rsidR="009C7B4C" w:rsidRPr="00947823" w14:paraId="737F78FE"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B390EAE"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Ability to share notes and resources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6F516FB"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14 (66.7%)</w:t>
            </w:r>
          </w:p>
        </w:tc>
      </w:tr>
      <w:tr w:rsidR="009C7B4C" w:rsidRPr="00947823" w14:paraId="15D8AF6A"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C5191FE"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Peer-to-peer tutoring options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05AC8DD"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9 (42.9%)</w:t>
            </w:r>
          </w:p>
        </w:tc>
      </w:tr>
      <w:tr w:rsidR="009C7B4C" w:rsidRPr="00947823" w14:paraId="1BB14598"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4CE22EA"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Customizable notifications for session reminders and updates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31E47B1"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r w:rsidR="009C7B4C" w:rsidRPr="00947823" w14:paraId="153DCB08"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C78818" w14:textId="77777777" w:rsidR="009C7B4C" w:rsidRPr="00947823" w:rsidRDefault="009C7B4C" w:rsidP="00410E0C">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Options for virtual office hours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BD038B" w14:textId="77777777" w:rsidR="009C7B4C" w:rsidRPr="00947823" w:rsidRDefault="009C7B4C" w:rsidP="00410E0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10 (47.6%)</w:t>
            </w:r>
          </w:p>
        </w:tc>
      </w:tr>
      <w:tr w:rsidR="009C7B4C" w:rsidRPr="00947823" w14:paraId="2B1715C4"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A2BC15" w14:textId="77777777" w:rsidR="009C7B4C" w:rsidRPr="00947823" w:rsidRDefault="009C7B4C" w:rsidP="00410E0C">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lastRenderedPageBreak/>
              <w:t>Personalized Learning Paths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166B16" w14:textId="77777777" w:rsidR="009C7B4C" w:rsidRPr="00947823" w:rsidRDefault="009C7B4C" w:rsidP="00410E0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10 (47.6%)</w:t>
            </w:r>
          </w:p>
        </w:tc>
      </w:tr>
    </w:tbl>
    <w:p w14:paraId="263D2B9E" w14:textId="77777777" w:rsidR="00F831FF" w:rsidRDefault="00F831FF" w:rsidP="00F831FF">
      <w:pPr>
        <w:rPr>
          <w:rFonts w:ascii="Georgia" w:eastAsia="Times New Roman" w:hAnsi="Georgia" w:cs="Times New Roman"/>
          <w:lang w:eastAsia="en-PH"/>
        </w:rPr>
      </w:pPr>
    </w:p>
    <w:p w14:paraId="31FCBBE2" w14:textId="47C09628" w:rsidR="009C7B4C" w:rsidRDefault="009C7B4C" w:rsidP="009C7B4C">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Table 2.8 outlines students' preferred features for the "Mentor-Shift" app, including real-time communication, mentor ratings, resource sharing, peer-to-peer tutoring, customizable notifications, virtual office hours, and personalized learning paths. This data informs the development of the app to align with students' preferences for enhancing their mentoring experience digitally.</w:t>
      </w:r>
    </w:p>
    <w:tbl>
      <w:tblPr>
        <w:tblW w:w="9208" w:type="dxa"/>
        <w:tblCellMar>
          <w:top w:w="15" w:type="dxa"/>
          <w:left w:w="15" w:type="dxa"/>
          <w:bottom w:w="15" w:type="dxa"/>
          <w:right w:w="15" w:type="dxa"/>
        </w:tblCellMar>
        <w:tblLook w:val="04A0" w:firstRow="1" w:lastRow="0" w:firstColumn="1" w:lastColumn="0" w:noHBand="0" w:noVBand="1"/>
      </w:tblPr>
      <w:tblGrid>
        <w:gridCol w:w="1475"/>
        <w:gridCol w:w="2242"/>
        <w:gridCol w:w="2898"/>
        <w:gridCol w:w="2593"/>
      </w:tblGrid>
      <w:tr w:rsidR="009C7B4C" w:rsidRPr="00947823" w14:paraId="20545DB6" w14:textId="77777777" w:rsidTr="003633BD">
        <w:trPr>
          <w:trHeight w:val="484"/>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6C655FD"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1DD96E2"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Obstacles Encountered in Academics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CF26358"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Challenges in Course Material/ Task Comprehension</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59DA21ED"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Having Mentor Support through Academic Challenges?</w:t>
            </w:r>
          </w:p>
        </w:tc>
      </w:tr>
      <w:tr w:rsidR="009C7B4C" w:rsidRPr="00947823" w14:paraId="7426F099"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F9BD61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870714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CB619CB"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30%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41083D5D"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50%</w:t>
            </w:r>
          </w:p>
        </w:tc>
      </w:tr>
      <w:tr w:rsidR="009C7B4C" w:rsidRPr="00947823" w14:paraId="68DB54DB"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4E9194B"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D7C0186"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953631F"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60%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7F0E763F"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5DDD3118"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1534D12"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3C07A84"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A28DEA9"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0CF2E8E4"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60%</w:t>
            </w:r>
          </w:p>
        </w:tc>
      </w:tr>
      <w:tr w:rsidR="009C7B4C" w:rsidRPr="00947823" w14:paraId="3BC355BE"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9B13D6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6F8CC65E"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6A3085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37831B84"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80%</w:t>
            </w:r>
          </w:p>
        </w:tc>
      </w:tr>
      <w:tr w:rsidR="009C7B4C" w:rsidRPr="00947823" w14:paraId="54E61BB6"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FBD3C1B"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9B7A8BC"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5D0EE5F"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3B555D39"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bl>
    <w:p w14:paraId="42148F25" w14:textId="49BCD7C1" w:rsidR="009C7B4C" w:rsidRDefault="009C7B4C" w:rsidP="00BD7542">
      <w:pPr>
        <w:spacing w:line="240" w:lineRule="auto"/>
        <w:rPr>
          <w:rFonts w:ascii="Georgia" w:eastAsia="Times New Roman" w:hAnsi="Georgia" w:cs="Times New Roman"/>
          <w:lang w:eastAsia="en-PH"/>
        </w:rPr>
      </w:pPr>
    </w:p>
    <w:tbl>
      <w:tblPr>
        <w:tblW w:w="9213" w:type="dxa"/>
        <w:tblCellMar>
          <w:top w:w="15" w:type="dxa"/>
          <w:left w:w="15" w:type="dxa"/>
          <w:bottom w:w="15" w:type="dxa"/>
          <w:right w:w="15" w:type="dxa"/>
        </w:tblCellMar>
        <w:tblLook w:val="04A0" w:firstRow="1" w:lastRow="0" w:firstColumn="1" w:lastColumn="0" w:noHBand="0" w:noVBand="1"/>
      </w:tblPr>
      <w:tblGrid>
        <w:gridCol w:w="1475"/>
        <w:gridCol w:w="5699"/>
        <w:gridCol w:w="2039"/>
      </w:tblGrid>
      <w:tr w:rsidR="009C7B4C" w:rsidRPr="00947823" w14:paraId="21ACF4F4"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9C44686"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69D2527A"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Having a Mentor who can help in which areas he/she can assist</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44B2FD51"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Mentoring Impact</w:t>
            </w:r>
          </w:p>
        </w:tc>
      </w:tr>
      <w:tr w:rsidR="009C7B4C" w:rsidRPr="00947823" w14:paraId="0CC6A39E"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33DF708"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B3A9ED5"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12EC42AD"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68580336"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B7FA3CA"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ABB497C"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6DFEF05D"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0D4E79C3"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3803052"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7CA7D60"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6E389F91"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6A205518"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6A1D987"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A22BF8C"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021B3DD9"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bl>
    <w:p w14:paraId="69FC6136" w14:textId="77777777" w:rsidR="00F43BDA" w:rsidRDefault="00F43BDA" w:rsidP="00410E0C">
      <w:pPr>
        <w:spacing w:before="200" w:after="0" w:line="240" w:lineRule="auto"/>
        <w:jc w:val="both"/>
        <w:rPr>
          <w:rFonts w:ascii="Georgia" w:eastAsia="Times New Roman" w:hAnsi="Georgia" w:cs="Times New Roman"/>
          <w:color w:val="0D0D0D"/>
          <w:shd w:val="clear" w:color="auto" w:fill="FFFFFF"/>
          <w:lang w:eastAsia="en-PH"/>
        </w:rPr>
        <w:sectPr w:rsidR="00F43BDA" w:rsidSect="00DF2B21">
          <w:headerReference w:type="default" r:id="rId38"/>
          <w:headerReference w:type="first" r:id="rId39"/>
          <w:pgSz w:w="12240" w:h="15840"/>
          <w:pgMar w:top="1440" w:right="1440" w:bottom="1440" w:left="1440" w:header="708" w:footer="708" w:gutter="0"/>
          <w:pgNumType w:start="1"/>
          <w:cols w:space="708"/>
          <w:titlePg/>
          <w:docGrid w:linePitch="360"/>
        </w:sectPr>
      </w:pPr>
    </w:p>
    <w:tbl>
      <w:tblPr>
        <w:tblW w:w="9213" w:type="dxa"/>
        <w:tblCellMar>
          <w:top w:w="15" w:type="dxa"/>
          <w:left w:w="15" w:type="dxa"/>
          <w:bottom w:w="15" w:type="dxa"/>
          <w:right w:w="15" w:type="dxa"/>
        </w:tblCellMar>
        <w:tblLook w:val="04A0" w:firstRow="1" w:lastRow="0" w:firstColumn="1" w:lastColumn="0" w:noHBand="0" w:noVBand="1"/>
      </w:tblPr>
      <w:tblGrid>
        <w:gridCol w:w="1617"/>
        <w:gridCol w:w="3798"/>
        <w:gridCol w:w="3798"/>
      </w:tblGrid>
      <w:tr w:rsidR="009C7B4C" w:rsidRPr="00947823" w14:paraId="612EED67"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56D5A73"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lastRenderedPageBreak/>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F33F1B9"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06CD4178"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p w14:paraId="0B55446E" w14:textId="77777777" w:rsidR="009C7B4C" w:rsidRPr="00947823" w:rsidRDefault="009C7B4C" w:rsidP="00410E0C">
            <w:pPr>
              <w:spacing w:after="240" w:line="240" w:lineRule="auto"/>
              <w:rPr>
                <w:rFonts w:ascii="Georgia" w:eastAsia="Times New Roman" w:hAnsi="Georgia" w:cs="Times New Roman"/>
                <w:lang w:eastAsia="en-PH"/>
              </w:rPr>
            </w:pPr>
          </w:p>
        </w:tc>
      </w:tr>
    </w:tbl>
    <w:p w14:paraId="452B5307" w14:textId="1C44D09E" w:rsidR="009C7B4C" w:rsidRDefault="009C7B4C" w:rsidP="009C7B4C">
      <w:pPr>
        <w:rPr>
          <w:rFonts w:ascii="Georgia" w:eastAsia="Times New Roman" w:hAnsi="Georgia" w:cs="Times New Roman"/>
          <w:lang w:eastAsia="en-PH"/>
        </w:rPr>
      </w:pPr>
    </w:p>
    <w:p w14:paraId="2A1D10AE" w14:textId="11A6D53C" w:rsidR="009C7B4C" w:rsidRPr="00947823" w:rsidRDefault="009C7B4C" w:rsidP="009C7B4C">
      <w:pPr>
        <w:spacing w:before="200"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shd w:val="clear" w:color="auto" w:fill="FFFFFF"/>
          <w:lang w:eastAsia="en-PH"/>
        </w:rPr>
        <w:t xml:space="preserve">The purpose of the student survey is to identify academic obstacles and evaluate how well mentoring addresses them. It examines </w:t>
      </w:r>
      <w:r w:rsidR="00E14670" w:rsidRPr="00947823">
        <w:rPr>
          <w:rFonts w:ascii="Georgia" w:eastAsia="Times New Roman" w:hAnsi="Georgia" w:cs="Times New Roman"/>
          <w:color w:val="000000"/>
          <w:shd w:val="clear" w:color="auto" w:fill="FFFFFF"/>
          <w:lang w:eastAsia="en-PH"/>
        </w:rPr>
        <w:t>a few</w:t>
      </w:r>
      <w:r w:rsidRPr="00947823">
        <w:rPr>
          <w:rFonts w:ascii="Georgia" w:eastAsia="Times New Roman" w:hAnsi="Georgia" w:cs="Times New Roman"/>
          <w:color w:val="000000"/>
          <w:shd w:val="clear" w:color="auto" w:fill="FFFFFF"/>
          <w:lang w:eastAsia="en-PH"/>
        </w:rPr>
        <w:t xml:space="preserve"> challenges, including time management, comprehending the readings, and staying motivated. By being aware of these obstacles, teachers can modify mentorship programs to better fit the requirements of their students and improve their educational experiences. Students' opinions on how mentors may support them during difficult times and offer educational guidance are also gathered through the survey. All things </w:t>
      </w:r>
      <w:proofErr w:type="gramStart"/>
      <w:r w:rsidRPr="00947823">
        <w:rPr>
          <w:rFonts w:ascii="Georgia" w:eastAsia="Times New Roman" w:hAnsi="Georgia" w:cs="Times New Roman"/>
          <w:color w:val="000000"/>
          <w:shd w:val="clear" w:color="auto" w:fill="FFFFFF"/>
          <w:lang w:eastAsia="en-PH"/>
        </w:rPr>
        <w:t>considered,</w:t>
      </w:r>
      <w:proofErr w:type="gramEnd"/>
      <w:r w:rsidRPr="00947823">
        <w:rPr>
          <w:rFonts w:ascii="Georgia" w:eastAsia="Times New Roman" w:hAnsi="Georgia" w:cs="Times New Roman"/>
          <w:color w:val="000000"/>
          <w:shd w:val="clear" w:color="auto" w:fill="FFFFFF"/>
          <w:lang w:eastAsia="en-PH"/>
        </w:rPr>
        <w:t xml:space="preserve"> it is an indispensable instrument for molding fruitful mentorship programs in academic environments.</w:t>
      </w:r>
    </w:p>
    <w:p w14:paraId="3815B495" w14:textId="77777777" w:rsidR="009C7B4C" w:rsidRPr="00947823" w:rsidRDefault="009C7B4C" w:rsidP="009C7B4C">
      <w:pPr>
        <w:spacing w:after="0" w:line="240" w:lineRule="auto"/>
        <w:rPr>
          <w:rFonts w:ascii="Georgia" w:eastAsia="Times New Roman" w:hAnsi="Georgia" w:cs="Times New Roman"/>
          <w:lang w:eastAsia="en-PH"/>
        </w:rPr>
      </w:pPr>
    </w:p>
    <w:p w14:paraId="43DCFE05" w14:textId="1009DE63"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2.9</w:t>
      </w:r>
      <w:r w:rsidRPr="00947823">
        <w:rPr>
          <w:rFonts w:ascii="Georgia" w:eastAsia="Times New Roman" w:hAnsi="Georgia" w:cs="Times New Roman"/>
          <w:color w:val="000000"/>
          <w:lang w:eastAsia="en-PH"/>
        </w:rPr>
        <w:t xml:space="preserve"> </w:t>
      </w:r>
    </w:p>
    <w:p w14:paraId="319E617E" w14:textId="17EEEBE9" w:rsidR="00F831FF"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Common Challenge Students Face According to Educators</w:t>
      </w: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51"/>
      </w:tblGrid>
      <w:tr w:rsidR="009C7B4C" w:rsidRPr="00947823" w14:paraId="4EE9EBCC" w14:textId="77777777" w:rsidTr="009C7B4C">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1FF69B34"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551"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52ACEC16"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6E61B7E0" w14:textId="77777777" w:rsidTr="009C7B4C">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7F07C8D9"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Understanding complex concepts</w:t>
            </w:r>
          </w:p>
        </w:tc>
        <w:tc>
          <w:tcPr>
            <w:tcW w:w="2551"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68B12191"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(43.8%)</w:t>
            </w:r>
          </w:p>
        </w:tc>
      </w:tr>
      <w:tr w:rsidR="009C7B4C" w:rsidRPr="00947823" w14:paraId="70365ABC"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D80469"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Time management and workload</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3B2E09AF"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r w:rsidR="009C7B4C" w:rsidRPr="00947823" w14:paraId="39EE5BE7"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43C82B" w14:textId="77777777" w:rsidR="009C7B4C" w:rsidRPr="00947823" w:rsidRDefault="009C7B4C" w:rsidP="00410E0C">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Lack of resources or support</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73630CC8" w14:textId="77777777" w:rsidR="009C7B4C" w:rsidRPr="00947823" w:rsidRDefault="009C7B4C" w:rsidP="00410E0C">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(12.5%)</w:t>
            </w:r>
          </w:p>
        </w:tc>
      </w:tr>
      <w:tr w:rsidR="009C7B4C" w:rsidRPr="00947823" w14:paraId="0FC0A0DA"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488184" w14:textId="77777777" w:rsidR="009C7B4C" w:rsidRPr="00947823" w:rsidRDefault="009C7B4C" w:rsidP="00410E0C">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Students just being lazy and relying on AI</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609D5B33" w14:textId="77777777" w:rsidR="009C7B4C" w:rsidRPr="00947823" w:rsidRDefault="009C7B4C" w:rsidP="00410E0C">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 (6.3%)</w:t>
            </w:r>
          </w:p>
        </w:tc>
      </w:tr>
    </w:tbl>
    <w:p w14:paraId="7D54657B" w14:textId="5FAAEBC6" w:rsidR="009C7B4C" w:rsidRDefault="009C7B4C" w:rsidP="009C7B4C">
      <w:pPr>
        <w:spacing w:after="0" w:line="480" w:lineRule="auto"/>
        <w:jc w:val="both"/>
        <w:rPr>
          <w:rFonts w:ascii="Georgia" w:eastAsia="Times New Roman" w:hAnsi="Georgia" w:cs="Times New Roman"/>
          <w:lang w:eastAsia="en-PH"/>
        </w:rPr>
      </w:pPr>
    </w:p>
    <w:p w14:paraId="256514BF" w14:textId="23328D21" w:rsidR="009C7B4C" w:rsidRDefault="009C7B4C" w:rsidP="00F43BDA">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Table 2.9 outlines educators' views on common student challenges, including complex concepts, time management, resource limitations, and reliance on AI. These insights inform the </w:t>
      </w:r>
      <w:r w:rsidRPr="00947823">
        <w:rPr>
          <w:rFonts w:ascii="Georgia" w:eastAsia="Times New Roman" w:hAnsi="Georgia" w:cs="Times New Roman"/>
          <w:color w:val="000000"/>
          <w:lang w:eastAsia="en-PH"/>
        </w:rPr>
        <w:lastRenderedPageBreak/>
        <w:t>development of supportive strategies in the "Mentor-Shift" platform to address student difficulties effectively.</w:t>
      </w:r>
    </w:p>
    <w:p w14:paraId="78A64784" w14:textId="77777777"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2.10</w:t>
      </w:r>
      <w:r w:rsidRPr="00947823">
        <w:rPr>
          <w:rFonts w:ascii="Georgia" w:eastAsia="Times New Roman" w:hAnsi="Georgia" w:cs="Times New Roman"/>
          <w:color w:val="000000"/>
          <w:lang w:eastAsia="en-PH"/>
        </w:rPr>
        <w:t xml:space="preserve"> </w:t>
      </w:r>
    </w:p>
    <w:p w14:paraId="07DE7B86" w14:textId="1E129E19"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 xml:space="preserve">Ways Personalized Assistance Can Impact </w:t>
      </w:r>
      <w:proofErr w:type="gramStart"/>
      <w:r w:rsidRPr="009C7B4C">
        <w:rPr>
          <w:rFonts w:ascii="Georgia" w:eastAsia="Times New Roman" w:hAnsi="Georgia" w:cs="Times New Roman"/>
          <w:i/>
          <w:iCs/>
          <w:color w:val="000000"/>
          <w:lang w:eastAsia="en-PH"/>
        </w:rPr>
        <w:t>A</w:t>
      </w:r>
      <w:proofErr w:type="gramEnd"/>
      <w:r w:rsidRPr="009C7B4C">
        <w:rPr>
          <w:rFonts w:ascii="Georgia" w:eastAsia="Times New Roman" w:hAnsi="Georgia" w:cs="Times New Roman"/>
          <w:i/>
          <w:iCs/>
          <w:color w:val="000000"/>
          <w:lang w:eastAsia="en-PH"/>
        </w:rPr>
        <w:t> Student’s Academic Success and Learning Experience</w:t>
      </w:r>
    </w:p>
    <w:p w14:paraId="7D357AC0" w14:textId="77777777" w:rsidR="009C7B4C" w:rsidRPr="00947823" w:rsidRDefault="009C7B4C" w:rsidP="009C7B4C">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79"/>
      </w:tblGrid>
      <w:tr w:rsidR="009C7B4C" w:rsidRPr="00947823" w14:paraId="419C98DB" w14:textId="77777777" w:rsidTr="009C7B4C">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07B30500"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579"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79D37E2E"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1C56B516" w14:textId="77777777" w:rsidTr="009C7B4C">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2FA0E400"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Providing tailored explanations and assistance</w:t>
            </w:r>
          </w:p>
        </w:tc>
        <w:tc>
          <w:tcPr>
            <w:tcW w:w="2579"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4A5790B1"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 (25%)</w:t>
            </w:r>
          </w:p>
        </w:tc>
      </w:tr>
      <w:tr w:rsidR="009C7B4C" w:rsidRPr="00947823" w14:paraId="54D379AF"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6DDE37"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Building confidence and motivation</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22F2B9ED"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(31.3%)</w:t>
            </w:r>
          </w:p>
        </w:tc>
      </w:tr>
      <w:tr w:rsidR="009C7B4C" w:rsidRPr="00947823" w14:paraId="1D725149"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F01E71"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Fostering a supportive learning</w:t>
            </w:r>
          </w:p>
          <w:p w14:paraId="49CCB628"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environment</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4D7505F4"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r w:rsidR="009C7B4C" w:rsidRPr="00947823" w14:paraId="2F55A3EF"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4BE9FE" w14:textId="5CFE8A0B" w:rsidR="009C7B4C" w:rsidRPr="00947823" w:rsidRDefault="009C7B4C" w:rsidP="00BD7542">
            <w:pPr>
              <w:spacing w:after="0" w:line="240" w:lineRule="auto"/>
              <w:rPr>
                <w:rFonts w:ascii="Georgia" w:eastAsia="Times New Roman" w:hAnsi="Georgia" w:cs="Times New Roman"/>
                <w:color w:val="000000"/>
                <w:lang w:eastAsia="en-PH"/>
              </w:rPr>
            </w:pPr>
            <w:proofErr w:type="gramStart"/>
            <w:r w:rsidRPr="00947823">
              <w:rPr>
                <w:rFonts w:ascii="Georgia" w:eastAsia="Times New Roman" w:hAnsi="Georgia" w:cs="Times New Roman"/>
                <w:color w:val="000000"/>
                <w:lang w:eastAsia="en-PH"/>
              </w:rPr>
              <w:t>All of</w:t>
            </w:r>
            <w:proofErr w:type="gramEnd"/>
            <w:r w:rsidRPr="00947823">
              <w:rPr>
                <w:rFonts w:ascii="Georgia" w:eastAsia="Times New Roman" w:hAnsi="Georgia" w:cs="Times New Roman"/>
                <w:color w:val="000000"/>
                <w:lang w:eastAsia="en-PH"/>
              </w:rPr>
              <w:t xml:space="preserve"> the above</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E5C8B38" w14:textId="2C02BDC9" w:rsidR="009C7B4C" w:rsidRPr="00947823" w:rsidRDefault="009C7B4C" w:rsidP="00BD7542">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 (6.3%)</w:t>
            </w:r>
          </w:p>
        </w:tc>
      </w:tr>
    </w:tbl>
    <w:p w14:paraId="7A3C7069" w14:textId="1476F004" w:rsidR="009C7B4C" w:rsidRDefault="009C7B4C" w:rsidP="009C7B4C">
      <w:pPr>
        <w:spacing w:after="0" w:line="480" w:lineRule="auto"/>
        <w:jc w:val="both"/>
        <w:rPr>
          <w:rFonts w:ascii="Georgia" w:eastAsia="Times New Roman" w:hAnsi="Georgia" w:cs="Times New Roman"/>
          <w:lang w:eastAsia="en-PH"/>
        </w:rPr>
      </w:pPr>
    </w:p>
    <w:p w14:paraId="11C2E6AA" w14:textId="77777777" w:rsidR="00F43BDA" w:rsidRDefault="009C7B4C" w:rsidP="00F43BDA">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Table 2.10 summarizes educators' perspectives on the impact of personalized assistance on student success, including tailored support, confidence-building, and fostering a supportive environment. These insights guide feature development in the "Mentor-Shift" app, aligning with educators' views to enhance student learning experiences effectively.</w:t>
      </w:r>
    </w:p>
    <w:p w14:paraId="29815157" w14:textId="56BC52D7" w:rsidR="009C7B4C" w:rsidRDefault="009C7B4C" w:rsidP="00F43BDA">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2.11</w:t>
      </w:r>
      <w:r w:rsidRPr="00947823">
        <w:rPr>
          <w:rFonts w:ascii="Georgia" w:eastAsia="Times New Roman" w:hAnsi="Georgia" w:cs="Times New Roman"/>
          <w:color w:val="000000"/>
          <w:lang w:eastAsia="en-PH"/>
        </w:rPr>
        <w:t xml:space="preserve"> </w:t>
      </w:r>
    </w:p>
    <w:p w14:paraId="2CDB4590" w14:textId="51865540"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 xml:space="preserve">Important Skills </w:t>
      </w:r>
      <w:proofErr w:type="gramStart"/>
      <w:r w:rsidRPr="009C7B4C">
        <w:rPr>
          <w:rFonts w:ascii="Georgia" w:eastAsia="Times New Roman" w:hAnsi="Georgia" w:cs="Times New Roman"/>
          <w:i/>
          <w:iCs/>
          <w:color w:val="000000"/>
          <w:lang w:eastAsia="en-PH"/>
        </w:rPr>
        <w:t>For</w:t>
      </w:r>
      <w:proofErr w:type="gramEnd"/>
      <w:r w:rsidRPr="009C7B4C">
        <w:rPr>
          <w:rFonts w:ascii="Georgia" w:eastAsia="Times New Roman" w:hAnsi="Georgia" w:cs="Times New Roman"/>
          <w:i/>
          <w:iCs/>
          <w:color w:val="000000"/>
          <w:lang w:eastAsia="en-PH"/>
        </w:rPr>
        <w:t xml:space="preserve"> Students To Develop In Their Field</w:t>
      </w:r>
    </w:p>
    <w:p w14:paraId="73087303" w14:textId="77777777" w:rsidR="009C7B4C" w:rsidRPr="00947823" w:rsidRDefault="009C7B4C" w:rsidP="009C7B4C">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97"/>
        <w:gridCol w:w="2577"/>
      </w:tblGrid>
      <w:tr w:rsidR="009C7B4C" w:rsidRPr="00947823" w14:paraId="43886E84" w14:textId="77777777" w:rsidTr="00F43BDA">
        <w:trPr>
          <w:trHeight w:val="596"/>
          <w:jc w:val="center"/>
        </w:trPr>
        <w:tc>
          <w:tcPr>
            <w:tcW w:w="6697"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263121CB"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577"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45EA2B35"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bl>
    <w:p w14:paraId="51B8647A" w14:textId="77777777" w:rsidR="00F43BDA" w:rsidRDefault="00F43BDA" w:rsidP="00BD7542">
      <w:pPr>
        <w:spacing w:after="0" w:line="240" w:lineRule="auto"/>
        <w:rPr>
          <w:rFonts w:ascii="Georgia" w:eastAsia="Times New Roman" w:hAnsi="Georgia" w:cs="Times New Roman"/>
          <w:color w:val="000000"/>
          <w:lang w:eastAsia="en-PH"/>
        </w:rPr>
        <w:sectPr w:rsidR="00F43BDA" w:rsidSect="00DF2B21">
          <w:headerReference w:type="default" r:id="rId40"/>
          <w:headerReference w:type="first" r:id="rId41"/>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64"/>
      </w:tblGrid>
      <w:tr w:rsidR="009C7B4C" w:rsidRPr="00947823" w14:paraId="0F188A09" w14:textId="77777777" w:rsidTr="009C7B4C">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640484C2"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Technical skills</w:t>
            </w:r>
          </w:p>
        </w:tc>
        <w:tc>
          <w:tcPr>
            <w:tcW w:w="256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1C6B6CD2" w14:textId="77777777" w:rsidR="009C7B4C" w:rsidRDefault="009C7B4C" w:rsidP="00BD7542">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2 (12.5%)</w:t>
            </w:r>
          </w:p>
          <w:p w14:paraId="3F3DB2C0" w14:textId="77777777" w:rsidR="00F43BDA" w:rsidRPr="00F43BDA" w:rsidRDefault="00F43BDA" w:rsidP="00F43BDA">
            <w:pPr>
              <w:rPr>
                <w:rFonts w:ascii="Georgia" w:eastAsia="Times New Roman" w:hAnsi="Georgia" w:cs="Times New Roman"/>
                <w:lang w:eastAsia="en-PH"/>
              </w:rPr>
            </w:pPr>
          </w:p>
          <w:p w14:paraId="27BA02E9" w14:textId="77777777" w:rsidR="00F43BDA" w:rsidRDefault="00F43BDA" w:rsidP="00F43BDA">
            <w:pPr>
              <w:rPr>
                <w:rFonts w:ascii="Georgia" w:eastAsia="Times New Roman" w:hAnsi="Georgia" w:cs="Times New Roman"/>
                <w:color w:val="000000"/>
                <w:lang w:eastAsia="en-PH"/>
              </w:rPr>
            </w:pPr>
          </w:p>
          <w:p w14:paraId="1C65F945" w14:textId="77777777" w:rsidR="00F43BDA" w:rsidRPr="00F43BDA" w:rsidRDefault="00F43BDA" w:rsidP="00F43BDA">
            <w:pPr>
              <w:rPr>
                <w:rFonts w:ascii="Georgia" w:eastAsia="Times New Roman" w:hAnsi="Georgia" w:cs="Times New Roman"/>
                <w:lang w:eastAsia="en-PH"/>
              </w:rPr>
            </w:pPr>
          </w:p>
        </w:tc>
      </w:tr>
      <w:tr w:rsidR="009C7B4C" w:rsidRPr="00947823" w14:paraId="36992DB4"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743710"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Problem-solving abilities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747138B3"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(18.8%)</w:t>
            </w:r>
          </w:p>
        </w:tc>
      </w:tr>
      <w:tr w:rsidR="009C7B4C" w:rsidRPr="00947823" w14:paraId="63688271"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7B23D7"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Critical thinking skills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681AB396"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r w:rsidR="009C7B4C" w:rsidRPr="00947823" w14:paraId="4B3BF61B"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611A0B" w14:textId="77777777" w:rsidR="009C7B4C" w:rsidRPr="00947823" w:rsidRDefault="009C7B4C" w:rsidP="00BD7542">
            <w:pPr>
              <w:spacing w:after="0" w:line="240" w:lineRule="auto"/>
              <w:rPr>
                <w:rFonts w:ascii="Georgia" w:eastAsia="Times New Roman" w:hAnsi="Georgia" w:cs="Times New Roman"/>
                <w:lang w:eastAsia="en-PH"/>
              </w:rPr>
            </w:pPr>
            <w:proofErr w:type="gramStart"/>
            <w:r w:rsidRPr="00947823">
              <w:rPr>
                <w:rFonts w:ascii="Georgia" w:eastAsia="Times New Roman" w:hAnsi="Georgia" w:cs="Times New Roman"/>
                <w:color w:val="000000"/>
                <w:lang w:eastAsia="en-PH"/>
              </w:rPr>
              <w:t>All of</w:t>
            </w:r>
            <w:proofErr w:type="gramEnd"/>
            <w:r w:rsidRPr="00947823">
              <w:rPr>
                <w:rFonts w:ascii="Georgia" w:eastAsia="Times New Roman" w:hAnsi="Georgia" w:cs="Times New Roman"/>
                <w:color w:val="000000"/>
                <w:lang w:eastAsia="en-PH"/>
              </w:rPr>
              <w:t xml:space="preserve"> the above</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1730EE8B"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(31.2%)</w:t>
            </w:r>
          </w:p>
        </w:tc>
      </w:tr>
    </w:tbl>
    <w:p w14:paraId="565D38B5" w14:textId="77777777" w:rsidR="009C7B4C" w:rsidRPr="00947823" w:rsidRDefault="009C7B4C" w:rsidP="009C7B4C">
      <w:pPr>
        <w:spacing w:after="0" w:line="240" w:lineRule="auto"/>
        <w:rPr>
          <w:rFonts w:ascii="Georgia" w:eastAsia="Times New Roman" w:hAnsi="Georgia" w:cs="Times New Roman"/>
          <w:lang w:eastAsia="en-PH"/>
        </w:rPr>
      </w:pPr>
    </w:p>
    <w:p w14:paraId="1E2104AE" w14:textId="4292B1B0" w:rsidR="00BD7542" w:rsidRDefault="009C7B4C" w:rsidP="00174EDA">
      <w:pPr>
        <w:spacing w:after="0" w:line="480" w:lineRule="auto"/>
        <w:jc w:val="both"/>
        <w:rPr>
          <w:rFonts w:ascii="Georgia" w:eastAsia="Times New Roman" w:hAnsi="Georgia" w:cs="Times New Roman"/>
          <w:color w:val="FF0000"/>
          <w:lang w:eastAsia="en-PH"/>
        </w:rPr>
      </w:pPr>
      <w:r w:rsidRPr="00947823">
        <w:rPr>
          <w:rFonts w:ascii="Georgia" w:eastAsia="Times New Roman" w:hAnsi="Georgia" w:cs="Times New Roman"/>
          <w:color w:val="000000"/>
          <w:lang w:eastAsia="en-PH"/>
        </w:rPr>
        <w:tab/>
        <w:t>Table 2.11 outlines educators' views on vital student skills, including technical expertise, problem-solving, and critical thinking. These insights inform the development of features within the "Mentor-Shift" app to bolster student proficiency in these areas, aligning platform offerings with educators' input to enhance academic and professional success.</w:t>
      </w:r>
      <w:r w:rsidR="002412B9">
        <w:rPr>
          <w:rFonts w:ascii="Georgia" w:eastAsia="Times New Roman" w:hAnsi="Georgia" w:cs="Times New Roman"/>
          <w:color w:val="000000"/>
          <w:lang w:eastAsia="en-PH"/>
        </w:rPr>
        <w:t xml:space="preserve"> </w:t>
      </w:r>
      <w:r w:rsidR="00174EDA">
        <w:rPr>
          <w:rFonts w:ascii="Georgia" w:eastAsia="Times New Roman" w:hAnsi="Georgia" w:cs="Times New Roman"/>
          <w:color w:val="FF0000"/>
          <w:lang w:eastAsia="en-PH"/>
        </w:rPr>
        <w:t xml:space="preserve"> </w:t>
      </w:r>
    </w:p>
    <w:p w14:paraId="10B775D9" w14:textId="77777777" w:rsidR="00174EDA" w:rsidRPr="00174EDA" w:rsidRDefault="00174EDA" w:rsidP="00174EDA">
      <w:pPr>
        <w:spacing w:after="0" w:line="240" w:lineRule="auto"/>
        <w:jc w:val="both"/>
        <w:rPr>
          <w:rFonts w:ascii="Georgia" w:eastAsia="Times New Roman" w:hAnsi="Georgia" w:cs="Times New Roman"/>
          <w:color w:val="FF0000"/>
          <w:lang w:eastAsia="en-PH"/>
        </w:rPr>
      </w:pPr>
    </w:p>
    <w:p w14:paraId="25755D68" w14:textId="77777777" w:rsidR="00BD7542" w:rsidRDefault="00BD7542" w:rsidP="00BD7542">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2.12 </w:t>
      </w:r>
      <w:r>
        <w:rPr>
          <w:rFonts w:ascii="Georgia" w:eastAsia="Times New Roman" w:hAnsi="Georgia" w:cs="Times New Roman"/>
          <w:b/>
          <w:bCs/>
          <w:color w:val="000000"/>
          <w:lang w:eastAsia="en-PH"/>
        </w:rPr>
        <w:t xml:space="preserve"> </w:t>
      </w:r>
    </w:p>
    <w:p w14:paraId="05DDA058" w14:textId="7990074F" w:rsidR="00BD7542" w:rsidRPr="00BD7542" w:rsidRDefault="00BD7542" w:rsidP="00BD7542">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lang w:eastAsia="en-PH"/>
        </w:rPr>
        <w:t xml:space="preserve">Educators Comfortability </w:t>
      </w:r>
      <w:proofErr w:type="gramStart"/>
      <w:r w:rsidRPr="00BD7542">
        <w:rPr>
          <w:rFonts w:ascii="Georgia" w:eastAsia="Times New Roman" w:hAnsi="Georgia" w:cs="Times New Roman"/>
          <w:i/>
          <w:iCs/>
          <w:color w:val="000000"/>
          <w:lang w:eastAsia="en-PH"/>
        </w:rPr>
        <w:t>In</w:t>
      </w:r>
      <w:proofErr w:type="gramEnd"/>
      <w:r w:rsidRPr="00BD7542">
        <w:rPr>
          <w:rFonts w:ascii="Georgia" w:eastAsia="Times New Roman" w:hAnsi="Georgia" w:cs="Times New Roman"/>
          <w:i/>
          <w:iCs/>
          <w:color w:val="000000"/>
          <w:lang w:eastAsia="en-PH"/>
        </w:rPr>
        <w:t xml:space="preserve"> Using Mobile Apps For Helping, Connecting, and Supporting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3"/>
        <w:gridCol w:w="1702"/>
        <w:gridCol w:w="1740"/>
        <w:gridCol w:w="1674"/>
        <w:gridCol w:w="1728"/>
      </w:tblGrid>
      <w:tr w:rsidR="00BD7542" w:rsidRPr="00947823" w14:paraId="3F1534D0" w14:textId="77777777" w:rsidTr="00410E0C">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hideMark/>
          </w:tcPr>
          <w:p w14:paraId="225CF536" w14:textId="77777777" w:rsidR="00BD7542" w:rsidRPr="00947823" w:rsidRDefault="00BD7542" w:rsidP="002412B9">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6337D6A8"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Not Comfortable </w:t>
            </w:r>
            <w:proofErr w:type="gramStart"/>
            <w:r w:rsidRPr="00947823">
              <w:rPr>
                <w:rFonts w:ascii="Georgia" w:eastAsia="Times New Roman" w:hAnsi="Georgia" w:cs="Times New Roman"/>
                <w:b/>
                <w:bCs/>
                <w:color w:val="000000"/>
                <w:lang w:eastAsia="en-PH"/>
              </w:rPr>
              <w:t>At</w:t>
            </w:r>
            <w:proofErr w:type="gramEnd"/>
            <w:r w:rsidRPr="00947823">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7032D427"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Slightly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6901D64D"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Moderately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068724D0"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Very Comfortable</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hideMark/>
          </w:tcPr>
          <w:p w14:paraId="099BF511"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Extremely Comfortable</w:t>
            </w:r>
          </w:p>
        </w:tc>
      </w:tr>
      <w:tr w:rsidR="00BD7542" w:rsidRPr="00947823" w14:paraId="5B0DEAA9" w14:textId="77777777" w:rsidTr="00410E0C">
        <w:trPr>
          <w:jc w:val="center"/>
        </w:trPr>
        <w:tc>
          <w:tcPr>
            <w:tcW w:w="0" w:type="auto"/>
            <w:tcBorders>
              <w:top w:val="single" w:sz="4" w:space="0" w:color="auto"/>
              <w:bottom w:val="single" w:sz="12" w:space="0" w:color="000000"/>
              <w:right w:val="single" w:sz="8" w:space="0" w:color="000000"/>
            </w:tcBorders>
            <w:tcMar>
              <w:top w:w="100" w:type="dxa"/>
              <w:left w:w="100" w:type="dxa"/>
              <w:bottom w:w="100" w:type="dxa"/>
              <w:right w:w="100" w:type="dxa"/>
            </w:tcMar>
            <w:vAlign w:val="center"/>
            <w:hideMark/>
          </w:tcPr>
          <w:p w14:paraId="2B97ECC6"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Scale</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7E634044"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40A576D3"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26CC5BE3"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08EDE823"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hideMark/>
          </w:tcPr>
          <w:p w14:paraId="29EF43EF"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5</w:t>
            </w:r>
          </w:p>
        </w:tc>
      </w:tr>
      <w:tr w:rsidR="00BD7542" w:rsidRPr="00947823" w14:paraId="2160210E" w14:textId="77777777" w:rsidTr="00410E0C">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vAlign w:val="center"/>
            <w:hideMark/>
          </w:tcPr>
          <w:p w14:paraId="3FF03022"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7360EA"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59E5AB"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CCCA48"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(18.8%)</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78FB0E"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(43.8%)</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1B442C31"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bl>
    <w:p w14:paraId="7E8D3DB0" w14:textId="0C3093D1" w:rsidR="00BD7542" w:rsidRDefault="00BD7542" w:rsidP="00F831FF">
      <w:pPr>
        <w:spacing w:after="0" w:line="480" w:lineRule="auto"/>
        <w:rPr>
          <w:rFonts w:ascii="Georgia" w:eastAsia="Times New Roman" w:hAnsi="Georgia" w:cs="Times New Roman"/>
          <w:b/>
          <w:bCs/>
          <w:color w:val="000000"/>
          <w:lang w:eastAsia="en-PH"/>
        </w:rPr>
      </w:pPr>
    </w:p>
    <w:p w14:paraId="0B8492BC" w14:textId="77777777" w:rsidR="00BD7542" w:rsidRPr="00947823" w:rsidRDefault="00BD7542" w:rsidP="00BD7542">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Table 2.12 gauges educators' comfort using mobile apps for mentorship on a scale from "Not Very Comfortable" to "Very Comfortable." This insight informs strategies to support mentors' adoption of the "Mentor-Shift" app, enhancing its usability and effectiveness.</w:t>
      </w:r>
    </w:p>
    <w:p w14:paraId="77FDEB45" w14:textId="77777777" w:rsidR="00BD7542" w:rsidRPr="00947823" w:rsidRDefault="00BD7542" w:rsidP="00BD7542">
      <w:pPr>
        <w:spacing w:after="0" w:line="240" w:lineRule="auto"/>
        <w:rPr>
          <w:rFonts w:ascii="Georgia" w:eastAsia="Times New Roman" w:hAnsi="Georgia" w:cs="Times New Roman"/>
          <w:lang w:eastAsia="en-PH"/>
        </w:rPr>
      </w:pPr>
    </w:p>
    <w:p w14:paraId="26F0B79E" w14:textId="77777777" w:rsidR="00BD7542" w:rsidRDefault="00BD7542" w:rsidP="00BD7542">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2.13</w:t>
      </w:r>
      <w:r w:rsidRPr="00947823">
        <w:rPr>
          <w:rFonts w:ascii="Georgia" w:eastAsia="Times New Roman" w:hAnsi="Georgia" w:cs="Times New Roman"/>
          <w:color w:val="000000"/>
          <w:lang w:eastAsia="en-PH"/>
        </w:rPr>
        <w:t xml:space="preserve"> </w:t>
      </w:r>
    </w:p>
    <w:p w14:paraId="68028D4C" w14:textId="086F0A74" w:rsidR="00BD7542" w:rsidRPr="00BD7542" w:rsidRDefault="00BD7542" w:rsidP="00BD7542">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lang w:eastAsia="en-PH"/>
        </w:rPr>
        <w:lastRenderedPageBreak/>
        <w:t xml:space="preserve">Educators Belief in Apps </w:t>
      </w:r>
      <w:proofErr w:type="gramStart"/>
      <w:r w:rsidRPr="00BD7542">
        <w:rPr>
          <w:rFonts w:ascii="Georgia" w:eastAsia="Times New Roman" w:hAnsi="Georgia" w:cs="Times New Roman"/>
          <w:i/>
          <w:iCs/>
          <w:color w:val="000000"/>
          <w:lang w:eastAsia="en-PH"/>
        </w:rPr>
        <w:t>For</w:t>
      </w:r>
      <w:proofErr w:type="gramEnd"/>
      <w:r w:rsidRPr="00BD7542">
        <w:rPr>
          <w:rFonts w:ascii="Georgia" w:eastAsia="Times New Roman" w:hAnsi="Georgia" w:cs="Times New Roman"/>
          <w:i/>
          <w:iCs/>
          <w:color w:val="000000"/>
          <w:lang w:eastAsia="en-PH"/>
        </w:rPr>
        <w:t xml:space="preserve"> Improving And Enhancing Student’s Knowledge</w:t>
      </w:r>
    </w:p>
    <w:p w14:paraId="44F38044" w14:textId="77777777" w:rsidR="00BD7542" w:rsidRPr="00947823" w:rsidRDefault="00BD7542" w:rsidP="00BD7542">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37"/>
        <w:gridCol w:w="2124"/>
      </w:tblGrid>
      <w:tr w:rsidR="00BD7542" w:rsidRPr="00947823" w14:paraId="184E6E69" w14:textId="77777777" w:rsidTr="00BD7542">
        <w:trPr>
          <w:jc w:val="center"/>
        </w:trPr>
        <w:tc>
          <w:tcPr>
            <w:tcW w:w="6237"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C8C7A82"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124"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4444A3D8"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BD7542" w:rsidRPr="00947823" w14:paraId="61345DB5" w14:textId="77777777" w:rsidTr="00BD7542">
        <w:trPr>
          <w:trHeight w:val="750"/>
          <w:jc w:val="center"/>
        </w:trPr>
        <w:tc>
          <w:tcPr>
            <w:tcW w:w="6237"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13EE7CED"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Yes</w:t>
            </w:r>
          </w:p>
        </w:tc>
        <w:tc>
          <w:tcPr>
            <w:tcW w:w="212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3F3B4E37"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12 (75%)</w:t>
            </w:r>
          </w:p>
        </w:tc>
      </w:tr>
      <w:tr w:rsidR="00BD7542" w:rsidRPr="00947823" w14:paraId="48FE151B" w14:textId="77777777" w:rsidTr="00BD7542">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FBDEC4"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No</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499DE244"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r>
      <w:tr w:rsidR="00BD7542" w:rsidRPr="00947823" w14:paraId="4AD9008B" w14:textId="77777777" w:rsidTr="00BD7542">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C94CF"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Maybe</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0465A78A"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 (25%)</w:t>
            </w:r>
          </w:p>
        </w:tc>
      </w:tr>
    </w:tbl>
    <w:p w14:paraId="01F6C32B" w14:textId="77777777" w:rsidR="00BD7542" w:rsidRPr="00947823" w:rsidRDefault="00BD7542" w:rsidP="00BD7542">
      <w:pPr>
        <w:spacing w:after="0" w:line="240" w:lineRule="auto"/>
        <w:rPr>
          <w:rFonts w:ascii="Georgia" w:eastAsia="Times New Roman" w:hAnsi="Georgia" w:cs="Times New Roman"/>
          <w:lang w:eastAsia="en-PH"/>
        </w:rPr>
      </w:pPr>
    </w:p>
    <w:p w14:paraId="3B226DC1" w14:textId="6930AF31" w:rsidR="00BD7542" w:rsidRDefault="00BD7542" w:rsidP="00BD7542">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t>Table 2.13 displays survey responses from educators and mentors regarding the effectiveness of a mentoring app in enhancing students' knowledge retention and</w:t>
      </w:r>
      <w:r>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motivation, potentially reducing course shifting or dropping out. Response options include "Yes," "No," and "Maybe," offering insights into educators' perceptions of the app's utility for supporting student success. This question directly assesses the app's potential impact on addressing student needs and retention challenges, guiding app development and implementation strategies.</w:t>
      </w:r>
      <w:r w:rsidR="002412B9">
        <w:rPr>
          <w:rFonts w:ascii="Georgia" w:eastAsia="Times New Roman" w:hAnsi="Georgia" w:cs="Times New Roman"/>
          <w:color w:val="000000"/>
          <w:lang w:eastAsia="en-PH"/>
        </w:rPr>
        <w:t xml:space="preserve"> </w:t>
      </w:r>
    </w:p>
    <w:p w14:paraId="37E409C0" w14:textId="77777777" w:rsidR="002412B9" w:rsidRPr="00947823" w:rsidRDefault="002412B9" w:rsidP="00174EDA">
      <w:pPr>
        <w:spacing w:after="0" w:line="240" w:lineRule="auto"/>
        <w:jc w:val="both"/>
        <w:rPr>
          <w:rFonts w:ascii="Georgia" w:eastAsia="Times New Roman" w:hAnsi="Georgia" w:cs="Times New Roman"/>
          <w:lang w:eastAsia="en-PH"/>
        </w:rPr>
      </w:pPr>
    </w:p>
    <w:p w14:paraId="5B54659B" w14:textId="77777777" w:rsidR="00BD7542" w:rsidRDefault="00BD7542" w:rsidP="00BD7542">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2.14 </w:t>
      </w:r>
    </w:p>
    <w:p w14:paraId="7D011F6D" w14:textId="400001DE" w:rsidR="00BD7542" w:rsidRPr="00BD7542" w:rsidRDefault="00BD7542" w:rsidP="00BD7542">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lang w:eastAsia="en-PH"/>
        </w:rPr>
        <w:t xml:space="preserve">Features Preferred </w:t>
      </w:r>
      <w:proofErr w:type="gramStart"/>
      <w:r w:rsidRPr="00BD7542">
        <w:rPr>
          <w:rFonts w:ascii="Georgia" w:eastAsia="Times New Roman" w:hAnsi="Georgia" w:cs="Times New Roman"/>
          <w:i/>
          <w:iCs/>
          <w:color w:val="000000"/>
          <w:lang w:eastAsia="en-PH"/>
        </w:rPr>
        <w:t>By</w:t>
      </w:r>
      <w:proofErr w:type="gramEnd"/>
      <w:r w:rsidRPr="00BD7542">
        <w:rPr>
          <w:rFonts w:ascii="Georgia" w:eastAsia="Times New Roman" w:hAnsi="Georgia" w:cs="Times New Roman"/>
          <w:i/>
          <w:iCs/>
          <w:color w:val="000000"/>
          <w:lang w:eastAsia="en-PH"/>
        </w:rPr>
        <w:t xml:space="preserve"> Educators For The App</w:t>
      </w:r>
    </w:p>
    <w:p w14:paraId="2F1F8B9D" w14:textId="77777777" w:rsidR="00BD7542" w:rsidRPr="00947823" w:rsidRDefault="00BD7542" w:rsidP="00BD7542">
      <w:pPr>
        <w:spacing w:after="0" w:line="240" w:lineRule="auto"/>
        <w:rPr>
          <w:rFonts w:ascii="Georgia" w:eastAsia="Times New Roman" w:hAnsi="Georgia" w:cs="Times New Roman"/>
          <w:lang w:eastAsia="en-PH"/>
        </w:rPr>
      </w:pPr>
    </w:p>
    <w:tbl>
      <w:tblPr>
        <w:tblW w:w="9526" w:type="dxa"/>
        <w:jc w:val="center"/>
        <w:tblCellMar>
          <w:top w:w="15" w:type="dxa"/>
          <w:left w:w="15" w:type="dxa"/>
          <w:bottom w:w="15" w:type="dxa"/>
          <w:right w:w="15" w:type="dxa"/>
        </w:tblCellMar>
        <w:tblLook w:val="04A0" w:firstRow="1" w:lastRow="0" w:firstColumn="1" w:lastColumn="0" w:noHBand="0" w:noVBand="1"/>
      </w:tblPr>
      <w:tblGrid>
        <w:gridCol w:w="6782"/>
        <w:gridCol w:w="2744"/>
      </w:tblGrid>
      <w:tr w:rsidR="00BD7542" w:rsidRPr="00947823" w14:paraId="27F1A5CF" w14:textId="77777777" w:rsidTr="00F43BDA">
        <w:trPr>
          <w:trHeight w:val="343"/>
          <w:jc w:val="center"/>
        </w:trPr>
        <w:tc>
          <w:tcPr>
            <w:tcW w:w="6782"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683BD8FB"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744"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5AFFF1F2"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BD7542" w:rsidRPr="00947823" w14:paraId="5AB2AC10" w14:textId="77777777" w:rsidTr="00F43BDA">
        <w:trPr>
          <w:trHeight w:val="1024"/>
          <w:jc w:val="center"/>
        </w:trPr>
        <w:tc>
          <w:tcPr>
            <w:tcW w:w="6782"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7C72C851"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Real-time messaging and communication</w:t>
            </w:r>
          </w:p>
        </w:tc>
        <w:tc>
          <w:tcPr>
            <w:tcW w:w="274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5A7BCEA0"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41.7 %</w:t>
            </w:r>
          </w:p>
        </w:tc>
      </w:tr>
      <w:tr w:rsidR="00BD7542" w:rsidRPr="00947823" w14:paraId="37614B1A" w14:textId="77777777" w:rsidTr="00F43BDA">
        <w:trPr>
          <w:trHeight w:val="1024"/>
          <w:jc w:val="center"/>
        </w:trPr>
        <w:tc>
          <w:tcPr>
            <w:tcW w:w="6782"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7FB6C9"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Personalized learning plans</w:t>
            </w:r>
          </w:p>
        </w:tc>
        <w:tc>
          <w:tcPr>
            <w:tcW w:w="274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2593EFBF"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41.7 %</w:t>
            </w:r>
          </w:p>
        </w:tc>
      </w:tr>
    </w:tbl>
    <w:p w14:paraId="0C0F95C1" w14:textId="77777777" w:rsidR="00F43BDA" w:rsidRDefault="00F43BDA" w:rsidP="002412B9">
      <w:pPr>
        <w:spacing w:after="0" w:line="240" w:lineRule="auto"/>
        <w:rPr>
          <w:rFonts w:ascii="Georgia" w:eastAsia="Times New Roman" w:hAnsi="Georgia" w:cs="Times New Roman"/>
          <w:color w:val="000000"/>
          <w:lang w:eastAsia="en-PH"/>
        </w:rPr>
        <w:sectPr w:rsidR="00F43BDA" w:rsidSect="00DF2B21">
          <w:headerReference w:type="default" r:id="rId42"/>
          <w:headerReference w:type="first" r:id="rId43"/>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697"/>
      </w:tblGrid>
      <w:tr w:rsidR="00BD7542" w:rsidRPr="00947823" w14:paraId="48F655B1" w14:textId="77777777" w:rsidTr="00BD7542">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8B00AF"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Progress tracking and analytics</w:t>
            </w:r>
          </w:p>
        </w:tc>
        <w:tc>
          <w:tcPr>
            <w:tcW w:w="2697"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31A6040E"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91.7 %</w:t>
            </w:r>
          </w:p>
        </w:tc>
      </w:tr>
    </w:tbl>
    <w:p w14:paraId="2D424184" w14:textId="77777777" w:rsidR="00BD7542" w:rsidRPr="00947823" w:rsidRDefault="00BD7542" w:rsidP="00BD7542">
      <w:pPr>
        <w:spacing w:after="0" w:line="240" w:lineRule="auto"/>
        <w:rPr>
          <w:rFonts w:ascii="Georgia" w:eastAsia="Times New Roman" w:hAnsi="Georgia" w:cs="Times New Roman"/>
          <w:lang w:eastAsia="en-PH"/>
        </w:rPr>
      </w:pPr>
    </w:p>
    <w:p w14:paraId="61D8331A" w14:textId="77777777" w:rsidR="00BD7542" w:rsidRPr="00947823" w:rsidRDefault="00BD7542" w:rsidP="00BD7542">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Table 2.14 presents educators' preferences for features in the "Mentor-Shift" app, including options such as technical skills, problem-solving abilities, critical thinking skills, and an option for selecting </w:t>
      </w:r>
      <w:proofErr w:type="gramStart"/>
      <w:r w:rsidRPr="00947823">
        <w:rPr>
          <w:rFonts w:ascii="Georgia" w:eastAsia="Times New Roman" w:hAnsi="Georgia" w:cs="Times New Roman"/>
          <w:color w:val="000000"/>
          <w:lang w:eastAsia="en-PH"/>
        </w:rPr>
        <w:t>all of</w:t>
      </w:r>
      <w:proofErr w:type="gramEnd"/>
      <w:r w:rsidRPr="00947823">
        <w:rPr>
          <w:rFonts w:ascii="Georgia" w:eastAsia="Times New Roman" w:hAnsi="Georgia" w:cs="Times New Roman"/>
          <w:color w:val="000000"/>
          <w:lang w:eastAsia="en-PH"/>
        </w:rPr>
        <w:t xml:space="preserve"> the above. These choices reflect educators' priorities in fostering students' proficiency in key areas essential for academic and professional success.</w:t>
      </w:r>
    </w:p>
    <w:p w14:paraId="50027FA2" w14:textId="77777777" w:rsidR="00F831FF" w:rsidRDefault="00F831FF" w:rsidP="00084CB8">
      <w:pPr>
        <w:spacing w:after="0" w:line="480" w:lineRule="auto"/>
        <w:jc w:val="center"/>
        <w:rPr>
          <w:rFonts w:ascii="Georgia" w:eastAsia="Times New Roman" w:hAnsi="Georgia" w:cs="Times New Roman"/>
          <w:lang w:eastAsia="en-PH"/>
        </w:rPr>
      </w:pPr>
    </w:p>
    <w:p w14:paraId="549EBCA5" w14:textId="3D5A9145" w:rsidR="00BD7542" w:rsidRDefault="00BD7542">
      <w:pPr>
        <w:pStyle w:val="Heading2"/>
        <w:pPrChange w:id="118" w:author="Jade Raposa" w:date="2024-10-15T02:15:00Z" w16du:dateUtc="2024-10-14T18:15:00Z">
          <w:pPr>
            <w:spacing w:after="0" w:line="480" w:lineRule="auto"/>
            <w:jc w:val="both"/>
          </w:pPr>
        </w:pPrChange>
      </w:pPr>
      <w:r w:rsidRPr="00947823">
        <w:t>THEORETICAL FRAMEWORK</w:t>
      </w:r>
    </w:p>
    <w:p w14:paraId="4C05EE92" w14:textId="77777777" w:rsidR="002412B9" w:rsidRDefault="002412B9" w:rsidP="002412B9">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2.2</w:t>
      </w:r>
      <w:r w:rsidRPr="00947823">
        <w:rPr>
          <w:rFonts w:ascii="Georgia" w:eastAsia="Times New Roman" w:hAnsi="Georgia" w:cs="Times New Roman"/>
          <w:color w:val="000000"/>
          <w:lang w:eastAsia="en-PH"/>
        </w:rPr>
        <w:t xml:space="preserve"> </w:t>
      </w:r>
    </w:p>
    <w:p w14:paraId="689234F1" w14:textId="2BB905CE" w:rsidR="002412B9" w:rsidRPr="002412B9" w:rsidRDefault="002412B9" w:rsidP="002412B9">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shd w:val="clear" w:color="auto" w:fill="F8F9FA"/>
          <w:lang w:eastAsia="en-PH"/>
        </w:rPr>
        <w:t>Community of Inquiry (</w:t>
      </w:r>
      <w:proofErr w:type="spellStart"/>
      <w:r w:rsidRPr="00BD7542">
        <w:rPr>
          <w:rFonts w:ascii="Georgia" w:eastAsia="Times New Roman" w:hAnsi="Georgia" w:cs="Times New Roman"/>
          <w:i/>
          <w:iCs/>
          <w:color w:val="000000"/>
          <w:shd w:val="clear" w:color="auto" w:fill="F8F9FA"/>
          <w:lang w:eastAsia="en-PH"/>
        </w:rPr>
        <w:t>CoI</w:t>
      </w:r>
      <w:proofErr w:type="spellEnd"/>
      <w:r w:rsidRPr="00BD7542">
        <w:rPr>
          <w:rFonts w:ascii="Georgia" w:eastAsia="Times New Roman" w:hAnsi="Georgia" w:cs="Times New Roman"/>
          <w:i/>
          <w:iCs/>
          <w:color w:val="000000"/>
          <w:shd w:val="clear" w:color="auto" w:fill="F8F9FA"/>
          <w:lang w:eastAsia="en-PH"/>
        </w:rPr>
        <w:t>) Framework Garrison, Anderson &amp; Archer (2000, 2001)</w:t>
      </w:r>
    </w:p>
    <w:p w14:paraId="1A8DFFE5" w14:textId="77777777" w:rsidR="00BD7542" w:rsidRDefault="00BD7542" w:rsidP="00BD7542">
      <w:pPr>
        <w:spacing w:after="0" w:line="480" w:lineRule="auto"/>
        <w:rPr>
          <w:rFonts w:ascii="Georgia" w:eastAsia="Times New Roman" w:hAnsi="Georgia" w:cs="Times New Roman"/>
          <w:lang w:eastAsia="en-PH"/>
        </w:rPr>
      </w:pPr>
    </w:p>
    <w:p w14:paraId="608DE9F7" w14:textId="68533B37" w:rsidR="00084CB8" w:rsidRDefault="00084CB8" w:rsidP="00084CB8">
      <w:pPr>
        <w:spacing w:after="0" w:line="480" w:lineRule="auto"/>
        <w:jc w:val="center"/>
        <w:rPr>
          <w:rFonts w:ascii="Georgia" w:eastAsia="Times New Roman" w:hAnsi="Georgia" w:cs="Times New Roman"/>
          <w:lang w:eastAsia="en-PH"/>
        </w:rPr>
      </w:pPr>
      <w:commentRangeStart w:id="119"/>
      <w:r w:rsidRPr="00947823">
        <w:rPr>
          <w:rFonts w:ascii="Georgia" w:eastAsia="Times New Roman" w:hAnsi="Georgia" w:cs="Times New Roman"/>
          <w:b/>
          <w:bCs/>
          <w:noProof/>
          <w:color w:val="000000"/>
          <w:bdr w:val="none" w:sz="0" w:space="0" w:color="auto" w:frame="1"/>
          <w:lang w:eastAsia="en-PH"/>
        </w:rPr>
        <w:drawing>
          <wp:inline distT="0" distB="0" distL="0" distR="0" wp14:anchorId="5347A60D" wp14:editId="7C625720">
            <wp:extent cx="33147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14700" cy="3181350"/>
                    </a:xfrm>
                    <a:prstGeom prst="rect">
                      <a:avLst/>
                    </a:prstGeom>
                    <a:noFill/>
                    <a:ln>
                      <a:noFill/>
                    </a:ln>
                  </pic:spPr>
                </pic:pic>
              </a:graphicData>
            </a:graphic>
          </wp:inline>
        </w:drawing>
      </w:r>
      <w:commentRangeEnd w:id="119"/>
      <w:r w:rsidR="00A53BD0">
        <w:rPr>
          <w:rStyle w:val="CommentReference"/>
        </w:rPr>
        <w:commentReference w:id="119"/>
      </w:r>
    </w:p>
    <w:p w14:paraId="5C13A431" w14:textId="57F943CE" w:rsidR="002412B9" w:rsidRPr="00116EBE" w:rsidRDefault="002412B9" w:rsidP="00174EDA">
      <w:pPr>
        <w:spacing w:after="0" w:line="480" w:lineRule="auto"/>
        <w:jc w:val="both"/>
        <w:rPr>
          <w:rFonts w:ascii="Georgia" w:eastAsia="Times New Roman" w:hAnsi="Georgia" w:cs="Times New Roman"/>
          <w:b/>
          <w:bCs/>
          <w:lang w:eastAsia="en-PH"/>
        </w:rPr>
      </w:pPr>
    </w:p>
    <w:p w14:paraId="4F1FE578" w14:textId="01662DDD" w:rsidR="00084CB8" w:rsidRPr="00947823" w:rsidRDefault="00084CB8" w:rsidP="00084CB8">
      <w:pPr>
        <w:spacing w:after="0" w:line="240" w:lineRule="auto"/>
        <w:rPr>
          <w:rFonts w:ascii="Georgia" w:eastAsia="Times New Roman" w:hAnsi="Georgia" w:cs="Times New Roman"/>
          <w:lang w:eastAsia="en-PH"/>
        </w:rPr>
      </w:pPr>
    </w:p>
    <w:p w14:paraId="7DBBA348" w14:textId="75EB2B1B" w:rsidR="009A6B1F" w:rsidRPr="009A6B1F" w:rsidRDefault="009A6B1F" w:rsidP="009A6B1F">
      <w:pPr>
        <w:spacing w:after="0" w:line="480" w:lineRule="auto"/>
        <w:ind w:firstLine="720"/>
        <w:jc w:val="both"/>
        <w:rPr>
          <w:rFonts w:ascii="Georgia" w:eastAsia="Times New Roman" w:hAnsi="Georgia" w:cs="Times New Roman"/>
          <w:color w:val="000000"/>
          <w:lang w:eastAsia="en-PH"/>
        </w:rPr>
      </w:pPr>
      <w:r w:rsidRPr="009A6B1F">
        <w:rPr>
          <w:rFonts w:ascii="Georgia" w:eastAsia="Times New Roman" w:hAnsi="Georgia" w:cs="Times New Roman"/>
          <w:color w:val="000000"/>
          <w:lang w:eastAsia="en-PH"/>
        </w:rPr>
        <w:t>The proposed solution is based on the Community of Inquiry (</w:t>
      </w:r>
      <w:proofErr w:type="spellStart"/>
      <w:r w:rsidRPr="009A6B1F">
        <w:rPr>
          <w:rFonts w:ascii="Georgia" w:eastAsia="Times New Roman" w:hAnsi="Georgia" w:cs="Times New Roman"/>
          <w:color w:val="000000"/>
          <w:lang w:eastAsia="en-PH"/>
        </w:rPr>
        <w:t>CoI</w:t>
      </w:r>
      <w:proofErr w:type="spellEnd"/>
      <w:r w:rsidRPr="009A6B1F">
        <w:rPr>
          <w:rFonts w:ascii="Georgia" w:eastAsia="Times New Roman" w:hAnsi="Georgia" w:cs="Times New Roman"/>
          <w:color w:val="000000"/>
          <w:lang w:eastAsia="en-PH"/>
        </w:rPr>
        <w:t xml:space="preserve">) framework, which focuses on three key elements: cognitive presence, social presence, and teaching presence. The </w:t>
      </w:r>
      <w:r w:rsidRPr="009A6B1F">
        <w:rPr>
          <w:rFonts w:ascii="Georgia" w:eastAsia="Times New Roman" w:hAnsi="Georgia" w:cs="Times New Roman"/>
          <w:color w:val="000000"/>
          <w:lang w:eastAsia="en-PH"/>
        </w:rPr>
        <w:lastRenderedPageBreak/>
        <w:t>Mentor-Shift app aims to foster deep learning and meaningful interactions between mentors and mentees by leveraging these elements.</w:t>
      </w:r>
    </w:p>
    <w:p w14:paraId="1C786CA3" w14:textId="0916FA1D" w:rsidR="00885E8A" w:rsidRDefault="009A6B1F" w:rsidP="00885E8A">
      <w:pPr>
        <w:spacing w:after="0" w:line="480" w:lineRule="auto"/>
        <w:ind w:firstLine="720"/>
        <w:jc w:val="both"/>
        <w:rPr>
          <w:rFonts w:ascii="Georgia" w:eastAsia="Times New Roman" w:hAnsi="Georgia" w:cs="Times New Roman"/>
          <w:color w:val="000000"/>
          <w:lang w:eastAsia="en-PH"/>
        </w:rPr>
      </w:pPr>
      <w:r w:rsidRPr="009A6B1F">
        <w:rPr>
          <w:rFonts w:ascii="Georgia" w:eastAsia="Times New Roman" w:hAnsi="Georgia" w:cs="Times New Roman"/>
          <w:color w:val="000000"/>
          <w:lang w:eastAsia="en-PH"/>
        </w:rPr>
        <w:t>Cognitive presence is enhanced through engaging learning activities and resources, while social presence is strengthened by encouraging peer collaboration and building a sense of community. Teaching presence is ensured through active guidance, feedback, and facilitation by mentors.</w:t>
      </w:r>
      <w:r>
        <w:rPr>
          <w:rFonts w:ascii="Georgia" w:eastAsia="Times New Roman" w:hAnsi="Georgia" w:cs="Times New Roman"/>
          <w:color w:val="000000"/>
          <w:lang w:eastAsia="en-PH"/>
        </w:rPr>
        <w:t xml:space="preserve"> </w:t>
      </w:r>
      <w:r w:rsidRPr="009A6B1F">
        <w:rPr>
          <w:rFonts w:ascii="Georgia" w:eastAsia="Times New Roman" w:hAnsi="Georgia" w:cs="Times New Roman"/>
          <w:color w:val="000000"/>
          <w:lang w:eastAsia="en-PH"/>
        </w:rPr>
        <w:t xml:space="preserve">By applying the </w:t>
      </w:r>
      <w:proofErr w:type="spellStart"/>
      <w:r w:rsidRPr="009A6B1F">
        <w:rPr>
          <w:rFonts w:ascii="Georgia" w:eastAsia="Times New Roman" w:hAnsi="Georgia" w:cs="Times New Roman"/>
          <w:color w:val="000000"/>
          <w:lang w:eastAsia="en-PH"/>
        </w:rPr>
        <w:t>CoI</w:t>
      </w:r>
      <w:proofErr w:type="spellEnd"/>
      <w:r w:rsidRPr="009A6B1F">
        <w:rPr>
          <w:rFonts w:ascii="Georgia" w:eastAsia="Times New Roman" w:hAnsi="Georgia" w:cs="Times New Roman"/>
          <w:color w:val="000000"/>
          <w:lang w:eastAsia="en-PH"/>
        </w:rPr>
        <w:t xml:space="preserve"> framework, the app creates a supportive online learning environment within SOECS, allowing mentors and mentees to engage in collaborative, enriching educational experiences.</w:t>
      </w:r>
    </w:p>
    <w:p w14:paraId="7CC78C77" w14:textId="2857308A" w:rsidR="002412B9" w:rsidRDefault="00084CB8" w:rsidP="00885E8A">
      <w:pPr>
        <w:spacing w:after="0" w:line="480" w:lineRule="auto"/>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CONCEPTUAL</w:t>
      </w:r>
      <w:r w:rsidR="00F831FF"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000000"/>
          <w:lang w:eastAsia="en-PH"/>
        </w:rPr>
        <w:t>FRAMEWORK</w:t>
      </w:r>
    </w:p>
    <w:p w14:paraId="02BAC3D5" w14:textId="670E484D" w:rsidR="002412B9" w:rsidRDefault="002412B9" w:rsidP="002412B9">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2.3</w:t>
      </w:r>
      <w:r w:rsidRPr="00947823">
        <w:rPr>
          <w:rFonts w:ascii="Georgia" w:eastAsia="Times New Roman" w:hAnsi="Georgia" w:cs="Times New Roman"/>
          <w:color w:val="000000"/>
          <w:lang w:eastAsia="en-PH"/>
        </w:rPr>
        <w:t xml:space="preserve"> </w:t>
      </w:r>
    </w:p>
    <w:p w14:paraId="0E6499AF" w14:textId="29F8A98F" w:rsidR="002412B9" w:rsidRPr="002412B9" w:rsidRDefault="00682BB0" w:rsidP="002412B9">
      <w:pPr>
        <w:spacing w:after="0" w:line="480" w:lineRule="auto"/>
        <w:rPr>
          <w:rFonts w:ascii="Georgia" w:eastAsia="Times New Roman" w:hAnsi="Georgia" w:cs="Times New Roman"/>
          <w:i/>
          <w:iCs/>
          <w:lang w:eastAsia="en-PH"/>
        </w:rPr>
      </w:pPr>
      <w:r w:rsidRPr="00947823">
        <w:rPr>
          <w:rFonts w:ascii="Georgia" w:eastAsia="Times New Roman" w:hAnsi="Georgia" w:cs="Times New Roman"/>
          <w:noProof/>
          <w:bdr w:val="none" w:sz="0" w:space="0" w:color="auto" w:frame="1"/>
          <w:lang w:eastAsia="en-PH"/>
        </w:rPr>
        <w:drawing>
          <wp:anchor distT="0" distB="0" distL="114300" distR="114300" simplePos="0" relativeHeight="251670528" behindDoc="0" locked="0" layoutInCell="1" allowOverlap="1" wp14:anchorId="7EBA220D" wp14:editId="201D2A18">
            <wp:simplePos x="0" y="0"/>
            <wp:positionH relativeFrom="column">
              <wp:posOffset>22860</wp:posOffset>
            </wp:positionH>
            <wp:positionV relativeFrom="paragraph">
              <wp:posOffset>225425</wp:posOffset>
            </wp:positionV>
            <wp:extent cx="6019800" cy="47625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19800"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12B9" w:rsidRPr="002412B9">
        <w:rPr>
          <w:rFonts w:ascii="Georgia" w:eastAsia="Times New Roman" w:hAnsi="Georgia" w:cs="Times New Roman"/>
          <w:i/>
          <w:iCs/>
          <w:color w:val="000000"/>
          <w:lang w:eastAsia="en-PH"/>
        </w:rPr>
        <w:t>Conceptual Framework of the Proposed System </w:t>
      </w:r>
    </w:p>
    <w:p w14:paraId="1C5BD1DE" w14:textId="77777777" w:rsidR="00E9738A" w:rsidRDefault="00E9738A" w:rsidP="00682BB0">
      <w:pPr>
        <w:spacing w:before="200" w:after="0" w:line="480" w:lineRule="auto"/>
        <w:ind w:firstLine="720"/>
        <w:jc w:val="both"/>
        <w:rPr>
          <w:rFonts w:ascii="Georgia" w:eastAsia="Times New Roman" w:hAnsi="Georgia" w:cs="Times New Roman"/>
          <w:color w:val="000000"/>
          <w:lang w:eastAsia="en-PH"/>
        </w:rPr>
        <w:sectPr w:rsidR="00E9738A" w:rsidSect="00DF2B21">
          <w:headerReference w:type="default" r:id="rId46"/>
          <w:headerReference w:type="first" r:id="rId47"/>
          <w:footerReference w:type="first" r:id="rId48"/>
          <w:pgSz w:w="12240" w:h="15840"/>
          <w:pgMar w:top="1440" w:right="1440" w:bottom="1440" w:left="1440" w:header="708" w:footer="708" w:gutter="0"/>
          <w:pgNumType w:start="1"/>
          <w:cols w:space="708"/>
          <w:titlePg/>
          <w:docGrid w:linePitch="360"/>
        </w:sectPr>
      </w:pPr>
    </w:p>
    <w:p w14:paraId="78664FE4" w14:textId="173338DE" w:rsidR="00084CB8" w:rsidRPr="00947823" w:rsidRDefault="00084CB8" w:rsidP="00682BB0">
      <w:pPr>
        <w:spacing w:before="200"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The project's conceptual architecture outlines essential information and resources for both users and developers. Users are expected to have a basic understanding of mobile apps and the benefits of individualized teaching, while developers require a broader skill set encompassing expertise in programming languages such as </w:t>
      </w:r>
      <w:r w:rsidR="00F525EE" w:rsidRPr="00947823">
        <w:rPr>
          <w:rFonts w:ascii="Georgia" w:eastAsia="Times New Roman" w:hAnsi="Georgia" w:cs="Times New Roman"/>
          <w:color w:val="000000"/>
          <w:lang w:eastAsia="en-PH"/>
        </w:rPr>
        <w:t>Java</w:t>
      </w:r>
      <w:r w:rsidR="00A16E35" w:rsidRPr="00947823">
        <w:rPr>
          <w:rFonts w:ascii="Georgia" w:eastAsia="Times New Roman" w:hAnsi="Georgia" w:cs="Times New Roman"/>
          <w:color w:val="000000"/>
          <w:lang w:eastAsia="en-PH"/>
        </w:rPr>
        <w:t xml:space="preserve"> &amp; Kotlin</w:t>
      </w:r>
      <w:r w:rsidRPr="00947823">
        <w:rPr>
          <w:rFonts w:ascii="Georgia" w:eastAsia="Times New Roman" w:hAnsi="Georgia" w:cs="Times New Roman"/>
          <w:color w:val="000000"/>
          <w:lang w:eastAsia="en-PH"/>
        </w:rPr>
        <w:t xml:space="preserve">, proficiency in mobile app development frameworks like </w:t>
      </w:r>
      <w:r w:rsidR="00A16E35" w:rsidRPr="00947823">
        <w:rPr>
          <w:rFonts w:ascii="Georgia" w:eastAsia="Times New Roman" w:hAnsi="Georgia" w:cs="Times New Roman"/>
          <w:color w:val="000000"/>
          <w:lang w:eastAsia="en-PH"/>
        </w:rPr>
        <w:t>Android Gradle</w:t>
      </w:r>
      <w:r w:rsidRPr="00947823">
        <w:rPr>
          <w:rFonts w:ascii="Georgia" w:eastAsia="Times New Roman" w:hAnsi="Georgia" w:cs="Times New Roman"/>
          <w:color w:val="000000"/>
          <w:lang w:eastAsia="en-PH"/>
        </w:rPr>
        <w:t>, and knowledge of user experience design principles. Additionally, developers must possess familiarity with database management systems for secure data storage and software testing procedures for app debugging and optimization.</w:t>
      </w:r>
    </w:p>
    <w:p w14:paraId="0813DF9C" w14:textId="78402628" w:rsidR="00084CB8" w:rsidRPr="00947823" w:rsidRDefault="00084CB8" w:rsidP="00084CB8">
      <w:pPr>
        <w:spacing w:before="200"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process of each phase utilizes the Agile Lean methodology, which encompasses the seven phases of the Agile Lean methodology: Eliminate Waste, Create Knowledge In, Build Quality In, Fast Delivery, Empower Your Team, Delay </w:t>
      </w:r>
      <w:r w:rsidR="00A16E35" w:rsidRPr="00947823">
        <w:rPr>
          <w:rFonts w:ascii="Georgia" w:eastAsia="Times New Roman" w:hAnsi="Georgia" w:cs="Times New Roman"/>
          <w:color w:val="000000"/>
          <w:lang w:eastAsia="en-PH"/>
        </w:rPr>
        <w:t>in</w:t>
      </w:r>
      <w:r w:rsidRPr="00947823">
        <w:rPr>
          <w:rFonts w:ascii="Georgia" w:eastAsia="Times New Roman" w:hAnsi="Georgia" w:cs="Times New Roman"/>
          <w:color w:val="000000"/>
          <w:lang w:eastAsia="en-PH"/>
        </w:rPr>
        <w:t xml:space="preserve"> Making Decisions, and Optimize </w:t>
      </w:r>
      <w:r w:rsidR="00A16E35" w:rsidRPr="00947823">
        <w:rPr>
          <w:rFonts w:ascii="Georgia" w:eastAsia="Times New Roman" w:hAnsi="Georgia" w:cs="Times New Roman"/>
          <w:color w:val="000000"/>
          <w:lang w:eastAsia="en-PH"/>
        </w:rPr>
        <w:t>the</w:t>
      </w:r>
      <w:r w:rsidRPr="00947823">
        <w:rPr>
          <w:rFonts w:ascii="Georgia" w:eastAsia="Times New Roman" w:hAnsi="Georgia" w:cs="Times New Roman"/>
          <w:color w:val="000000"/>
          <w:lang w:eastAsia="en-PH"/>
        </w:rPr>
        <w:t xml:space="preserve"> Whole. Each phase is guided by specific objectives aimed at influencing the progression of the Mentor-Shift app in alignment with educational goals and user needs. From defining system requirements and designing user interfaces to app development, testing, and deployment, the process segment ensures a disciplined and systematic approach to achieving the desired mobile application outcome. Through these phases, the conceptual framework acts as a roadmap for the seamless development and deployment of the Mentor-Shift app, with the </w:t>
      </w:r>
      <w:proofErr w:type="gramStart"/>
      <w:r w:rsidRPr="00947823">
        <w:rPr>
          <w:rFonts w:ascii="Georgia" w:eastAsia="Times New Roman" w:hAnsi="Georgia" w:cs="Times New Roman"/>
          <w:color w:val="000000"/>
          <w:lang w:eastAsia="en-PH"/>
        </w:rPr>
        <w:t>ultimate aim</w:t>
      </w:r>
      <w:proofErr w:type="gramEnd"/>
      <w:r w:rsidRPr="00947823">
        <w:rPr>
          <w:rFonts w:ascii="Georgia" w:eastAsia="Times New Roman" w:hAnsi="Georgia" w:cs="Times New Roman"/>
          <w:color w:val="000000"/>
          <w:lang w:eastAsia="en-PH"/>
        </w:rPr>
        <w:t xml:space="preserve"> of revolutionizing individualized tutoring experiences for students in the School of Engineering and Computer Studies.</w:t>
      </w:r>
    </w:p>
    <w:p w14:paraId="7D7607DC" w14:textId="21BC4A4C" w:rsidR="00084CB8" w:rsidRPr="00947823" w:rsidRDefault="00084CB8" w:rsidP="00084CB8">
      <w:pPr>
        <w:spacing w:after="240" w:line="240" w:lineRule="auto"/>
        <w:rPr>
          <w:rFonts w:ascii="Georgia" w:eastAsia="Times New Roman" w:hAnsi="Georgia" w:cs="Times New Roman"/>
          <w:lang w:eastAsia="en-PH"/>
        </w:rPr>
      </w:pPr>
    </w:p>
    <w:p w14:paraId="4F7B1110" w14:textId="3F4A6948" w:rsidR="00F831FF" w:rsidRPr="00947823" w:rsidRDefault="00F831FF" w:rsidP="00084CB8">
      <w:pPr>
        <w:spacing w:after="240" w:line="240" w:lineRule="auto"/>
        <w:rPr>
          <w:rFonts w:ascii="Georgia" w:eastAsia="Times New Roman" w:hAnsi="Georgia" w:cs="Times New Roman"/>
          <w:lang w:eastAsia="en-PH"/>
        </w:rPr>
      </w:pPr>
    </w:p>
    <w:p w14:paraId="24B5BA29" w14:textId="6AB389EA" w:rsidR="00F831FF" w:rsidRPr="00947823" w:rsidRDefault="00F831FF" w:rsidP="00084CB8">
      <w:pPr>
        <w:spacing w:after="240" w:line="240" w:lineRule="auto"/>
        <w:rPr>
          <w:rFonts w:ascii="Georgia" w:eastAsia="Times New Roman" w:hAnsi="Georgia" w:cs="Times New Roman"/>
          <w:lang w:eastAsia="en-PH"/>
        </w:rPr>
      </w:pPr>
    </w:p>
    <w:p w14:paraId="04BEB9BE" w14:textId="77777777" w:rsidR="00F831FF" w:rsidRPr="00947823" w:rsidRDefault="00F831FF" w:rsidP="00084CB8">
      <w:pPr>
        <w:spacing w:after="240" w:line="240" w:lineRule="auto"/>
        <w:rPr>
          <w:rFonts w:ascii="Georgia" w:eastAsia="Times New Roman" w:hAnsi="Georgia" w:cs="Times New Roman"/>
          <w:lang w:eastAsia="en-PH"/>
        </w:rPr>
      </w:pPr>
    </w:p>
    <w:p w14:paraId="4BF30907" w14:textId="77777777" w:rsidR="00F831FF" w:rsidRPr="00947823" w:rsidRDefault="00F831FF" w:rsidP="00084CB8">
      <w:pPr>
        <w:spacing w:after="0" w:line="480" w:lineRule="auto"/>
        <w:jc w:val="center"/>
        <w:outlineLvl w:val="0"/>
        <w:rPr>
          <w:rFonts w:ascii="Georgia" w:eastAsia="Times New Roman" w:hAnsi="Georgia" w:cs="Times New Roman"/>
          <w:b/>
          <w:bCs/>
          <w:color w:val="000000"/>
          <w:kern w:val="36"/>
          <w:lang w:eastAsia="en-PH"/>
        </w:rPr>
        <w:sectPr w:rsidR="00F831FF" w:rsidRPr="00947823" w:rsidSect="00DF2B21">
          <w:headerReference w:type="first" r:id="rId49"/>
          <w:pgSz w:w="12240" w:h="15840"/>
          <w:pgMar w:top="1440" w:right="1440" w:bottom="1440" w:left="1440" w:header="708" w:footer="708" w:gutter="0"/>
          <w:pgNumType w:start="1"/>
          <w:cols w:space="708"/>
          <w:titlePg/>
          <w:docGrid w:linePitch="360"/>
        </w:sectPr>
      </w:pPr>
    </w:p>
    <w:p w14:paraId="2D2EB33B" w14:textId="7B0A0F1F" w:rsidR="00084CB8" w:rsidRPr="00947823" w:rsidRDefault="00084CB8" w:rsidP="00084CB8">
      <w:pPr>
        <w:spacing w:after="0" w:line="480" w:lineRule="auto"/>
        <w:jc w:val="center"/>
        <w:outlineLvl w:val="0"/>
        <w:rPr>
          <w:rFonts w:ascii="Georgia" w:eastAsia="Times New Roman" w:hAnsi="Georgia" w:cs="Times New Roman"/>
          <w:b/>
          <w:bCs/>
          <w:kern w:val="36"/>
          <w:lang w:eastAsia="en-PH"/>
        </w:rPr>
      </w:pPr>
      <w:r w:rsidRPr="00947823">
        <w:rPr>
          <w:rFonts w:ascii="Georgia" w:eastAsia="Times New Roman" w:hAnsi="Georgia" w:cs="Times New Roman"/>
          <w:b/>
          <w:bCs/>
          <w:color w:val="000000"/>
          <w:kern w:val="36"/>
          <w:lang w:eastAsia="en-PH"/>
        </w:rPr>
        <w:lastRenderedPageBreak/>
        <w:t>Chapter 3 </w:t>
      </w:r>
    </w:p>
    <w:p w14:paraId="739E9AAC"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REQUIREMENTS ANALYSIS AND DOCUMENTATION</w:t>
      </w:r>
    </w:p>
    <w:p w14:paraId="339C8894" w14:textId="6BD3889B" w:rsidR="002412B9" w:rsidRPr="002412B9" w:rsidRDefault="00084CB8" w:rsidP="002412B9">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The requirements analysis and documentation presented the figures of the flowchart, system architecture, software design, namely, the use case, class, and sequence diagrams. It also includes tables for database design, system requirements, system tradeoffs, system design, project timeline, and statistical tools.</w:t>
      </w:r>
    </w:p>
    <w:p w14:paraId="7F138718" w14:textId="70C7E88C" w:rsidR="00084CB8" w:rsidRDefault="00084CB8" w:rsidP="00084CB8">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FLOWCHART</w:t>
      </w:r>
    </w:p>
    <w:p w14:paraId="030C5F8A" w14:textId="77777777" w:rsidR="002412B9" w:rsidRDefault="002412B9" w:rsidP="002412B9">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3.1</w:t>
      </w:r>
      <w:r w:rsidRPr="00947823">
        <w:rPr>
          <w:rFonts w:ascii="Georgia" w:eastAsia="Times New Roman" w:hAnsi="Georgia" w:cs="Times New Roman"/>
          <w:color w:val="000000"/>
          <w:lang w:eastAsia="en-PH"/>
        </w:rPr>
        <w:t xml:space="preserve"> </w:t>
      </w:r>
    </w:p>
    <w:p w14:paraId="40313F17" w14:textId="26F4009A" w:rsidR="002412B9" w:rsidRPr="002412B9" w:rsidRDefault="00811EB1" w:rsidP="002412B9">
      <w:pPr>
        <w:spacing w:after="0" w:line="480" w:lineRule="auto"/>
        <w:rPr>
          <w:rFonts w:ascii="Georgia" w:eastAsia="Times New Roman" w:hAnsi="Georgia" w:cs="Times New Roman"/>
          <w:i/>
          <w:iCs/>
          <w:lang w:eastAsia="en-PH"/>
        </w:rPr>
      </w:pPr>
      <w:commentRangeStart w:id="120"/>
      <w:r w:rsidRPr="00947823">
        <w:rPr>
          <w:rFonts w:ascii="Georgia" w:eastAsia="Times New Roman" w:hAnsi="Georgia" w:cs="Times New Roman"/>
          <w:b/>
          <w:bCs/>
          <w:noProof/>
          <w:color w:val="000000"/>
          <w:bdr w:val="none" w:sz="0" w:space="0" w:color="auto" w:frame="1"/>
          <w:lang w:eastAsia="en-PH"/>
        </w:rPr>
        <w:drawing>
          <wp:anchor distT="0" distB="0" distL="114300" distR="114300" simplePos="0" relativeHeight="251671552" behindDoc="0" locked="0" layoutInCell="1" allowOverlap="1" wp14:anchorId="45B94B0D" wp14:editId="4628CBC4">
            <wp:simplePos x="0" y="0"/>
            <wp:positionH relativeFrom="column">
              <wp:posOffset>-15240</wp:posOffset>
            </wp:positionH>
            <wp:positionV relativeFrom="paragraph">
              <wp:posOffset>237490</wp:posOffset>
            </wp:positionV>
            <wp:extent cx="5890260" cy="5067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90260" cy="50673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20"/>
      <w:r w:rsidR="00A53BD0">
        <w:rPr>
          <w:rStyle w:val="CommentReference"/>
        </w:rPr>
        <w:commentReference w:id="120"/>
      </w:r>
      <w:r w:rsidR="002412B9" w:rsidRPr="002412B9">
        <w:rPr>
          <w:rFonts w:ascii="Georgia" w:eastAsia="Times New Roman" w:hAnsi="Georgia" w:cs="Times New Roman"/>
          <w:i/>
          <w:iCs/>
          <w:color w:val="000000"/>
          <w:lang w:eastAsia="en-PH"/>
        </w:rPr>
        <w:t>Flowchart of the Manual Process</w:t>
      </w:r>
    </w:p>
    <w:p w14:paraId="2B32A4BF" w14:textId="058DAB5F" w:rsidR="00084CB8" w:rsidRPr="00947823" w:rsidRDefault="00084CB8" w:rsidP="00084CB8">
      <w:pPr>
        <w:spacing w:after="0" w:line="480" w:lineRule="auto"/>
        <w:jc w:val="center"/>
        <w:rPr>
          <w:rFonts w:ascii="Georgia" w:eastAsia="Times New Roman" w:hAnsi="Georgia" w:cs="Times New Roman"/>
          <w:lang w:eastAsia="en-PH"/>
        </w:rPr>
      </w:pPr>
    </w:p>
    <w:p w14:paraId="2995C5EB" w14:textId="2EF43CD5" w:rsidR="0077757E" w:rsidRPr="0077757E" w:rsidRDefault="0077757E" w:rsidP="0077757E">
      <w:pPr>
        <w:spacing w:after="0" w:line="480" w:lineRule="auto"/>
        <w:ind w:firstLine="720"/>
        <w:jc w:val="both"/>
        <w:rPr>
          <w:rFonts w:ascii="Georgia" w:eastAsia="Times New Roman" w:hAnsi="Georgia" w:cs="Times New Roman"/>
          <w:color w:val="000000"/>
          <w:lang w:eastAsia="en-PH"/>
        </w:rPr>
      </w:pPr>
      <w:r w:rsidRPr="0077757E">
        <w:rPr>
          <w:rFonts w:ascii="Georgia" w:eastAsia="Times New Roman" w:hAnsi="Georgia" w:cs="Times New Roman"/>
          <w:color w:val="000000"/>
          <w:lang w:eastAsia="en-PH"/>
        </w:rPr>
        <w:lastRenderedPageBreak/>
        <w:t>For individuals seeking tutoring or mentoring support, their preferred means can significantly impact their learning experience. If immediate assistance and interaction are crucial, education institutions offering virtual classrooms via platforms like Zoom and Google Meet provide real-time engagement opportunities, fostering active learning environments. Those who favor visual and multimedia learning formats can benefit from accessing YouTube tutorials, which cater to diverse academic demands through engaging video content. Online directories for tutors or mentors are ideal for those actively searching for personalized assistance in their field, providing access to a wide range of expertise through online tutoring services.</w:t>
      </w:r>
    </w:p>
    <w:p w14:paraId="4E81ECAC" w14:textId="5DA8C757" w:rsidR="0077757E" w:rsidRPr="0077757E" w:rsidRDefault="0077757E" w:rsidP="0077757E">
      <w:pPr>
        <w:spacing w:after="0" w:line="480" w:lineRule="auto"/>
        <w:ind w:firstLine="720"/>
        <w:jc w:val="both"/>
        <w:rPr>
          <w:rFonts w:ascii="Georgia" w:eastAsia="Times New Roman" w:hAnsi="Georgia" w:cs="Times New Roman"/>
          <w:color w:val="000000"/>
          <w:lang w:eastAsia="en-PH"/>
        </w:rPr>
      </w:pPr>
      <w:r w:rsidRPr="0077757E">
        <w:rPr>
          <w:rFonts w:ascii="Georgia" w:eastAsia="Times New Roman" w:hAnsi="Georgia" w:cs="Times New Roman"/>
          <w:color w:val="000000"/>
          <w:lang w:eastAsia="en-PH"/>
        </w:rPr>
        <w:t>For learners who prefer studying independently on mobile devices, mobile tutoring apps such as Quizlet and Duolingo offer convenient access to educational resources tailored to individual learning styles. These platforms also often include gamified learning features, enabling users to track progress and stay motivated. Meanwhile, individuals interested in formal mentoring programs can explore dedicated mentorship platforms that provide structured guidance, pairing learners with experienced professionals in their field of interest. Additionally, some learners may prefer social learning communities where they can collaborate with peers and mentors in group settings, fostering a more collective and interactive approach.</w:t>
      </w:r>
    </w:p>
    <w:p w14:paraId="32B90867" w14:textId="69616A68" w:rsidR="00F831FF" w:rsidRPr="00947823" w:rsidRDefault="0077757E" w:rsidP="0077757E">
      <w:pPr>
        <w:spacing w:after="0" w:line="480" w:lineRule="auto"/>
        <w:ind w:firstLine="720"/>
        <w:jc w:val="both"/>
        <w:rPr>
          <w:rFonts w:ascii="Georgia" w:eastAsia="Times New Roman" w:hAnsi="Georgia" w:cs="Times New Roman"/>
          <w:b/>
          <w:bCs/>
          <w:color w:val="000000"/>
          <w:lang w:eastAsia="en-PH"/>
        </w:rPr>
        <w:sectPr w:rsidR="00F831FF" w:rsidRPr="00947823" w:rsidSect="00DF2B21">
          <w:headerReference w:type="default" r:id="rId51"/>
          <w:headerReference w:type="first" r:id="rId52"/>
          <w:footerReference w:type="first" r:id="rId53"/>
          <w:pgSz w:w="12240" w:h="15840"/>
          <w:pgMar w:top="1440" w:right="1440" w:bottom="1440" w:left="1440" w:header="708" w:footer="708" w:gutter="0"/>
          <w:pgNumType w:start="1"/>
          <w:cols w:space="708"/>
          <w:titlePg/>
          <w:docGrid w:linePitch="360"/>
        </w:sectPr>
      </w:pPr>
      <w:r w:rsidRPr="0077757E">
        <w:rPr>
          <w:rFonts w:ascii="Georgia" w:eastAsia="Times New Roman" w:hAnsi="Georgia" w:cs="Times New Roman"/>
          <w:color w:val="000000"/>
          <w:lang w:eastAsia="en-PH"/>
        </w:rPr>
        <w:t>Finally, for those who prefer a more traditional approach, manual searching for tutors and mentors in person remains a viable option, allowing for direct interactions and personalized connections within local communities. Depending on their unique preferences and needs, individuals can select the most suitable means of accessing tutoring or mentoring support to enhance their learning journey, whether through real-time virtual engagement, multimedia platforms, or personal face-to-face interactions.</w:t>
      </w:r>
    </w:p>
    <w:p w14:paraId="27A1F7D6" w14:textId="23867D09" w:rsidR="00084CB8" w:rsidRDefault="00084CB8" w:rsidP="00084CB8">
      <w:pPr>
        <w:spacing w:after="0" w:line="480" w:lineRule="auto"/>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lastRenderedPageBreak/>
        <w:t>SYSTEM ARCHITECTURE</w:t>
      </w:r>
    </w:p>
    <w:p w14:paraId="7DF85815" w14:textId="77777777" w:rsidR="002412B9" w:rsidRDefault="002412B9" w:rsidP="00084CB8">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3.2</w:t>
      </w:r>
      <w:r w:rsidRPr="00947823">
        <w:rPr>
          <w:rFonts w:ascii="Georgia" w:eastAsia="Times New Roman" w:hAnsi="Georgia" w:cs="Times New Roman"/>
          <w:color w:val="000000"/>
          <w:lang w:eastAsia="en-PH"/>
        </w:rPr>
        <w:t xml:space="preserve"> </w:t>
      </w:r>
    </w:p>
    <w:p w14:paraId="79778A46" w14:textId="72C4AB9B" w:rsidR="002412B9" w:rsidRPr="002412B9" w:rsidRDefault="002412B9" w:rsidP="00084CB8">
      <w:pPr>
        <w:spacing w:after="0" w:line="480" w:lineRule="auto"/>
        <w:jc w:val="both"/>
        <w:rPr>
          <w:rFonts w:ascii="Georgia" w:eastAsia="Times New Roman" w:hAnsi="Georgia" w:cs="Times New Roman"/>
          <w:i/>
          <w:iCs/>
          <w:lang w:eastAsia="en-PH"/>
        </w:rPr>
      </w:pPr>
      <w:r w:rsidRPr="002412B9">
        <w:rPr>
          <w:rFonts w:ascii="Georgia" w:eastAsia="Times New Roman" w:hAnsi="Georgia" w:cs="Times New Roman"/>
          <w:i/>
          <w:iCs/>
          <w:color w:val="000000"/>
          <w:lang w:eastAsia="en-PH"/>
        </w:rPr>
        <w:t>System Architecture of the Proposed System</w:t>
      </w:r>
    </w:p>
    <w:p w14:paraId="0BAD9534" w14:textId="77777777" w:rsidR="00084CB8" w:rsidRPr="00947823" w:rsidRDefault="00084CB8" w:rsidP="00084CB8">
      <w:pPr>
        <w:spacing w:after="0" w:line="240" w:lineRule="auto"/>
        <w:rPr>
          <w:rFonts w:ascii="Georgia" w:eastAsia="Times New Roman" w:hAnsi="Georgia" w:cs="Times New Roman"/>
          <w:lang w:eastAsia="en-PH"/>
        </w:rPr>
      </w:pPr>
    </w:p>
    <w:p w14:paraId="7783623A" w14:textId="0B1AF06F" w:rsidR="00084CB8" w:rsidRPr="00947823" w:rsidRDefault="00084CB8" w:rsidP="002412B9">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noProof/>
          <w:color w:val="000000"/>
          <w:bdr w:val="none" w:sz="0" w:space="0" w:color="auto" w:frame="1"/>
          <w:lang w:eastAsia="en-PH"/>
        </w:rPr>
        <w:drawing>
          <wp:inline distT="0" distB="0" distL="0" distR="0" wp14:anchorId="70811526" wp14:editId="3276D28E">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595880"/>
                    </a:xfrm>
                    <a:prstGeom prst="rect">
                      <a:avLst/>
                    </a:prstGeom>
                    <a:noFill/>
                    <a:ln>
                      <a:noFill/>
                    </a:ln>
                  </pic:spPr>
                </pic:pic>
              </a:graphicData>
            </a:graphic>
          </wp:inline>
        </w:drawing>
      </w:r>
    </w:p>
    <w:p w14:paraId="065C3579" w14:textId="20A60D18" w:rsidR="00084CB8" w:rsidRDefault="00084CB8" w:rsidP="00084CB8">
      <w:pPr>
        <w:spacing w:before="200"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The system architecture for the app is made to meet the precise needs and goals listed in the project scope. Because of the architecture's modular and scalable design, it may be easily expanded upon and modified in the future. We hope to create seamless communication and interaction between users and the system by utilizing a client-server approach, where a mobile application acts as the client interface and a cloud-based server handles the fundamental processing and data management activities. Reliability, security, and performance are given top priority in the architecture, which includes features like load balancing, encryption protocols, and redundant server instances to guarantee high availability, data integrity, and ideal system responsiveness. </w:t>
      </w:r>
    </w:p>
    <w:p w14:paraId="1D510665" w14:textId="77777777" w:rsidR="002412B9" w:rsidRPr="00947823" w:rsidRDefault="002412B9" w:rsidP="002412B9">
      <w:pPr>
        <w:spacing w:before="200" w:after="0" w:line="240" w:lineRule="auto"/>
        <w:ind w:firstLine="720"/>
        <w:jc w:val="both"/>
        <w:rPr>
          <w:rFonts w:ascii="Georgia" w:eastAsia="Times New Roman" w:hAnsi="Georgia" w:cs="Times New Roman"/>
          <w:lang w:eastAsia="en-PH"/>
        </w:rPr>
      </w:pPr>
    </w:p>
    <w:p w14:paraId="1A7C13BD"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SOFTWARE DESIGN</w:t>
      </w:r>
    </w:p>
    <w:p w14:paraId="1396F0F1" w14:textId="193B2C9B" w:rsidR="002412B9" w:rsidRDefault="00084CB8" w:rsidP="00084CB8">
      <w:pPr>
        <w:spacing w:after="0" w:line="480" w:lineRule="auto"/>
        <w:jc w:val="both"/>
        <w:rPr>
          <w:rFonts w:ascii="Georgia" w:eastAsia="Times New Roman" w:hAnsi="Georgia" w:cs="Times New Roman"/>
          <w:color w:val="0D0D0D"/>
          <w:shd w:val="clear" w:color="auto" w:fill="FFFFFF"/>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D0D0D"/>
          <w:shd w:val="clear" w:color="auto" w:fill="FFFFFF"/>
          <w:lang w:eastAsia="en-PH"/>
        </w:rPr>
        <w:t xml:space="preserve">The software design for the Mentor-Shift application focuses on creating a user-friendly platform for students and mentors. It encompasses architecture, components, </w:t>
      </w:r>
      <w:r w:rsidR="002412B9" w:rsidRPr="00947823">
        <w:rPr>
          <w:rFonts w:ascii="Georgia" w:eastAsia="Times New Roman" w:hAnsi="Georgia" w:cs="Times New Roman"/>
          <w:color w:val="0D0D0D"/>
          <w:shd w:val="clear" w:color="auto" w:fill="FFFFFF"/>
          <w:lang w:eastAsia="en-PH"/>
        </w:rPr>
        <w:t xml:space="preserve">interfaces, and </w:t>
      </w:r>
      <w:r w:rsidR="002412B9" w:rsidRPr="00947823">
        <w:rPr>
          <w:rFonts w:ascii="Georgia" w:eastAsia="Times New Roman" w:hAnsi="Georgia" w:cs="Times New Roman"/>
          <w:color w:val="0D0D0D"/>
          <w:shd w:val="clear" w:color="auto" w:fill="FFFFFF"/>
          <w:lang w:eastAsia="en-PH"/>
        </w:rPr>
        <w:lastRenderedPageBreak/>
        <w:t>data to support effective mentorship. Key considerations include scalability, security, and ease of use, ensuring the application performs reliably and efficiently as the user base grows.</w:t>
      </w:r>
    </w:p>
    <w:p w14:paraId="0E2AEE49" w14:textId="77777777" w:rsidR="002412B9" w:rsidRDefault="002412B9" w:rsidP="002412B9">
      <w:pPr>
        <w:spacing w:after="0" w:line="240" w:lineRule="auto"/>
        <w:jc w:val="both"/>
        <w:rPr>
          <w:rFonts w:ascii="Georgia" w:eastAsia="Times New Roman" w:hAnsi="Georgia" w:cs="Times New Roman"/>
          <w:color w:val="0D0D0D"/>
          <w:shd w:val="clear" w:color="auto" w:fill="FFFFFF"/>
          <w:lang w:eastAsia="en-PH"/>
        </w:rPr>
      </w:pPr>
    </w:p>
    <w:p w14:paraId="673528D8" w14:textId="77777777" w:rsidR="002412B9" w:rsidRDefault="002412B9" w:rsidP="00084CB8">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3.3</w:t>
      </w:r>
      <w:r w:rsidRPr="00947823">
        <w:rPr>
          <w:rFonts w:ascii="Georgia" w:eastAsia="Times New Roman" w:hAnsi="Georgia" w:cs="Times New Roman"/>
          <w:color w:val="000000"/>
          <w:lang w:eastAsia="en-PH"/>
        </w:rPr>
        <w:t xml:space="preserve"> </w:t>
      </w:r>
    </w:p>
    <w:p w14:paraId="73C928E6" w14:textId="27FB1A85" w:rsidR="002412B9" w:rsidRPr="002412B9" w:rsidRDefault="002412B9" w:rsidP="00084CB8">
      <w:pPr>
        <w:spacing w:after="0" w:line="480" w:lineRule="auto"/>
        <w:jc w:val="both"/>
        <w:rPr>
          <w:rFonts w:ascii="Georgia" w:eastAsia="Times New Roman" w:hAnsi="Georgia" w:cs="Times New Roman"/>
          <w:i/>
          <w:iCs/>
          <w:lang w:eastAsia="en-PH"/>
        </w:rPr>
      </w:pPr>
      <w:commentRangeStart w:id="121"/>
      <w:r w:rsidRPr="002412B9">
        <w:rPr>
          <w:rFonts w:ascii="Georgia" w:eastAsia="Times New Roman" w:hAnsi="Georgia" w:cs="Times New Roman"/>
          <w:i/>
          <w:iCs/>
          <w:color w:val="000000"/>
          <w:lang w:eastAsia="en-PH"/>
        </w:rPr>
        <w:t>Use-Case Diagram</w:t>
      </w:r>
    </w:p>
    <w:p w14:paraId="06E21C79" w14:textId="33F1C969" w:rsidR="00084CB8" w:rsidRPr="00947823" w:rsidRDefault="00084CB8" w:rsidP="002412B9">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noProof/>
          <w:color w:val="000000"/>
          <w:bdr w:val="none" w:sz="0" w:space="0" w:color="auto" w:frame="1"/>
          <w:lang w:eastAsia="en-PH"/>
        </w:rPr>
        <w:drawing>
          <wp:inline distT="0" distB="0" distL="0" distR="0" wp14:anchorId="2315546F" wp14:editId="3E14791B">
            <wp:extent cx="5124894" cy="412610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4303"/>
                    <a:stretch/>
                  </pic:blipFill>
                  <pic:spPr bwMode="auto">
                    <a:xfrm>
                      <a:off x="0" y="0"/>
                      <a:ext cx="5124894" cy="4126109"/>
                    </a:xfrm>
                    <a:prstGeom prst="rect">
                      <a:avLst/>
                    </a:prstGeom>
                    <a:noFill/>
                    <a:ln>
                      <a:noFill/>
                    </a:ln>
                    <a:extLst>
                      <a:ext uri="{53640926-AAD7-44D8-BBD7-CCE9431645EC}">
                        <a14:shadowObscured xmlns:a14="http://schemas.microsoft.com/office/drawing/2010/main"/>
                      </a:ext>
                    </a:extLst>
                  </pic:spPr>
                </pic:pic>
              </a:graphicData>
            </a:graphic>
          </wp:inline>
        </w:drawing>
      </w:r>
    </w:p>
    <w:p w14:paraId="08D056E4" w14:textId="77777777" w:rsidR="00AD17BF" w:rsidRPr="00AD17BF" w:rsidRDefault="00084CB8" w:rsidP="00AD17BF">
      <w:pPr>
        <w:spacing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r>
      <w:r w:rsidR="00AD17BF" w:rsidRPr="00AD17BF">
        <w:rPr>
          <w:rFonts w:ascii="Georgia" w:eastAsia="Times New Roman" w:hAnsi="Georgia" w:cs="Times New Roman"/>
          <w:color w:val="000000"/>
          <w:lang w:eastAsia="en-PH"/>
        </w:rPr>
        <w:t>This use-case diagram illustrates a mentor app featuring two user roles: student and educator. Upon selecting their roles, users can access the sign-in screen with an option to sign up. Both roles can manage profiles and send messages for effective communication. Students can search for mentors, request mentorship, access study materials, check progress reports, and download certificates after completing tasks. Educators can accept or decline mentorship requests, post study materials and activities, upload certificates, input progress reports, and add new courses tailored to their expertise. This streamlined approach fosters engagement and collaboration, enhancing the mentorship experience for both students and educators.</w:t>
      </w:r>
    </w:p>
    <w:p w14:paraId="4A431C69" w14:textId="77777777" w:rsidR="00D25A31" w:rsidRDefault="00D25A31" w:rsidP="00AD17BF">
      <w:pPr>
        <w:spacing w:after="0" w:line="480" w:lineRule="auto"/>
        <w:jc w:val="both"/>
        <w:rPr>
          <w:rFonts w:ascii="Georgia" w:eastAsia="Times New Roman" w:hAnsi="Georgia" w:cs="Times New Roman"/>
          <w:b/>
          <w:bCs/>
          <w:color w:val="000000"/>
          <w:lang w:eastAsia="en-PH"/>
        </w:rPr>
        <w:sectPr w:rsidR="00D25A31" w:rsidSect="00DF2B21">
          <w:headerReference w:type="default" r:id="rId56"/>
          <w:headerReference w:type="first" r:id="rId57"/>
          <w:footerReference w:type="first" r:id="rId58"/>
          <w:pgSz w:w="12240" w:h="15840"/>
          <w:pgMar w:top="1440" w:right="1440" w:bottom="1440" w:left="1440" w:header="708" w:footer="708" w:gutter="0"/>
          <w:pgNumType w:start="1"/>
          <w:cols w:space="708"/>
          <w:titlePg/>
          <w:docGrid w:linePitch="360"/>
        </w:sectPr>
      </w:pPr>
    </w:p>
    <w:p w14:paraId="011FB0D0" w14:textId="3BA2199B" w:rsidR="001C747D" w:rsidRDefault="001C747D" w:rsidP="00AD17BF">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lastRenderedPageBreak/>
        <w:t>Figure 3.4</w:t>
      </w:r>
      <w:r w:rsidRPr="00947823">
        <w:rPr>
          <w:rFonts w:ascii="Georgia" w:eastAsia="Times New Roman" w:hAnsi="Georgia" w:cs="Times New Roman"/>
          <w:color w:val="000000"/>
          <w:lang w:eastAsia="en-PH"/>
        </w:rPr>
        <w:t xml:space="preserve"> </w:t>
      </w:r>
    </w:p>
    <w:p w14:paraId="209047FE" w14:textId="20BAEBEC" w:rsidR="001C747D" w:rsidRPr="001C747D" w:rsidRDefault="00D03AFC" w:rsidP="001C747D">
      <w:pPr>
        <w:spacing w:after="0" w:line="480" w:lineRule="auto"/>
        <w:rPr>
          <w:rFonts w:ascii="Georgia" w:eastAsia="Times New Roman" w:hAnsi="Georgia" w:cs="Times New Roman"/>
          <w:i/>
          <w:iCs/>
          <w:lang w:eastAsia="en-PH"/>
        </w:rPr>
      </w:pPr>
      <w:r w:rsidRPr="00947823">
        <w:rPr>
          <w:rFonts w:ascii="Georgia" w:eastAsia="Times New Roman" w:hAnsi="Georgia" w:cs="Times New Roman"/>
          <w:b/>
          <w:bCs/>
          <w:noProof/>
          <w:color w:val="000000"/>
          <w:lang w:eastAsia="en-PH"/>
        </w:rPr>
        <w:drawing>
          <wp:anchor distT="0" distB="0" distL="114300" distR="114300" simplePos="0" relativeHeight="251669504" behindDoc="0" locked="0" layoutInCell="1" allowOverlap="1" wp14:anchorId="386F5238" wp14:editId="7E632F24">
            <wp:simplePos x="0" y="0"/>
            <wp:positionH relativeFrom="margin">
              <wp:posOffset>5715</wp:posOffset>
            </wp:positionH>
            <wp:positionV relativeFrom="paragraph">
              <wp:posOffset>377190</wp:posOffset>
            </wp:positionV>
            <wp:extent cx="5880735" cy="6695440"/>
            <wp:effectExtent l="0" t="0" r="5715" b="0"/>
            <wp:wrapTopAndBottom/>
            <wp:docPr id="561637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37700" name="Picture 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880735" cy="6695440"/>
                    </a:xfrm>
                    <a:prstGeom prst="rect">
                      <a:avLst/>
                    </a:prstGeom>
                  </pic:spPr>
                </pic:pic>
              </a:graphicData>
            </a:graphic>
            <wp14:sizeRelH relativeFrom="page">
              <wp14:pctWidth>0</wp14:pctWidth>
            </wp14:sizeRelH>
            <wp14:sizeRelV relativeFrom="page">
              <wp14:pctHeight>0</wp14:pctHeight>
            </wp14:sizeRelV>
          </wp:anchor>
        </w:drawing>
      </w:r>
      <w:r w:rsidR="001C747D" w:rsidRPr="001C747D">
        <w:rPr>
          <w:rFonts w:ascii="Georgia" w:eastAsia="Times New Roman" w:hAnsi="Georgia" w:cs="Times New Roman"/>
          <w:i/>
          <w:iCs/>
          <w:color w:val="000000"/>
          <w:lang w:eastAsia="en-PH"/>
        </w:rPr>
        <w:t>Sequence Diagram</w:t>
      </w:r>
      <w:commentRangeEnd w:id="121"/>
      <w:r w:rsidR="00A53BD0">
        <w:rPr>
          <w:rStyle w:val="CommentReference"/>
        </w:rPr>
        <w:commentReference w:id="121"/>
      </w:r>
    </w:p>
    <w:p w14:paraId="48484105" w14:textId="76BE0125" w:rsidR="00193C96" w:rsidRPr="00947823" w:rsidRDefault="00193C96" w:rsidP="002810CD">
      <w:pPr>
        <w:spacing w:after="0" w:line="480" w:lineRule="auto"/>
        <w:rPr>
          <w:rFonts w:ascii="Georgia" w:eastAsia="Times New Roman" w:hAnsi="Georgia" w:cs="Times New Roman"/>
          <w:color w:val="000000"/>
          <w:lang w:eastAsia="en-PH"/>
        </w:rPr>
      </w:pPr>
    </w:p>
    <w:p w14:paraId="0C4065EB" w14:textId="1F9E8E04" w:rsidR="00E31BD1" w:rsidRPr="00E31BD1" w:rsidRDefault="00E31BD1" w:rsidP="00E31BD1">
      <w:pPr>
        <w:spacing w:after="0" w:line="480" w:lineRule="auto"/>
        <w:ind w:firstLine="720"/>
        <w:jc w:val="both"/>
        <w:rPr>
          <w:rFonts w:ascii="Georgia" w:eastAsia="Times New Roman" w:hAnsi="Georgia" w:cs="Times New Roman"/>
          <w:color w:val="000000"/>
          <w:lang w:eastAsia="en-PH"/>
        </w:rPr>
      </w:pPr>
      <w:r w:rsidRPr="00E31BD1">
        <w:rPr>
          <w:rFonts w:ascii="Georgia" w:eastAsia="Times New Roman" w:hAnsi="Georgia" w:cs="Times New Roman"/>
          <w:color w:val="000000"/>
          <w:lang w:eastAsia="en-PH"/>
        </w:rPr>
        <w:lastRenderedPageBreak/>
        <w:t>The sequence diagram for the "Mentor-Shift" mobile app illustrates a range of key functionalities for smooth user interaction, providing an efficient platform for both educators and students. Both educators and students can choose their respective roles upon registration or login, using their credentials based on the role they selected. Students can search for mentors by browsing profiles that match their academic needs and request mentorship from the educator of their choice. Once a request is sent, educators can review, accept, or decline these mentorship requests, enabling a personalized mentorship process.</w:t>
      </w:r>
    </w:p>
    <w:p w14:paraId="1F8B01D0" w14:textId="74597FF7" w:rsidR="00E31BD1" w:rsidRPr="00E31BD1" w:rsidRDefault="00E31BD1" w:rsidP="00E31BD1">
      <w:pPr>
        <w:spacing w:after="0" w:line="480" w:lineRule="auto"/>
        <w:ind w:firstLine="720"/>
        <w:jc w:val="both"/>
        <w:rPr>
          <w:rFonts w:ascii="Georgia" w:eastAsia="Times New Roman" w:hAnsi="Georgia" w:cs="Times New Roman"/>
          <w:color w:val="000000"/>
          <w:lang w:eastAsia="en-PH"/>
        </w:rPr>
      </w:pPr>
      <w:r w:rsidRPr="00E31BD1">
        <w:rPr>
          <w:rFonts w:ascii="Georgia" w:eastAsia="Times New Roman" w:hAnsi="Georgia" w:cs="Times New Roman"/>
          <w:color w:val="000000"/>
          <w:lang w:eastAsia="en-PH"/>
        </w:rPr>
        <w:t>Educators play a central role in managing the academic journey of their mentees. They can post study materials, activities, quizzes, and assignments via URL links, which are accessible to students after their mentorship request has been approved. Furthermore, educators can make important announcements to keep students updated on deadlines, new content, or upcoming events. As students engage with these resources, educators can monitor their progress, inputting reports and scores for completed activities. These reports provide valuable insights for students to track their academic development.</w:t>
      </w:r>
    </w:p>
    <w:p w14:paraId="21ED46CE" w14:textId="08855FA1" w:rsidR="00E31BD1" w:rsidRPr="00E31BD1" w:rsidRDefault="0081345B" w:rsidP="00E31BD1">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w:t>
      </w:r>
      <w:r w:rsidR="00E31BD1" w:rsidRPr="00E31BD1">
        <w:rPr>
          <w:rFonts w:ascii="Georgia" w:eastAsia="Times New Roman" w:hAnsi="Georgia" w:cs="Times New Roman"/>
          <w:color w:val="000000"/>
          <w:lang w:eastAsia="en-PH"/>
        </w:rPr>
        <w:t>he app facilitates certification by allowing educators to upload certificates for specific students who have successfully completed their tasks. Once a certificate is uploaded, students can view and download it, giving them tangible proof of their achievements and milestones.</w:t>
      </w:r>
    </w:p>
    <w:p w14:paraId="7D47BB13" w14:textId="79D89B37" w:rsidR="00E31BD1" w:rsidRPr="00E31BD1" w:rsidRDefault="0081345B" w:rsidP="00E31BD1">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w:t>
      </w:r>
      <w:r w:rsidR="00E31BD1" w:rsidRPr="00E31BD1">
        <w:rPr>
          <w:rFonts w:ascii="Georgia" w:eastAsia="Times New Roman" w:hAnsi="Georgia" w:cs="Times New Roman"/>
          <w:color w:val="000000"/>
          <w:lang w:eastAsia="en-PH"/>
        </w:rPr>
        <w:t>he app supports course management by enabling educators to add new courses or subjects. Educators can initiate the process by selecting the "Add Course" option in their dashboard, entering the required course details, and submitting the information. The app then verifies and stores these details in the course management system, making the new course available for student enrollment.</w:t>
      </w:r>
    </w:p>
    <w:p w14:paraId="005705E1" w14:textId="20F684D4" w:rsidR="00BA6556" w:rsidRPr="00E31BD1" w:rsidRDefault="00E31BD1" w:rsidP="00E31BD1">
      <w:pPr>
        <w:spacing w:after="0" w:line="480" w:lineRule="auto"/>
        <w:ind w:firstLine="720"/>
        <w:jc w:val="both"/>
        <w:rPr>
          <w:rFonts w:ascii="Georgia" w:eastAsia="Times New Roman" w:hAnsi="Georgia" w:cs="Times New Roman"/>
          <w:color w:val="FF0000"/>
          <w:lang w:eastAsia="en-PH"/>
        </w:rPr>
      </w:pPr>
      <w:r w:rsidRPr="00E31BD1">
        <w:rPr>
          <w:rFonts w:ascii="Georgia" w:eastAsia="Times New Roman" w:hAnsi="Georgia" w:cs="Times New Roman"/>
          <w:color w:val="000000"/>
          <w:lang w:eastAsia="en-PH"/>
        </w:rPr>
        <w:t>This sequence diagram captures the critical interactions and features that make Mentor-Shift a dynamic tool for enhancing mentorship and education through streamlined processes and real-time collaboration between students and educators.</w:t>
      </w:r>
    </w:p>
    <w:p w14:paraId="3D75CA0A" w14:textId="77777777" w:rsidR="00D25A31" w:rsidRDefault="00D25A31" w:rsidP="001C747D">
      <w:pPr>
        <w:spacing w:after="0" w:line="480" w:lineRule="auto"/>
        <w:rPr>
          <w:rFonts w:ascii="Georgia" w:eastAsia="Times New Roman" w:hAnsi="Georgia" w:cs="Times New Roman"/>
          <w:b/>
          <w:bCs/>
          <w:color w:val="000000"/>
          <w:lang w:eastAsia="en-PH"/>
        </w:rPr>
        <w:sectPr w:rsidR="00D25A31" w:rsidSect="00DF2B21">
          <w:headerReference w:type="default" r:id="rId60"/>
          <w:headerReference w:type="first" r:id="rId61"/>
          <w:pgSz w:w="12240" w:h="15840"/>
          <w:pgMar w:top="1440" w:right="1440" w:bottom="1440" w:left="1440" w:header="708" w:footer="708" w:gutter="0"/>
          <w:pgNumType w:start="1"/>
          <w:cols w:space="708"/>
          <w:titlePg/>
          <w:docGrid w:linePitch="360"/>
        </w:sectPr>
      </w:pPr>
    </w:p>
    <w:p w14:paraId="44183611" w14:textId="66D123CB" w:rsidR="001C747D" w:rsidRDefault="001C747D" w:rsidP="001C747D">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lastRenderedPageBreak/>
        <w:t>Figure 3.5</w:t>
      </w:r>
      <w:r w:rsidRPr="00947823">
        <w:rPr>
          <w:rFonts w:ascii="Georgia" w:eastAsia="Times New Roman" w:hAnsi="Georgia" w:cs="Times New Roman"/>
          <w:color w:val="000000"/>
          <w:lang w:eastAsia="en-PH"/>
        </w:rPr>
        <w:t xml:space="preserve"> </w:t>
      </w:r>
    </w:p>
    <w:p w14:paraId="5572FCD6" w14:textId="111DECF5" w:rsidR="001C747D" w:rsidRPr="001C747D" w:rsidRDefault="001C747D" w:rsidP="001C747D">
      <w:pPr>
        <w:spacing w:after="0" w:line="480" w:lineRule="auto"/>
        <w:rPr>
          <w:rFonts w:ascii="Georgia" w:eastAsia="Times New Roman" w:hAnsi="Georgia" w:cs="Times New Roman"/>
          <w:i/>
          <w:iCs/>
          <w:lang w:eastAsia="en-PH"/>
        </w:rPr>
      </w:pPr>
      <w:r w:rsidRPr="001C747D">
        <w:rPr>
          <w:rFonts w:ascii="Georgia" w:eastAsia="Times New Roman" w:hAnsi="Georgia" w:cs="Times New Roman"/>
          <w:i/>
          <w:iCs/>
          <w:color w:val="000000"/>
          <w:lang w:eastAsia="en-PH"/>
        </w:rPr>
        <w:t>Class Diagram</w:t>
      </w:r>
    </w:p>
    <w:p w14:paraId="19893784" w14:textId="0CD1533D" w:rsidR="00084CB8" w:rsidRPr="00947823" w:rsidRDefault="004E39F0" w:rsidP="00084CB8">
      <w:pPr>
        <w:spacing w:before="200" w:after="0" w:line="480" w:lineRule="auto"/>
        <w:jc w:val="center"/>
        <w:rPr>
          <w:rFonts w:ascii="Georgia" w:eastAsia="Times New Roman" w:hAnsi="Georgia" w:cs="Times New Roman"/>
          <w:lang w:eastAsia="en-PH"/>
        </w:rPr>
      </w:pPr>
      <w:commentRangeStart w:id="122"/>
      <w:r w:rsidRPr="00947823">
        <w:rPr>
          <w:rFonts w:ascii="Georgia" w:eastAsia="Times New Roman" w:hAnsi="Georgia" w:cs="Times New Roman"/>
          <w:noProof/>
          <w:lang w:eastAsia="en-PH"/>
        </w:rPr>
        <w:drawing>
          <wp:inline distT="0" distB="0" distL="0" distR="0" wp14:anchorId="6DA2905F" wp14:editId="15E6D0F8">
            <wp:extent cx="5943237" cy="4666615"/>
            <wp:effectExtent l="0" t="0" r="635" b="635"/>
            <wp:docPr id="160434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43497" name="Picture 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237" cy="4666615"/>
                    </a:xfrm>
                    <a:prstGeom prst="rect">
                      <a:avLst/>
                    </a:prstGeom>
                  </pic:spPr>
                </pic:pic>
              </a:graphicData>
            </a:graphic>
          </wp:inline>
        </w:drawing>
      </w:r>
      <w:commentRangeEnd w:id="122"/>
      <w:r w:rsidR="00A53BD0">
        <w:rPr>
          <w:rStyle w:val="CommentReference"/>
        </w:rPr>
        <w:commentReference w:id="122"/>
      </w:r>
    </w:p>
    <w:p w14:paraId="2A835725" w14:textId="77777777" w:rsidR="00084CB8" w:rsidRPr="00947823" w:rsidRDefault="00084CB8" w:rsidP="00084CB8">
      <w:pPr>
        <w:spacing w:after="0" w:line="240" w:lineRule="auto"/>
        <w:rPr>
          <w:rFonts w:ascii="Georgia" w:eastAsia="Times New Roman" w:hAnsi="Georgia" w:cs="Times New Roman"/>
          <w:lang w:eastAsia="en-PH"/>
        </w:rPr>
      </w:pPr>
    </w:p>
    <w:p w14:paraId="6A8699B3" w14:textId="347A7589" w:rsidR="00084CB8" w:rsidRPr="00947823" w:rsidRDefault="00084CB8" w:rsidP="00641A9A">
      <w:pPr>
        <w:spacing w:after="20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r>
      <w:r w:rsidR="004B333C" w:rsidRPr="00947823">
        <w:rPr>
          <w:rFonts w:ascii="Georgia" w:eastAsia="Times New Roman" w:hAnsi="Georgia" w:cs="Times New Roman"/>
          <w:color w:val="000000"/>
          <w:lang w:eastAsia="en-PH"/>
        </w:rPr>
        <w:t xml:space="preserve">The class diagram depicts the interaction between Mentee and Mentor. </w:t>
      </w:r>
      <w:r w:rsidR="000D3B07" w:rsidRPr="00947823">
        <w:rPr>
          <w:rFonts w:ascii="Georgia" w:eastAsia="Times New Roman" w:hAnsi="Georgia" w:cs="Times New Roman"/>
          <w:color w:val="000000"/>
          <w:lang w:eastAsia="en-PH"/>
        </w:rPr>
        <w:t>Aside from selecting courses, mentees can also message mentors, look for mentors, and ask for mentorship. The chosen course is added to their enrolled subjects after it is approved, enabling them to view lessons and activities, download certificates, and check their scores. Based on their area of expertise, mentors can upload lessons, activities, and certificates, send messages, accept or reject mentorship requests, and add courses. The diagram illustrates how mentees can access courses and learning resources provided by mentors once their mentorship approval is granted.</w:t>
      </w:r>
    </w:p>
    <w:p w14:paraId="0331785B" w14:textId="77777777" w:rsidR="00F22834" w:rsidRDefault="00F22834" w:rsidP="00084CB8">
      <w:pPr>
        <w:spacing w:after="0" w:line="480" w:lineRule="auto"/>
        <w:jc w:val="both"/>
        <w:rPr>
          <w:rFonts w:ascii="Georgia" w:eastAsia="Times New Roman" w:hAnsi="Georgia" w:cs="Times New Roman"/>
          <w:b/>
          <w:bCs/>
          <w:color w:val="000000"/>
          <w:lang w:eastAsia="en-PH"/>
        </w:rPr>
      </w:pPr>
    </w:p>
    <w:p w14:paraId="48C360A9" w14:textId="041A6215"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DATABASE DESIGN</w:t>
      </w:r>
    </w:p>
    <w:p w14:paraId="0A601E2C" w14:textId="77777777" w:rsidR="00084CB8" w:rsidRPr="00947823" w:rsidRDefault="00084CB8" w:rsidP="00084CB8">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t>The tables below represent the foundational database structure for users and mentors within the Mentor-Shift application. The User table stores essential information about each user, while the Mentor table extends the user information with specific details related to mentors' expertise and availability.</w:t>
      </w:r>
    </w:p>
    <w:p w14:paraId="5267E9E3" w14:textId="77777777" w:rsidR="000D3B07" w:rsidRPr="00947823" w:rsidRDefault="000D3B07" w:rsidP="00084CB8">
      <w:pPr>
        <w:spacing w:after="0" w:line="480" w:lineRule="auto"/>
        <w:jc w:val="both"/>
        <w:rPr>
          <w:rFonts w:ascii="Georgia" w:eastAsia="Times New Roman" w:hAnsi="Georgia" w:cs="Times New Roman"/>
          <w:lang w:eastAsia="en-PH"/>
        </w:rPr>
      </w:pPr>
    </w:p>
    <w:p w14:paraId="7616AF64" w14:textId="77777777" w:rsidR="001C747D" w:rsidRDefault="00084CB8" w:rsidP="001C747D">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w:t>
      </w:r>
      <w:r w:rsidR="003D3B33" w:rsidRPr="00947823">
        <w:rPr>
          <w:rFonts w:ascii="Georgia" w:eastAsia="Times New Roman" w:hAnsi="Georgia" w:cs="Times New Roman"/>
          <w:color w:val="000000"/>
          <w:lang w:eastAsia="en-PH"/>
        </w:rPr>
        <w:t xml:space="preserve"> </w:t>
      </w:r>
    </w:p>
    <w:p w14:paraId="4AF1B846" w14:textId="1A4C243B" w:rsidR="00084CB8" w:rsidRPr="001C747D" w:rsidRDefault="003D3B33" w:rsidP="001C747D">
      <w:pPr>
        <w:spacing w:after="0" w:line="480" w:lineRule="auto"/>
        <w:rPr>
          <w:rFonts w:ascii="Georgia" w:eastAsia="Times New Roman" w:hAnsi="Georgia" w:cs="Times New Roman"/>
          <w:i/>
          <w:iCs/>
          <w:lang w:eastAsia="en-PH"/>
        </w:rPr>
      </w:pPr>
      <w:r w:rsidRPr="001C747D">
        <w:rPr>
          <w:rFonts w:ascii="Georgia" w:eastAsia="Times New Roman" w:hAnsi="Georgia" w:cs="Times New Roman"/>
          <w:i/>
          <w:iCs/>
          <w:color w:val="000000"/>
          <w:lang w:eastAsia="en-PH"/>
        </w:rPr>
        <w:t xml:space="preserve">Mentee </w:t>
      </w:r>
      <w:r w:rsidR="00084CB8" w:rsidRPr="001C747D">
        <w:rPr>
          <w:rFonts w:ascii="Georgia" w:eastAsia="Times New Roman" w:hAnsi="Georgia" w:cs="Times New Roman"/>
          <w:i/>
          <w:iCs/>
          <w:color w:val="000000"/>
          <w:lang w:eastAsia="en-PH"/>
        </w:rPr>
        <w:t>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F47788" w:rsidRPr="00947823" w14:paraId="16AA606E" w14:textId="77777777" w:rsidTr="00F47788">
        <w:trPr>
          <w:trHeight w:val="676"/>
          <w:jc w:val="center"/>
        </w:trPr>
        <w:tc>
          <w:tcPr>
            <w:tcW w:w="1337" w:type="dxa"/>
            <w:shd w:val="clear" w:color="auto" w:fill="auto"/>
            <w:tcMar>
              <w:top w:w="100" w:type="dxa"/>
              <w:left w:w="100" w:type="dxa"/>
              <w:bottom w:w="100" w:type="dxa"/>
              <w:right w:w="100" w:type="dxa"/>
            </w:tcMar>
          </w:tcPr>
          <w:p w14:paraId="776F14AD" w14:textId="08ADCBCA"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7B793910" w14:textId="5CD2A52A" w:rsidR="00F47788" w:rsidRPr="00947823" w:rsidRDefault="0031509C" w:rsidP="00FE3CB8">
            <w:pPr>
              <w:widowControl w:val="0"/>
              <w:spacing w:line="240" w:lineRule="auto"/>
              <w:rPr>
                <w:rFonts w:ascii="Georgia" w:eastAsia="Georgia" w:hAnsi="Georgia" w:cs="Georgia"/>
              </w:rPr>
            </w:pPr>
            <w:r>
              <w:rPr>
                <w:rFonts w:ascii="Georgia" w:eastAsia="Georgia" w:hAnsi="Georgia" w:cs="Georgia"/>
              </w:rPr>
              <w:t>e</w:t>
            </w:r>
            <w:r w:rsidR="00F47788" w:rsidRPr="00947823">
              <w:rPr>
                <w:rFonts w:ascii="Georgia" w:eastAsia="Georgia" w:hAnsi="Georgia" w:cs="Georgia"/>
              </w:rPr>
              <w:t>mail</w:t>
            </w:r>
          </w:p>
        </w:tc>
        <w:tc>
          <w:tcPr>
            <w:tcW w:w="1337" w:type="dxa"/>
            <w:tcBorders>
              <w:bottom w:val="single" w:sz="4" w:space="0" w:color="auto"/>
            </w:tcBorders>
            <w:shd w:val="clear" w:color="auto" w:fill="auto"/>
            <w:tcMar>
              <w:top w:w="100" w:type="dxa"/>
              <w:left w:w="100" w:type="dxa"/>
              <w:bottom w:w="100" w:type="dxa"/>
              <w:right w:w="100" w:type="dxa"/>
            </w:tcMar>
          </w:tcPr>
          <w:p w14:paraId="748F23B4" w14:textId="082E3BD7"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3259AB33" w14:textId="7B9E3A91" w:rsidR="00F47788" w:rsidRPr="00947823" w:rsidRDefault="00F47788" w:rsidP="00FE3CB8">
            <w:pPr>
              <w:spacing w:line="240" w:lineRule="auto"/>
              <w:rPr>
                <w:rFonts w:ascii="Georgia" w:eastAsia="Georgia" w:hAnsi="Georgia" w:cs="Georgia"/>
              </w:rPr>
            </w:pPr>
            <w:proofErr w:type="spellStart"/>
            <w:r w:rsidRPr="00947823">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35099247" w14:textId="79B88F46"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4B3D83F6" w14:textId="7D597704"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11FC49DD" w14:textId="1FB2FEDF" w:rsidR="00F47788" w:rsidRPr="00947823" w:rsidRDefault="00F47788" w:rsidP="00FE3CB8">
            <w:pPr>
              <w:spacing w:line="240" w:lineRule="auto"/>
              <w:rPr>
                <w:rFonts w:ascii="Georgia" w:eastAsia="Georgia" w:hAnsi="Georgia" w:cs="Georgia"/>
              </w:rPr>
            </w:pPr>
            <w:proofErr w:type="spellStart"/>
            <w:r w:rsidRPr="00947823">
              <w:rPr>
                <w:rFonts w:ascii="Georgia" w:eastAsia="Georgia" w:hAnsi="Georgia" w:cs="Georgia"/>
              </w:rPr>
              <w:t>imgpath</w:t>
            </w:r>
            <w:proofErr w:type="spellEnd"/>
          </w:p>
        </w:tc>
      </w:tr>
      <w:tr w:rsidR="00F47788" w:rsidRPr="00947823" w14:paraId="000DF8A7" w14:textId="77777777" w:rsidTr="00F47788">
        <w:trPr>
          <w:jc w:val="center"/>
        </w:trPr>
        <w:tc>
          <w:tcPr>
            <w:tcW w:w="1337" w:type="dxa"/>
            <w:tcBorders>
              <w:right w:val="single" w:sz="4" w:space="0" w:color="auto"/>
            </w:tcBorders>
            <w:shd w:val="clear" w:color="auto" w:fill="auto"/>
            <w:tcMar>
              <w:top w:w="100" w:type="dxa"/>
              <w:left w:w="100" w:type="dxa"/>
              <w:bottom w:w="100" w:type="dxa"/>
              <w:right w:w="100" w:type="dxa"/>
            </w:tcMar>
          </w:tcPr>
          <w:p w14:paraId="214217D5" w14:textId="6381C9AC"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98FEDF" w14:textId="73320533"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password</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76AF91" w14:textId="5542B919"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yearlvl</w:t>
            </w:r>
            <w:proofErr w:type="spellEnd"/>
          </w:p>
        </w:tc>
        <w:tc>
          <w:tcPr>
            <w:tcW w:w="1337" w:type="dxa"/>
            <w:tcBorders>
              <w:left w:val="single" w:sz="4" w:space="0" w:color="auto"/>
              <w:bottom w:val="nil"/>
              <w:right w:val="nil"/>
            </w:tcBorders>
            <w:shd w:val="clear" w:color="auto" w:fill="auto"/>
            <w:tcMar>
              <w:top w:w="100" w:type="dxa"/>
              <w:left w:w="100" w:type="dxa"/>
              <w:bottom w:w="100" w:type="dxa"/>
              <w:right w:w="100" w:type="dxa"/>
            </w:tcMar>
          </w:tcPr>
          <w:p w14:paraId="033A1F94"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7DA1255"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3FE2F1C"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96202B0" w14:textId="77777777" w:rsidR="00F47788" w:rsidRPr="00947823" w:rsidRDefault="00F47788" w:rsidP="00FE3CB8">
            <w:pPr>
              <w:widowControl w:val="0"/>
              <w:spacing w:line="240" w:lineRule="auto"/>
              <w:rPr>
                <w:rFonts w:ascii="Georgia" w:eastAsia="Georgia" w:hAnsi="Georgia" w:cs="Georgia"/>
              </w:rPr>
            </w:pPr>
          </w:p>
        </w:tc>
      </w:tr>
    </w:tbl>
    <w:p w14:paraId="39404A1D" w14:textId="77777777" w:rsidR="0058174D" w:rsidRPr="0058174D" w:rsidRDefault="0058174D" w:rsidP="0058174D">
      <w:pPr>
        <w:spacing w:after="0" w:line="480" w:lineRule="auto"/>
        <w:jc w:val="both"/>
        <w:rPr>
          <w:rFonts w:ascii="Georgia" w:eastAsia="Times New Roman" w:hAnsi="Georgia" w:cs="Times New Roman"/>
          <w:color w:val="4472C4" w:themeColor="accent1"/>
          <w:lang w:eastAsia="en-PH"/>
        </w:rPr>
      </w:pPr>
    </w:p>
    <w:p w14:paraId="07A736FC" w14:textId="72680A08" w:rsidR="001C747D" w:rsidRPr="0058174D" w:rsidRDefault="0058174D" w:rsidP="0058174D">
      <w:pPr>
        <w:spacing w:after="0" w:line="480" w:lineRule="auto"/>
        <w:ind w:firstLine="720"/>
        <w:jc w:val="both"/>
        <w:rPr>
          <w:rFonts w:ascii="Georgia" w:eastAsia="Times New Roman" w:hAnsi="Georgia" w:cs="Times New Roman"/>
          <w:lang w:eastAsia="en-PH"/>
        </w:rPr>
      </w:pPr>
      <w:r w:rsidRPr="0058174D">
        <w:rPr>
          <w:rFonts w:ascii="Georgia" w:eastAsia="Times New Roman" w:hAnsi="Georgia" w:cs="Times New Roman"/>
          <w:lang w:eastAsia="en-PH"/>
        </w:rPr>
        <w:t xml:space="preserve">Table 3.1 outlines the Mentee Table, which stores essential information about students in the Mentor-Shift app. Each mentee is identified by a unique id (primary key) and includes fields such as email, </w:t>
      </w:r>
      <w:proofErr w:type="spellStart"/>
      <w:r w:rsidRPr="0058174D">
        <w:rPr>
          <w:rFonts w:ascii="Georgia" w:eastAsia="Times New Roman" w:hAnsi="Georgia" w:cs="Times New Roman"/>
          <w:lang w:eastAsia="en-PH"/>
        </w:rPr>
        <w:t>first_name</w:t>
      </w:r>
      <w:proofErr w:type="spellEnd"/>
      <w:r w:rsidRPr="0058174D">
        <w:rPr>
          <w:rFonts w:ascii="Georgia" w:eastAsia="Times New Roman" w:hAnsi="Georgia" w:cs="Times New Roman"/>
          <w:lang w:eastAsia="en-PH"/>
        </w:rPr>
        <w:t xml:space="preserve">, </w:t>
      </w:r>
      <w:proofErr w:type="spellStart"/>
      <w:r w:rsidRPr="0058174D">
        <w:rPr>
          <w:rFonts w:ascii="Georgia" w:eastAsia="Times New Roman" w:hAnsi="Georgia" w:cs="Times New Roman"/>
          <w:lang w:eastAsia="en-PH"/>
        </w:rPr>
        <w:t>last_name</w:t>
      </w:r>
      <w:proofErr w:type="spellEnd"/>
      <w:r w:rsidRPr="0058174D">
        <w:rPr>
          <w:rFonts w:ascii="Georgia" w:eastAsia="Times New Roman" w:hAnsi="Georgia" w:cs="Times New Roman"/>
          <w:lang w:eastAsia="en-PH"/>
        </w:rPr>
        <w:t xml:space="preserve">, gender, birthday, and </w:t>
      </w:r>
      <w:proofErr w:type="spellStart"/>
      <w:r w:rsidRPr="0058174D">
        <w:rPr>
          <w:rFonts w:ascii="Georgia" w:eastAsia="Times New Roman" w:hAnsi="Georgia" w:cs="Times New Roman"/>
          <w:lang w:eastAsia="en-PH"/>
        </w:rPr>
        <w:t>yearlvl</w:t>
      </w:r>
      <w:proofErr w:type="spellEnd"/>
      <w:r w:rsidRPr="0058174D">
        <w:rPr>
          <w:rFonts w:ascii="Georgia" w:eastAsia="Times New Roman" w:hAnsi="Georgia" w:cs="Times New Roman"/>
          <w:lang w:eastAsia="en-PH"/>
        </w:rPr>
        <w:t xml:space="preserve"> to track personal and academic details. The </w:t>
      </w:r>
      <w:proofErr w:type="spellStart"/>
      <w:r w:rsidRPr="0058174D">
        <w:rPr>
          <w:rFonts w:ascii="Georgia" w:eastAsia="Times New Roman" w:hAnsi="Georgia" w:cs="Times New Roman"/>
          <w:lang w:eastAsia="en-PH"/>
        </w:rPr>
        <w:t>displayname</w:t>
      </w:r>
      <w:proofErr w:type="spellEnd"/>
      <w:r w:rsidRPr="0058174D">
        <w:rPr>
          <w:rFonts w:ascii="Georgia" w:eastAsia="Times New Roman" w:hAnsi="Georgia" w:cs="Times New Roman"/>
          <w:lang w:eastAsia="en-PH"/>
        </w:rPr>
        <w:t xml:space="preserve"> and </w:t>
      </w:r>
      <w:proofErr w:type="spellStart"/>
      <w:r w:rsidRPr="0058174D">
        <w:rPr>
          <w:rFonts w:ascii="Georgia" w:eastAsia="Times New Roman" w:hAnsi="Georgia" w:cs="Times New Roman"/>
          <w:lang w:eastAsia="en-PH"/>
        </w:rPr>
        <w:t>imgpath</w:t>
      </w:r>
      <w:proofErr w:type="spellEnd"/>
      <w:r w:rsidRPr="0058174D">
        <w:rPr>
          <w:rFonts w:ascii="Georgia" w:eastAsia="Times New Roman" w:hAnsi="Georgia" w:cs="Times New Roman"/>
          <w:lang w:eastAsia="en-PH"/>
        </w:rPr>
        <w:t xml:space="preserve"> fields manage the mentee's public profile, while password ensures secure login. This table is crucial for organizing mentee profiles and facilitating personalized mentorship within the app.</w:t>
      </w:r>
    </w:p>
    <w:p w14:paraId="5A56F688" w14:textId="77777777" w:rsidR="0058174D" w:rsidRPr="00947823" w:rsidRDefault="0058174D" w:rsidP="0058174D">
      <w:pPr>
        <w:spacing w:after="0" w:line="480" w:lineRule="auto"/>
        <w:ind w:firstLine="720"/>
        <w:jc w:val="both"/>
        <w:rPr>
          <w:rFonts w:ascii="Georgia" w:eastAsia="Times New Roman" w:hAnsi="Georgia" w:cs="Times New Roman"/>
          <w:color w:val="000000"/>
          <w:lang w:eastAsia="en-PH"/>
        </w:rPr>
      </w:pPr>
    </w:p>
    <w:p w14:paraId="36D84E89" w14:textId="77777777" w:rsidR="001C747D" w:rsidRDefault="00084CB8" w:rsidP="001C747D">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3D3B33" w:rsidRPr="00947823">
        <w:rPr>
          <w:rFonts w:ascii="Georgia" w:eastAsia="Times New Roman" w:hAnsi="Georgia" w:cs="Times New Roman"/>
          <w:b/>
          <w:bCs/>
          <w:color w:val="000000"/>
          <w:lang w:eastAsia="en-PH"/>
        </w:rPr>
        <w:t xml:space="preserve">2 </w:t>
      </w:r>
    </w:p>
    <w:p w14:paraId="0BD95FD8" w14:textId="5B21B2E1" w:rsidR="00084CB8" w:rsidRPr="001C747D" w:rsidRDefault="003D3B33" w:rsidP="001C747D">
      <w:pPr>
        <w:spacing w:after="0" w:line="480" w:lineRule="auto"/>
        <w:rPr>
          <w:rFonts w:ascii="Georgia" w:eastAsia="Times New Roman" w:hAnsi="Georgia" w:cs="Times New Roman"/>
          <w:i/>
          <w:iCs/>
          <w:color w:val="000000"/>
          <w:lang w:eastAsia="en-PH"/>
        </w:rPr>
      </w:pPr>
      <w:r w:rsidRPr="001C747D">
        <w:rPr>
          <w:rFonts w:ascii="Georgia" w:eastAsia="Times New Roman" w:hAnsi="Georgia" w:cs="Times New Roman"/>
          <w:i/>
          <w:iCs/>
          <w:color w:val="000000"/>
          <w:lang w:eastAsia="en-PH"/>
        </w:rPr>
        <w:t>Mentor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F47788" w:rsidRPr="00947823" w14:paraId="652C2A35" w14:textId="77777777" w:rsidTr="001C747D">
        <w:trPr>
          <w:trHeight w:val="676"/>
          <w:jc w:val="center"/>
        </w:trPr>
        <w:tc>
          <w:tcPr>
            <w:tcW w:w="1338" w:type="dxa"/>
            <w:shd w:val="clear" w:color="auto" w:fill="auto"/>
            <w:tcMar>
              <w:top w:w="100" w:type="dxa"/>
              <w:left w:w="100" w:type="dxa"/>
              <w:bottom w:w="100" w:type="dxa"/>
              <w:right w:w="100" w:type="dxa"/>
            </w:tcMar>
          </w:tcPr>
          <w:p w14:paraId="53BD85F6" w14:textId="22073FE8"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28C90A88" w14:textId="5373928A" w:rsidR="00F47788" w:rsidRPr="00947823" w:rsidRDefault="007F5B4E" w:rsidP="00FE3CB8">
            <w:pPr>
              <w:widowControl w:val="0"/>
              <w:spacing w:line="240" w:lineRule="auto"/>
              <w:rPr>
                <w:rFonts w:ascii="Georgia" w:eastAsia="Georgia" w:hAnsi="Georgia" w:cs="Georgia"/>
              </w:rPr>
            </w:pPr>
            <w:r>
              <w:rPr>
                <w:rFonts w:ascii="Georgia" w:eastAsia="Georgia" w:hAnsi="Georgia" w:cs="Georgia"/>
              </w:rPr>
              <w:t>e</w:t>
            </w:r>
            <w:r w:rsidR="00F47788" w:rsidRPr="00947823">
              <w:rPr>
                <w:rFonts w:ascii="Georgia" w:eastAsia="Georgia" w:hAnsi="Georgia" w:cs="Georgia"/>
              </w:rPr>
              <w:t>mail</w:t>
            </w:r>
          </w:p>
        </w:tc>
        <w:tc>
          <w:tcPr>
            <w:tcW w:w="1337" w:type="dxa"/>
            <w:tcBorders>
              <w:bottom w:val="single" w:sz="4" w:space="0" w:color="auto"/>
            </w:tcBorders>
            <w:shd w:val="clear" w:color="auto" w:fill="auto"/>
            <w:tcMar>
              <w:top w:w="100" w:type="dxa"/>
              <w:left w:w="100" w:type="dxa"/>
              <w:bottom w:w="100" w:type="dxa"/>
              <w:right w:w="100" w:type="dxa"/>
            </w:tcMar>
          </w:tcPr>
          <w:p w14:paraId="43A5C6EB" w14:textId="77777777"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49CCF219" w14:textId="77777777" w:rsidR="00F47788" w:rsidRPr="00947823" w:rsidRDefault="00F47788" w:rsidP="00FE3CB8">
            <w:pPr>
              <w:spacing w:line="240" w:lineRule="auto"/>
              <w:rPr>
                <w:rFonts w:ascii="Georgia" w:eastAsia="Georgia" w:hAnsi="Georgia" w:cs="Georgia"/>
              </w:rPr>
            </w:pPr>
            <w:proofErr w:type="spellStart"/>
            <w:r w:rsidRPr="00947823">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567082EC"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355B6968" w14:textId="77777777"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0EE7942D" w14:textId="77777777" w:rsidR="00F47788" w:rsidRPr="00947823" w:rsidRDefault="00F47788" w:rsidP="00FE3CB8">
            <w:pPr>
              <w:spacing w:line="240" w:lineRule="auto"/>
              <w:rPr>
                <w:rFonts w:ascii="Georgia" w:eastAsia="Georgia" w:hAnsi="Georgia" w:cs="Georgia"/>
              </w:rPr>
            </w:pPr>
            <w:proofErr w:type="spellStart"/>
            <w:r w:rsidRPr="00947823">
              <w:rPr>
                <w:rFonts w:ascii="Georgia" w:eastAsia="Georgia" w:hAnsi="Georgia" w:cs="Georgia"/>
              </w:rPr>
              <w:t>imgpath</w:t>
            </w:r>
            <w:proofErr w:type="spellEnd"/>
          </w:p>
        </w:tc>
      </w:tr>
      <w:tr w:rsidR="00F47788" w:rsidRPr="00947823" w14:paraId="65FF5AFA" w14:textId="77777777" w:rsidTr="001C747D">
        <w:trPr>
          <w:jc w:val="center"/>
        </w:trPr>
        <w:tc>
          <w:tcPr>
            <w:tcW w:w="1338" w:type="dxa"/>
            <w:tcBorders>
              <w:right w:val="single" w:sz="4" w:space="0" w:color="auto"/>
            </w:tcBorders>
            <w:shd w:val="clear" w:color="auto" w:fill="auto"/>
            <w:tcMar>
              <w:top w:w="100" w:type="dxa"/>
              <w:left w:w="100" w:type="dxa"/>
              <w:bottom w:w="100" w:type="dxa"/>
              <w:right w:w="100" w:type="dxa"/>
            </w:tcMar>
          </w:tcPr>
          <w:p w14:paraId="6A5C255E"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12797D"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password</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1BCB914C" w14:textId="2A57A2DE"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B91BED6"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51531AB7"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C34CBCC"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07B51D7" w14:textId="77777777" w:rsidR="00F47788" w:rsidRPr="00947823" w:rsidRDefault="00F47788" w:rsidP="00FE3CB8">
            <w:pPr>
              <w:widowControl w:val="0"/>
              <w:spacing w:line="240" w:lineRule="auto"/>
              <w:rPr>
                <w:rFonts w:ascii="Georgia" w:eastAsia="Georgia" w:hAnsi="Georgia" w:cs="Georgia"/>
              </w:rPr>
            </w:pPr>
          </w:p>
        </w:tc>
      </w:tr>
    </w:tbl>
    <w:p w14:paraId="0A3A4F75" w14:textId="77777777" w:rsidR="001C747D" w:rsidRDefault="001C747D" w:rsidP="001C747D">
      <w:pPr>
        <w:spacing w:after="0" w:line="480" w:lineRule="auto"/>
        <w:jc w:val="both"/>
        <w:rPr>
          <w:rFonts w:ascii="Georgia" w:eastAsia="Times New Roman" w:hAnsi="Georgia" w:cs="Times New Roman"/>
          <w:color w:val="000000"/>
          <w:lang w:eastAsia="en-PH"/>
        </w:rPr>
      </w:pPr>
    </w:p>
    <w:p w14:paraId="6B6E0BB4" w14:textId="77777777" w:rsidR="00D25A31" w:rsidRDefault="00D25A31" w:rsidP="001C747D">
      <w:pPr>
        <w:spacing w:after="0" w:line="480" w:lineRule="auto"/>
        <w:ind w:firstLine="720"/>
        <w:jc w:val="both"/>
        <w:rPr>
          <w:rFonts w:ascii="Georgia" w:eastAsia="Times New Roman" w:hAnsi="Georgia" w:cs="Times New Roman"/>
          <w:lang w:eastAsia="en-PH"/>
        </w:rPr>
        <w:sectPr w:rsidR="00D25A31" w:rsidSect="00DF2B21">
          <w:headerReference w:type="default" r:id="rId63"/>
          <w:headerReference w:type="first" r:id="rId64"/>
          <w:pgSz w:w="12240" w:h="15840"/>
          <w:pgMar w:top="1440" w:right="1440" w:bottom="1440" w:left="1440" w:header="708" w:footer="708" w:gutter="0"/>
          <w:pgNumType w:start="1"/>
          <w:cols w:space="708"/>
          <w:titlePg/>
          <w:docGrid w:linePitch="360"/>
        </w:sectPr>
      </w:pPr>
    </w:p>
    <w:p w14:paraId="408DA218" w14:textId="189D8E0A" w:rsidR="001C747D" w:rsidRPr="007F5B4E" w:rsidRDefault="007F5B4E" w:rsidP="001C747D">
      <w:pPr>
        <w:spacing w:after="0" w:line="480" w:lineRule="auto"/>
        <w:ind w:firstLine="720"/>
        <w:jc w:val="both"/>
        <w:rPr>
          <w:rFonts w:ascii="Georgia" w:eastAsia="Times New Roman" w:hAnsi="Georgia" w:cs="Times New Roman"/>
          <w:lang w:eastAsia="en-PH"/>
        </w:rPr>
      </w:pPr>
      <w:r w:rsidRPr="007F5B4E">
        <w:rPr>
          <w:rFonts w:ascii="Georgia" w:eastAsia="Times New Roman" w:hAnsi="Georgia" w:cs="Times New Roman"/>
          <w:lang w:eastAsia="en-PH"/>
        </w:rPr>
        <w:lastRenderedPageBreak/>
        <w:t xml:space="preserve">Table 3.2 details the Mentor Table, which holds key information for mentors in the Mentor-Shift app. Each mentor is uniquely identified by the id (primary key) and includes fields such as email, </w:t>
      </w:r>
      <w:proofErr w:type="spellStart"/>
      <w:r w:rsidRPr="007F5B4E">
        <w:rPr>
          <w:rFonts w:ascii="Georgia" w:eastAsia="Times New Roman" w:hAnsi="Georgia" w:cs="Times New Roman"/>
          <w:lang w:eastAsia="en-PH"/>
        </w:rPr>
        <w:t>first_name</w:t>
      </w:r>
      <w:proofErr w:type="spellEnd"/>
      <w:r w:rsidRPr="007F5B4E">
        <w:rPr>
          <w:rFonts w:ascii="Georgia" w:eastAsia="Times New Roman" w:hAnsi="Georgia" w:cs="Times New Roman"/>
          <w:lang w:eastAsia="en-PH"/>
        </w:rPr>
        <w:t xml:space="preserve">, </w:t>
      </w:r>
      <w:proofErr w:type="spellStart"/>
      <w:r w:rsidRPr="007F5B4E">
        <w:rPr>
          <w:rFonts w:ascii="Georgia" w:eastAsia="Times New Roman" w:hAnsi="Georgia" w:cs="Times New Roman"/>
          <w:lang w:eastAsia="en-PH"/>
        </w:rPr>
        <w:t>last_name</w:t>
      </w:r>
      <w:proofErr w:type="spellEnd"/>
      <w:r w:rsidRPr="007F5B4E">
        <w:rPr>
          <w:rFonts w:ascii="Georgia" w:eastAsia="Times New Roman" w:hAnsi="Georgia" w:cs="Times New Roman"/>
          <w:lang w:eastAsia="en-PH"/>
        </w:rPr>
        <w:t xml:space="preserve">, gender, and birthday for personal and demographic information. The </w:t>
      </w:r>
      <w:proofErr w:type="spellStart"/>
      <w:r w:rsidRPr="007F5B4E">
        <w:rPr>
          <w:rFonts w:ascii="Georgia" w:eastAsia="Times New Roman" w:hAnsi="Georgia" w:cs="Times New Roman"/>
          <w:lang w:eastAsia="en-PH"/>
        </w:rPr>
        <w:t>displayname</w:t>
      </w:r>
      <w:proofErr w:type="spellEnd"/>
      <w:r w:rsidRPr="007F5B4E">
        <w:rPr>
          <w:rFonts w:ascii="Georgia" w:eastAsia="Times New Roman" w:hAnsi="Georgia" w:cs="Times New Roman"/>
          <w:lang w:eastAsia="en-PH"/>
        </w:rPr>
        <w:t xml:space="preserve"> and </w:t>
      </w:r>
      <w:proofErr w:type="spellStart"/>
      <w:r w:rsidRPr="007F5B4E">
        <w:rPr>
          <w:rFonts w:ascii="Georgia" w:eastAsia="Times New Roman" w:hAnsi="Georgia" w:cs="Times New Roman"/>
          <w:lang w:eastAsia="en-PH"/>
        </w:rPr>
        <w:t>imgpath</w:t>
      </w:r>
      <w:proofErr w:type="spellEnd"/>
      <w:r w:rsidRPr="007F5B4E">
        <w:rPr>
          <w:rFonts w:ascii="Georgia" w:eastAsia="Times New Roman" w:hAnsi="Georgia" w:cs="Times New Roman"/>
          <w:lang w:eastAsia="en-PH"/>
        </w:rPr>
        <w:t xml:space="preserve"> fields manage the mentor's public profile, while password ensures secure access. This table is fundamental for organizing mentor profiles, enabling efficient mentor-mentee interactions within the app.</w:t>
      </w:r>
      <w:r w:rsidR="005860B0">
        <w:rPr>
          <w:rFonts w:ascii="Georgia" w:eastAsia="Times New Roman" w:hAnsi="Georgia" w:cs="Times New Roman"/>
          <w:lang w:eastAsia="en-PH"/>
        </w:rPr>
        <w:br/>
      </w:r>
    </w:p>
    <w:p w14:paraId="5C9A3E6A" w14:textId="1D64554D" w:rsidR="001C747D" w:rsidRDefault="00F47788" w:rsidP="001C747D">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450DAF">
        <w:rPr>
          <w:rFonts w:ascii="Georgia" w:eastAsia="Times New Roman" w:hAnsi="Georgia" w:cs="Times New Roman"/>
          <w:b/>
          <w:bCs/>
          <w:color w:val="000000"/>
          <w:lang w:eastAsia="en-PH"/>
        </w:rPr>
        <w:t>3</w:t>
      </w:r>
      <w:r w:rsidRPr="00947823">
        <w:rPr>
          <w:rFonts w:ascii="Georgia" w:eastAsia="Times New Roman" w:hAnsi="Georgia" w:cs="Times New Roman"/>
          <w:b/>
          <w:bCs/>
          <w:color w:val="000000"/>
          <w:lang w:eastAsia="en-PH"/>
        </w:rPr>
        <w:t xml:space="preserve"> </w:t>
      </w:r>
    </w:p>
    <w:p w14:paraId="0762227C" w14:textId="2349ADB8" w:rsidR="00F47788" w:rsidRPr="001C747D" w:rsidRDefault="00F47788" w:rsidP="001C747D">
      <w:pPr>
        <w:spacing w:after="0" w:line="480" w:lineRule="auto"/>
        <w:rPr>
          <w:rFonts w:ascii="Georgia" w:eastAsia="Times New Roman" w:hAnsi="Georgia" w:cs="Times New Roman"/>
          <w:i/>
          <w:iCs/>
          <w:color w:val="000000"/>
          <w:lang w:eastAsia="en-PH"/>
        </w:rPr>
      </w:pPr>
      <w:r w:rsidRPr="001C747D">
        <w:rPr>
          <w:rFonts w:ascii="Georgia" w:eastAsia="Times New Roman" w:hAnsi="Georgia" w:cs="Times New Roman"/>
          <w:i/>
          <w:iCs/>
          <w:color w:val="000000"/>
          <w:lang w:eastAsia="en-PH"/>
        </w:rPr>
        <w:t>Mentor Subject Handle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F47788" w:rsidRPr="00947823" w14:paraId="59B80806" w14:textId="77777777" w:rsidTr="00F47788">
        <w:trPr>
          <w:trHeight w:val="676"/>
          <w:jc w:val="center"/>
        </w:trPr>
        <w:tc>
          <w:tcPr>
            <w:tcW w:w="1338" w:type="dxa"/>
            <w:shd w:val="clear" w:color="auto" w:fill="auto"/>
            <w:tcMar>
              <w:top w:w="100" w:type="dxa"/>
              <w:left w:w="100" w:type="dxa"/>
              <w:bottom w:w="100" w:type="dxa"/>
              <w:right w:w="100" w:type="dxa"/>
            </w:tcMar>
          </w:tcPr>
          <w:p w14:paraId="43BACA47" w14:textId="175648DB"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6FEEE3FA" w14:textId="46D21C74"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dept</w:t>
            </w:r>
          </w:p>
        </w:tc>
        <w:tc>
          <w:tcPr>
            <w:tcW w:w="1337" w:type="dxa"/>
            <w:tcBorders>
              <w:bottom w:val="single" w:sz="4" w:space="0" w:color="auto"/>
            </w:tcBorders>
            <w:shd w:val="clear" w:color="auto" w:fill="auto"/>
            <w:tcMar>
              <w:top w:w="100" w:type="dxa"/>
              <w:left w:w="100" w:type="dxa"/>
              <w:bottom w:w="100" w:type="dxa"/>
              <w:right w:w="100" w:type="dxa"/>
            </w:tcMar>
          </w:tcPr>
          <w:p w14:paraId="3AACD406" w14:textId="58F12DD2"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course</w:t>
            </w:r>
          </w:p>
        </w:tc>
        <w:tc>
          <w:tcPr>
            <w:tcW w:w="1337" w:type="dxa"/>
            <w:shd w:val="clear" w:color="auto" w:fill="auto"/>
            <w:tcMar>
              <w:top w:w="100" w:type="dxa"/>
              <w:left w:w="100" w:type="dxa"/>
              <w:bottom w:w="100" w:type="dxa"/>
              <w:right w:w="100" w:type="dxa"/>
            </w:tcMar>
          </w:tcPr>
          <w:p w14:paraId="134EBABB" w14:textId="365BE5ED" w:rsidR="00F47788" w:rsidRPr="00947823" w:rsidRDefault="00F47788"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4E5E5586" w14:textId="35B3FB66"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1403DB5C" w14:textId="7F6F0C21"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days</w:t>
            </w:r>
          </w:p>
        </w:tc>
        <w:tc>
          <w:tcPr>
            <w:tcW w:w="1337" w:type="dxa"/>
            <w:shd w:val="clear" w:color="auto" w:fill="auto"/>
            <w:tcMar>
              <w:top w:w="100" w:type="dxa"/>
              <w:left w:w="100" w:type="dxa"/>
              <w:bottom w:w="100" w:type="dxa"/>
              <w:right w:w="100" w:type="dxa"/>
            </w:tcMar>
          </w:tcPr>
          <w:p w14:paraId="73031E8D" w14:textId="0493D669" w:rsidR="00F47788" w:rsidRPr="00947823" w:rsidRDefault="00F47788" w:rsidP="00FE3CB8">
            <w:pPr>
              <w:spacing w:line="240" w:lineRule="auto"/>
              <w:rPr>
                <w:rFonts w:ascii="Georgia" w:eastAsia="Georgia" w:hAnsi="Georgia" w:cs="Georgia"/>
              </w:rPr>
            </w:pPr>
            <w:r w:rsidRPr="00947823">
              <w:rPr>
                <w:rFonts w:ascii="Georgia" w:eastAsia="Georgia" w:hAnsi="Georgia" w:cs="Georgia"/>
              </w:rPr>
              <w:t>time</w:t>
            </w:r>
          </w:p>
        </w:tc>
      </w:tr>
    </w:tbl>
    <w:p w14:paraId="3ABDAA1F" w14:textId="77777777" w:rsidR="001C747D" w:rsidRDefault="001C747D" w:rsidP="001C747D">
      <w:pPr>
        <w:spacing w:after="0" w:line="480" w:lineRule="auto"/>
        <w:jc w:val="both"/>
        <w:rPr>
          <w:rFonts w:ascii="Georgia" w:eastAsia="Times New Roman" w:hAnsi="Georgia" w:cs="Times New Roman"/>
          <w:color w:val="000000"/>
          <w:lang w:eastAsia="en-PH"/>
        </w:rPr>
      </w:pPr>
    </w:p>
    <w:p w14:paraId="592E7224" w14:textId="136EA1D3" w:rsidR="001C747D" w:rsidRPr="001C747D" w:rsidRDefault="00395DDB" w:rsidP="00395DDB">
      <w:pPr>
        <w:spacing w:after="0" w:line="480" w:lineRule="auto"/>
        <w:ind w:firstLine="720"/>
        <w:jc w:val="both"/>
        <w:rPr>
          <w:rFonts w:ascii="Georgia" w:eastAsia="Times New Roman" w:hAnsi="Georgia" w:cs="Times New Roman"/>
          <w:color w:val="4472C4" w:themeColor="accent1"/>
          <w:lang w:eastAsia="en-PH"/>
        </w:rPr>
      </w:pPr>
      <w:r w:rsidRPr="00395DDB">
        <w:rPr>
          <w:rFonts w:ascii="Georgia" w:eastAsia="Times New Roman" w:hAnsi="Georgia" w:cs="Times New Roman"/>
          <w:lang w:eastAsia="en-PH"/>
        </w:rPr>
        <w:t>Table 3.3 presents the Mentor Subject Handle, which manages the subjects and schedules associated with mentors in the Mentor-Shift app. Each entry is identified by a unique id (primary key) and includes fields such as dept (department), course, subject, and teacher, providing detailed information about the subjects offered by each mentor. Additionally, the days and time fields specify when the subjects are available, allowing mentees to plan their schedules effectively. This table plays a crucial role in linking mentors with their respective subjects, facilitating organized and accessible mentoring sessions.</w:t>
      </w:r>
      <w:r>
        <w:rPr>
          <w:rFonts w:ascii="Georgia" w:eastAsia="Times New Roman" w:hAnsi="Georgia" w:cs="Times New Roman"/>
          <w:color w:val="4472C4" w:themeColor="accent1"/>
          <w:lang w:eastAsia="en-PH"/>
        </w:rPr>
        <w:br/>
      </w:r>
    </w:p>
    <w:p w14:paraId="104A56E3" w14:textId="6F20BB2B" w:rsidR="001C747D" w:rsidRDefault="00F47788" w:rsidP="001C747D">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4</w:t>
      </w:r>
      <w:r w:rsidRPr="00947823">
        <w:rPr>
          <w:rFonts w:ascii="Georgia" w:eastAsia="Times New Roman" w:hAnsi="Georgia" w:cs="Times New Roman"/>
          <w:b/>
          <w:bCs/>
          <w:color w:val="000000"/>
          <w:lang w:eastAsia="en-PH"/>
        </w:rPr>
        <w:t xml:space="preserve"> </w:t>
      </w:r>
    </w:p>
    <w:p w14:paraId="2E76A97F" w14:textId="245948CB" w:rsidR="00F47788" w:rsidRPr="001C747D" w:rsidRDefault="00F47788" w:rsidP="001C747D">
      <w:pPr>
        <w:spacing w:after="0" w:line="480" w:lineRule="auto"/>
        <w:rPr>
          <w:rFonts w:ascii="Georgia" w:eastAsia="Times New Roman" w:hAnsi="Georgia" w:cs="Times New Roman"/>
          <w:i/>
          <w:iCs/>
          <w:lang w:eastAsia="en-PH"/>
        </w:rPr>
      </w:pPr>
      <w:r w:rsidRPr="001C747D">
        <w:rPr>
          <w:rFonts w:ascii="Georgia" w:eastAsia="Times New Roman" w:hAnsi="Georgia" w:cs="Times New Roman"/>
          <w:i/>
          <w:iCs/>
          <w:color w:val="000000"/>
          <w:lang w:eastAsia="en-PH"/>
        </w:rPr>
        <w:t>Activity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568"/>
        <w:gridCol w:w="1106"/>
        <w:gridCol w:w="1337"/>
        <w:gridCol w:w="1337"/>
        <w:gridCol w:w="1337"/>
      </w:tblGrid>
      <w:tr w:rsidR="00F47788" w:rsidRPr="00947823" w14:paraId="0CC5A5E9" w14:textId="77777777" w:rsidTr="006011E7">
        <w:trPr>
          <w:trHeight w:val="676"/>
          <w:jc w:val="center"/>
        </w:trPr>
        <w:tc>
          <w:tcPr>
            <w:tcW w:w="1338" w:type="dxa"/>
            <w:shd w:val="clear" w:color="auto" w:fill="auto"/>
            <w:tcMar>
              <w:top w:w="100" w:type="dxa"/>
              <w:left w:w="100" w:type="dxa"/>
              <w:bottom w:w="100" w:type="dxa"/>
              <w:right w:w="100" w:type="dxa"/>
            </w:tcMar>
          </w:tcPr>
          <w:p w14:paraId="19513765"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5BC6D164" w14:textId="5C6C1745"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date</w:t>
            </w:r>
          </w:p>
        </w:tc>
        <w:tc>
          <w:tcPr>
            <w:tcW w:w="1568" w:type="dxa"/>
            <w:tcBorders>
              <w:bottom w:val="single" w:sz="4" w:space="0" w:color="auto"/>
            </w:tcBorders>
            <w:shd w:val="clear" w:color="auto" w:fill="auto"/>
            <w:tcMar>
              <w:top w:w="100" w:type="dxa"/>
              <w:left w:w="100" w:type="dxa"/>
              <w:bottom w:w="100" w:type="dxa"/>
              <w:right w:w="100" w:type="dxa"/>
            </w:tcMar>
          </w:tcPr>
          <w:p w14:paraId="755BCFE7" w14:textId="590FF63B"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106" w:type="dxa"/>
            <w:shd w:val="clear" w:color="auto" w:fill="auto"/>
            <w:tcMar>
              <w:top w:w="100" w:type="dxa"/>
              <w:left w:w="100" w:type="dxa"/>
              <w:bottom w:w="100" w:type="dxa"/>
              <w:right w:w="100" w:type="dxa"/>
            </w:tcMar>
          </w:tcPr>
          <w:p w14:paraId="5E43C44E" w14:textId="31EC5A1C" w:rsidR="00F47788" w:rsidRPr="00947823" w:rsidRDefault="00F47788"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68CEDA0C" w14:textId="454CD7B0"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628FE5E9" w14:textId="63F2CF95"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description</w:t>
            </w:r>
          </w:p>
        </w:tc>
        <w:tc>
          <w:tcPr>
            <w:tcW w:w="1337" w:type="dxa"/>
            <w:shd w:val="clear" w:color="auto" w:fill="auto"/>
            <w:tcMar>
              <w:top w:w="100" w:type="dxa"/>
              <w:left w:w="100" w:type="dxa"/>
              <w:bottom w:w="100" w:type="dxa"/>
              <w:right w:w="100" w:type="dxa"/>
            </w:tcMar>
          </w:tcPr>
          <w:p w14:paraId="4573F688" w14:textId="1FCD7263" w:rsidR="00F47788" w:rsidRPr="00947823" w:rsidRDefault="006011E7" w:rsidP="00FE3CB8">
            <w:pPr>
              <w:spacing w:line="240" w:lineRule="auto"/>
              <w:rPr>
                <w:rFonts w:ascii="Georgia" w:eastAsia="Georgia" w:hAnsi="Georgia" w:cs="Georgia"/>
              </w:rPr>
            </w:pPr>
            <w:proofErr w:type="spellStart"/>
            <w:r w:rsidRPr="00947823">
              <w:rPr>
                <w:rFonts w:ascii="Georgia" w:eastAsia="Georgia" w:hAnsi="Georgia" w:cs="Georgia"/>
              </w:rPr>
              <w:t>ytlink</w:t>
            </w:r>
            <w:proofErr w:type="spellEnd"/>
          </w:p>
        </w:tc>
      </w:tr>
      <w:tr w:rsidR="00F47788" w:rsidRPr="00947823" w14:paraId="2CD800E1" w14:textId="77777777" w:rsidTr="006011E7">
        <w:trPr>
          <w:jc w:val="center"/>
        </w:trPr>
        <w:tc>
          <w:tcPr>
            <w:tcW w:w="1338" w:type="dxa"/>
            <w:tcBorders>
              <w:right w:val="single" w:sz="4" w:space="0" w:color="auto"/>
            </w:tcBorders>
            <w:shd w:val="clear" w:color="auto" w:fill="auto"/>
            <w:tcMar>
              <w:top w:w="100" w:type="dxa"/>
              <w:left w:w="100" w:type="dxa"/>
              <w:bottom w:w="100" w:type="dxa"/>
              <w:right w:w="100" w:type="dxa"/>
            </w:tcMar>
          </w:tcPr>
          <w:p w14:paraId="157AA1B5" w14:textId="20D2761F" w:rsidR="00F47788"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C9A49DD" w14:textId="65B4201F" w:rsidR="00F47788"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runtime</w:t>
            </w:r>
          </w:p>
        </w:tc>
        <w:tc>
          <w:tcPr>
            <w:tcW w:w="15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106419" w14:textId="0A65E065" w:rsidR="00F47788"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no-of-items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1DDCF17E"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40294385"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A100981"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4495895" w14:textId="77777777" w:rsidR="00F47788" w:rsidRPr="00947823" w:rsidRDefault="00F47788" w:rsidP="00FE3CB8">
            <w:pPr>
              <w:widowControl w:val="0"/>
              <w:spacing w:line="240" w:lineRule="auto"/>
              <w:rPr>
                <w:rFonts w:ascii="Georgia" w:eastAsia="Georgia" w:hAnsi="Georgia" w:cs="Georgia"/>
              </w:rPr>
            </w:pPr>
          </w:p>
        </w:tc>
      </w:tr>
    </w:tbl>
    <w:p w14:paraId="65DDB44E" w14:textId="77777777" w:rsidR="001C747D" w:rsidRDefault="001C747D" w:rsidP="001C747D">
      <w:pPr>
        <w:spacing w:after="0" w:line="480" w:lineRule="auto"/>
        <w:jc w:val="both"/>
        <w:rPr>
          <w:rFonts w:ascii="Georgia" w:eastAsia="Times New Roman" w:hAnsi="Georgia" w:cs="Times New Roman"/>
          <w:color w:val="000000"/>
          <w:lang w:eastAsia="en-PH"/>
        </w:rPr>
      </w:pPr>
    </w:p>
    <w:p w14:paraId="6A8F917F" w14:textId="667C592F" w:rsidR="0080214E" w:rsidRPr="00450DAF" w:rsidRDefault="00450DAF" w:rsidP="0080214E">
      <w:pPr>
        <w:spacing w:after="0" w:line="480" w:lineRule="auto"/>
        <w:ind w:firstLine="720"/>
        <w:jc w:val="both"/>
        <w:rPr>
          <w:rFonts w:ascii="Georgia" w:eastAsia="Times New Roman" w:hAnsi="Georgia" w:cs="Times New Roman"/>
          <w:lang w:eastAsia="en-PH"/>
        </w:rPr>
      </w:pPr>
      <w:r w:rsidRPr="00450DAF">
        <w:rPr>
          <w:rFonts w:ascii="Georgia" w:eastAsia="Times New Roman" w:hAnsi="Georgia" w:cs="Times New Roman"/>
          <w:lang w:eastAsia="en-PH"/>
        </w:rPr>
        <w:lastRenderedPageBreak/>
        <w:t xml:space="preserve">Table 3.4 outlines the Activity Table, which catalogs educational activities within the Mentor-Shift app. Each activity is identified by a unique id (primary key) and includes fields such as date, teacher, and subject to provide context for the activity. The title and description fields summarize the activity's content, while the </w:t>
      </w:r>
      <w:proofErr w:type="spellStart"/>
      <w:r w:rsidRPr="00450DAF">
        <w:rPr>
          <w:rFonts w:ascii="Georgia" w:eastAsia="Times New Roman" w:hAnsi="Georgia" w:cs="Times New Roman"/>
          <w:lang w:eastAsia="en-PH"/>
        </w:rPr>
        <w:t>ytlink</w:t>
      </w:r>
      <w:proofErr w:type="spellEnd"/>
      <w:r w:rsidRPr="00450DAF">
        <w:rPr>
          <w:rFonts w:ascii="Georgia" w:eastAsia="Times New Roman" w:hAnsi="Georgia" w:cs="Times New Roman"/>
          <w:lang w:eastAsia="en-PH"/>
        </w:rPr>
        <w:t xml:space="preserve"> field allows for the inclusion of related YouTube videos. The filetype indicates the format of any associated materials, and runtime specifies the duration of the activity. Lastly, no-of-items represents the number of resources included. This table is crucial for managing structured learning experiences for mentees.</w:t>
      </w:r>
    </w:p>
    <w:p w14:paraId="1413DB1A" w14:textId="77777777" w:rsidR="00450DAF" w:rsidRPr="0080214E" w:rsidRDefault="00450DAF" w:rsidP="00450DAF">
      <w:pPr>
        <w:spacing w:after="0" w:line="480" w:lineRule="auto"/>
        <w:jc w:val="both"/>
        <w:rPr>
          <w:rFonts w:ascii="Georgia" w:eastAsia="Times New Roman" w:hAnsi="Georgia" w:cs="Times New Roman"/>
          <w:color w:val="4472C4" w:themeColor="accent1"/>
          <w:lang w:eastAsia="en-PH"/>
        </w:rPr>
      </w:pPr>
    </w:p>
    <w:p w14:paraId="32A63EC6" w14:textId="4137CDAE"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5</w:t>
      </w:r>
      <w:r w:rsidRPr="00947823">
        <w:rPr>
          <w:rFonts w:ascii="Georgia" w:eastAsia="Times New Roman" w:hAnsi="Georgia" w:cs="Times New Roman"/>
          <w:b/>
          <w:bCs/>
          <w:color w:val="000000"/>
          <w:lang w:eastAsia="en-PH"/>
        </w:rPr>
        <w:t xml:space="preserve"> </w:t>
      </w:r>
    </w:p>
    <w:p w14:paraId="67877CA2" w14:textId="23FCC1DF"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Certificate Table</w:t>
      </w:r>
    </w:p>
    <w:tbl>
      <w:tblPr>
        <w:tblW w:w="950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3"/>
        <w:gridCol w:w="1901"/>
        <w:gridCol w:w="1901"/>
        <w:gridCol w:w="1901"/>
        <w:gridCol w:w="1901"/>
      </w:tblGrid>
      <w:tr w:rsidR="006011E7" w:rsidRPr="00947823" w14:paraId="255D1477" w14:textId="77777777" w:rsidTr="006011E7">
        <w:trPr>
          <w:trHeight w:val="789"/>
          <w:jc w:val="center"/>
        </w:trPr>
        <w:tc>
          <w:tcPr>
            <w:tcW w:w="1903" w:type="dxa"/>
            <w:shd w:val="clear" w:color="auto" w:fill="auto"/>
            <w:tcMar>
              <w:top w:w="100" w:type="dxa"/>
              <w:left w:w="100" w:type="dxa"/>
              <w:bottom w:w="100" w:type="dxa"/>
              <w:right w:w="100" w:type="dxa"/>
            </w:tcMar>
          </w:tcPr>
          <w:p w14:paraId="53C52F16"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901" w:type="dxa"/>
            <w:tcBorders>
              <w:bottom w:val="single" w:sz="4" w:space="0" w:color="auto"/>
            </w:tcBorders>
            <w:shd w:val="clear" w:color="auto" w:fill="auto"/>
            <w:tcMar>
              <w:top w:w="100" w:type="dxa"/>
              <w:left w:w="100" w:type="dxa"/>
              <w:bottom w:w="100" w:type="dxa"/>
              <w:right w:w="100" w:type="dxa"/>
            </w:tcMar>
          </w:tcPr>
          <w:p w14:paraId="4EAC4FD5" w14:textId="33A4C893"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subject</w:t>
            </w:r>
          </w:p>
        </w:tc>
        <w:tc>
          <w:tcPr>
            <w:tcW w:w="1901" w:type="dxa"/>
            <w:tcBorders>
              <w:bottom w:val="single" w:sz="4" w:space="0" w:color="auto"/>
            </w:tcBorders>
            <w:shd w:val="clear" w:color="auto" w:fill="auto"/>
            <w:tcMar>
              <w:top w:w="100" w:type="dxa"/>
              <w:left w:w="100" w:type="dxa"/>
              <w:bottom w:w="100" w:type="dxa"/>
              <w:right w:w="100" w:type="dxa"/>
            </w:tcMar>
          </w:tcPr>
          <w:p w14:paraId="437F8D59" w14:textId="5AFD3CCE"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student</w:t>
            </w:r>
          </w:p>
        </w:tc>
        <w:tc>
          <w:tcPr>
            <w:tcW w:w="1901" w:type="dxa"/>
            <w:shd w:val="clear" w:color="auto" w:fill="auto"/>
            <w:tcMar>
              <w:top w:w="100" w:type="dxa"/>
              <w:left w:w="100" w:type="dxa"/>
              <w:bottom w:w="100" w:type="dxa"/>
              <w:right w:w="100" w:type="dxa"/>
            </w:tcMar>
          </w:tcPr>
          <w:p w14:paraId="0F5E698D" w14:textId="13ED44BF"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teacher</w:t>
            </w:r>
          </w:p>
        </w:tc>
        <w:tc>
          <w:tcPr>
            <w:tcW w:w="1901" w:type="dxa"/>
            <w:shd w:val="clear" w:color="auto" w:fill="auto"/>
            <w:tcMar>
              <w:top w:w="100" w:type="dxa"/>
              <w:left w:w="100" w:type="dxa"/>
              <w:bottom w:w="100" w:type="dxa"/>
              <w:right w:w="100" w:type="dxa"/>
            </w:tcMar>
          </w:tcPr>
          <w:p w14:paraId="3403EE03" w14:textId="4BD440BD" w:rsidR="006011E7" w:rsidRPr="00947823" w:rsidRDefault="006011E7" w:rsidP="00FE3CB8">
            <w:pPr>
              <w:widowControl w:val="0"/>
              <w:spacing w:line="240" w:lineRule="auto"/>
              <w:rPr>
                <w:rFonts w:ascii="Georgia" w:eastAsia="Georgia" w:hAnsi="Georgia" w:cs="Georgia"/>
              </w:rPr>
            </w:pPr>
            <w:proofErr w:type="spellStart"/>
            <w:r w:rsidRPr="00947823">
              <w:rPr>
                <w:rFonts w:ascii="Georgia" w:eastAsia="Georgia" w:hAnsi="Georgia" w:cs="Georgia"/>
              </w:rPr>
              <w:t>flinks</w:t>
            </w:r>
            <w:proofErr w:type="spellEnd"/>
          </w:p>
        </w:tc>
      </w:tr>
    </w:tbl>
    <w:p w14:paraId="00A33D4C" w14:textId="77777777" w:rsidR="001C747D" w:rsidRDefault="001C747D" w:rsidP="001C747D">
      <w:pPr>
        <w:spacing w:after="0" w:line="480" w:lineRule="auto"/>
        <w:jc w:val="both"/>
        <w:rPr>
          <w:rFonts w:ascii="Georgia" w:eastAsia="Times New Roman" w:hAnsi="Georgia" w:cs="Times New Roman"/>
          <w:color w:val="000000"/>
          <w:lang w:eastAsia="en-PH"/>
        </w:rPr>
      </w:pPr>
    </w:p>
    <w:p w14:paraId="4E4DA130" w14:textId="081E9A77" w:rsidR="001C747D" w:rsidRPr="0002130C" w:rsidRDefault="0002130C" w:rsidP="0002130C">
      <w:pPr>
        <w:spacing w:after="0" w:line="480" w:lineRule="auto"/>
        <w:ind w:firstLine="720"/>
        <w:jc w:val="both"/>
        <w:rPr>
          <w:rFonts w:ascii="Georgia" w:eastAsia="Times New Roman" w:hAnsi="Georgia" w:cs="Times New Roman"/>
          <w:lang w:eastAsia="en-PH"/>
        </w:rPr>
      </w:pPr>
      <w:r w:rsidRPr="0002130C">
        <w:rPr>
          <w:rFonts w:ascii="Georgia" w:eastAsia="Times New Roman" w:hAnsi="Georgia" w:cs="Times New Roman"/>
          <w:lang w:eastAsia="en-PH"/>
        </w:rPr>
        <w:t xml:space="preserve">Table 3.5 presents the Certificate Table, which stores information related to the certificates awarded within the Mentor-Shift app. Each certificate is identified by a unique id (primary key) and includes fields such as subject and student to indicate the area of achievement and the recipient of the certificate. The teacher field denotes the mentor who issued the certificate, while </w:t>
      </w:r>
      <w:proofErr w:type="spellStart"/>
      <w:r w:rsidRPr="0002130C">
        <w:rPr>
          <w:rFonts w:ascii="Georgia" w:eastAsia="Times New Roman" w:hAnsi="Georgia" w:cs="Times New Roman"/>
          <w:lang w:eastAsia="en-PH"/>
        </w:rPr>
        <w:t>flinks</w:t>
      </w:r>
      <w:proofErr w:type="spellEnd"/>
      <w:r w:rsidRPr="0002130C">
        <w:rPr>
          <w:rFonts w:ascii="Georgia" w:eastAsia="Times New Roman" w:hAnsi="Georgia" w:cs="Times New Roman"/>
          <w:lang w:eastAsia="en-PH"/>
        </w:rPr>
        <w:t xml:space="preserve"> provides links to access the certificate files. This table is essential for tracking and managing the certification process, ensuring that mentees receive proper recognition for their accomplishments.</w:t>
      </w:r>
    </w:p>
    <w:p w14:paraId="5B8CDEE6" w14:textId="0623003C" w:rsidR="0002130C" w:rsidRPr="001C747D" w:rsidRDefault="0002130C" w:rsidP="0002130C">
      <w:pPr>
        <w:spacing w:after="0" w:line="240" w:lineRule="auto"/>
        <w:jc w:val="both"/>
        <w:rPr>
          <w:rFonts w:ascii="Georgia" w:eastAsia="Times New Roman" w:hAnsi="Georgia" w:cs="Times New Roman"/>
          <w:color w:val="4472C4" w:themeColor="accent1"/>
          <w:lang w:eastAsia="en-PH"/>
        </w:rPr>
      </w:pPr>
    </w:p>
    <w:p w14:paraId="08AD9883" w14:textId="1BAED9B2"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6</w:t>
      </w:r>
      <w:r w:rsidRPr="00947823">
        <w:rPr>
          <w:rFonts w:ascii="Georgia" w:eastAsia="Times New Roman" w:hAnsi="Georgia" w:cs="Times New Roman"/>
          <w:b/>
          <w:bCs/>
          <w:color w:val="000000"/>
          <w:lang w:eastAsia="en-PH"/>
        </w:rPr>
        <w:t xml:space="preserve"> </w:t>
      </w:r>
    </w:p>
    <w:p w14:paraId="49467B28" w14:textId="2EC2F7EA"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Courses Table</w:t>
      </w:r>
    </w:p>
    <w:tbl>
      <w:tblPr>
        <w:tblW w:w="96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4"/>
        <w:gridCol w:w="3212"/>
        <w:gridCol w:w="3212"/>
      </w:tblGrid>
      <w:tr w:rsidR="006011E7" w:rsidRPr="00947823" w14:paraId="2C0F3F06" w14:textId="77777777" w:rsidTr="006011E7">
        <w:trPr>
          <w:trHeight w:val="511"/>
          <w:jc w:val="center"/>
        </w:trPr>
        <w:tc>
          <w:tcPr>
            <w:tcW w:w="3214" w:type="dxa"/>
            <w:shd w:val="clear" w:color="auto" w:fill="auto"/>
            <w:tcMar>
              <w:top w:w="100" w:type="dxa"/>
              <w:left w:w="100" w:type="dxa"/>
              <w:bottom w:w="100" w:type="dxa"/>
              <w:right w:w="100" w:type="dxa"/>
            </w:tcMar>
          </w:tcPr>
          <w:p w14:paraId="2FEF9861"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3212" w:type="dxa"/>
            <w:tcBorders>
              <w:bottom w:val="single" w:sz="4" w:space="0" w:color="auto"/>
            </w:tcBorders>
            <w:shd w:val="clear" w:color="auto" w:fill="auto"/>
            <w:tcMar>
              <w:top w:w="100" w:type="dxa"/>
              <w:left w:w="100" w:type="dxa"/>
              <w:bottom w:w="100" w:type="dxa"/>
              <w:right w:w="100" w:type="dxa"/>
            </w:tcMar>
          </w:tcPr>
          <w:p w14:paraId="15B59BD4" w14:textId="6320651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dept</w:t>
            </w:r>
          </w:p>
        </w:tc>
        <w:tc>
          <w:tcPr>
            <w:tcW w:w="3212" w:type="dxa"/>
            <w:tcBorders>
              <w:bottom w:val="single" w:sz="4" w:space="0" w:color="auto"/>
            </w:tcBorders>
            <w:shd w:val="clear" w:color="auto" w:fill="auto"/>
            <w:tcMar>
              <w:top w:w="100" w:type="dxa"/>
              <w:left w:w="100" w:type="dxa"/>
              <w:bottom w:w="100" w:type="dxa"/>
              <w:right w:w="100" w:type="dxa"/>
            </w:tcMar>
          </w:tcPr>
          <w:p w14:paraId="7327DEA4" w14:textId="3A219BA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course</w:t>
            </w:r>
          </w:p>
        </w:tc>
      </w:tr>
    </w:tbl>
    <w:p w14:paraId="6A4D71BD" w14:textId="77777777" w:rsidR="001C747D" w:rsidRDefault="001C747D" w:rsidP="001C747D">
      <w:pPr>
        <w:spacing w:after="0" w:line="480" w:lineRule="auto"/>
        <w:jc w:val="both"/>
        <w:rPr>
          <w:rFonts w:ascii="Georgia" w:eastAsia="Times New Roman" w:hAnsi="Georgia" w:cs="Times New Roman"/>
          <w:color w:val="000000"/>
          <w:lang w:eastAsia="en-PH"/>
        </w:rPr>
      </w:pPr>
    </w:p>
    <w:p w14:paraId="67CAA136" w14:textId="77777777" w:rsidR="00D25A31" w:rsidRDefault="00D25A31" w:rsidP="00422AE4">
      <w:pPr>
        <w:spacing w:after="0" w:line="480" w:lineRule="auto"/>
        <w:ind w:firstLine="720"/>
        <w:rPr>
          <w:rFonts w:ascii="Georgia" w:eastAsia="Times New Roman" w:hAnsi="Georgia" w:cs="Times New Roman"/>
          <w:lang w:eastAsia="en-PH"/>
        </w:rPr>
        <w:sectPr w:rsidR="00D25A31" w:rsidSect="00DF2B21">
          <w:headerReference w:type="default" r:id="rId65"/>
          <w:headerReference w:type="first" r:id="rId66"/>
          <w:pgSz w:w="12240" w:h="15840"/>
          <w:pgMar w:top="1440" w:right="1440" w:bottom="1440" w:left="1440" w:header="708" w:footer="708" w:gutter="0"/>
          <w:pgNumType w:start="1"/>
          <w:cols w:space="708"/>
          <w:titlePg/>
          <w:docGrid w:linePitch="360"/>
        </w:sectPr>
      </w:pPr>
    </w:p>
    <w:p w14:paraId="74980E6A" w14:textId="77777777" w:rsidR="00422AE4" w:rsidRPr="00422AE4" w:rsidRDefault="00422AE4" w:rsidP="00422AE4">
      <w:pPr>
        <w:spacing w:after="0" w:line="480" w:lineRule="auto"/>
        <w:ind w:firstLine="720"/>
        <w:rPr>
          <w:rFonts w:ascii="Georgia" w:eastAsia="Times New Roman" w:hAnsi="Georgia" w:cs="Times New Roman"/>
          <w:lang w:eastAsia="en-PH"/>
        </w:rPr>
      </w:pPr>
      <w:r w:rsidRPr="00422AE4">
        <w:rPr>
          <w:rFonts w:ascii="Georgia" w:eastAsia="Times New Roman" w:hAnsi="Georgia" w:cs="Times New Roman"/>
          <w:lang w:eastAsia="en-PH"/>
        </w:rPr>
        <w:lastRenderedPageBreak/>
        <w:t>Table 3.6 details the Courses Table, which organizes information about the various courses available within the Mentor-Shift app. Each course is uniquely identified by an id (primary key) and includes fields such as dept (department) and course, providing clarity on the academic structure and categorization of each course. This table is vital for facilitating the selection of courses by both mentors and mentees, ensuring that users can easily navigate the educational offerings available within the app.</w:t>
      </w:r>
    </w:p>
    <w:p w14:paraId="7D13997C" w14:textId="77777777" w:rsidR="00422AE4" w:rsidRDefault="00422AE4" w:rsidP="0080214E">
      <w:pPr>
        <w:spacing w:after="0" w:line="480" w:lineRule="auto"/>
        <w:rPr>
          <w:rFonts w:ascii="Georgia" w:eastAsia="Times New Roman" w:hAnsi="Georgia" w:cs="Times New Roman"/>
          <w:color w:val="4472C4" w:themeColor="accent1"/>
          <w:lang w:eastAsia="en-PH"/>
        </w:rPr>
      </w:pPr>
    </w:p>
    <w:p w14:paraId="779D442C" w14:textId="086DF318"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7</w:t>
      </w:r>
    </w:p>
    <w:p w14:paraId="5AA5EDF1" w14:textId="3DEE3CBF"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 xml:space="preserve">Enrolled </w:t>
      </w:r>
      <w:r w:rsidR="00CB7D44" w:rsidRPr="0080214E">
        <w:rPr>
          <w:rFonts w:ascii="Georgia" w:eastAsia="Times New Roman" w:hAnsi="Georgia" w:cs="Times New Roman"/>
          <w:i/>
          <w:iCs/>
          <w:color w:val="000000"/>
          <w:lang w:eastAsia="en-PH"/>
        </w:rPr>
        <w:t>Subjects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629"/>
        <w:gridCol w:w="1276"/>
        <w:gridCol w:w="1106"/>
        <w:gridCol w:w="1337"/>
        <w:gridCol w:w="1337"/>
        <w:gridCol w:w="1337"/>
      </w:tblGrid>
      <w:tr w:rsidR="006011E7" w:rsidRPr="00947823" w14:paraId="11E06896" w14:textId="77777777" w:rsidTr="006011E7">
        <w:trPr>
          <w:trHeight w:val="676"/>
          <w:jc w:val="center"/>
        </w:trPr>
        <w:tc>
          <w:tcPr>
            <w:tcW w:w="1338" w:type="dxa"/>
            <w:shd w:val="clear" w:color="auto" w:fill="auto"/>
            <w:tcMar>
              <w:top w:w="100" w:type="dxa"/>
              <w:left w:w="100" w:type="dxa"/>
              <w:bottom w:w="100" w:type="dxa"/>
              <w:right w:w="100" w:type="dxa"/>
            </w:tcMar>
          </w:tcPr>
          <w:p w14:paraId="2AA61676"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629" w:type="dxa"/>
            <w:tcBorders>
              <w:bottom w:val="single" w:sz="4" w:space="0" w:color="auto"/>
            </w:tcBorders>
            <w:shd w:val="clear" w:color="auto" w:fill="auto"/>
            <w:tcMar>
              <w:top w:w="100" w:type="dxa"/>
              <w:left w:w="100" w:type="dxa"/>
              <w:bottom w:w="100" w:type="dxa"/>
              <w:right w:w="100" w:type="dxa"/>
            </w:tcMar>
          </w:tcPr>
          <w:p w14:paraId="40B87386" w14:textId="1475501D" w:rsidR="006011E7" w:rsidRPr="00947823" w:rsidRDefault="00FA3F95" w:rsidP="00FE3CB8">
            <w:pPr>
              <w:widowControl w:val="0"/>
              <w:spacing w:line="240" w:lineRule="auto"/>
              <w:rPr>
                <w:rFonts w:ascii="Georgia" w:eastAsia="Georgia" w:hAnsi="Georgia" w:cs="Georgia"/>
              </w:rPr>
            </w:pPr>
            <w:proofErr w:type="spellStart"/>
            <w:r>
              <w:rPr>
                <w:rFonts w:ascii="Georgia" w:eastAsia="Georgia" w:hAnsi="Georgia" w:cs="Georgia"/>
              </w:rPr>
              <w:t>s</w:t>
            </w:r>
            <w:r w:rsidR="006011E7" w:rsidRPr="00947823">
              <w:rPr>
                <w:rFonts w:ascii="Georgia" w:eastAsia="Georgia" w:hAnsi="Georgia" w:cs="Georgia"/>
              </w:rPr>
              <w:t>tudentName</w:t>
            </w:r>
            <w:proofErr w:type="spellEnd"/>
          </w:p>
        </w:tc>
        <w:tc>
          <w:tcPr>
            <w:tcW w:w="1276" w:type="dxa"/>
            <w:tcBorders>
              <w:bottom w:val="single" w:sz="4" w:space="0" w:color="auto"/>
            </w:tcBorders>
            <w:shd w:val="clear" w:color="auto" w:fill="auto"/>
            <w:tcMar>
              <w:top w:w="100" w:type="dxa"/>
              <w:left w:w="100" w:type="dxa"/>
              <w:bottom w:w="100" w:type="dxa"/>
              <w:right w:w="100" w:type="dxa"/>
            </w:tcMar>
          </w:tcPr>
          <w:p w14:paraId="7F34C088" w14:textId="557FE1C2" w:rsidR="006011E7" w:rsidRPr="00947823" w:rsidRDefault="00FA3F95" w:rsidP="00FE3CB8">
            <w:pPr>
              <w:widowControl w:val="0"/>
              <w:spacing w:line="240" w:lineRule="auto"/>
              <w:rPr>
                <w:rFonts w:ascii="Georgia" w:eastAsia="Georgia" w:hAnsi="Georgia" w:cs="Georgia"/>
              </w:rPr>
            </w:pPr>
            <w:proofErr w:type="spellStart"/>
            <w:r>
              <w:rPr>
                <w:rFonts w:ascii="Georgia" w:eastAsia="Georgia" w:hAnsi="Georgia" w:cs="Georgia"/>
              </w:rPr>
              <w:t>s</w:t>
            </w:r>
            <w:r w:rsidR="006011E7" w:rsidRPr="00947823">
              <w:rPr>
                <w:rFonts w:ascii="Georgia" w:eastAsia="Georgia" w:hAnsi="Georgia" w:cs="Georgia"/>
              </w:rPr>
              <w:t>ubjectId</w:t>
            </w:r>
            <w:proofErr w:type="spellEnd"/>
          </w:p>
        </w:tc>
        <w:tc>
          <w:tcPr>
            <w:tcW w:w="1106" w:type="dxa"/>
            <w:shd w:val="clear" w:color="auto" w:fill="auto"/>
            <w:tcMar>
              <w:top w:w="100" w:type="dxa"/>
              <w:left w:w="100" w:type="dxa"/>
              <w:bottom w:w="100" w:type="dxa"/>
              <w:right w:w="100" w:type="dxa"/>
            </w:tcMar>
          </w:tcPr>
          <w:p w14:paraId="25CB0DFB" w14:textId="3B211191"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9E4114C" w14:textId="0E4CBCF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days</w:t>
            </w:r>
          </w:p>
        </w:tc>
        <w:tc>
          <w:tcPr>
            <w:tcW w:w="1337" w:type="dxa"/>
            <w:shd w:val="clear" w:color="auto" w:fill="auto"/>
            <w:tcMar>
              <w:top w:w="100" w:type="dxa"/>
              <w:left w:w="100" w:type="dxa"/>
              <w:bottom w:w="100" w:type="dxa"/>
              <w:right w:w="100" w:type="dxa"/>
            </w:tcMar>
          </w:tcPr>
          <w:p w14:paraId="3D789CE0" w14:textId="3C9DD51A"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time</w:t>
            </w:r>
          </w:p>
        </w:tc>
        <w:tc>
          <w:tcPr>
            <w:tcW w:w="1337" w:type="dxa"/>
            <w:shd w:val="clear" w:color="auto" w:fill="auto"/>
            <w:tcMar>
              <w:top w:w="100" w:type="dxa"/>
              <w:left w:w="100" w:type="dxa"/>
              <w:bottom w:w="100" w:type="dxa"/>
              <w:right w:w="100" w:type="dxa"/>
            </w:tcMar>
          </w:tcPr>
          <w:p w14:paraId="57271869" w14:textId="6F0581C0"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teacher</w:t>
            </w:r>
          </w:p>
        </w:tc>
      </w:tr>
      <w:tr w:rsidR="006011E7" w:rsidRPr="00947823" w14:paraId="5DF7F181" w14:textId="77777777" w:rsidTr="006011E7">
        <w:trPr>
          <w:jc w:val="center"/>
        </w:trPr>
        <w:tc>
          <w:tcPr>
            <w:tcW w:w="1338" w:type="dxa"/>
            <w:tcBorders>
              <w:right w:val="single" w:sz="4" w:space="0" w:color="auto"/>
            </w:tcBorders>
            <w:shd w:val="clear" w:color="auto" w:fill="auto"/>
            <w:tcMar>
              <w:top w:w="100" w:type="dxa"/>
              <w:left w:w="100" w:type="dxa"/>
              <w:bottom w:w="100" w:type="dxa"/>
              <w:right w:w="100" w:type="dxa"/>
            </w:tcMar>
          </w:tcPr>
          <w:p w14:paraId="6919004E" w14:textId="180F971D" w:rsidR="006011E7" w:rsidRPr="00947823" w:rsidRDefault="006011E7" w:rsidP="00FE3CB8">
            <w:pPr>
              <w:widowControl w:val="0"/>
              <w:spacing w:line="240" w:lineRule="auto"/>
              <w:rPr>
                <w:rFonts w:ascii="Georgia" w:eastAsia="Georgia" w:hAnsi="Georgia" w:cs="Georgia"/>
              </w:rPr>
            </w:pPr>
            <w:proofErr w:type="spellStart"/>
            <w:r w:rsidRPr="00947823">
              <w:rPr>
                <w:rFonts w:ascii="Georgia" w:eastAsia="Georgia" w:hAnsi="Georgia" w:cs="Georgia"/>
              </w:rPr>
              <w:t>imgpath</w:t>
            </w:r>
            <w:proofErr w:type="spellEnd"/>
          </w:p>
        </w:tc>
        <w:tc>
          <w:tcPr>
            <w:tcW w:w="162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2DAAEA" w14:textId="099A63FB" w:rsidR="006011E7" w:rsidRPr="00947823" w:rsidRDefault="006011E7" w:rsidP="00FE3CB8">
            <w:pPr>
              <w:widowControl w:val="0"/>
              <w:spacing w:line="240" w:lineRule="auto"/>
              <w:rPr>
                <w:rFonts w:ascii="Georgia" w:eastAsia="Georgia" w:hAnsi="Georgia" w:cs="Georgia"/>
              </w:rPr>
            </w:pPr>
            <w:proofErr w:type="spellStart"/>
            <w:r w:rsidRPr="00947823">
              <w:rPr>
                <w:rFonts w:ascii="Georgia" w:eastAsia="Georgia" w:hAnsi="Georgia" w:cs="Georgia"/>
              </w:rPr>
              <w:t>displayname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02D982" w14:textId="27DE1E72"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status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065F0581"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662DEF6"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A104695"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D7072FB" w14:textId="77777777" w:rsidR="006011E7" w:rsidRPr="00947823" w:rsidRDefault="006011E7" w:rsidP="00FE3CB8">
            <w:pPr>
              <w:widowControl w:val="0"/>
              <w:spacing w:line="240" w:lineRule="auto"/>
              <w:rPr>
                <w:rFonts w:ascii="Georgia" w:eastAsia="Georgia" w:hAnsi="Georgia" w:cs="Georgia"/>
              </w:rPr>
            </w:pPr>
          </w:p>
        </w:tc>
      </w:tr>
    </w:tbl>
    <w:p w14:paraId="552A0CF0" w14:textId="77777777" w:rsidR="001C747D" w:rsidRDefault="001C747D" w:rsidP="001C747D">
      <w:pPr>
        <w:spacing w:after="0" w:line="480" w:lineRule="auto"/>
        <w:jc w:val="both"/>
        <w:rPr>
          <w:rFonts w:ascii="Georgia" w:eastAsia="Times New Roman" w:hAnsi="Georgia" w:cs="Times New Roman"/>
          <w:color w:val="000000"/>
          <w:lang w:eastAsia="en-PH"/>
        </w:rPr>
      </w:pPr>
    </w:p>
    <w:p w14:paraId="555CB939" w14:textId="613AB3FE" w:rsidR="00D250D0" w:rsidRPr="00D250D0" w:rsidRDefault="00D250D0" w:rsidP="00D250D0">
      <w:pPr>
        <w:spacing w:after="0" w:line="480" w:lineRule="auto"/>
        <w:ind w:firstLine="720"/>
        <w:rPr>
          <w:rFonts w:ascii="Georgia" w:eastAsia="Times New Roman" w:hAnsi="Georgia" w:cs="Times New Roman"/>
          <w:lang w:eastAsia="en-PH"/>
        </w:rPr>
      </w:pPr>
      <w:r w:rsidRPr="00D250D0">
        <w:rPr>
          <w:rFonts w:ascii="Georgia" w:eastAsia="Times New Roman" w:hAnsi="Georgia" w:cs="Times New Roman"/>
          <w:lang w:eastAsia="en-PH"/>
        </w:rPr>
        <w:t xml:space="preserve">Table 3.7 presents the Enrolled Subjects Table, which tracks the subjects that students are enrolled in within the Mentor-Shift app. Each entry is uniquely identified by an id (primary key) and includes fields such as </w:t>
      </w:r>
      <w:proofErr w:type="spellStart"/>
      <w:r w:rsidRPr="00D250D0">
        <w:rPr>
          <w:rFonts w:ascii="Georgia" w:eastAsia="Times New Roman" w:hAnsi="Georgia" w:cs="Times New Roman"/>
          <w:lang w:eastAsia="en-PH"/>
        </w:rPr>
        <w:t>studentName</w:t>
      </w:r>
      <w:proofErr w:type="spellEnd"/>
      <w:r w:rsidRPr="00D250D0">
        <w:rPr>
          <w:rFonts w:ascii="Georgia" w:eastAsia="Times New Roman" w:hAnsi="Georgia" w:cs="Times New Roman"/>
          <w:lang w:eastAsia="en-PH"/>
        </w:rPr>
        <w:t xml:space="preserve"> and </w:t>
      </w:r>
      <w:proofErr w:type="spellStart"/>
      <w:r w:rsidRPr="00D250D0">
        <w:rPr>
          <w:rFonts w:ascii="Georgia" w:eastAsia="Times New Roman" w:hAnsi="Georgia" w:cs="Times New Roman"/>
          <w:lang w:eastAsia="en-PH"/>
        </w:rPr>
        <w:t>subjectId</w:t>
      </w:r>
      <w:proofErr w:type="spellEnd"/>
      <w:r w:rsidRPr="00D250D0">
        <w:rPr>
          <w:rFonts w:ascii="Georgia" w:eastAsia="Times New Roman" w:hAnsi="Georgia" w:cs="Times New Roman"/>
          <w:lang w:eastAsia="en-PH"/>
        </w:rPr>
        <w:t xml:space="preserve"> to link students with their respective subjects. Additional fields like subject, days, and time provide details on the scheduling of each enrolled subject, while teacher identifies the mentor associated with the subject. The </w:t>
      </w:r>
      <w:proofErr w:type="spellStart"/>
      <w:r w:rsidRPr="00D250D0">
        <w:rPr>
          <w:rFonts w:ascii="Georgia" w:eastAsia="Times New Roman" w:hAnsi="Georgia" w:cs="Times New Roman"/>
          <w:lang w:eastAsia="en-PH"/>
        </w:rPr>
        <w:t>imgpath</w:t>
      </w:r>
      <w:proofErr w:type="spellEnd"/>
      <w:r w:rsidRPr="00D250D0">
        <w:rPr>
          <w:rFonts w:ascii="Georgia" w:eastAsia="Times New Roman" w:hAnsi="Georgia" w:cs="Times New Roman"/>
          <w:lang w:eastAsia="en-PH"/>
        </w:rPr>
        <w:t xml:space="preserve"> and </w:t>
      </w:r>
      <w:proofErr w:type="spellStart"/>
      <w:r w:rsidRPr="00D250D0">
        <w:rPr>
          <w:rFonts w:ascii="Georgia" w:eastAsia="Times New Roman" w:hAnsi="Georgia" w:cs="Times New Roman"/>
          <w:lang w:eastAsia="en-PH"/>
        </w:rPr>
        <w:t>displayname</w:t>
      </w:r>
      <w:proofErr w:type="spellEnd"/>
      <w:r w:rsidRPr="00D250D0">
        <w:rPr>
          <w:rFonts w:ascii="Georgia" w:eastAsia="Times New Roman" w:hAnsi="Georgia" w:cs="Times New Roman"/>
          <w:lang w:eastAsia="en-PH"/>
        </w:rPr>
        <w:t xml:space="preserve"> fields enhance the student’s profile representation. Lastly, the status field indicates the current enrollment status of the student. This table is crucial for managing student enrollments and ensuring efficient tracking of academic participation.</w:t>
      </w:r>
    </w:p>
    <w:p w14:paraId="4ABF7B33" w14:textId="77777777" w:rsidR="00D250D0" w:rsidRDefault="00D250D0" w:rsidP="00D250D0">
      <w:pPr>
        <w:spacing w:after="0" w:line="480" w:lineRule="auto"/>
        <w:rPr>
          <w:rFonts w:ascii="Georgia" w:eastAsia="Times New Roman" w:hAnsi="Georgia" w:cs="Times New Roman"/>
          <w:b/>
          <w:bCs/>
          <w:color w:val="000000"/>
          <w:lang w:eastAsia="en-PH"/>
        </w:rPr>
      </w:pPr>
    </w:p>
    <w:p w14:paraId="503BF740" w14:textId="77777777" w:rsidR="00D250D0" w:rsidRDefault="00D250D0" w:rsidP="00D250D0">
      <w:pPr>
        <w:spacing w:after="0" w:line="480" w:lineRule="auto"/>
        <w:rPr>
          <w:rFonts w:ascii="Georgia" w:eastAsia="Times New Roman" w:hAnsi="Georgia" w:cs="Times New Roman"/>
          <w:b/>
          <w:bCs/>
          <w:color w:val="000000"/>
          <w:lang w:eastAsia="en-PH"/>
        </w:rPr>
      </w:pPr>
    </w:p>
    <w:p w14:paraId="54A6BD71" w14:textId="77777777" w:rsidR="00D250D0" w:rsidRDefault="00D250D0" w:rsidP="00D250D0">
      <w:pPr>
        <w:spacing w:after="0" w:line="480" w:lineRule="auto"/>
        <w:rPr>
          <w:rFonts w:ascii="Georgia" w:eastAsia="Times New Roman" w:hAnsi="Georgia" w:cs="Times New Roman"/>
          <w:b/>
          <w:bCs/>
          <w:color w:val="000000"/>
          <w:lang w:eastAsia="en-PH"/>
        </w:rPr>
      </w:pPr>
    </w:p>
    <w:p w14:paraId="7338541A" w14:textId="77777777" w:rsidR="00D250D0" w:rsidRDefault="00D250D0" w:rsidP="00D250D0">
      <w:pPr>
        <w:spacing w:after="0" w:line="480" w:lineRule="auto"/>
        <w:rPr>
          <w:rFonts w:ascii="Georgia" w:eastAsia="Times New Roman" w:hAnsi="Georgia" w:cs="Times New Roman"/>
          <w:b/>
          <w:bCs/>
          <w:color w:val="000000"/>
          <w:lang w:eastAsia="en-PH"/>
        </w:rPr>
      </w:pPr>
    </w:p>
    <w:p w14:paraId="2A59E481" w14:textId="77777777" w:rsidR="00D250D0" w:rsidRDefault="00D250D0" w:rsidP="00D250D0">
      <w:pPr>
        <w:spacing w:after="0" w:line="480" w:lineRule="auto"/>
        <w:rPr>
          <w:rFonts w:ascii="Georgia" w:eastAsia="Times New Roman" w:hAnsi="Georgia" w:cs="Times New Roman"/>
          <w:b/>
          <w:bCs/>
          <w:color w:val="000000"/>
          <w:lang w:eastAsia="en-PH"/>
        </w:rPr>
      </w:pPr>
    </w:p>
    <w:p w14:paraId="3970680D" w14:textId="52FF61DB" w:rsidR="0080214E" w:rsidRDefault="006011E7" w:rsidP="00D250D0">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lastRenderedPageBreak/>
        <w:t>Table 3.</w:t>
      </w:r>
      <w:r w:rsidR="00731B67">
        <w:rPr>
          <w:rFonts w:ascii="Georgia" w:eastAsia="Times New Roman" w:hAnsi="Georgia" w:cs="Times New Roman"/>
          <w:b/>
          <w:bCs/>
          <w:color w:val="000000"/>
          <w:lang w:eastAsia="en-PH"/>
        </w:rPr>
        <w:t>8</w:t>
      </w:r>
    </w:p>
    <w:p w14:paraId="7C81D3FA" w14:textId="1340D678"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Lessons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6011E7" w:rsidRPr="00947823" w14:paraId="72EA7585" w14:textId="77777777" w:rsidTr="006011E7">
        <w:trPr>
          <w:trHeight w:val="676"/>
          <w:jc w:val="center"/>
        </w:trPr>
        <w:tc>
          <w:tcPr>
            <w:tcW w:w="1338" w:type="dxa"/>
            <w:shd w:val="clear" w:color="auto" w:fill="auto"/>
            <w:tcMar>
              <w:top w:w="100" w:type="dxa"/>
              <w:left w:w="100" w:type="dxa"/>
              <w:bottom w:w="100" w:type="dxa"/>
              <w:right w:w="100" w:type="dxa"/>
            </w:tcMar>
          </w:tcPr>
          <w:p w14:paraId="1BAE0659"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7E3646CA" w14:textId="39FC474E"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date</w:t>
            </w:r>
          </w:p>
        </w:tc>
        <w:tc>
          <w:tcPr>
            <w:tcW w:w="1337" w:type="dxa"/>
            <w:tcBorders>
              <w:bottom w:val="single" w:sz="4" w:space="0" w:color="auto"/>
            </w:tcBorders>
            <w:shd w:val="clear" w:color="auto" w:fill="auto"/>
            <w:tcMar>
              <w:top w:w="100" w:type="dxa"/>
              <w:left w:w="100" w:type="dxa"/>
              <w:bottom w:w="100" w:type="dxa"/>
              <w:right w:w="100" w:type="dxa"/>
            </w:tcMar>
          </w:tcPr>
          <w:p w14:paraId="0346B803" w14:textId="7C7D7116"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4B0DEBAF" w14:textId="7422DC95"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01772F0" w14:textId="59225D7D"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4EA15447" w14:textId="77112C1A"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descriptions</w:t>
            </w:r>
          </w:p>
        </w:tc>
        <w:tc>
          <w:tcPr>
            <w:tcW w:w="1337" w:type="dxa"/>
            <w:shd w:val="clear" w:color="auto" w:fill="auto"/>
            <w:tcMar>
              <w:top w:w="100" w:type="dxa"/>
              <w:left w:w="100" w:type="dxa"/>
              <w:bottom w:w="100" w:type="dxa"/>
              <w:right w:w="100" w:type="dxa"/>
            </w:tcMar>
          </w:tcPr>
          <w:p w14:paraId="1E2B01A2" w14:textId="09364993" w:rsidR="006011E7" w:rsidRPr="00947823" w:rsidRDefault="006011E7" w:rsidP="00FE3CB8">
            <w:pPr>
              <w:spacing w:line="240" w:lineRule="auto"/>
              <w:rPr>
                <w:rFonts w:ascii="Georgia" w:eastAsia="Georgia" w:hAnsi="Georgia" w:cs="Georgia"/>
              </w:rPr>
            </w:pPr>
            <w:proofErr w:type="spellStart"/>
            <w:r w:rsidRPr="00947823">
              <w:rPr>
                <w:rFonts w:ascii="Georgia" w:eastAsia="Georgia" w:hAnsi="Georgia" w:cs="Georgia"/>
              </w:rPr>
              <w:t>ytlink</w:t>
            </w:r>
            <w:proofErr w:type="spellEnd"/>
          </w:p>
        </w:tc>
      </w:tr>
      <w:tr w:rsidR="006011E7" w:rsidRPr="00947823" w14:paraId="4AA110EE" w14:textId="77777777" w:rsidTr="006011E7">
        <w:trPr>
          <w:jc w:val="center"/>
        </w:trPr>
        <w:tc>
          <w:tcPr>
            <w:tcW w:w="1338" w:type="dxa"/>
            <w:tcBorders>
              <w:right w:val="single" w:sz="4" w:space="0" w:color="auto"/>
            </w:tcBorders>
            <w:shd w:val="clear" w:color="auto" w:fill="auto"/>
            <w:tcMar>
              <w:top w:w="100" w:type="dxa"/>
              <w:left w:w="100" w:type="dxa"/>
              <w:bottom w:w="100" w:type="dxa"/>
              <w:right w:w="100" w:type="dxa"/>
            </w:tcMar>
          </w:tcPr>
          <w:p w14:paraId="27AB6F12" w14:textId="7F2FA05B"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D0D3D6" w14:textId="36E73E76"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runtime</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445BB1D4"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CC1D9E0"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3D02146"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2992510"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82FBE37" w14:textId="77777777" w:rsidR="006011E7" w:rsidRPr="00947823" w:rsidRDefault="006011E7" w:rsidP="00FE3CB8">
            <w:pPr>
              <w:widowControl w:val="0"/>
              <w:spacing w:line="240" w:lineRule="auto"/>
              <w:rPr>
                <w:rFonts w:ascii="Georgia" w:eastAsia="Georgia" w:hAnsi="Georgia" w:cs="Georgia"/>
              </w:rPr>
            </w:pPr>
          </w:p>
        </w:tc>
      </w:tr>
    </w:tbl>
    <w:p w14:paraId="62B8CB05" w14:textId="77777777" w:rsidR="001C747D" w:rsidRDefault="001C747D" w:rsidP="001C747D">
      <w:pPr>
        <w:spacing w:after="0" w:line="480" w:lineRule="auto"/>
        <w:jc w:val="both"/>
        <w:rPr>
          <w:rFonts w:ascii="Georgia" w:eastAsia="Times New Roman" w:hAnsi="Georgia" w:cs="Times New Roman"/>
          <w:color w:val="000000"/>
          <w:lang w:eastAsia="en-PH"/>
        </w:rPr>
      </w:pPr>
    </w:p>
    <w:p w14:paraId="0E6B315F" w14:textId="51853C67" w:rsidR="0080214E" w:rsidRPr="00FD29A9" w:rsidRDefault="00FD29A9" w:rsidP="0080214E">
      <w:pPr>
        <w:spacing w:after="0" w:line="480" w:lineRule="auto"/>
        <w:ind w:firstLine="720"/>
        <w:jc w:val="both"/>
        <w:rPr>
          <w:rFonts w:ascii="Georgia" w:eastAsia="Times New Roman" w:hAnsi="Georgia" w:cs="Times New Roman"/>
          <w:lang w:eastAsia="en-PH"/>
        </w:rPr>
      </w:pPr>
      <w:r w:rsidRPr="00FD29A9">
        <w:rPr>
          <w:rFonts w:ascii="Georgia" w:eastAsia="Times New Roman" w:hAnsi="Georgia" w:cs="Times New Roman"/>
          <w:lang w:eastAsia="en-PH"/>
        </w:rPr>
        <w:t xml:space="preserve">Table 3.8 outlines the Lessons Table, which organizes the instructional lessons available within the Mentor-Shift app. Each lesson is uniquely identified by an id (primary key) and includes fields such as date, teacher, and subject to provide context about the lesson's timing and content area. The title and description fields summarize the lesson's focus, while the </w:t>
      </w:r>
      <w:proofErr w:type="spellStart"/>
      <w:r w:rsidRPr="00FD29A9">
        <w:rPr>
          <w:rFonts w:ascii="Georgia" w:eastAsia="Times New Roman" w:hAnsi="Georgia" w:cs="Times New Roman"/>
          <w:lang w:eastAsia="en-PH"/>
        </w:rPr>
        <w:t>ytlink</w:t>
      </w:r>
      <w:proofErr w:type="spellEnd"/>
      <w:r w:rsidRPr="00FD29A9">
        <w:rPr>
          <w:rFonts w:ascii="Georgia" w:eastAsia="Times New Roman" w:hAnsi="Georgia" w:cs="Times New Roman"/>
          <w:lang w:eastAsia="en-PH"/>
        </w:rPr>
        <w:t xml:space="preserve"> allows for the inclusion of related YouTube videos. The filetype field specifies the format of any associated lesson materials, and runtime indicates the expected duration of the lesson. This table is essential for managing and delivering structured lessons, enhancing the educational experience for mentees.</w:t>
      </w:r>
    </w:p>
    <w:p w14:paraId="49B99B0C" w14:textId="77777777" w:rsidR="00FD29A9" w:rsidRPr="001C747D" w:rsidRDefault="00FD29A9" w:rsidP="00FD29A9">
      <w:pPr>
        <w:spacing w:after="0" w:line="480" w:lineRule="auto"/>
        <w:jc w:val="both"/>
        <w:rPr>
          <w:rFonts w:ascii="Georgia" w:eastAsia="Times New Roman" w:hAnsi="Georgia" w:cs="Times New Roman"/>
          <w:color w:val="4472C4" w:themeColor="accent1"/>
          <w:lang w:eastAsia="en-PH"/>
        </w:rPr>
      </w:pPr>
    </w:p>
    <w:p w14:paraId="2A3FD8DA" w14:textId="61BDBCDC"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9</w:t>
      </w:r>
    </w:p>
    <w:p w14:paraId="400C71AD" w14:textId="3F1F2E4B"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Message Table</w:t>
      </w:r>
    </w:p>
    <w:tbl>
      <w:tblPr>
        <w:tblW w:w="96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6"/>
        <w:gridCol w:w="1615"/>
        <w:gridCol w:w="1615"/>
        <w:gridCol w:w="1615"/>
        <w:gridCol w:w="1615"/>
        <w:gridCol w:w="1615"/>
      </w:tblGrid>
      <w:tr w:rsidR="006011E7" w:rsidRPr="00947823" w14:paraId="51CA773F" w14:textId="77777777" w:rsidTr="006011E7">
        <w:trPr>
          <w:trHeight w:val="691"/>
          <w:jc w:val="center"/>
        </w:trPr>
        <w:tc>
          <w:tcPr>
            <w:tcW w:w="1616" w:type="dxa"/>
            <w:shd w:val="clear" w:color="auto" w:fill="auto"/>
            <w:tcMar>
              <w:top w:w="100" w:type="dxa"/>
              <w:left w:w="100" w:type="dxa"/>
              <w:bottom w:w="100" w:type="dxa"/>
              <w:right w:w="100" w:type="dxa"/>
            </w:tcMar>
          </w:tcPr>
          <w:p w14:paraId="3871D483"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615" w:type="dxa"/>
            <w:tcBorders>
              <w:bottom w:val="single" w:sz="4" w:space="0" w:color="auto"/>
            </w:tcBorders>
            <w:shd w:val="clear" w:color="auto" w:fill="auto"/>
            <w:tcMar>
              <w:top w:w="100" w:type="dxa"/>
              <w:left w:w="100" w:type="dxa"/>
              <w:bottom w:w="100" w:type="dxa"/>
              <w:right w:w="100" w:type="dxa"/>
            </w:tcMar>
          </w:tcPr>
          <w:p w14:paraId="01F27731" w14:textId="4DE1B74C"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sender</w:t>
            </w:r>
          </w:p>
        </w:tc>
        <w:tc>
          <w:tcPr>
            <w:tcW w:w="1615" w:type="dxa"/>
            <w:tcBorders>
              <w:bottom w:val="single" w:sz="4" w:space="0" w:color="auto"/>
            </w:tcBorders>
            <w:shd w:val="clear" w:color="auto" w:fill="auto"/>
            <w:tcMar>
              <w:top w:w="100" w:type="dxa"/>
              <w:left w:w="100" w:type="dxa"/>
              <w:bottom w:w="100" w:type="dxa"/>
              <w:right w:w="100" w:type="dxa"/>
            </w:tcMar>
          </w:tcPr>
          <w:p w14:paraId="4DD33EDC" w14:textId="6A41C5D3"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receiver</w:t>
            </w:r>
          </w:p>
        </w:tc>
        <w:tc>
          <w:tcPr>
            <w:tcW w:w="1615" w:type="dxa"/>
            <w:shd w:val="clear" w:color="auto" w:fill="auto"/>
            <w:tcMar>
              <w:top w:w="100" w:type="dxa"/>
              <w:left w:w="100" w:type="dxa"/>
              <w:bottom w:w="100" w:type="dxa"/>
              <w:right w:w="100" w:type="dxa"/>
            </w:tcMar>
          </w:tcPr>
          <w:p w14:paraId="3C1F5045" w14:textId="0F468517"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message</w:t>
            </w:r>
          </w:p>
        </w:tc>
        <w:tc>
          <w:tcPr>
            <w:tcW w:w="1615" w:type="dxa"/>
            <w:shd w:val="clear" w:color="auto" w:fill="auto"/>
            <w:tcMar>
              <w:top w:w="100" w:type="dxa"/>
              <w:left w:w="100" w:type="dxa"/>
              <w:bottom w:w="100" w:type="dxa"/>
              <w:right w:w="100" w:type="dxa"/>
            </w:tcMar>
          </w:tcPr>
          <w:p w14:paraId="18574973" w14:textId="5CD62315"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status</w:t>
            </w:r>
          </w:p>
        </w:tc>
        <w:tc>
          <w:tcPr>
            <w:tcW w:w="1615" w:type="dxa"/>
            <w:shd w:val="clear" w:color="auto" w:fill="auto"/>
            <w:tcMar>
              <w:top w:w="100" w:type="dxa"/>
              <w:left w:w="100" w:type="dxa"/>
              <w:bottom w:w="100" w:type="dxa"/>
              <w:right w:w="100" w:type="dxa"/>
            </w:tcMar>
          </w:tcPr>
          <w:p w14:paraId="67A98735" w14:textId="48F6B4B6" w:rsidR="006011E7" w:rsidRPr="00947823" w:rsidRDefault="006011E7" w:rsidP="00FE3CB8">
            <w:pPr>
              <w:widowControl w:val="0"/>
              <w:spacing w:line="240" w:lineRule="auto"/>
              <w:rPr>
                <w:rFonts w:ascii="Georgia" w:eastAsia="Georgia" w:hAnsi="Georgia" w:cs="Georgia"/>
              </w:rPr>
            </w:pPr>
            <w:proofErr w:type="spellStart"/>
            <w:r w:rsidRPr="00947823">
              <w:rPr>
                <w:rFonts w:ascii="Georgia" w:eastAsia="Georgia" w:hAnsi="Georgia" w:cs="Georgia"/>
              </w:rPr>
              <w:t>imgpath</w:t>
            </w:r>
            <w:proofErr w:type="spellEnd"/>
          </w:p>
        </w:tc>
      </w:tr>
    </w:tbl>
    <w:p w14:paraId="7850A29B" w14:textId="77777777" w:rsidR="001C747D" w:rsidRDefault="001C747D" w:rsidP="001C747D">
      <w:pPr>
        <w:spacing w:after="0" w:line="480" w:lineRule="auto"/>
        <w:jc w:val="both"/>
        <w:rPr>
          <w:rFonts w:ascii="Georgia" w:eastAsia="Times New Roman" w:hAnsi="Georgia" w:cs="Times New Roman"/>
          <w:color w:val="000000"/>
          <w:lang w:eastAsia="en-PH"/>
        </w:rPr>
      </w:pPr>
    </w:p>
    <w:p w14:paraId="36B5CC0D" w14:textId="77777777" w:rsidR="00D25A31" w:rsidRDefault="00637121" w:rsidP="00637121">
      <w:pPr>
        <w:spacing w:after="0" w:line="480" w:lineRule="auto"/>
        <w:ind w:firstLine="720"/>
        <w:rPr>
          <w:rFonts w:ascii="Georgia" w:eastAsia="Times New Roman" w:hAnsi="Georgia" w:cs="Times New Roman"/>
          <w:lang w:eastAsia="en-PH"/>
        </w:rPr>
        <w:sectPr w:rsidR="00D25A31" w:rsidSect="00DF2B21">
          <w:headerReference w:type="default" r:id="rId67"/>
          <w:headerReference w:type="first" r:id="rId68"/>
          <w:pgSz w:w="12240" w:h="15840"/>
          <w:pgMar w:top="1440" w:right="1440" w:bottom="1440" w:left="1440" w:header="708" w:footer="708" w:gutter="0"/>
          <w:pgNumType w:start="1"/>
          <w:cols w:space="708"/>
          <w:titlePg/>
          <w:docGrid w:linePitch="360"/>
        </w:sectPr>
      </w:pPr>
      <w:r w:rsidRPr="00637121">
        <w:rPr>
          <w:rFonts w:ascii="Georgia" w:eastAsia="Times New Roman" w:hAnsi="Georgia" w:cs="Times New Roman"/>
          <w:lang w:eastAsia="en-PH"/>
        </w:rPr>
        <w:t xml:space="preserve">Table 3.9 presents the Message Table, which captures the communication between users within the Mentor-Shift app. Each message is uniquely identified by an id (primary key) and includes fields such as sender and receiver to indicate the participants in the conversation. The message field contains the content of the communication, while the status field tracks whether the message has been sent, delivered, or read. The </w:t>
      </w:r>
      <w:proofErr w:type="spellStart"/>
      <w:r w:rsidRPr="00637121">
        <w:rPr>
          <w:rFonts w:ascii="Georgia" w:eastAsia="Times New Roman" w:hAnsi="Georgia" w:cs="Times New Roman"/>
          <w:lang w:eastAsia="en-PH"/>
        </w:rPr>
        <w:t>imgpath</w:t>
      </w:r>
      <w:proofErr w:type="spellEnd"/>
      <w:r w:rsidRPr="00637121">
        <w:rPr>
          <w:rFonts w:ascii="Georgia" w:eastAsia="Times New Roman" w:hAnsi="Georgia" w:cs="Times New Roman"/>
          <w:lang w:eastAsia="en-PH"/>
        </w:rPr>
        <w:t xml:space="preserve"> field can store any associated images or attachments related to the message. This table is essential for facilitating real-time </w:t>
      </w:r>
    </w:p>
    <w:p w14:paraId="3A3A9378" w14:textId="77777777" w:rsidR="00637121" w:rsidRPr="00637121" w:rsidRDefault="00637121" w:rsidP="00637121">
      <w:pPr>
        <w:spacing w:after="0" w:line="480" w:lineRule="auto"/>
        <w:ind w:firstLine="720"/>
        <w:rPr>
          <w:rFonts w:ascii="Georgia" w:eastAsia="Times New Roman" w:hAnsi="Georgia" w:cs="Times New Roman"/>
          <w:lang w:eastAsia="en-PH"/>
        </w:rPr>
      </w:pPr>
      <w:r w:rsidRPr="00637121">
        <w:rPr>
          <w:rFonts w:ascii="Georgia" w:eastAsia="Times New Roman" w:hAnsi="Georgia" w:cs="Times New Roman"/>
          <w:lang w:eastAsia="en-PH"/>
        </w:rPr>
        <w:lastRenderedPageBreak/>
        <w:t>interactions between mentors and mentees, enhancing collaboration and support throughout the learning journey.</w:t>
      </w:r>
    </w:p>
    <w:p w14:paraId="10D73279" w14:textId="77777777" w:rsidR="00637121" w:rsidRDefault="00637121" w:rsidP="00637121">
      <w:pPr>
        <w:spacing w:after="0" w:line="480" w:lineRule="auto"/>
        <w:rPr>
          <w:rFonts w:ascii="Georgia" w:eastAsia="Times New Roman" w:hAnsi="Georgia" w:cs="Times New Roman"/>
          <w:color w:val="4472C4" w:themeColor="accent1"/>
          <w:lang w:eastAsia="en-PH"/>
        </w:rPr>
      </w:pPr>
    </w:p>
    <w:p w14:paraId="3CB4FBC4" w14:textId="6C9AFC8A" w:rsidR="0080214E" w:rsidRDefault="006011E7" w:rsidP="00637121">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10</w:t>
      </w:r>
    </w:p>
    <w:p w14:paraId="121C0E6F" w14:textId="061DB4FD"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Score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6011E7" w:rsidRPr="00947823" w14:paraId="3ACC6039" w14:textId="77777777" w:rsidTr="00FE3CB8">
        <w:trPr>
          <w:trHeight w:val="676"/>
          <w:jc w:val="center"/>
        </w:trPr>
        <w:tc>
          <w:tcPr>
            <w:tcW w:w="1338" w:type="dxa"/>
            <w:shd w:val="clear" w:color="auto" w:fill="auto"/>
            <w:tcMar>
              <w:top w:w="100" w:type="dxa"/>
              <w:left w:w="100" w:type="dxa"/>
              <w:bottom w:w="100" w:type="dxa"/>
              <w:right w:w="100" w:type="dxa"/>
            </w:tcMar>
          </w:tcPr>
          <w:p w14:paraId="596266EE"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2F13918D" w14:textId="5CECBA59"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subject</w:t>
            </w:r>
          </w:p>
        </w:tc>
        <w:tc>
          <w:tcPr>
            <w:tcW w:w="1337" w:type="dxa"/>
            <w:tcBorders>
              <w:bottom w:val="single" w:sz="4" w:space="0" w:color="auto"/>
            </w:tcBorders>
            <w:shd w:val="clear" w:color="auto" w:fill="auto"/>
            <w:tcMar>
              <w:top w:w="100" w:type="dxa"/>
              <w:left w:w="100" w:type="dxa"/>
              <w:bottom w:w="100" w:type="dxa"/>
              <w:right w:w="100" w:type="dxa"/>
            </w:tcMar>
          </w:tcPr>
          <w:p w14:paraId="1CC3A6F1" w14:textId="6C38D534" w:rsidR="006011E7" w:rsidRPr="00947823" w:rsidRDefault="00435F52" w:rsidP="00FE3CB8">
            <w:pPr>
              <w:widowControl w:val="0"/>
              <w:spacing w:line="240" w:lineRule="auto"/>
              <w:rPr>
                <w:rFonts w:ascii="Georgia" w:eastAsia="Georgia" w:hAnsi="Georgia" w:cs="Georgia"/>
              </w:rPr>
            </w:pPr>
            <w:proofErr w:type="spellStart"/>
            <w:r>
              <w:rPr>
                <w:rFonts w:ascii="Georgia" w:eastAsia="Georgia" w:hAnsi="Georgia" w:cs="Georgia"/>
              </w:rPr>
              <w:t>q</w:t>
            </w:r>
            <w:r w:rsidR="006011E7" w:rsidRPr="00947823">
              <w:rPr>
                <w:rFonts w:ascii="Georgia" w:eastAsia="Georgia" w:hAnsi="Georgia" w:cs="Georgia"/>
              </w:rPr>
              <w:t>uiz_title</w:t>
            </w:r>
            <w:proofErr w:type="spellEnd"/>
          </w:p>
        </w:tc>
        <w:tc>
          <w:tcPr>
            <w:tcW w:w="1337" w:type="dxa"/>
            <w:shd w:val="clear" w:color="auto" w:fill="auto"/>
            <w:tcMar>
              <w:top w:w="100" w:type="dxa"/>
              <w:left w:w="100" w:type="dxa"/>
              <w:bottom w:w="100" w:type="dxa"/>
              <w:right w:w="100" w:type="dxa"/>
            </w:tcMar>
          </w:tcPr>
          <w:p w14:paraId="18E8216D" w14:textId="5D956970" w:rsidR="006011E7" w:rsidRPr="00947823" w:rsidRDefault="00435F52" w:rsidP="00FE3CB8">
            <w:pPr>
              <w:spacing w:line="240" w:lineRule="auto"/>
              <w:rPr>
                <w:rFonts w:ascii="Georgia" w:eastAsia="Georgia" w:hAnsi="Georgia" w:cs="Georgia"/>
              </w:rPr>
            </w:pPr>
            <w:r>
              <w:rPr>
                <w:rFonts w:ascii="Georgia" w:eastAsia="Georgia" w:hAnsi="Georgia" w:cs="Georgia"/>
              </w:rPr>
              <w:t>n</w:t>
            </w:r>
            <w:r w:rsidR="006011E7" w:rsidRPr="00947823">
              <w:rPr>
                <w:rFonts w:ascii="Georgia" w:eastAsia="Georgia" w:hAnsi="Georgia" w:cs="Georgia"/>
              </w:rPr>
              <w:t>o-of-item</w:t>
            </w:r>
          </w:p>
        </w:tc>
        <w:tc>
          <w:tcPr>
            <w:tcW w:w="1337" w:type="dxa"/>
            <w:shd w:val="clear" w:color="auto" w:fill="auto"/>
            <w:tcMar>
              <w:top w:w="100" w:type="dxa"/>
              <w:left w:w="100" w:type="dxa"/>
              <w:bottom w:w="100" w:type="dxa"/>
              <w:right w:w="100" w:type="dxa"/>
            </w:tcMar>
          </w:tcPr>
          <w:p w14:paraId="1C571D14" w14:textId="4F7A65B6"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550350DF" w14:textId="07D64812"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student</w:t>
            </w:r>
          </w:p>
        </w:tc>
        <w:tc>
          <w:tcPr>
            <w:tcW w:w="1337" w:type="dxa"/>
            <w:shd w:val="clear" w:color="auto" w:fill="auto"/>
            <w:tcMar>
              <w:top w:w="100" w:type="dxa"/>
              <w:left w:w="100" w:type="dxa"/>
              <w:bottom w:w="100" w:type="dxa"/>
              <w:right w:w="100" w:type="dxa"/>
            </w:tcMar>
          </w:tcPr>
          <w:p w14:paraId="7B425539" w14:textId="05105E47"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score</w:t>
            </w:r>
          </w:p>
        </w:tc>
      </w:tr>
    </w:tbl>
    <w:p w14:paraId="3F4CB0AC" w14:textId="77777777" w:rsidR="001C747D" w:rsidRDefault="001C747D" w:rsidP="001C747D">
      <w:pPr>
        <w:spacing w:after="0" w:line="480" w:lineRule="auto"/>
        <w:jc w:val="both"/>
        <w:rPr>
          <w:rFonts w:ascii="Georgia" w:eastAsia="Times New Roman" w:hAnsi="Georgia" w:cs="Times New Roman"/>
          <w:color w:val="000000"/>
          <w:lang w:eastAsia="en-PH"/>
        </w:rPr>
      </w:pPr>
    </w:p>
    <w:p w14:paraId="7E584C3D" w14:textId="5455ED58" w:rsidR="0080214E" w:rsidRPr="00435F52" w:rsidRDefault="00435F52" w:rsidP="00435F52">
      <w:pPr>
        <w:spacing w:after="0" w:line="480" w:lineRule="auto"/>
        <w:ind w:firstLine="720"/>
        <w:jc w:val="both"/>
        <w:rPr>
          <w:rFonts w:ascii="Georgia" w:eastAsia="Times New Roman" w:hAnsi="Georgia" w:cs="Times New Roman"/>
          <w:lang w:eastAsia="en-PH"/>
        </w:rPr>
      </w:pPr>
      <w:r w:rsidRPr="00435F52">
        <w:rPr>
          <w:rFonts w:ascii="Georgia" w:eastAsia="Times New Roman" w:hAnsi="Georgia" w:cs="Times New Roman"/>
          <w:lang w:eastAsia="en-PH"/>
        </w:rPr>
        <w:t xml:space="preserve">Table 3.10 details the Score Table, which records the assessment results for students within the Mentor-Shift app. Each entry is uniquely identified by an id (primary key) and includes fields such as subject and </w:t>
      </w:r>
      <w:proofErr w:type="spellStart"/>
      <w:r w:rsidRPr="00435F52">
        <w:rPr>
          <w:rFonts w:ascii="Georgia" w:eastAsia="Times New Roman" w:hAnsi="Georgia" w:cs="Times New Roman"/>
          <w:lang w:eastAsia="en-PH"/>
        </w:rPr>
        <w:t>quiz_title</w:t>
      </w:r>
      <w:proofErr w:type="spellEnd"/>
      <w:r w:rsidRPr="00435F52">
        <w:rPr>
          <w:rFonts w:ascii="Georgia" w:eastAsia="Times New Roman" w:hAnsi="Georgia" w:cs="Times New Roman"/>
          <w:lang w:eastAsia="en-PH"/>
        </w:rPr>
        <w:t xml:space="preserve"> to specify the relevant assessment context. The no-of-items field indicates the number of questions or tasks included in the quiz. Additionally, teacher identifies the mentor responsible for administering the quiz, while student links the score to the specific learner. The score field captures the student's performance, providing a clear record of their achievements in various assessments. This table is crucial for tracking student progress and facilitating feedback on their learning outcomes.</w:t>
      </w:r>
    </w:p>
    <w:p w14:paraId="0F5D543A" w14:textId="77777777" w:rsidR="00084CB8" w:rsidRPr="00947823" w:rsidRDefault="00084CB8" w:rsidP="00084CB8">
      <w:pPr>
        <w:spacing w:after="0" w:line="240" w:lineRule="auto"/>
        <w:rPr>
          <w:rFonts w:ascii="Georgia" w:eastAsia="Times New Roman" w:hAnsi="Georgia" w:cs="Times New Roman"/>
          <w:lang w:eastAsia="en-PH"/>
        </w:rPr>
      </w:pPr>
    </w:p>
    <w:p w14:paraId="4C288CF9" w14:textId="23ABA7E4" w:rsidR="00661753" w:rsidRPr="00947823" w:rsidRDefault="00084CB8" w:rsidP="006011E7">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SYSTEM REQUIREMENTS</w:t>
      </w:r>
    </w:p>
    <w:p w14:paraId="4AB507CB" w14:textId="77777777" w:rsidR="006011E7" w:rsidRPr="00947823" w:rsidRDefault="006011E7" w:rsidP="006011E7">
      <w:pPr>
        <w:spacing w:after="20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These are basic rules that define the necessary functionalities and performance standards for a software project. They serve as a guide for developers, ensuring that the final product fits user requirements and business objectives. In this article, we will look at the exact system requirements for the proposed project, concentrating on important issues like functionality, usability, and security.</w:t>
      </w:r>
    </w:p>
    <w:p w14:paraId="1DF8E0B2" w14:textId="77777777" w:rsidR="006011E7" w:rsidRPr="00947823" w:rsidRDefault="006011E7" w:rsidP="006011E7">
      <w:pPr>
        <w:spacing w:after="0" w:line="48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Hardware Requirements</w:t>
      </w:r>
    </w:p>
    <w:p w14:paraId="6FD0E05B" w14:textId="77777777" w:rsidR="006011E7" w:rsidRPr="00947823" w:rsidRDefault="006011E7" w:rsidP="006011E7">
      <w:pPr>
        <w:spacing w:after="20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Hardware requirements play a crucial role in determining the infrastructure needed to support its functionality and performance. These requirements encompass the server </w:t>
      </w:r>
      <w:r w:rsidRPr="00947823">
        <w:rPr>
          <w:rFonts w:ascii="Georgia" w:eastAsia="Times New Roman" w:hAnsi="Georgia" w:cs="Times New Roman"/>
          <w:color w:val="000000"/>
          <w:lang w:eastAsia="en-PH"/>
        </w:rPr>
        <w:lastRenderedPageBreak/>
        <w:t>hardware specifications necessary to host the application, as well as the client hardware specifications required for users to access the app seamlessly on their mobile devices. By identifying and complying with these hardware requirements, developers can ensure that the Mentor-Shift app operates efficiently and delivers a smooth user experience to its users.</w:t>
      </w:r>
    </w:p>
    <w:p w14:paraId="3981FA2F" w14:textId="77777777" w:rsidR="0080214E" w:rsidRDefault="006011E7" w:rsidP="0080214E">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3.10</w:t>
      </w:r>
      <w:r w:rsidRPr="00947823">
        <w:rPr>
          <w:rFonts w:ascii="Georgia" w:eastAsia="Times New Roman" w:hAnsi="Georgia" w:cs="Times New Roman"/>
          <w:color w:val="000000"/>
          <w:lang w:eastAsia="en-PH"/>
        </w:rPr>
        <w:t xml:space="preserve"> </w:t>
      </w:r>
    </w:p>
    <w:p w14:paraId="3B3BFF24" w14:textId="207EBF6A"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Server Hardware Requirements</w:t>
      </w:r>
    </w:p>
    <w:p w14:paraId="07B7DA21" w14:textId="77777777" w:rsidR="006011E7" w:rsidRPr="00947823" w:rsidRDefault="006011E7" w:rsidP="006011E7">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Recommended Server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2373"/>
        <w:gridCol w:w="6987"/>
      </w:tblGrid>
      <w:tr w:rsidR="006011E7" w:rsidRPr="00947823" w14:paraId="06F4A81B" w14:textId="77777777" w:rsidTr="00FE3CB8">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hideMark/>
          </w:tcPr>
          <w:p w14:paraId="3337D37E"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hideMark/>
          </w:tcPr>
          <w:p w14:paraId="7FB968C1"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Specifications</w:t>
            </w:r>
          </w:p>
        </w:tc>
      </w:tr>
      <w:tr w:rsidR="006011E7" w:rsidRPr="00947823" w14:paraId="76FFF847" w14:textId="77777777" w:rsidTr="00FE3CB8">
        <w:tc>
          <w:tcPr>
            <w:tcW w:w="0" w:type="auto"/>
            <w:tcBorders>
              <w:top w:val="single" w:sz="12" w:space="0" w:color="000000"/>
              <w:bottom w:val="single" w:sz="12" w:space="0" w:color="000000"/>
            </w:tcBorders>
            <w:tcMar>
              <w:top w:w="100" w:type="dxa"/>
              <w:left w:w="100" w:type="dxa"/>
              <w:bottom w:w="100" w:type="dxa"/>
              <w:right w:w="100" w:type="dxa"/>
            </w:tcMar>
            <w:hideMark/>
          </w:tcPr>
          <w:p w14:paraId="72E1CE2D" w14:textId="77777777" w:rsidR="006011E7" w:rsidRPr="00947823" w:rsidRDefault="006011E7"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Server</w:t>
            </w:r>
          </w:p>
        </w:tc>
        <w:tc>
          <w:tcPr>
            <w:tcW w:w="0" w:type="auto"/>
            <w:tcBorders>
              <w:top w:val="single" w:sz="12" w:space="0" w:color="000000"/>
              <w:bottom w:val="single" w:sz="12" w:space="0" w:color="000000"/>
            </w:tcBorders>
            <w:tcMar>
              <w:top w:w="100" w:type="dxa"/>
              <w:left w:w="100" w:type="dxa"/>
              <w:bottom w:w="100" w:type="dxa"/>
              <w:right w:w="100" w:type="dxa"/>
            </w:tcMar>
            <w:hideMark/>
          </w:tcPr>
          <w:p w14:paraId="5BAF814B" w14:textId="77777777" w:rsidR="006011E7" w:rsidRPr="00947823" w:rsidRDefault="006011E7" w:rsidP="00E47D5D">
            <w:pPr>
              <w:spacing w:after="0" w:line="240" w:lineRule="auto"/>
              <w:rPr>
                <w:rFonts w:ascii="Georgia" w:eastAsia="Times New Roman" w:hAnsi="Georgia" w:cs="Times New Roman"/>
                <w:lang w:eastAsia="en-PH"/>
              </w:rPr>
            </w:pPr>
          </w:p>
        </w:tc>
      </w:tr>
      <w:tr w:rsidR="006011E7" w:rsidRPr="00947823" w14:paraId="0EB77B21"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54E4BA6C" w14:textId="77777777" w:rsidR="006011E7" w:rsidRPr="00947823" w:rsidRDefault="006011E7"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65D09A2C"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Windows 10 or higher/Linux-based operating system (e.g., Ubuntu Server)</w:t>
            </w:r>
          </w:p>
        </w:tc>
      </w:tr>
      <w:tr w:rsidR="006011E7" w:rsidRPr="00947823" w14:paraId="125D75C9"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FB5F1B" w14:textId="77777777" w:rsidR="006011E7" w:rsidRPr="00947823" w:rsidRDefault="006011E7"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CPU</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97C5889"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AMD Ryzen 3 or higher</w:t>
            </w:r>
          </w:p>
        </w:tc>
      </w:tr>
      <w:tr w:rsidR="00A86CDE" w:rsidRPr="00947823" w14:paraId="626FF441"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43724D5" w14:textId="0570EC9F" w:rsidR="00A86CDE" w:rsidRPr="00947823" w:rsidRDefault="00A86CDE" w:rsidP="00E47D5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Disk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28CE668" w14:textId="58324569" w:rsidR="00A86CDE" w:rsidRPr="00947823" w:rsidRDefault="00A86CDE" w:rsidP="00E47D5D">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SSD storage (100 GB minimum)</w:t>
            </w:r>
          </w:p>
        </w:tc>
      </w:tr>
      <w:tr w:rsidR="00A86CDE" w:rsidRPr="00947823" w14:paraId="246DD9E7"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24B3E5D" w14:textId="1B9DA916" w:rsidR="00A86CDE" w:rsidRPr="00947823" w:rsidRDefault="00A86CDE" w:rsidP="00E47D5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Transfer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A42D62" w14:textId="0A6C5F9A" w:rsidR="00A86CDE" w:rsidRPr="00947823" w:rsidRDefault="00A86CDE" w:rsidP="00E47D5D">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Gigabit Ethernet or higher</w:t>
            </w:r>
          </w:p>
        </w:tc>
      </w:tr>
    </w:tbl>
    <w:p w14:paraId="38AF93FE" w14:textId="3A8E7856" w:rsidR="00A86CDE" w:rsidRPr="00947823" w:rsidRDefault="00A86CDE" w:rsidP="00A86CDE">
      <w:pPr>
        <w:rPr>
          <w:rFonts w:ascii="Georgia" w:eastAsia="Times New Roman" w:hAnsi="Georgia" w:cs="Times New Roman"/>
          <w:color w:val="000000"/>
          <w:lang w:eastAsia="en-PH"/>
        </w:rPr>
      </w:pPr>
    </w:p>
    <w:p w14:paraId="4DACB87C" w14:textId="77777777" w:rsidR="0080214E" w:rsidRDefault="00A86CDE" w:rsidP="0080214E">
      <w:pPr>
        <w:spacing w:before="200"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3.11</w:t>
      </w:r>
      <w:r w:rsidRPr="00947823">
        <w:rPr>
          <w:rFonts w:ascii="Georgia" w:eastAsia="Times New Roman" w:hAnsi="Georgia" w:cs="Times New Roman"/>
          <w:color w:val="000000"/>
          <w:lang w:eastAsia="en-PH"/>
        </w:rPr>
        <w:t xml:space="preserve"> </w:t>
      </w:r>
    </w:p>
    <w:p w14:paraId="6DF0E216" w14:textId="3E9DFAD6" w:rsidR="00A86CDE" w:rsidRPr="0080214E" w:rsidRDefault="00A86CDE" w:rsidP="0080214E">
      <w:pPr>
        <w:spacing w:before="200"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Client Hardware Requirements</w:t>
      </w:r>
    </w:p>
    <w:p w14:paraId="4D1E4B85" w14:textId="77777777" w:rsidR="00A86CDE" w:rsidRPr="00947823" w:rsidRDefault="00A86CDE" w:rsidP="00A86CDE">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Recommended Client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3044"/>
        <w:gridCol w:w="6316"/>
      </w:tblGrid>
      <w:tr w:rsidR="00A86CDE" w:rsidRPr="00947823" w14:paraId="02F92C49" w14:textId="77777777" w:rsidTr="00FE3CB8">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hideMark/>
          </w:tcPr>
          <w:p w14:paraId="1E440BF4"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hideMark/>
          </w:tcPr>
          <w:p w14:paraId="338B52ED"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Specifications</w:t>
            </w:r>
          </w:p>
        </w:tc>
      </w:tr>
      <w:tr w:rsidR="00A86CDE" w:rsidRPr="00947823" w14:paraId="7658C60C" w14:textId="77777777" w:rsidTr="00FE3CB8">
        <w:tc>
          <w:tcPr>
            <w:tcW w:w="0" w:type="auto"/>
            <w:tcBorders>
              <w:top w:val="single" w:sz="12" w:space="0" w:color="000000"/>
              <w:bottom w:val="single" w:sz="12" w:space="0" w:color="000000"/>
            </w:tcBorders>
            <w:tcMar>
              <w:top w:w="100" w:type="dxa"/>
              <w:left w:w="100" w:type="dxa"/>
              <w:bottom w:w="100" w:type="dxa"/>
              <w:right w:w="100" w:type="dxa"/>
            </w:tcMar>
            <w:hideMark/>
          </w:tcPr>
          <w:p w14:paraId="2C24AC5C"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Client</w:t>
            </w:r>
          </w:p>
        </w:tc>
        <w:tc>
          <w:tcPr>
            <w:tcW w:w="0" w:type="auto"/>
            <w:tcBorders>
              <w:top w:val="single" w:sz="12" w:space="0" w:color="000000"/>
              <w:bottom w:val="single" w:sz="12" w:space="0" w:color="000000"/>
            </w:tcBorders>
            <w:tcMar>
              <w:top w:w="100" w:type="dxa"/>
              <w:left w:w="100" w:type="dxa"/>
              <w:bottom w:w="100" w:type="dxa"/>
              <w:right w:w="100" w:type="dxa"/>
            </w:tcMar>
            <w:hideMark/>
          </w:tcPr>
          <w:p w14:paraId="15F515FA" w14:textId="77777777" w:rsidR="00A86CDE" w:rsidRPr="00947823" w:rsidRDefault="00A86CDE" w:rsidP="00E47D5D">
            <w:pPr>
              <w:spacing w:after="0" w:line="240" w:lineRule="auto"/>
              <w:rPr>
                <w:rFonts w:ascii="Georgia" w:eastAsia="Times New Roman" w:hAnsi="Georgia" w:cs="Times New Roman"/>
                <w:lang w:eastAsia="en-PH"/>
              </w:rPr>
            </w:pPr>
          </w:p>
        </w:tc>
      </w:tr>
      <w:tr w:rsidR="00A86CDE" w:rsidRPr="00947823" w14:paraId="3D82A5E4"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46B2BD5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Processor</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52165333"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Qualcomm Snapdragon series for Android devices </w:t>
            </w:r>
          </w:p>
        </w:tc>
      </w:tr>
      <w:tr w:rsidR="00A86CDE" w:rsidRPr="00947823" w14:paraId="667C17DA"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822F7EA"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Hard Disk Drive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08DAEEA"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64 GB of internal storage </w:t>
            </w:r>
          </w:p>
        </w:tc>
      </w:tr>
      <w:tr w:rsidR="00A86CDE" w:rsidRPr="00947823" w14:paraId="0358CF83"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1AC0606"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Memory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7F6FE95F"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GB RAM</w:t>
            </w:r>
          </w:p>
        </w:tc>
      </w:tr>
      <w:tr w:rsidR="00A86CDE" w:rsidRPr="00947823" w14:paraId="53A57AE7"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11D7A9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Internet Bandwidth</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2F45D20"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 5 </w:t>
            </w:r>
            <w:proofErr w:type="spellStart"/>
            <w:r w:rsidRPr="00947823">
              <w:rPr>
                <w:rFonts w:ascii="Georgia" w:eastAsia="Times New Roman" w:hAnsi="Georgia" w:cs="Times New Roman"/>
                <w:color w:val="000000"/>
                <w:lang w:eastAsia="en-PH"/>
              </w:rPr>
              <w:t>mbps</w:t>
            </w:r>
            <w:proofErr w:type="spellEnd"/>
            <w:r w:rsidRPr="00947823">
              <w:rPr>
                <w:rFonts w:ascii="Georgia" w:eastAsia="Times New Roman" w:hAnsi="Georgia" w:cs="Times New Roman"/>
                <w:color w:val="000000"/>
                <w:lang w:eastAsia="en-PH"/>
              </w:rPr>
              <w:t> </w:t>
            </w:r>
          </w:p>
        </w:tc>
      </w:tr>
      <w:tr w:rsidR="00A86CDE" w:rsidRPr="00947823" w14:paraId="625BA6DA"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E68D2E7"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Devices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66F995E"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Android</w:t>
            </w:r>
          </w:p>
        </w:tc>
      </w:tr>
    </w:tbl>
    <w:p w14:paraId="0931D57E" w14:textId="77777777" w:rsidR="000730EC" w:rsidRDefault="000730EC" w:rsidP="0080214E">
      <w:pPr>
        <w:spacing w:after="0" w:line="480" w:lineRule="auto"/>
        <w:ind w:firstLine="720"/>
        <w:jc w:val="both"/>
        <w:rPr>
          <w:rFonts w:ascii="Georgia" w:eastAsia="Times New Roman" w:hAnsi="Georgia" w:cs="Times New Roman"/>
          <w:color w:val="000000"/>
          <w:lang w:eastAsia="en-PH"/>
        </w:rPr>
        <w:sectPr w:rsidR="000730EC" w:rsidSect="00DF2B21">
          <w:headerReference w:type="default" r:id="rId69"/>
          <w:headerReference w:type="first" r:id="rId70"/>
          <w:pgSz w:w="12240" w:h="15840"/>
          <w:pgMar w:top="1440" w:right="1440" w:bottom="1440" w:left="1440" w:header="708" w:footer="708" w:gutter="0"/>
          <w:pgNumType w:start="1"/>
          <w:cols w:space="708"/>
          <w:titlePg/>
          <w:docGrid w:linePitch="360"/>
        </w:sectPr>
      </w:pPr>
    </w:p>
    <w:p w14:paraId="001BBEFE" w14:textId="762E5798" w:rsidR="00A86CDE" w:rsidRPr="0080214E" w:rsidRDefault="00A86CDE" w:rsidP="0080214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The recommended server hardware specifications for the app include a choice of operating system between Windows 10 or higher and Linux-based systems such as Ubuntu Server. This flexibility caters to different hosting preferences and environments. In terms of CPU, an AMD Ryzen 3 or equivalent processor is recommended to ensure efficient handling of server-side operations and requests. SSD storage with a minimum capacity of 100 GB is advised to support fast data access and retrieval, enhancing overall server performance. Having a Gigabit Ethernet or higher transfer rate is recommended to help smooth communication and data exchange between the server and client devices.</w:t>
      </w:r>
    </w:p>
    <w:p w14:paraId="4E18B5E5" w14:textId="0AA892FE" w:rsidR="00A86CDE" w:rsidRPr="00947823" w:rsidRDefault="00A86CDE"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On the client side, the recommended hardware specifications focus on ensuring optimal performance and user experience for mobile users. For Android devices, processors from the Qualcomm Snapdragon series are recommended, while Apple A-series processors are recommended for iOS devices. A minimum of 64 GB of internal storage allows users to store app data and multimedia files without encountering storage limitations. With 3 GB of RAM, users can expect smooth multitasking and app operation on their devices. A stable internet connection with a bandwidth of at least 5 Mbps ensures reliable data transmission between the client device and the server, supporting real-time interactions and content delivery. The Mentor-Shift app is compatible with both Android and iOS devices, offering accessibility to a wide range of users across different mobile platforms.</w:t>
      </w:r>
    </w:p>
    <w:p w14:paraId="2506E896" w14:textId="77777777" w:rsidR="00A86CDE" w:rsidRPr="00947823" w:rsidRDefault="00A86CDE" w:rsidP="00A86CDE">
      <w:pPr>
        <w:spacing w:after="0" w:line="240" w:lineRule="auto"/>
        <w:rPr>
          <w:rFonts w:ascii="Georgia" w:eastAsia="Times New Roman" w:hAnsi="Georgia" w:cs="Times New Roman"/>
          <w:lang w:eastAsia="en-PH"/>
        </w:rPr>
      </w:pPr>
    </w:p>
    <w:p w14:paraId="15158688" w14:textId="77777777" w:rsidR="00A86CDE" w:rsidRPr="00947823" w:rsidRDefault="00A86CDE" w:rsidP="00A86CDE">
      <w:pPr>
        <w:spacing w:after="0" w:line="48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Software Requirements</w:t>
      </w:r>
    </w:p>
    <w:p w14:paraId="75D6C02E" w14:textId="77777777" w:rsidR="00A86CDE" w:rsidRPr="00947823" w:rsidRDefault="00A86CDE"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Specific software requirements are essential to ensure its functionality, security, and user experience. These requirements encompass the technologies, frameworks, programming languages, and development tools needed to build and deploy the application successfully. Following these software specifications, developers can produce a stable and intuitive platform that fulfills the requirements of mentors and mentees in the academic community.</w:t>
      </w:r>
    </w:p>
    <w:p w14:paraId="4A97AE6E" w14:textId="77777777" w:rsidR="00A86CDE" w:rsidRDefault="00A86CDE" w:rsidP="00A86CDE">
      <w:pPr>
        <w:spacing w:after="0" w:line="240" w:lineRule="auto"/>
        <w:rPr>
          <w:rFonts w:ascii="Georgia" w:eastAsia="Times New Roman" w:hAnsi="Georgia" w:cs="Times New Roman"/>
          <w:lang w:eastAsia="en-PH"/>
        </w:rPr>
      </w:pPr>
    </w:p>
    <w:p w14:paraId="3DF86B05" w14:textId="77777777" w:rsidR="000730EC" w:rsidRPr="00947823" w:rsidRDefault="000730EC" w:rsidP="00A86CDE">
      <w:pPr>
        <w:spacing w:after="0" w:line="240" w:lineRule="auto"/>
        <w:rPr>
          <w:rFonts w:ascii="Georgia" w:eastAsia="Times New Roman" w:hAnsi="Georgia" w:cs="Times New Roman"/>
          <w:lang w:eastAsia="en-PH"/>
        </w:rPr>
      </w:pPr>
    </w:p>
    <w:p w14:paraId="206A449D" w14:textId="77777777" w:rsidR="0080214E" w:rsidRDefault="00A86CDE" w:rsidP="0080214E">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lastRenderedPageBreak/>
        <w:t>Table 3.12</w:t>
      </w:r>
      <w:r w:rsidRPr="00947823">
        <w:rPr>
          <w:rFonts w:ascii="Georgia" w:eastAsia="Times New Roman" w:hAnsi="Georgia" w:cs="Times New Roman"/>
          <w:color w:val="000000"/>
          <w:lang w:eastAsia="en-PH"/>
        </w:rPr>
        <w:t xml:space="preserve"> </w:t>
      </w:r>
    </w:p>
    <w:p w14:paraId="380B8668" w14:textId="6B471129"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Recommended Software Specifications</w:t>
      </w:r>
    </w:p>
    <w:p w14:paraId="2D301275" w14:textId="77777777" w:rsidR="00A86CDE" w:rsidRPr="00947823" w:rsidRDefault="00A86CDE" w:rsidP="00A86CDE">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Recommended Software Specifications</w:t>
      </w:r>
    </w:p>
    <w:tbl>
      <w:tblPr>
        <w:tblW w:w="9360" w:type="dxa"/>
        <w:jc w:val="center"/>
        <w:tblCellMar>
          <w:top w:w="15" w:type="dxa"/>
          <w:left w:w="15" w:type="dxa"/>
          <w:bottom w:w="15" w:type="dxa"/>
          <w:right w:w="15" w:type="dxa"/>
        </w:tblCellMar>
        <w:tblLook w:val="04A0" w:firstRow="1" w:lastRow="0" w:firstColumn="1" w:lastColumn="0" w:noHBand="0" w:noVBand="1"/>
      </w:tblPr>
      <w:tblGrid>
        <w:gridCol w:w="4213"/>
        <w:gridCol w:w="5147"/>
      </w:tblGrid>
      <w:tr w:rsidR="00A86CDE" w:rsidRPr="00947823" w14:paraId="41E4597E" w14:textId="77777777" w:rsidTr="00FE3CB8">
        <w:trPr>
          <w:trHeight w:val="468"/>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2840E1B4"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Particulars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5C1F9001"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Specifications</w:t>
            </w:r>
          </w:p>
        </w:tc>
      </w:tr>
      <w:tr w:rsidR="00A86CDE" w:rsidRPr="00947823" w14:paraId="296039AB" w14:textId="77777777" w:rsidTr="00FE3CB8">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DA72133"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Language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0FB18C4E"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Java &amp; Kotlin</w:t>
            </w:r>
          </w:p>
        </w:tc>
      </w:tr>
      <w:tr w:rsidR="00A86CDE" w:rsidRPr="00947823" w14:paraId="20E74A1D"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B912AD6"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Framework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B254C27"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Android Gradle</w:t>
            </w:r>
          </w:p>
        </w:tc>
      </w:tr>
      <w:tr w:rsidR="00A86CDE" w:rsidRPr="00947823" w14:paraId="67C90718"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412FB1F"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Database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738C421"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MySQL</w:t>
            </w:r>
          </w:p>
        </w:tc>
      </w:tr>
    </w:tbl>
    <w:p w14:paraId="26220D25" w14:textId="77777777" w:rsidR="00A86CDE" w:rsidRPr="00947823" w:rsidRDefault="00A86CDE" w:rsidP="00A86CDE">
      <w:pPr>
        <w:spacing w:after="0" w:line="240" w:lineRule="auto"/>
        <w:rPr>
          <w:rFonts w:ascii="Georgia" w:eastAsia="Times New Roman" w:hAnsi="Georgia" w:cs="Times New Roman"/>
          <w:lang w:eastAsia="en-PH"/>
        </w:rPr>
      </w:pPr>
    </w:p>
    <w:p w14:paraId="035F0DBA" w14:textId="27D6F21C" w:rsidR="00A86CDE" w:rsidRPr="00947823" w:rsidRDefault="00B04722"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The recommended software specifications for the Mentor-Shift app include Java and Kotlin as the programming languages for their robust performance and compatibility with Android development. The app will be built using the Android Gradle framework, which provides efficient project management and seamless integration with Android tools. MySQL will be used as the database solution, offering reliable data storage and online hosting capabilities, ensuring scalable data management, session handling, and smooth user interactions. This combination enables secure and efficient management of user data, notifications, and real-time information within the app.</w:t>
      </w:r>
    </w:p>
    <w:p w14:paraId="709E3E68" w14:textId="77777777" w:rsidR="00A86CDE" w:rsidRPr="00947823" w:rsidRDefault="00A86CDE" w:rsidP="00A86CDE">
      <w:pPr>
        <w:spacing w:after="0" w:line="240" w:lineRule="auto"/>
        <w:rPr>
          <w:rFonts w:ascii="Georgia" w:eastAsia="Times New Roman" w:hAnsi="Georgia" w:cs="Times New Roman"/>
          <w:lang w:eastAsia="en-PH"/>
        </w:rPr>
      </w:pPr>
    </w:p>
    <w:p w14:paraId="01CD1193" w14:textId="77777777" w:rsidR="00A86CDE" w:rsidRPr="00947823" w:rsidRDefault="00A86CDE" w:rsidP="00A86CDE">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SYSTEM TRADEOFFS</w:t>
      </w:r>
    </w:p>
    <w:p w14:paraId="3327D632" w14:textId="77777777" w:rsidR="00A86CDE" w:rsidRPr="00947823" w:rsidRDefault="00A86CDE" w:rsidP="00A86CD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In this section, we explore the various compromises and decisions made during the development of the Mentor-Shift app. These tradeoffs involve balancing competing priorities such as functionality, performance, cost, and time-to-market. By carefully considering these tradeoffs, we aim to optimize the app's design and implementation to meet the needs of users while staying within resource constraints and project timelines.</w:t>
      </w:r>
    </w:p>
    <w:p w14:paraId="4F0B52AB" w14:textId="77777777" w:rsidR="007D6B4D" w:rsidRDefault="007D6B4D" w:rsidP="007D6B4D">
      <w:pPr>
        <w:spacing w:after="0" w:line="480" w:lineRule="auto"/>
        <w:rPr>
          <w:rFonts w:ascii="Georgia" w:eastAsia="Times New Roman" w:hAnsi="Georgia" w:cs="Times New Roman"/>
          <w:b/>
          <w:bCs/>
          <w:color w:val="000000"/>
          <w:lang w:eastAsia="en-PH"/>
        </w:rPr>
      </w:pPr>
    </w:p>
    <w:p w14:paraId="5DF4F145" w14:textId="18D8C507" w:rsidR="007D6B4D" w:rsidRDefault="00A86CDE" w:rsidP="007D6B4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3.13</w:t>
      </w:r>
      <w:r w:rsidRPr="00947823">
        <w:rPr>
          <w:rFonts w:ascii="Georgia" w:eastAsia="Times New Roman" w:hAnsi="Georgia" w:cs="Times New Roman"/>
          <w:color w:val="000000"/>
          <w:lang w:eastAsia="en-PH"/>
        </w:rPr>
        <w:t xml:space="preserve"> </w:t>
      </w:r>
    </w:p>
    <w:p w14:paraId="1A5112F0" w14:textId="6B3D2EC9" w:rsidR="00A86CDE" w:rsidRDefault="00A86CDE" w:rsidP="007D6B4D">
      <w:pPr>
        <w:spacing w:after="0" w:line="240" w:lineRule="auto"/>
        <w:rPr>
          <w:rFonts w:ascii="Georgia" w:eastAsia="Times New Roman" w:hAnsi="Georgia" w:cs="Times New Roman"/>
          <w:i/>
          <w:iCs/>
          <w:color w:val="000000"/>
          <w:lang w:eastAsia="en-PH"/>
        </w:rPr>
      </w:pPr>
      <w:r w:rsidRPr="007D6B4D">
        <w:rPr>
          <w:rFonts w:ascii="Georgia" w:eastAsia="Times New Roman" w:hAnsi="Georgia" w:cs="Times New Roman"/>
          <w:i/>
          <w:iCs/>
          <w:color w:val="000000"/>
          <w:lang w:eastAsia="en-PH"/>
        </w:rPr>
        <w:t>Technical Issues</w:t>
      </w:r>
    </w:p>
    <w:p w14:paraId="2538CE68" w14:textId="77777777" w:rsidR="007D6B4D" w:rsidRPr="007D6B4D" w:rsidRDefault="007D6B4D" w:rsidP="007D6B4D">
      <w:pPr>
        <w:spacing w:after="0" w:line="240" w:lineRule="auto"/>
        <w:rPr>
          <w:rFonts w:ascii="Georgia" w:eastAsia="Times New Roman" w:hAnsi="Georgia" w:cs="Times New Roman"/>
          <w:i/>
          <w:iCs/>
          <w:lang w:eastAsia="en-PH"/>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5592"/>
        <w:gridCol w:w="3768"/>
      </w:tblGrid>
      <w:tr w:rsidR="00A85397" w:rsidRPr="00947823" w14:paraId="18FE95BE" w14:textId="77777777" w:rsidTr="00FE3CB8">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3503257"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Technical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26A81371"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Trade Offs</w:t>
            </w:r>
          </w:p>
        </w:tc>
      </w:tr>
    </w:tbl>
    <w:p w14:paraId="7E2E6805" w14:textId="77777777" w:rsidR="000730EC" w:rsidRDefault="000730EC" w:rsidP="00E47D5D">
      <w:pPr>
        <w:spacing w:after="0" w:line="240" w:lineRule="auto"/>
        <w:rPr>
          <w:rFonts w:ascii="Georgia" w:eastAsia="Times New Roman" w:hAnsi="Georgia" w:cs="Times New Roman"/>
          <w:color w:val="000000"/>
          <w:lang w:eastAsia="en-PH"/>
        </w:rPr>
        <w:sectPr w:rsidR="000730EC" w:rsidSect="00DF2B21">
          <w:headerReference w:type="default" r:id="rId71"/>
          <w:headerReference w:type="first" r:id="rId72"/>
          <w:pgSz w:w="12240" w:h="15840"/>
          <w:pgMar w:top="1440" w:right="1440" w:bottom="1440" w:left="1440" w:header="708" w:footer="708" w:gutter="0"/>
          <w:pgNumType w:start="1"/>
          <w:cols w:space="708"/>
          <w:titlePg/>
          <w:docGrid w:linePitch="360"/>
        </w:sectPr>
      </w:pPr>
    </w:p>
    <w:tbl>
      <w:tblPr>
        <w:tblW w:w="9360" w:type="dxa"/>
        <w:jc w:val="center"/>
        <w:tblCellMar>
          <w:top w:w="15" w:type="dxa"/>
          <w:left w:w="15" w:type="dxa"/>
          <w:bottom w:w="15" w:type="dxa"/>
          <w:right w:w="15" w:type="dxa"/>
        </w:tblCellMar>
        <w:tblLook w:val="04A0" w:firstRow="1" w:lastRow="0" w:firstColumn="1" w:lastColumn="0" w:noHBand="0" w:noVBand="1"/>
      </w:tblPr>
      <w:tblGrid>
        <w:gridCol w:w="2462"/>
        <w:gridCol w:w="6898"/>
      </w:tblGrid>
      <w:tr w:rsidR="00A85397" w:rsidRPr="00947823" w14:paraId="76737449" w14:textId="77777777" w:rsidTr="00FE3CB8">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9C35CA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Performances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56C59F0C"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Mobile device speed should be at least 2.05 GHz.</w:t>
            </w:r>
          </w:p>
        </w:tc>
      </w:tr>
      <w:tr w:rsidR="00A85397" w:rsidRPr="00947823" w14:paraId="51CB3F59"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641080F"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Deployment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7DF04E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Android phone version 11 or higher</w:t>
            </w:r>
          </w:p>
        </w:tc>
      </w:tr>
      <w:tr w:rsidR="00A85397" w:rsidRPr="00947823" w14:paraId="75AFC73D"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887D416"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Operational Characteristics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DE001BE"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To develop in a desktop computer with Windows 11 as its OS and AMD Ryzen 3 Mobile 3200G as its processor</w:t>
            </w:r>
          </w:p>
        </w:tc>
      </w:tr>
      <w:tr w:rsidR="00A85397" w:rsidRPr="00947823" w14:paraId="382ED1FF"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37B5A9B"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Interoperability with Other Technologies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E4FD86E" w14:textId="5A3959BD"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Can be developed with </w:t>
            </w:r>
            <w:r w:rsidR="00A85397" w:rsidRPr="00947823">
              <w:rPr>
                <w:rFonts w:ascii="Georgia" w:eastAsia="Times New Roman" w:hAnsi="Georgia" w:cs="Times New Roman"/>
                <w:color w:val="000000"/>
                <w:lang w:eastAsia="en-PH"/>
              </w:rPr>
              <w:t>Android Studio</w:t>
            </w:r>
            <w:r w:rsidRPr="00947823">
              <w:rPr>
                <w:rFonts w:ascii="Georgia" w:eastAsia="Times New Roman" w:hAnsi="Georgia" w:cs="Times New Roman"/>
                <w:color w:val="000000"/>
                <w:lang w:eastAsia="en-PH"/>
              </w:rPr>
              <w:t xml:space="preserve"> as IDE, Android Studio’s Virtual Device Manager (VDM) for testing, </w:t>
            </w:r>
            <w:r w:rsidR="00A85397" w:rsidRPr="00947823">
              <w:rPr>
                <w:rFonts w:ascii="Georgia" w:eastAsia="Times New Roman" w:hAnsi="Georgia" w:cs="Times New Roman"/>
                <w:color w:val="000000"/>
                <w:lang w:eastAsia="en-PH"/>
              </w:rPr>
              <w:t>Java &amp; Kotlin</w:t>
            </w:r>
            <w:r w:rsidRPr="00947823">
              <w:rPr>
                <w:rFonts w:ascii="Georgia" w:eastAsia="Times New Roman" w:hAnsi="Georgia" w:cs="Times New Roman"/>
                <w:color w:val="000000"/>
                <w:lang w:eastAsia="en-PH"/>
              </w:rPr>
              <w:t xml:space="preserve"> as programming language, Git for version control, and </w:t>
            </w:r>
            <w:r w:rsidR="00A85397" w:rsidRPr="00947823">
              <w:rPr>
                <w:rFonts w:ascii="Georgia" w:eastAsia="Times New Roman" w:hAnsi="Georgia" w:cs="Times New Roman"/>
                <w:color w:val="000000"/>
                <w:lang w:eastAsia="en-PH"/>
              </w:rPr>
              <w:t>MySQL</w:t>
            </w:r>
            <w:r w:rsidRPr="00947823">
              <w:rPr>
                <w:rFonts w:ascii="Georgia" w:eastAsia="Times New Roman" w:hAnsi="Georgia" w:cs="Times New Roman"/>
                <w:color w:val="000000"/>
                <w:lang w:eastAsia="en-PH"/>
              </w:rPr>
              <w:t xml:space="preserve"> as the database</w:t>
            </w:r>
          </w:p>
        </w:tc>
      </w:tr>
    </w:tbl>
    <w:p w14:paraId="773AFBE6" w14:textId="77777777" w:rsidR="00A86CDE" w:rsidRPr="00947823" w:rsidRDefault="00A86CDE" w:rsidP="00A86CDE">
      <w:pPr>
        <w:spacing w:after="0" w:line="240" w:lineRule="auto"/>
        <w:rPr>
          <w:rFonts w:ascii="Georgia" w:eastAsia="Times New Roman" w:hAnsi="Georgia" w:cs="Times New Roman"/>
          <w:lang w:eastAsia="en-PH"/>
        </w:rPr>
      </w:pPr>
    </w:p>
    <w:p w14:paraId="2CDEA5B6" w14:textId="1BCE9899" w:rsidR="00A86CDE" w:rsidRPr="00947823" w:rsidRDefault="00A85397"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To</w:t>
      </w:r>
      <w:r w:rsidR="00A86CDE" w:rsidRPr="00947823">
        <w:rPr>
          <w:rFonts w:ascii="Georgia" w:eastAsia="Times New Roman" w:hAnsi="Georgia" w:cs="Times New Roman"/>
          <w:color w:val="000000"/>
          <w:lang w:eastAsia="en-PH"/>
        </w:rPr>
        <w:t xml:space="preserve"> ensure smooth development for the proposed app, </w:t>
      </w:r>
      <w:r w:rsidRPr="00947823">
        <w:rPr>
          <w:rFonts w:ascii="Georgia" w:eastAsia="Times New Roman" w:hAnsi="Georgia" w:cs="Times New Roman"/>
          <w:color w:val="000000"/>
          <w:lang w:eastAsia="en-PH"/>
        </w:rPr>
        <w:t>a few</w:t>
      </w:r>
      <w:r w:rsidR="00A86CDE" w:rsidRPr="00947823">
        <w:rPr>
          <w:rFonts w:ascii="Georgia" w:eastAsia="Times New Roman" w:hAnsi="Georgia" w:cs="Times New Roman"/>
          <w:color w:val="000000"/>
          <w:lang w:eastAsia="en-PH"/>
        </w:rPr>
        <w:t xml:space="preserve"> technical issues should first be addressed. </w:t>
      </w:r>
    </w:p>
    <w:p w14:paraId="31E165A4" w14:textId="34B86B43" w:rsidR="0080214E" w:rsidRPr="0080214E" w:rsidRDefault="00A86CDE" w:rsidP="0080214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Performance requirements necessitate a mobile device with a minimum speed of 2.05 GHz to ensure smooth operation of the app. While this ensures an optimal user experience, it may limit the app's compatibility with older or less powerful devices. Deployment considerations mandate that the app is compatible with Android phone version 11 or higher, which may restrict the user base to those with different devices or operating systems. Operational characteristics dictate development on a desktop computer running Windows 11 with an AMD Ryzen 3 Mobile 3200G processor, potentially limiting the development environment options for developers. Prioritizing interoperability with other technologies facilitates development using </w:t>
      </w:r>
      <w:r w:rsidR="0038049B" w:rsidRPr="00947823">
        <w:rPr>
          <w:rFonts w:ascii="Georgia" w:eastAsia="Times New Roman" w:hAnsi="Georgia" w:cs="Times New Roman"/>
          <w:color w:val="000000"/>
          <w:lang w:eastAsia="en-PH"/>
        </w:rPr>
        <w:t>Android Studio</w:t>
      </w:r>
      <w:r w:rsidRPr="00947823">
        <w:rPr>
          <w:rFonts w:ascii="Georgia" w:eastAsia="Times New Roman" w:hAnsi="Georgia" w:cs="Times New Roman"/>
          <w:color w:val="000000"/>
          <w:lang w:eastAsia="en-PH"/>
        </w:rPr>
        <w:t xml:space="preserve"> as the IDE, Android Studio’s Virtual Device Manager for testing, </w:t>
      </w:r>
      <w:r w:rsidR="0038049B" w:rsidRPr="00947823">
        <w:rPr>
          <w:rFonts w:ascii="Georgia" w:eastAsia="Times New Roman" w:hAnsi="Georgia" w:cs="Times New Roman"/>
          <w:color w:val="000000"/>
          <w:lang w:eastAsia="en-PH"/>
        </w:rPr>
        <w:t xml:space="preserve">Java </w:t>
      </w:r>
      <w:r w:rsidR="00931D48" w:rsidRPr="00947823">
        <w:rPr>
          <w:rFonts w:ascii="Georgia" w:eastAsia="Times New Roman" w:hAnsi="Georgia" w:cs="Times New Roman"/>
          <w:color w:val="000000"/>
          <w:lang w:eastAsia="en-PH"/>
        </w:rPr>
        <w:t>&amp; Kotlin</w:t>
      </w:r>
      <w:r w:rsidRPr="00947823">
        <w:rPr>
          <w:rFonts w:ascii="Georgia" w:eastAsia="Times New Roman" w:hAnsi="Georgia" w:cs="Times New Roman"/>
          <w:color w:val="000000"/>
          <w:lang w:eastAsia="en-PH"/>
        </w:rPr>
        <w:t xml:space="preserve"> as the programming language, Git for version control, and </w:t>
      </w:r>
      <w:r w:rsidR="00931D48" w:rsidRPr="00947823">
        <w:rPr>
          <w:rFonts w:ascii="Georgia" w:eastAsia="Times New Roman" w:hAnsi="Georgia" w:cs="Times New Roman"/>
          <w:color w:val="000000"/>
          <w:lang w:eastAsia="en-PH"/>
        </w:rPr>
        <w:t>MySQL</w:t>
      </w:r>
      <w:r w:rsidRPr="00947823">
        <w:rPr>
          <w:rFonts w:ascii="Georgia" w:eastAsia="Times New Roman" w:hAnsi="Georgia" w:cs="Times New Roman"/>
          <w:color w:val="000000"/>
          <w:lang w:eastAsia="en-PH"/>
        </w:rPr>
        <w:t xml:space="preserve"> as database. While this ensures seamless integration and collaboration among development tools and services, it may restrict developers who prefer alternative tools or platforms. Thus, these tradeoffs </w:t>
      </w:r>
      <w:r w:rsidR="0080214E" w:rsidRPr="00947823">
        <w:rPr>
          <w:rFonts w:ascii="Georgia" w:eastAsia="Times New Roman" w:hAnsi="Georgia" w:cs="Times New Roman"/>
          <w:color w:val="000000"/>
          <w:lang w:eastAsia="en-PH"/>
        </w:rPr>
        <w:t>highlight the need for careful consideration to balance technical requirements with practical considerations and developer preferences.</w:t>
      </w:r>
    </w:p>
    <w:p w14:paraId="6FAF6019" w14:textId="327EFA4B" w:rsidR="0080214E" w:rsidRDefault="0080214E" w:rsidP="007D6B4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3.14</w:t>
      </w:r>
    </w:p>
    <w:p w14:paraId="62254893" w14:textId="2F050C23" w:rsidR="0080214E" w:rsidRPr="0080214E" w:rsidRDefault="0080214E" w:rsidP="007D6B4D">
      <w:pPr>
        <w:spacing w:after="0" w:line="24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Operational Issues</w:t>
      </w:r>
    </w:p>
    <w:tbl>
      <w:tblPr>
        <w:tblW w:w="9360" w:type="dxa"/>
        <w:jc w:val="center"/>
        <w:tblCellMar>
          <w:top w:w="15" w:type="dxa"/>
          <w:left w:w="15" w:type="dxa"/>
          <w:bottom w:w="15" w:type="dxa"/>
          <w:right w:w="15" w:type="dxa"/>
        </w:tblCellMar>
        <w:tblLook w:val="04A0" w:firstRow="1" w:lastRow="0" w:firstColumn="1" w:lastColumn="0" w:noHBand="0" w:noVBand="1"/>
      </w:tblPr>
      <w:tblGrid>
        <w:gridCol w:w="1916"/>
        <w:gridCol w:w="7444"/>
      </w:tblGrid>
      <w:tr w:rsidR="0080214E" w:rsidRPr="00947823" w14:paraId="573A7C13" w14:textId="77777777" w:rsidTr="00410E0C">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B5E15E7" w14:textId="77777777" w:rsidR="0080214E" w:rsidRPr="00947823" w:rsidRDefault="0080214E"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Operational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737B2B56" w14:textId="77777777" w:rsidR="0080214E" w:rsidRPr="00947823" w:rsidRDefault="0080214E"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Trade Offs</w:t>
            </w:r>
          </w:p>
        </w:tc>
      </w:tr>
      <w:tr w:rsidR="0080214E" w:rsidRPr="00947823" w14:paraId="60670A85" w14:textId="77777777" w:rsidTr="00410E0C">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9B6CC3A"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Support Tools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74C5B96A"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Git, Android Studio, MySQL, and Figma</w:t>
            </w:r>
          </w:p>
        </w:tc>
      </w:tr>
      <w:tr w:rsidR="0080214E" w:rsidRPr="00947823" w14:paraId="7F882881" w14:textId="77777777" w:rsidTr="00410E0C">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C0B899F"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User and Developer Skills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1AB9BE4"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Knowledgeable in using Java &amp; Kotlin Programming Language, Android Gradle would be used as a framework. Informed on how to use MySQL and Git. </w:t>
            </w:r>
          </w:p>
        </w:tc>
      </w:tr>
      <w:tr w:rsidR="0080214E" w:rsidRPr="00947823" w14:paraId="6376C0E3" w14:textId="77777777" w:rsidTr="00410E0C">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2586E349"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Processes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2CA3C43"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Planning and designing the structure of the app, as well as its functionality and features. Using Android Studio for coding, Git for version control, and MySQL for data management and storing. Testing the app will determine if it works as intended and will be modified and fixed if there are any issues found.</w:t>
            </w:r>
          </w:p>
        </w:tc>
      </w:tr>
      <w:tr w:rsidR="0080214E" w:rsidRPr="00947823" w14:paraId="3E8679B7" w14:textId="77777777" w:rsidTr="00410E0C">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DD2A98B"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Documentation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75BF149B"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Guidelines for version control with Git, setup instructions for the development environment. MySQL functions, Android Gradle project structure definition, API documentation, deployment procedures, troubleshooting guides, and a maintenance plan.</w:t>
            </w:r>
          </w:p>
        </w:tc>
      </w:tr>
    </w:tbl>
    <w:p w14:paraId="7EDF81DD" w14:textId="77777777" w:rsidR="000730EC" w:rsidRDefault="000730EC" w:rsidP="007D6B4D">
      <w:pPr>
        <w:spacing w:after="0" w:line="480" w:lineRule="auto"/>
        <w:ind w:firstLine="720"/>
        <w:jc w:val="both"/>
        <w:rPr>
          <w:rFonts w:ascii="Georgia" w:eastAsia="Times New Roman" w:hAnsi="Georgia" w:cs="Times New Roman"/>
          <w:color w:val="000000"/>
          <w:lang w:eastAsia="en-PH"/>
        </w:rPr>
      </w:pPr>
    </w:p>
    <w:p w14:paraId="17E23C29" w14:textId="472C0598" w:rsidR="00A86CDE" w:rsidRPr="00947823" w:rsidRDefault="00A86CDE" w:rsidP="007D6B4D">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operational issues for the app cover several key areas, each with its own trade-offs and requirements. Utilizing support tools like Git, Android Studio, MySQL, and Android Gradle is essential for efficient development and deployment. However, this necessitates a certain level of user and developer skills, particularly proficiency in Java &amp; Kotlin programming language for </w:t>
      </w:r>
      <w:r w:rsidR="007B7A0C" w:rsidRPr="00947823">
        <w:rPr>
          <w:rFonts w:ascii="Georgia" w:eastAsia="Times New Roman" w:hAnsi="Georgia" w:cs="Times New Roman"/>
          <w:color w:val="000000"/>
          <w:lang w:eastAsia="en-PH"/>
        </w:rPr>
        <w:t>Android app</w:t>
      </w:r>
      <w:r w:rsidRPr="00947823">
        <w:rPr>
          <w:rFonts w:ascii="Georgia" w:eastAsia="Times New Roman" w:hAnsi="Georgia" w:cs="Times New Roman"/>
          <w:color w:val="000000"/>
          <w:lang w:eastAsia="en-PH"/>
        </w:rPr>
        <w:t xml:space="preserve"> development, as well as familiarity with MySQL and Git. Additionally, effective processes, such as meticulous planning, coding with Android Studio, version control with Git, and data management with MySQL are crucial for successful app development. Finally, comprehensive documentation covering version control guidelines, setup instructions, project structure, API documentation, deployment procedures, troubleshooting guides, and maintenance plans is essential to facilitate collaboration and ensure the app's functionality and longevity.</w:t>
      </w:r>
    </w:p>
    <w:p w14:paraId="5D2AAEDC" w14:textId="77777777" w:rsidR="00A86CDE" w:rsidRPr="00947823" w:rsidRDefault="00A86CDE" w:rsidP="00A86CDE">
      <w:pPr>
        <w:spacing w:after="0" w:line="240" w:lineRule="auto"/>
        <w:rPr>
          <w:rFonts w:ascii="Georgia" w:eastAsia="Times New Roman" w:hAnsi="Georgia" w:cs="Times New Roman"/>
          <w:lang w:eastAsia="en-PH"/>
        </w:rPr>
      </w:pPr>
    </w:p>
    <w:p w14:paraId="6BF856C8" w14:textId="77777777" w:rsidR="0080214E" w:rsidRDefault="00A86CDE" w:rsidP="0080214E">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3.15</w:t>
      </w:r>
      <w:r w:rsidRPr="00947823">
        <w:rPr>
          <w:rFonts w:ascii="Georgia" w:eastAsia="Times New Roman" w:hAnsi="Georgia" w:cs="Times New Roman"/>
          <w:color w:val="000000"/>
          <w:lang w:eastAsia="en-PH"/>
        </w:rPr>
        <w:t xml:space="preserve"> </w:t>
      </w:r>
    </w:p>
    <w:p w14:paraId="49831014" w14:textId="4C54CAE3"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Economic Issues</w:t>
      </w:r>
    </w:p>
    <w:tbl>
      <w:tblPr>
        <w:tblW w:w="0" w:type="auto"/>
        <w:tblCellMar>
          <w:top w:w="15" w:type="dxa"/>
          <w:left w:w="15" w:type="dxa"/>
          <w:bottom w:w="15" w:type="dxa"/>
          <w:right w:w="15" w:type="dxa"/>
        </w:tblCellMar>
        <w:tblLook w:val="04A0" w:firstRow="1" w:lastRow="0" w:firstColumn="1" w:lastColumn="0" w:noHBand="0" w:noVBand="1"/>
      </w:tblPr>
      <w:tblGrid>
        <w:gridCol w:w="2611"/>
        <w:gridCol w:w="6749"/>
      </w:tblGrid>
      <w:tr w:rsidR="00A86CDE" w:rsidRPr="00947823" w14:paraId="1B9C80EB" w14:textId="77777777" w:rsidTr="00FE3CB8">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40CA728"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Economic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347585D8"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Trade Offs</w:t>
            </w:r>
          </w:p>
        </w:tc>
      </w:tr>
      <w:tr w:rsidR="00A86CDE" w:rsidRPr="00947823" w14:paraId="1A3B8B70"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5E0A7BDB"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Hardware and Software Updates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533E5B25" w14:textId="77777777" w:rsidR="00A86CDE" w:rsidRPr="00947823" w:rsidRDefault="00A86CDE"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This application will work best with increased processor speed, RAM, and updated Android versions.</w:t>
            </w:r>
          </w:p>
        </w:tc>
      </w:tr>
    </w:tbl>
    <w:p w14:paraId="144F40CE" w14:textId="77777777" w:rsidR="006E670C" w:rsidRDefault="006E670C" w:rsidP="00E47D5D">
      <w:pPr>
        <w:spacing w:after="0" w:line="240" w:lineRule="auto"/>
        <w:rPr>
          <w:rFonts w:ascii="Georgia" w:eastAsia="Times New Roman" w:hAnsi="Georgia" w:cs="Times New Roman"/>
          <w:color w:val="000000"/>
          <w:lang w:eastAsia="en-PH"/>
        </w:rPr>
        <w:sectPr w:rsidR="006E670C" w:rsidSect="00DF2B21">
          <w:headerReference w:type="default" r:id="rId73"/>
          <w:headerReference w:type="first" r:id="rId74"/>
          <w:footerReference w:type="first" r:id="rId75"/>
          <w:pgSz w:w="12240" w:h="15840"/>
          <w:pgMar w:top="1440" w:right="1440" w:bottom="1440" w:left="1440" w:header="708" w:footer="708" w:gutter="0"/>
          <w:pgNumType w:start="1"/>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3462"/>
        <w:gridCol w:w="5142"/>
        <w:gridCol w:w="36"/>
      </w:tblGrid>
      <w:tr w:rsidR="006E670C" w:rsidRPr="00947823" w14:paraId="6A2E3326" w14:textId="44F11FC4" w:rsidTr="006E67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960F7DD" w14:textId="77777777" w:rsidR="006E670C" w:rsidRPr="00947823" w:rsidRDefault="006E670C"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Development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811D19F" w14:textId="77777777" w:rsidR="006E670C" w:rsidRPr="003B3B50" w:rsidRDefault="006E670C"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The projected development cost of the project is </w:t>
            </w:r>
          </w:p>
          <w:p w14:paraId="7EA38FCF" w14:textId="51CBA45A" w:rsidR="006E670C" w:rsidRPr="003B3B50" w:rsidRDefault="006E670C" w:rsidP="00E47D5D">
            <w:pPr>
              <w:spacing w:after="0" w:line="240" w:lineRule="auto"/>
              <w:rPr>
                <w:rFonts w:ascii="Georgia" w:eastAsia="Times New Roman" w:hAnsi="Georgia" w:cs="Times New Roman"/>
                <w:lang w:eastAsia="en-PH"/>
              </w:rPr>
            </w:pPr>
            <w:proofErr w:type="spellStart"/>
            <w:r w:rsidRPr="003B3B50">
              <w:rPr>
                <w:rFonts w:ascii="Georgia" w:eastAsia="Times New Roman" w:hAnsi="Georgia" w:cs="Times New Roman"/>
                <w:lang w:eastAsia="en-PH"/>
              </w:rPr>
              <w:t>Php</w:t>
            </w:r>
            <w:proofErr w:type="spellEnd"/>
            <w:r w:rsidRPr="003B3B50">
              <w:rPr>
                <w:rFonts w:ascii="Georgia" w:eastAsia="Times New Roman" w:hAnsi="Georgia" w:cs="Times New Roman"/>
                <w:lang w:eastAsia="en-PH"/>
              </w:rPr>
              <w:t xml:space="preserve"> </w:t>
            </w:r>
            <w:r w:rsidR="003B3B50" w:rsidRPr="003B3B50">
              <w:rPr>
                <w:rFonts w:ascii="Georgia" w:eastAsia="Times New Roman" w:hAnsi="Georgia" w:cs="Times New Roman"/>
                <w:lang w:eastAsia="en-PH"/>
              </w:rPr>
              <w:t>3,000</w:t>
            </w:r>
          </w:p>
          <w:p w14:paraId="61990A18" w14:textId="77777777" w:rsidR="003B3B50" w:rsidRPr="003B3B50" w:rsidRDefault="003B3B50" w:rsidP="00E47D5D">
            <w:pPr>
              <w:spacing w:after="0" w:line="240" w:lineRule="auto"/>
              <w:rPr>
                <w:rFonts w:ascii="Georgia" w:eastAsia="Times New Roman" w:hAnsi="Georgia" w:cs="Times New Roman"/>
                <w:lang w:eastAsia="en-PH"/>
              </w:rPr>
            </w:pPr>
          </w:p>
          <w:p w14:paraId="60B711AE" w14:textId="607378FF" w:rsidR="006E670C" w:rsidRPr="003B3B50" w:rsidRDefault="003B3B50" w:rsidP="00E47D5D">
            <w:pPr>
              <w:numPr>
                <w:ilvl w:val="0"/>
                <w:numId w:val="7"/>
              </w:numPr>
              <w:spacing w:after="0" w:line="240" w:lineRule="auto"/>
              <w:textAlignment w:val="baseline"/>
              <w:rPr>
                <w:rFonts w:ascii="Georgia" w:eastAsia="Times New Roman" w:hAnsi="Georgia" w:cs="Times New Roman"/>
                <w:lang w:eastAsia="en-PH"/>
              </w:rPr>
            </w:pPr>
            <w:r w:rsidRPr="003B3B50">
              <w:rPr>
                <w:rFonts w:ascii="Georgia" w:eastAsia="Times New Roman" w:hAnsi="Georgia" w:cs="Times New Roman"/>
                <w:lang w:eastAsia="en-PH"/>
              </w:rPr>
              <w:t>Cost for application hosting is 3000 for 4 months</w:t>
            </w:r>
          </w:p>
        </w:tc>
        <w:tc>
          <w:tcPr>
            <w:tcW w:w="0" w:type="auto"/>
            <w:tcBorders>
              <w:top w:val="single" w:sz="8" w:space="0" w:color="000000"/>
              <w:left w:val="single" w:sz="8" w:space="0" w:color="000000"/>
              <w:bottom w:val="single" w:sz="8" w:space="0" w:color="000000"/>
            </w:tcBorders>
          </w:tcPr>
          <w:p w14:paraId="715C7393" w14:textId="77777777" w:rsidR="006E670C" w:rsidRPr="00947823" w:rsidRDefault="006E670C" w:rsidP="00E47D5D">
            <w:pPr>
              <w:spacing w:after="0" w:line="240" w:lineRule="auto"/>
              <w:rPr>
                <w:rFonts w:ascii="Georgia" w:eastAsia="Times New Roman" w:hAnsi="Georgia" w:cs="Times New Roman"/>
                <w:color w:val="FF0000"/>
                <w:lang w:eastAsia="en-PH"/>
              </w:rPr>
            </w:pPr>
          </w:p>
        </w:tc>
      </w:tr>
      <w:tr w:rsidR="006E670C" w:rsidRPr="00947823" w14:paraId="4A987943" w14:textId="02CAB249" w:rsidTr="006E67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EFEE1F2" w14:textId="77777777" w:rsidR="006E670C" w:rsidRPr="00947823" w:rsidRDefault="006E670C"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Operational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32EDCC6" w14:textId="77777777" w:rsidR="006E670C" w:rsidRPr="003B3B50" w:rsidRDefault="006E670C"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The projected operational cost of the project is </w:t>
            </w:r>
          </w:p>
          <w:p w14:paraId="47D88C4B" w14:textId="67C051BC" w:rsidR="006E670C" w:rsidRPr="003B3B50" w:rsidRDefault="006E670C" w:rsidP="00E47D5D">
            <w:pPr>
              <w:spacing w:after="0" w:line="240" w:lineRule="auto"/>
              <w:rPr>
                <w:rFonts w:ascii="Georgia" w:eastAsia="Times New Roman" w:hAnsi="Georgia" w:cs="Times New Roman"/>
                <w:lang w:eastAsia="en-PH"/>
              </w:rPr>
            </w:pPr>
            <w:proofErr w:type="spellStart"/>
            <w:r w:rsidRPr="003B3B50">
              <w:rPr>
                <w:rFonts w:ascii="Georgia" w:eastAsia="Times New Roman" w:hAnsi="Georgia" w:cs="Times New Roman"/>
                <w:lang w:eastAsia="en-PH"/>
              </w:rPr>
              <w:t>Php</w:t>
            </w:r>
            <w:proofErr w:type="spellEnd"/>
            <w:r w:rsidRPr="003B3B50">
              <w:rPr>
                <w:rFonts w:ascii="Georgia" w:eastAsia="Times New Roman" w:hAnsi="Georgia" w:cs="Times New Roman"/>
                <w:lang w:eastAsia="en-PH"/>
              </w:rPr>
              <w:t xml:space="preserve"> </w:t>
            </w:r>
            <w:r w:rsidR="003B3B50">
              <w:rPr>
                <w:rFonts w:ascii="Georgia" w:eastAsia="Times New Roman" w:hAnsi="Georgia" w:cs="Times New Roman"/>
                <w:lang w:eastAsia="en-PH"/>
              </w:rPr>
              <w:t>9,000</w:t>
            </w:r>
          </w:p>
          <w:p w14:paraId="598AF675" w14:textId="43B24F0F" w:rsidR="006E670C" w:rsidRPr="003B3B50" w:rsidRDefault="003B3B50" w:rsidP="00E47D5D">
            <w:pPr>
              <w:numPr>
                <w:ilvl w:val="0"/>
                <w:numId w:val="8"/>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printing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w:t>
            </w:r>
          </w:p>
          <w:p w14:paraId="431DBED8" w14:textId="612AAAAB" w:rsidR="006E670C" w:rsidRPr="003B3B50" w:rsidRDefault="003B3B50" w:rsidP="00E47D5D">
            <w:pPr>
              <w:numPr>
                <w:ilvl w:val="0"/>
                <w:numId w:val="8"/>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transportation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72F443A" w14:textId="73A99BD4" w:rsidR="006E670C" w:rsidRPr="003B3B50" w:rsidRDefault="003B3B50" w:rsidP="00E47D5D">
            <w:pPr>
              <w:numPr>
                <w:ilvl w:val="0"/>
                <w:numId w:val="8"/>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Estimated</w:t>
            </w:r>
            <w:r w:rsidR="00C1236F">
              <w:rPr>
                <w:rFonts w:ascii="Georgia" w:eastAsia="Times New Roman" w:hAnsi="Georgia" w:cs="Times New Roman"/>
                <w:lang w:eastAsia="en-PH"/>
              </w:rPr>
              <w:t xml:space="preserve"> food costs is </w:t>
            </w:r>
            <w:proofErr w:type="spellStart"/>
            <w:r w:rsidR="00C1236F">
              <w:rPr>
                <w:rFonts w:ascii="Georgia" w:eastAsia="Times New Roman" w:hAnsi="Georgia" w:cs="Times New Roman"/>
                <w:lang w:eastAsia="en-PH"/>
              </w:rPr>
              <w:t>Php</w:t>
            </w:r>
            <w:proofErr w:type="spellEnd"/>
            <w:r w:rsidR="00C1236F">
              <w:rPr>
                <w:rFonts w:ascii="Georgia" w:eastAsia="Times New Roman" w:hAnsi="Georgia" w:cs="Times New Roman"/>
                <w:lang w:eastAsia="en-PH"/>
              </w:rPr>
              <w:t xml:space="preserve"> 4,000</w:t>
            </w:r>
          </w:p>
          <w:p w14:paraId="1B594428" w14:textId="2A8FC180" w:rsidR="006E670C" w:rsidRPr="003B3B50" w:rsidRDefault="006E670C" w:rsidP="003B3B50">
            <w:pPr>
              <w:spacing w:after="0" w:line="240" w:lineRule="auto"/>
              <w:ind w:left="720"/>
              <w:textAlignment w:val="baseline"/>
              <w:rPr>
                <w:rFonts w:ascii="Georgia" w:eastAsia="Times New Roman" w:hAnsi="Georgia" w:cs="Times New Roman"/>
                <w:lang w:eastAsia="en-PH"/>
              </w:rPr>
            </w:pPr>
          </w:p>
        </w:tc>
        <w:tc>
          <w:tcPr>
            <w:tcW w:w="0" w:type="auto"/>
            <w:tcBorders>
              <w:top w:val="single" w:sz="8" w:space="0" w:color="000000"/>
              <w:left w:val="single" w:sz="8" w:space="0" w:color="000000"/>
              <w:bottom w:val="single" w:sz="8" w:space="0" w:color="000000"/>
            </w:tcBorders>
          </w:tcPr>
          <w:p w14:paraId="352652F1" w14:textId="77777777" w:rsidR="006E670C" w:rsidRPr="00947823" w:rsidRDefault="006E670C" w:rsidP="00E47D5D">
            <w:pPr>
              <w:spacing w:after="0" w:line="240" w:lineRule="auto"/>
              <w:rPr>
                <w:rFonts w:ascii="Georgia" w:eastAsia="Times New Roman" w:hAnsi="Georgia" w:cs="Times New Roman"/>
                <w:color w:val="FF0000"/>
                <w:lang w:eastAsia="en-PH"/>
              </w:rPr>
            </w:pPr>
          </w:p>
        </w:tc>
      </w:tr>
      <w:tr w:rsidR="006E670C" w:rsidRPr="00947823" w14:paraId="561B4DC0" w14:textId="1A48B8C7" w:rsidTr="006E67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670EB29" w14:textId="77777777" w:rsidR="006E670C" w:rsidRPr="00947823" w:rsidRDefault="006E670C"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Training Cost (Developers and Users)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4FA6C58" w14:textId="77777777" w:rsidR="006E670C" w:rsidRPr="003B3B50" w:rsidRDefault="006E670C"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None</w:t>
            </w:r>
          </w:p>
        </w:tc>
        <w:tc>
          <w:tcPr>
            <w:tcW w:w="0" w:type="auto"/>
            <w:tcBorders>
              <w:top w:val="single" w:sz="8" w:space="0" w:color="000000"/>
              <w:left w:val="single" w:sz="8" w:space="0" w:color="000000"/>
              <w:bottom w:val="single" w:sz="8" w:space="0" w:color="000000"/>
            </w:tcBorders>
          </w:tcPr>
          <w:p w14:paraId="72E570DF" w14:textId="77777777" w:rsidR="006E670C" w:rsidRPr="00947823" w:rsidRDefault="006E670C" w:rsidP="00E47D5D">
            <w:pPr>
              <w:spacing w:after="0" w:line="240" w:lineRule="auto"/>
              <w:rPr>
                <w:rFonts w:ascii="Georgia" w:eastAsia="Times New Roman" w:hAnsi="Georgia" w:cs="Times New Roman"/>
                <w:color w:val="000000"/>
                <w:lang w:eastAsia="en-PH"/>
              </w:rPr>
            </w:pPr>
          </w:p>
        </w:tc>
      </w:tr>
    </w:tbl>
    <w:p w14:paraId="70829A29" w14:textId="77777777" w:rsidR="00A86CDE" w:rsidRPr="00947823" w:rsidRDefault="00A86CDE" w:rsidP="00A86CDE">
      <w:pPr>
        <w:spacing w:after="0" w:line="240" w:lineRule="auto"/>
        <w:rPr>
          <w:rFonts w:ascii="Georgia" w:eastAsia="Times New Roman" w:hAnsi="Georgia" w:cs="Times New Roman"/>
          <w:lang w:eastAsia="en-PH"/>
        </w:rPr>
      </w:pPr>
    </w:p>
    <w:p w14:paraId="5D6107CF" w14:textId="025B4D7A" w:rsidR="00A86CDE" w:rsidRPr="00765D28" w:rsidRDefault="00A86CDE" w:rsidP="00A86CD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00765D28" w:rsidRPr="00765D28">
        <w:rPr>
          <w:rFonts w:ascii="Georgia" w:eastAsia="Times New Roman" w:hAnsi="Georgia" w:cs="Times New Roman"/>
          <w:lang w:eastAsia="en-PH"/>
        </w:rPr>
        <w:t xml:space="preserve">The table outlines the economic considerations for the proposed Mentor-Shift application, highlighting trade-offs between hardware and software updates and associated costs. Optimal performance will require increased processor speed, RAM, and updated Android versions. The projected development cost is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3,000, which includes application hosting for four months. Operational expenses are estimated at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9,000, covering printing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2,000), transportation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3,000), and food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4,000). Notably, no training costs are required for developers or users. These considerations emphasize the balance between ensuring smooth functionality and managing costs effectively.</w:t>
      </w:r>
    </w:p>
    <w:p w14:paraId="6E758635" w14:textId="77777777" w:rsidR="00A86CDE" w:rsidRPr="00947823" w:rsidRDefault="00A86CDE" w:rsidP="00A86CDE">
      <w:pPr>
        <w:spacing w:after="0" w:line="240" w:lineRule="auto"/>
        <w:rPr>
          <w:rFonts w:ascii="Georgia" w:eastAsia="Times New Roman" w:hAnsi="Georgia" w:cs="Times New Roman"/>
          <w:lang w:eastAsia="en-PH"/>
        </w:rPr>
      </w:pPr>
    </w:p>
    <w:p w14:paraId="2DAAA2AE" w14:textId="77777777" w:rsidR="00A86CDE" w:rsidRPr="00947823" w:rsidRDefault="00A86CDE" w:rsidP="00A86CDE">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SYSTEM DESIGN</w:t>
      </w:r>
    </w:p>
    <w:p w14:paraId="062FB7C5" w14:textId="77777777" w:rsidR="00A86CDE" w:rsidRPr="00947823" w:rsidRDefault="00A86CDE" w:rsidP="00A86CDE">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In this section, the researchers will be able to determine the system's functional and non-functional requirements. This section will also serve as a reference for identifying potential problems that may create errors in the final output.</w:t>
      </w:r>
    </w:p>
    <w:p w14:paraId="6FA9A9C6" w14:textId="77777777" w:rsidR="00A86CDE" w:rsidRPr="00947823" w:rsidRDefault="00A86CDE" w:rsidP="00A86CDE">
      <w:pPr>
        <w:spacing w:after="0" w:line="240" w:lineRule="auto"/>
        <w:rPr>
          <w:rFonts w:ascii="Georgia" w:eastAsia="Times New Roman" w:hAnsi="Georgia" w:cs="Times New Roman"/>
          <w:lang w:eastAsia="en-PH"/>
        </w:rPr>
      </w:pPr>
    </w:p>
    <w:p w14:paraId="1DEEB778" w14:textId="77777777" w:rsidR="0080214E" w:rsidRDefault="00A86CDE"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3.16 </w:t>
      </w:r>
    </w:p>
    <w:p w14:paraId="5AE30D62" w14:textId="31261B36"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Non-Functional Requirements</w:t>
      </w:r>
    </w:p>
    <w:tbl>
      <w:tblPr>
        <w:tblW w:w="9360" w:type="dxa"/>
        <w:jc w:val="center"/>
        <w:tblCellMar>
          <w:top w:w="15" w:type="dxa"/>
          <w:left w:w="15" w:type="dxa"/>
          <w:bottom w:w="15" w:type="dxa"/>
          <w:right w:w="15" w:type="dxa"/>
        </w:tblCellMar>
        <w:tblLook w:val="04A0" w:firstRow="1" w:lastRow="0" w:firstColumn="1" w:lastColumn="0" w:noHBand="0" w:noVBand="1"/>
      </w:tblPr>
      <w:tblGrid>
        <w:gridCol w:w="1398"/>
        <w:gridCol w:w="3870"/>
        <w:gridCol w:w="4092"/>
      </w:tblGrid>
      <w:tr w:rsidR="00A86CDE" w:rsidRPr="00947823" w14:paraId="4CBC3935" w14:textId="77777777" w:rsidTr="00A86CDE">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E634BE8"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Properties</w:t>
            </w:r>
          </w:p>
        </w:tc>
        <w:tc>
          <w:tcPr>
            <w:tcW w:w="0" w:type="auto"/>
            <w:gridSpan w:val="2"/>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0263E105"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Constraints</w:t>
            </w:r>
          </w:p>
        </w:tc>
      </w:tr>
      <w:tr w:rsidR="00A86CDE" w:rsidRPr="00947823" w14:paraId="65AE43A1" w14:textId="77777777" w:rsidTr="00A86CDE">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BFFAFCE"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System</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8782F"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system should be stable and consistently available, and it should have a fast and efficient response service.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2EF770C7"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system is dependent on an internet connection for it to work as intended.</w:t>
            </w:r>
          </w:p>
        </w:tc>
      </w:tr>
      <w:tr w:rsidR="00A86CDE" w:rsidRPr="00947823" w14:paraId="188C1ADF" w14:textId="77777777" w:rsidTr="00A86CDE">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9656050"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CBB5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software should first be installed on a mobile device and have an internet connection to be operable so that the intended functions and features 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C1B25F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Dependent on an internet connection, reliable and compatible hardware, and an OS for installation. The hardware’s performance will be equivalent to how the software performs.</w:t>
            </w:r>
          </w:p>
        </w:tc>
      </w:tr>
      <w:tr w:rsidR="00A86CDE" w:rsidRPr="00947823" w14:paraId="0C38B571" w14:textId="77777777" w:rsidTr="00A86CDE">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1EFA1F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49EF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Users should have a smartphone with updated versions and an operable state. Should be familiar with how to navigate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4F2A88B"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Should have basic knowledge of operating mobile devices, despite making the app user-friendly for convenience.</w:t>
            </w:r>
          </w:p>
        </w:tc>
      </w:tr>
      <w:tr w:rsidR="00A86CDE" w:rsidRPr="00947823" w14:paraId="22368C5B" w14:textId="77777777" w:rsidTr="00A86CDE">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6955477"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63DB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service should be reliable, scalable, and secure for ensuring consistent performance, accommodating growth, and protecting user data.</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B0A38ED"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Infrastructure limitations, regulatory compliance requirements, and budgetary constraints will impact performance, data handling, and technology selection.</w:t>
            </w:r>
          </w:p>
        </w:tc>
      </w:tr>
    </w:tbl>
    <w:p w14:paraId="21B331A3" w14:textId="77777777" w:rsidR="00A86CDE" w:rsidRPr="00947823" w:rsidRDefault="00A86CDE" w:rsidP="00A86CDE">
      <w:pPr>
        <w:spacing w:after="0" w:line="240" w:lineRule="auto"/>
        <w:rPr>
          <w:rFonts w:ascii="Georgia" w:eastAsia="Times New Roman" w:hAnsi="Georgia" w:cs="Times New Roman"/>
          <w:lang w:eastAsia="en-PH"/>
        </w:rPr>
      </w:pPr>
    </w:p>
    <w:p w14:paraId="539B9967" w14:textId="492B5B86" w:rsidR="00A86CDE" w:rsidRPr="00947823" w:rsidRDefault="00A86CDE" w:rsidP="00A86CD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The non-functional requirements for the Mentor-Shift app focus on ensuring stability, reliability, and efficiency across various aspects of the system. The properties outline the desired characteristics, including stability and efficiency for the system, operability and compatibility for the software, and user familiarity and accessibility for the end-users. However, several constraints must be considered, such as dependency on internet connectivity for system and software operability, hardware and OS compatibility, and user knowledge requirements. Infrastructure limitations, regulatory compliance, and budgetary constraints pose challenges that must be addressed to maintain consistent performance, data security, and operational integrity. </w:t>
      </w:r>
    </w:p>
    <w:p w14:paraId="75725627" w14:textId="77777777" w:rsidR="00AC39CE" w:rsidRPr="00947823" w:rsidRDefault="00AC39CE" w:rsidP="0080214E">
      <w:pPr>
        <w:spacing w:after="0" w:line="480" w:lineRule="auto"/>
        <w:rPr>
          <w:rFonts w:ascii="Georgia" w:eastAsia="Times New Roman" w:hAnsi="Georgia" w:cs="Times New Roman"/>
          <w:b/>
          <w:bCs/>
          <w:color w:val="000000"/>
          <w:lang w:eastAsia="en-PH"/>
        </w:rPr>
      </w:pPr>
    </w:p>
    <w:p w14:paraId="49A966DB" w14:textId="77777777" w:rsidR="0080214E" w:rsidRDefault="00A86CDE" w:rsidP="0080214E">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3.17</w:t>
      </w:r>
      <w:r w:rsidRPr="00947823">
        <w:rPr>
          <w:rFonts w:ascii="Georgia" w:eastAsia="Times New Roman" w:hAnsi="Georgia" w:cs="Times New Roman"/>
          <w:color w:val="000000"/>
          <w:lang w:eastAsia="en-PH"/>
        </w:rPr>
        <w:t xml:space="preserve"> </w:t>
      </w:r>
    </w:p>
    <w:p w14:paraId="541F7277" w14:textId="6A0129B1"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Functional Requirements</w:t>
      </w:r>
    </w:p>
    <w:tbl>
      <w:tblPr>
        <w:tblW w:w="8780" w:type="dxa"/>
        <w:tblCellMar>
          <w:top w:w="15" w:type="dxa"/>
          <w:left w:w="15" w:type="dxa"/>
          <w:bottom w:w="15" w:type="dxa"/>
          <w:right w:w="15" w:type="dxa"/>
        </w:tblCellMar>
        <w:tblLook w:val="04A0" w:firstRow="1" w:lastRow="0" w:firstColumn="1" w:lastColumn="0" w:noHBand="0" w:noVBand="1"/>
      </w:tblPr>
      <w:tblGrid>
        <w:gridCol w:w="1447"/>
        <w:gridCol w:w="1875"/>
        <w:gridCol w:w="1738"/>
        <w:gridCol w:w="1862"/>
        <w:gridCol w:w="1858"/>
      </w:tblGrid>
      <w:tr w:rsidR="00C56093" w:rsidRPr="00947823" w14:paraId="6129BC5C" w14:textId="77777777" w:rsidTr="00C95ECB">
        <w:trPr>
          <w:trHeight w:val="707"/>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557726EE"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Input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71D6149"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Process</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D2A0BC8"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Output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112BE76"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Storage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7721A7A7"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Control</w:t>
            </w:r>
          </w:p>
        </w:tc>
      </w:tr>
    </w:tbl>
    <w:p w14:paraId="7A30076E" w14:textId="77777777" w:rsidR="00C95ECB" w:rsidRDefault="00C95ECB" w:rsidP="00207F21">
      <w:pPr>
        <w:spacing w:after="0" w:line="240" w:lineRule="auto"/>
        <w:rPr>
          <w:rFonts w:ascii="Georgia" w:eastAsia="Times New Roman" w:hAnsi="Georgia" w:cs="Times New Roman"/>
          <w:lang w:eastAsia="en-PH"/>
        </w:rPr>
        <w:sectPr w:rsidR="00C95ECB" w:rsidSect="00AF3539">
          <w:headerReference w:type="default" r:id="rId76"/>
          <w:headerReference w:type="first" r:id="rId77"/>
          <w:footerReference w:type="first" r:id="rId78"/>
          <w:pgSz w:w="12240" w:h="15840"/>
          <w:pgMar w:top="1440" w:right="1440" w:bottom="1440" w:left="2160" w:header="708" w:footer="708" w:gutter="0"/>
          <w:pgNumType w:start="7"/>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731"/>
        <w:gridCol w:w="2665"/>
        <w:gridCol w:w="2303"/>
        <w:gridCol w:w="1038"/>
        <w:gridCol w:w="903"/>
      </w:tblGrid>
      <w:tr w:rsidR="00C56093" w:rsidRPr="00947823" w14:paraId="5E69C6F5"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192BF7A8" w14:textId="66D00017"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lastRenderedPageBreak/>
              <w:t>Registration</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8A087" w14:textId="74C737D3"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shd w:val="clear" w:color="auto" w:fill="FFFFFF"/>
                <w:lang w:eastAsia="en-PH"/>
              </w:rPr>
              <w:t>Gathers user details such as name, email, password, and role selection through the registration form.</w:t>
            </w:r>
            <w:r w:rsidRPr="00947823">
              <w:rPr>
                <w:rFonts w:ascii="Georgia" w:eastAsia="Times New Roman" w:hAnsi="Georgia" w:cs="Times New Roman"/>
                <w:color w:val="FF0000"/>
                <w:shd w:val="clear" w:color="auto" w:fill="FFFFFF"/>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3333C" w14:textId="29554D11"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t>Upon successful registration, users are directed to the login page.</w:t>
            </w:r>
            <w:r w:rsidRPr="00947823">
              <w:rPr>
                <w:rFonts w:ascii="Georgia" w:eastAsia="Times New Roman" w:hAnsi="Georgia" w:cs="Times New Roman"/>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1569E" w14:textId="794C0244"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t>MySQL</w:t>
            </w:r>
            <w:r w:rsidR="00A86CDE" w:rsidRPr="00947823">
              <w:rPr>
                <w:rFonts w:ascii="Georgia" w:eastAsia="Times New Roman" w:hAnsi="Georgia" w:cs="Times New Roman"/>
                <w:color w:val="FF0000"/>
                <w:lang w:eastAsia="en-PH"/>
              </w:rPr>
              <w:tab/>
            </w:r>
          </w:p>
          <w:p w14:paraId="12B4D2BA" w14:textId="77777777" w:rsidR="00A86CDE" w:rsidRPr="00947823" w:rsidRDefault="00A86CDE" w:rsidP="00207F21">
            <w:pPr>
              <w:spacing w:after="0" w:line="240" w:lineRule="auto"/>
              <w:rPr>
                <w:rFonts w:ascii="Georgia" w:eastAsia="Times New Roman" w:hAnsi="Georgia" w:cs="Times New Roman"/>
                <w:color w:val="FF0000"/>
                <w:lang w:eastAsia="en-PH"/>
              </w:rPr>
            </w:pP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3E04EFA1" w14:textId="77777777" w:rsidR="00A86CDE" w:rsidRPr="00947823" w:rsidRDefault="00A86CD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t>System</w:t>
            </w:r>
          </w:p>
        </w:tc>
      </w:tr>
      <w:tr w:rsidR="00C56093" w:rsidRPr="00947823" w14:paraId="19BC8853"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B028C2F"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User 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9F1F"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Validates user credentials during the login process.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D3D01"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Grant access to authenticated users.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A39E9" w14:textId="07D3156D"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13C84B9"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System</w:t>
            </w:r>
          </w:p>
        </w:tc>
      </w:tr>
    </w:tbl>
    <w:p w14:paraId="45E7DB94" w14:textId="77777777" w:rsidR="0069007C" w:rsidRDefault="0069007C" w:rsidP="00207F21">
      <w:pPr>
        <w:spacing w:after="0" w:line="240" w:lineRule="auto"/>
        <w:rPr>
          <w:rFonts w:ascii="Georgia" w:eastAsia="Times New Roman" w:hAnsi="Georgia" w:cs="Times New Roman"/>
          <w:lang w:eastAsia="en-PH"/>
        </w:rPr>
      </w:pPr>
    </w:p>
    <w:p w14:paraId="1F877FA3" w14:textId="77777777" w:rsidR="00B11358" w:rsidRDefault="00B11358" w:rsidP="00B11358">
      <w:pPr>
        <w:rPr>
          <w:rFonts w:ascii="Georgia" w:eastAsia="Times New Roman" w:hAnsi="Georgia" w:cs="Times New Roman"/>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1440"/>
        <w:gridCol w:w="2221"/>
        <w:gridCol w:w="2188"/>
        <w:gridCol w:w="987"/>
        <w:gridCol w:w="1804"/>
      </w:tblGrid>
      <w:tr w:rsidR="00C56093" w:rsidRPr="00947823" w14:paraId="5E262BDF"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6A6596" w14:textId="7FCF9409" w:rsidR="00A86CDE" w:rsidRPr="00947823" w:rsidRDefault="00B11358" w:rsidP="00207F21">
            <w:pPr>
              <w:spacing w:after="0" w:line="240" w:lineRule="auto"/>
              <w:rPr>
                <w:rFonts w:ascii="Georgia" w:eastAsia="Times New Roman" w:hAnsi="Georgia" w:cs="Times New Roman"/>
                <w:lang w:eastAsia="en-PH"/>
              </w:rPr>
            </w:pPr>
            <w:r>
              <w:rPr>
                <w:rFonts w:ascii="Georgia" w:eastAsia="Times New Roman" w:hAnsi="Georgia" w:cs="Times New Roman"/>
                <w:lang w:eastAsia="en-PH"/>
              </w:rPr>
              <w:tab/>
            </w:r>
            <w:r w:rsidR="009634E6" w:rsidRPr="00947823">
              <w:rPr>
                <w:rFonts w:ascii="Georgia" w:eastAsia="Times New Roman" w:hAnsi="Georgia" w:cs="Times New Roman"/>
                <w:lang w:eastAsia="en-PH"/>
              </w:rPr>
              <w:t>Role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7E8DD" w14:textId="2A420717"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Allows users to select a role (Mentee or Mentor).</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D10B2" w14:textId="41AEC905"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user dashboard based on the selected role.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64F28" w14:textId="73F207A3"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C07B135" w14:textId="2CC296F1" w:rsidR="00A86CDE"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User</w:t>
            </w:r>
          </w:p>
        </w:tc>
      </w:tr>
      <w:tr w:rsidR="00C56093" w:rsidRPr="00947823" w14:paraId="5300119B"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92FED59" w14:textId="6D92EDE0"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Search</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14B0A" w14:textId="1CBBE934" w:rsidR="00A86CDE" w:rsidRPr="00947823" w:rsidRDefault="00A2733C"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inputs search criteria for selecting a mentor.</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8CB6C" w14:textId="25C3F05A" w:rsidR="00A86CDE" w:rsidRPr="00947823" w:rsidRDefault="00A2733C"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a list of mentors matching the criteria.</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D3C3" w14:textId="362E4D23" w:rsidR="00A86CDE" w:rsidRPr="00947823" w:rsidRDefault="00A2733C"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288BE7A" w14:textId="17A71D64"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C56093" w:rsidRPr="00947823" w14:paraId="6E35E1ED"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FD3DF9E" w14:textId="3935A4AE"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Mentorship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A954" w14:textId="019B187A"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sends mentorship request to selected mentor.</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B0251" w14:textId="5F870739"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receives request for approval or rejection.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8836" w14:textId="32203498"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t xml:space="preserve">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ACA4E97" w14:textId="234C213D"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C56093" w:rsidRPr="00947823" w14:paraId="632BFE2A"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09D8745" w14:textId="1572512D"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Course Selection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B52D5" w14:textId="38B5F996"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selects courses after mentorship approval.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59D61" w14:textId="05427C8F"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Enrolled courses added to mentee’s profile.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37092" w14:textId="3F8901B0"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ABB443F" w14:textId="55528D12"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p w14:paraId="2E32852E" w14:textId="77777777" w:rsidR="00A86CDE" w:rsidRPr="00947823" w:rsidRDefault="00A86CDE" w:rsidP="00207F21">
            <w:pPr>
              <w:spacing w:after="0" w:line="240" w:lineRule="auto"/>
              <w:rPr>
                <w:rFonts w:ascii="Georgia" w:eastAsia="Times New Roman" w:hAnsi="Georgia" w:cs="Times New Roman"/>
                <w:lang w:eastAsia="en-PH"/>
              </w:rPr>
            </w:pPr>
          </w:p>
        </w:tc>
      </w:tr>
      <w:tr w:rsidR="00C56093" w:rsidRPr="00947823" w14:paraId="743C9CF1"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EABB23" w14:textId="32DE14AD"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Content Access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A32B6" w14:textId="14A84211"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 xml:space="preserve">Mentee accesses lessons, activities, and </w:t>
            </w:r>
            <w:r w:rsidR="00C56093" w:rsidRPr="00947823">
              <w:rPr>
                <w:rFonts w:ascii="Georgia" w:eastAsia="Times New Roman" w:hAnsi="Georgia" w:cs="Times New Roman"/>
                <w:lang w:eastAsia="en-PH"/>
              </w:rPr>
              <w:t>announcements</w:t>
            </w:r>
            <w:r w:rsidRPr="00947823">
              <w:rPr>
                <w:rFonts w:ascii="Georgia" w:eastAsia="Times New Roman" w:hAnsi="Georgia" w:cs="Times New Roman"/>
                <w:lang w:eastAsia="en-PH"/>
              </w:rPr>
              <w:t>.</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859D8" w14:textId="5D83E675"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Lessons</w:t>
            </w:r>
            <w:r w:rsidR="00C56093" w:rsidRPr="00947823">
              <w:rPr>
                <w:rFonts w:ascii="Georgia" w:eastAsia="Times New Roman" w:hAnsi="Georgia" w:cs="Times New Roman"/>
                <w:lang w:eastAsia="en-PH"/>
              </w:rPr>
              <w:t xml:space="preserve">, </w:t>
            </w:r>
            <w:r w:rsidRPr="00947823">
              <w:rPr>
                <w:rFonts w:ascii="Georgia" w:eastAsia="Times New Roman" w:hAnsi="Georgia" w:cs="Times New Roman"/>
                <w:lang w:eastAsia="en-PH"/>
              </w:rPr>
              <w:t>activities</w:t>
            </w:r>
            <w:r w:rsidR="00C56093" w:rsidRPr="00947823">
              <w:rPr>
                <w:rFonts w:ascii="Georgia" w:eastAsia="Times New Roman" w:hAnsi="Georgia" w:cs="Times New Roman"/>
                <w:lang w:eastAsia="en-PH"/>
              </w:rPr>
              <w:t>, and announcements</w:t>
            </w:r>
            <w:r w:rsidRPr="00947823">
              <w:rPr>
                <w:rFonts w:ascii="Georgia" w:eastAsia="Times New Roman" w:hAnsi="Georgia" w:cs="Times New Roman"/>
                <w:lang w:eastAsia="en-PH"/>
              </w:rPr>
              <w:t xml:space="preserve"> are displayed for </w:t>
            </w:r>
            <w:r w:rsidR="00C56093" w:rsidRPr="00947823">
              <w:rPr>
                <w:rFonts w:ascii="Georgia" w:eastAsia="Times New Roman" w:hAnsi="Georgia" w:cs="Times New Roman"/>
                <w:lang w:eastAsia="en-PH"/>
              </w:rPr>
              <w:t>interacting</w:t>
            </w:r>
            <w:r w:rsidRPr="00947823">
              <w:rPr>
                <w:rFonts w:ascii="Georgia" w:eastAsia="Times New Roman" w:hAnsi="Georgia" w:cs="Times New Roman"/>
                <w:lang w:eastAsia="en-PH"/>
              </w:rPr>
              <w:t>.</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B7243" w14:textId="0064DB5F"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C9B3010" w14:textId="79546E6A"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Mentee/Mentor</w:t>
            </w:r>
            <w:r w:rsidRPr="00947823">
              <w:rPr>
                <w:rFonts w:ascii="Georgia" w:eastAsia="Times New Roman" w:hAnsi="Georgia" w:cs="Times New Roman"/>
                <w:lang w:eastAsia="en-PH"/>
              </w:rPr>
              <w:tab/>
            </w:r>
          </w:p>
          <w:p w14:paraId="388F805F" w14:textId="77777777" w:rsidR="00A86CDE" w:rsidRPr="00947823" w:rsidRDefault="00A86CDE" w:rsidP="00207F21">
            <w:pPr>
              <w:spacing w:after="0" w:line="240" w:lineRule="auto"/>
              <w:rPr>
                <w:rFonts w:ascii="Georgia" w:eastAsia="Times New Roman" w:hAnsi="Georgia" w:cs="Times New Roman"/>
                <w:lang w:eastAsia="en-PH"/>
              </w:rPr>
            </w:pPr>
          </w:p>
        </w:tc>
      </w:tr>
      <w:tr w:rsidR="00C56093" w:rsidRPr="00947823" w14:paraId="2866A17E"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45DC0FC" w14:textId="25F2F8A0"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Report Viewing</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17211" w14:textId="4D0B429C"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checks progress, scores, and feedback.</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1CCF2" w14:textId="032CC7D1"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progress reports and performance scores.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C935D" w14:textId="5B18522B"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A7E3FEA" w14:textId="7ADEB3C1"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341A86" w:rsidRPr="00947823" w14:paraId="7AB281B8"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8EF8E9C" w14:textId="1F692553"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Certificate Upload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EAA26" w14:textId="6C101D98"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uploads certificates for mentees who complete tasks or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2457A" w14:textId="64648FA1"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Certificates are available for mentees to download.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032B6" w14:textId="662F20CE"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EA63E57" w14:textId="6B989EBE"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r w:rsidR="004970F4" w:rsidRPr="00947823" w14:paraId="12999AC7"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FD39948" w14:textId="16E303D0"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lastRenderedPageBreak/>
              <w:t>Certificate Download</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C1675" w14:textId="2F481533"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downloads certificates after completing a course or 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63BED" w14:textId="59F63D64"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Certificate is available for download.</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5E07E" w14:textId="025BB11E"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D2231B" w14:textId="79CC6955" w:rsidR="004970F4"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8927FD" w:rsidRPr="00947823" w14:paraId="0F908858"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21FDAD" w14:textId="1F7BFC33"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Message Exchange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DC44B" w14:textId="191580D3"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Mentees and Mentors exchange messages within the app.</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04133" w14:textId="156101E4"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messages in real-time.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1EDBC" w14:textId="6567270E"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84A2595" w14:textId="7886FBC1"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Mentee/Mentor</w:t>
            </w:r>
          </w:p>
        </w:tc>
      </w:tr>
      <w:tr w:rsidR="008927FD" w:rsidRPr="00947823" w14:paraId="6DD9D5A8"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E022DB" w14:textId="300E5E1B"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Course Creation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60C71" w14:textId="221EBC59"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creates and uploads lessons, activities, and certificates.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81F93" w14:textId="5CF0C850"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Courses and resources are available to mentees.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F9AF" w14:textId="749B687E"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5BA79A7" w14:textId="35BD156A"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r w:rsidR="008927FD" w:rsidRPr="00947823" w14:paraId="6273A9C2"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3872544" w14:textId="1EED916A"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Mentorship Approval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6E0E" w14:textId="617A0673"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approves or declines mentorship requests.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3EC72" w14:textId="6EA93D35"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is notified of approval or rejection.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2B7B2" w14:textId="3479A2F0"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1FDD8D1" w14:textId="0D9F4074"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r w:rsidR="008927FD" w:rsidRPr="00947823" w14:paraId="7180BCC7"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280D57" w14:textId="049449A0"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Report Input</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485BF" w14:textId="1C1B028F"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inputs scores and progress for mentees.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B9A45" w14:textId="0390567C"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Updated report data is displayed to the mentee.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A3782" w14:textId="155F1995"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BF06C8A" w14:textId="069CDA83" w:rsidR="008927FD" w:rsidRPr="00947823" w:rsidRDefault="00207F21"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bl>
    <w:p w14:paraId="760F3F7C" w14:textId="7D2524BA" w:rsidR="00A86CDE" w:rsidRPr="00947823" w:rsidRDefault="00A86CDE" w:rsidP="00A86CDE">
      <w:pPr>
        <w:tabs>
          <w:tab w:val="left" w:pos="2923"/>
          <w:tab w:val="left" w:pos="2987"/>
        </w:tabs>
        <w:spacing w:after="0" w:line="480" w:lineRule="auto"/>
        <w:jc w:val="both"/>
        <w:rPr>
          <w:rFonts w:ascii="Georgia" w:eastAsia="Times New Roman" w:hAnsi="Georgia" w:cs="Times New Roman"/>
          <w:color w:val="000000"/>
          <w:lang w:eastAsia="en-PH"/>
        </w:rPr>
      </w:pPr>
    </w:p>
    <w:p w14:paraId="0E2B1CD6" w14:textId="77777777" w:rsidR="00AC39CE" w:rsidRPr="00947823" w:rsidRDefault="00175BCC" w:rsidP="00AC39C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The proposed Mentor-Shift system includes an array of features designed to facilitate mentorship interactions in a classroom environment. The system effectively collects all necessary user information during the registration process, ensuring a smooth onboarding experience. User authentication provides robust access control, safeguarding interactions on the platform.</w:t>
      </w:r>
    </w:p>
    <w:p w14:paraId="152B1BC4" w14:textId="2BA5AEAE" w:rsidR="00175BCC" w:rsidRPr="00947823" w:rsidRDefault="00175BCC" w:rsidP="00AC39C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Users can select their roles as either Mentees or Mentors, with functionalities for mentor browsing and mentorship requests promoting effective communication between them. Mentees can search for mentors, request mentorship, and access courses once approved, while mentors can create and manage courses, upload lessons and activities, and approve or decline mentorship requests.</w:t>
      </w:r>
    </w:p>
    <w:p w14:paraId="089E1B9F" w14:textId="77777777" w:rsidR="00C95ECB" w:rsidRDefault="00175BCC" w:rsidP="00175BCC">
      <w:pPr>
        <w:spacing w:after="0" w:line="480" w:lineRule="auto"/>
        <w:ind w:firstLine="720"/>
        <w:jc w:val="both"/>
        <w:rPr>
          <w:rFonts w:ascii="Georgia" w:eastAsia="Times New Roman" w:hAnsi="Georgia" w:cs="Times New Roman"/>
          <w:lang w:eastAsia="en-PH"/>
        </w:rPr>
        <w:sectPr w:rsidR="00C95ECB" w:rsidSect="00AF3539">
          <w:headerReference w:type="default" r:id="rId79"/>
          <w:headerReference w:type="first" r:id="rId80"/>
          <w:pgSz w:w="12240" w:h="15840"/>
          <w:pgMar w:top="1440" w:right="1440" w:bottom="1440" w:left="2160" w:header="708" w:footer="708" w:gutter="0"/>
          <w:pgNumType w:start="7"/>
          <w:cols w:space="708"/>
          <w:titlePg/>
          <w:docGrid w:linePitch="360"/>
        </w:sectPr>
      </w:pPr>
      <w:r w:rsidRPr="00947823">
        <w:rPr>
          <w:rFonts w:ascii="Georgia" w:eastAsia="Times New Roman" w:hAnsi="Georgia" w:cs="Times New Roman"/>
          <w:lang w:eastAsia="en-PH"/>
        </w:rPr>
        <w:t xml:space="preserve">The Access Content feature allows mentees to engage with curated educational resources, enhancing their learning journey and fostering academic progress. The system </w:t>
      </w:r>
    </w:p>
    <w:p w14:paraId="5283181C" w14:textId="7358C57D" w:rsidR="00175BCC" w:rsidRPr="00947823" w:rsidRDefault="00175BCC" w:rsidP="00175BCC">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lastRenderedPageBreak/>
        <w:t>supports efficient management of scores and progress reporting, enabling mentors to provide feedback on student performance.</w:t>
      </w:r>
    </w:p>
    <w:p w14:paraId="5D3B1B01" w14:textId="77777777" w:rsidR="00E47D5D" w:rsidRDefault="00175BCC" w:rsidP="00175BCC">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BCE61F7" w14:textId="456EF4C7" w:rsidR="0080214E" w:rsidRDefault="0080214E" w:rsidP="0080214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r w:rsidRPr="0080214E">
        <w:rPr>
          <w:rFonts w:ascii="Georgia" w:eastAsia="Times New Roman" w:hAnsi="Georgia" w:cs="Times New Roman"/>
          <w:lang w:eastAsia="en-PH"/>
        </w:rPr>
        <w:t xml:space="preserve"> </w:t>
      </w: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r w:rsidRPr="0080214E">
        <w:rPr>
          <w:rFonts w:ascii="Georgia" w:eastAsia="Times New Roman" w:hAnsi="Georgia" w:cs="Times New Roman"/>
          <w:lang w:eastAsia="en-PH"/>
        </w:rPr>
        <w:t xml:space="preserve"> </w:t>
      </w: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CF3A0BD" w14:textId="77777777" w:rsidR="0080214E" w:rsidRDefault="0080214E" w:rsidP="00175BCC">
      <w:pPr>
        <w:spacing w:after="0" w:line="480" w:lineRule="auto"/>
        <w:ind w:firstLine="720"/>
        <w:jc w:val="both"/>
        <w:rPr>
          <w:rFonts w:ascii="Georgia" w:eastAsia="Times New Roman" w:hAnsi="Georgia" w:cs="Times New Roman"/>
          <w:color w:val="FF0000"/>
          <w:lang w:eastAsia="en-PH"/>
        </w:rPr>
      </w:pPr>
    </w:p>
    <w:p w14:paraId="776E91CB" w14:textId="77777777" w:rsidR="00006E6A" w:rsidRDefault="00E47D5D" w:rsidP="0080214E">
      <w:pPr>
        <w:spacing w:after="0" w:line="480" w:lineRule="auto"/>
        <w:ind w:hanging="720"/>
        <w:outlineLvl w:val="1"/>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PROJECT</w:t>
      </w:r>
      <w:r w:rsidR="0080214E">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000000"/>
          <w:lang w:eastAsia="en-PH"/>
        </w:rPr>
        <w:t>TIMELINE</w:t>
      </w:r>
    </w:p>
    <w:p w14:paraId="4A2C1B69" w14:textId="77777777" w:rsidR="00006E6A" w:rsidRDefault="0080214E" w:rsidP="00006E6A">
      <w:pPr>
        <w:spacing w:after="0" w:line="480" w:lineRule="auto"/>
        <w:ind w:hanging="720"/>
        <w:outlineLvl w:val="1"/>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3.18</w:t>
      </w:r>
      <w:r w:rsidRPr="00947823">
        <w:rPr>
          <w:rFonts w:ascii="Georgia" w:eastAsia="Times New Roman" w:hAnsi="Georgia" w:cs="Times New Roman"/>
          <w:color w:val="000000"/>
          <w:lang w:eastAsia="en-PH"/>
        </w:rPr>
        <w:t xml:space="preserve"> </w:t>
      </w:r>
    </w:p>
    <w:p w14:paraId="7025F250" w14:textId="135E2D50" w:rsidR="0080214E" w:rsidRDefault="0048572D" w:rsidP="00006E6A">
      <w:pPr>
        <w:spacing w:after="0" w:line="480" w:lineRule="auto"/>
        <w:ind w:hanging="720"/>
        <w:outlineLvl w:val="1"/>
        <w:rPr>
          <w:rFonts w:ascii="Georgia" w:eastAsia="Times New Roman" w:hAnsi="Georgia" w:cs="Times New Roman"/>
          <w:i/>
          <w:iCs/>
          <w:color w:val="000000"/>
          <w:lang w:eastAsia="en-PH"/>
        </w:rPr>
      </w:pPr>
      <w:r>
        <w:rPr>
          <w:rFonts w:ascii="Georgia" w:eastAsia="Times New Roman" w:hAnsi="Georgia" w:cs="Times New Roman"/>
          <w:noProof/>
          <w:color w:val="000000"/>
          <w:lang w:eastAsia="en-PH"/>
        </w:rPr>
        <w:lastRenderedPageBreak/>
        <w:drawing>
          <wp:anchor distT="0" distB="0" distL="114300" distR="114300" simplePos="0" relativeHeight="251672576" behindDoc="0" locked="0" layoutInCell="1" allowOverlap="1" wp14:anchorId="44001AD7" wp14:editId="2F038B01">
            <wp:simplePos x="0" y="0"/>
            <wp:positionH relativeFrom="column">
              <wp:posOffset>-457200</wp:posOffset>
            </wp:positionH>
            <wp:positionV relativeFrom="paragraph">
              <wp:posOffset>319405</wp:posOffset>
            </wp:positionV>
            <wp:extent cx="6010910" cy="6381115"/>
            <wp:effectExtent l="0" t="0" r="8890" b="635"/>
            <wp:wrapSquare wrapText="bothSides"/>
            <wp:docPr id="729167167" name="Picture 5"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67167" name="Picture 5" descr="A graph with blue squares&#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6010910" cy="6381115"/>
                    </a:xfrm>
                    <a:prstGeom prst="rect">
                      <a:avLst/>
                    </a:prstGeom>
                  </pic:spPr>
                </pic:pic>
              </a:graphicData>
            </a:graphic>
            <wp14:sizeRelH relativeFrom="margin">
              <wp14:pctWidth>0</wp14:pctWidth>
            </wp14:sizeRelH>
            <wp14:sizeRelV relativeFrom="margin">
              <wp14:pctHeight>0</wp14:pctHeight>
            </wp14:sizeRelV>
          </wp:anchor>
        </w:drawing>
      </w:r>
      <w:r w:rsidR="0080214E" w:rsidRPr="0080214E">
        <w:rPr>
          <w:rFonts w:ascii="Georgia" w:eastAsia="Times New Roman" w:hAnsi="Georgia" w:cs="Times New Roman"/>
          <w:i/>
          <w:iCs/>
          <w:color w:val="000000"/>
          <w:lang w:eastAsia="en-PH"/>
        </w:rPr>
        <w:t>Gantt Chart Using Lean Methodology</w:t>
      </w:r>
    </w:p>
    <w:p w14:paraId="6BB367DD" w14:textId="18B7CA76" w:rsidR="00E47D5D" w:rsidRPr="00947823" w:rsidRDefault="00E47D5D" w:rsidP="00E47D5D">
      <w:pPr>
        <w:spacing w:after="0" w:line="240" w:lineRule="auto"/>
        <w:jc w:val="center"/>
        <w:rPr>
          <w:rFonts w:ascii="Georgia" w:eastAsia="Times New Roman" w:hAnsi="Georgia" w:cs="Times New Roman"/>
          <w:lang w:eastAsia="en-PH"/>
        </w:rPr>
      </w:pPr>
    </w:p>
    <w:p w14:paraId="5CA47063" w14:textId="77777777" w:rsidR="00E47D5D" w:rsidRPr="00947823" w:rsidRDefault="00E47D5D"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Legend:</w:t>
      </w:r>
    </w:p>
    <w:p w14:paraId="2B785D68" w14:textId="77777777" w:rsidR="00E47D5D" w:rsidRPr="00947823" w:rsidRDefault="00E47D5D" w:rsidP="00E47D5D">
      <w:pPr>
        <w:numPr>
          <w:ilvl w:val="0"/>
          <w:numId w:val="12"/>
        </w:numPr>
        <w:spacing w:after="0" w:line="240" w:lineRule="auto"/>
        <w:textAlignment w:val="baseline"/>
        <w:rPr>
          <w:rFonts w:ascii="Georgia" w:eastAsia="Times New Roman" w:hAnsi="Georgia" w:cs="Times New Roman"/>
          <w:b/>
          <w:bCs/>
          <w:color w:val="4A86E8"/>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Finished</w:t>
      </w:r>
    </w:p>
    <w:p w14:paraId="5F250F50" w14:textId="651B19D4" w:rsidR="00C976DF" w:rsidRDefault="00E47D5D" w:rsidP="00C976DF">
      <w:pPr>
        <w:numPr>
          <w:ilvl w:val="0"/>
          <w:numId w:val="12"/>
        </w:numPr>
        <w:spacing w:after="0" w:line="240" w:lineRule="auto"/>
        <w:textAlignment w:val="baseline"/>
        <w:rPr>
          <w:rFonts w:ascii="Georgia" w:eastAsia="Times New Roman" w:hAnsi="Georgia" w:cs="Times New Roman"/>
          <w:color w:val="434343"/>
          <w:lang w:eastAsia="en-PH"/>
        </w:rPr>
      </w:pPr>
      <w:r w:rsidRPr="00947823">
        <w:rPr>
          <w:rFonts w:ascii="Georgia" w:eastAsia="Times New Roman" w:hAnsi="Georgia" w:cs="Times New Roman"/>
          <w:color w:val="000000"/>
          <w:lang w:eastAsia="en-PH"/>
        </w:rPr>
        <w:t> Not Finished</w:t>
      </w:r>
    </w:p>
    <w:p w14:paraId="5FF8C143" w14:textId="2B65D8CB" w:rsidR="00C976DF" w:rsidRDefault="00C976DF">
      <w:pPr>
        <w:rPr>
          <w:rFonts w:ascii="Georgia" w:eastAsia="Times New Roman" w:hAnsi="Georgia" w:cs="Times New Roman"/>
          <w:color w:val="434343"/>
          <w:lang w:eastAsia="en-PH"/>
        </w:rPr>
      </w:pPr>
      <w:r>
        <w:rPr>
          <w:rFonts w:ascii="Georgia" w:eastAsia="Times New Roman" w:hAnsi="Georgia" w:cs="Times New Roman"/>
          <w:color w:val="434343"/>
          <w:lang w:eastAsia="en-PH"/>
        </w:rPr>
        <w:br w:type="page"/>
      </w:r>
    </w:p>
    <w:p w14:paraId="6465391A" w14:textId="62C3B602" w:rsidR="00C976DF" w:rsidRPr="00C976DF" w:rsidRDefault="00C976DF" w:rsidP="00947DBD">
      <w:pPr>
        <w:spacing w:line="480" w:lineRule="auto"/>
        <w:ind w:firstLine="360"/>
        <w:jc w:val="both"/>
        <w:rPr>
          <w:rFonts w:ascii="Georgia" w:eastAsia="Times New Roman" w:hAnsi="Georgia" w:cs="Times New Roman"/>
          <w:color w:val="434343"/>
          <w:lang w:eastAsia="en-PH"/>
        </w:rPr>
      </w:pPr>
      <w:r w:rsidRPr="00C976DF">
        <w:rPr>
          <w:rFonts w:ascii="Georgia" w:eastAsia="Times New Roman" w:hAnsi="Georgia" w:cs="Times New Roman"/>
          <w:color w:val="434343"/>
          <w:lang w:eastAsia="en-PH"/>
        </w:rPr>
        <w:lastRenderedPageBreak/>
        <w:t>Our project timeline, which follows the Lean methodology, spans several months and is defined by tasks critical to the app's development. Beginning with</w:t>
      </w:r>
      <w:r w:rsidR="00947DBD">
        <w:rPr>
          <w:rFonts w:ascii="Georgia" w:eastAsia="Times New Roman" w:hAnsi="Georgia" w:cs="Times New Roman"/>
          <w:color w:val="434343"/>
          <w:lang w:eastAsia="en-PH"/>
        </w:rPr>
        <w:t xml:space="preserve"> </w:t>
      </w:r>
      <w:r w:rsidRPr="00C976DF">
        <w:rPr>
          <w:rFonts w:ascii="Georgia" w:eastAsia="Times New Roman" w:hAnsi="Georgia" w:cs="Times New Roman"/>
          <w:color w:val="434343"/>
          <w:lang w:eastAsia="en-PH"/>
        </w:rPr>
        <w:t xml:space="preserve">requirements planning which includes project proposal and research and ending with deployment, the timeline includes critical processes such as proposal submission, literature review, user interface design, coding, testing, and deployment. </w:t>
      </w:r>
    </w:p>
    <w:p w14:paraId="7D3AA887" w14:textId="1A4C8AC4" w:rsidR="00BD6A8C" w:rsidRPr="00C976DF" w:rsidRDefault="00C976DF" w:rsidP="00C976DF">
      <w:pPr>
        <w:spacing w:line="480" w:lineRule="auto"/>
        <w:ind w:firstLine="720"/>
        <w:jc w:val="both"/>
        <w:rPr>
          <w:rFonts w:ascii="Georgia" w:eastAsia="Times New Roman" w:hAnsi="Georgia" w:cs="Times New Roman"/>
          <w:color w:val="434343"/>
          <w:lang w:eastAsia="en-PH"/>
        </w:rPr>
      </w:pPr>
      <w:r w:rsidRPr="00C976DF">
        <w:rPr>
          <w:rFonts w:ascii="Georgia" w:eastAsia="Times New Roman" w:hAnsi="Georgia" w:cs="Times New Roman"/>
          <w:color w:val="434343"/>
          <w:lang w:eastAsia="en-PH"/>
        </w:rPr>
        <w:t>Each activity is distributed across the months, allowing for iterative development cycles, user feedback incorporation, and debugging phases to ensure the quality and functionality of the Mentor-Shift app. This structured timeline facilitates a systematic approach to project management, ensuring timely completion and adherence to project milestones.</w:t>
      </w:r>
    </w:p>
    <w:p w14:paraId="279237F1" w14:textId="77777777" w:rsidR="004853B0" w:rsidRDefault="004853B0" w:rsidP="00A86CDE">
      <w:pPr>
        <w:spacing w:after="0" w:line="480" w:lineRule="auto"/>
        <w:jc w:val="both"/>
        <w:rPr>
          <w:rFonts w:ascii="Georgia" w:eastAsia="Times New Roman" w:hAnsi="Georgia" w:cs="Times New Roman"/>
          <w:lang w:eastAsia="en-PH"/>
        </w:rPr>
      </w:pPr>
    </w:p>
    <w:p w14:paraId="48C7B3C0" w14:textId="77777777" w:rsidR="004853B0" w:rsidRDefault="004853B0" w:rsidP="00A86CDE">
      <w:pPr>
        <w:spacing w:after="0" w:line="480" w:lineRule="auto"/>
        <w:jc w:val="both"/>
        <w:rPr>
          <w:rFonts w:ascii="Georgia" w:eastAsia="Times New Roman" w:hAnsi="Georgia" w:cs="Times New Roman"/>
          <w:lang w:eastAsia="en-PH"/>
        </w:rPr>
      </w:pPr>
    </w:p>
    <w:p w14:paraId="459B59E0" w14:textId="77777777" w:rsidR="004853B0" w:rsidRDefault="004853B0" w:rsidP="00A86CDE">
      <w:pPr>
        <w:spacing w:after="0" w:line="480" w:lineRule="auto"/>
        <w:jc w:val="both"/>
        <w:rPr>
          <w:rFonts w:ascii="Georgia" w:eastAsia="Times New Roman" w:hAnsi="Georgia" w:cs="Times New Roman"/>
          <w:lang w:eastAsia="en-PH"/>
        </w:rPr>
      </w:pPr>
    </w:p>
    <w:p w14:paraId="1DC10CCF" w14:textId="77777777" w:rsidR="004853B0" w:rsidRDefault="004853B0" w:rsidP="00A86CDE">
      <w:pPr>
        <w:spacing w:after="0" w:line="480" w:lineRule="auto"/>
        <w:jc w:val="both"/>
        <w:rPr>
          <w:rFonts w:ascii="Georgia" w:eastAsia="Times New Roman" w:hAnsi="Georgia" w:cs="Times New Roman"/>
          <w:lang w:eastAsia="en-PH"/>
        </w:rPr>
      </w:pPr>
    </w:p>
    <w:p w14:paraId="515ED922" w14:textId="77777777" w:rsidR="004853B0" w:rsidRDefault="004853B0" w:rsidP="00A86CDE">
      <w:pPr>
        <w:spacing w:after="0" w:line="480" w:lineRule="auto"/>
        <w:jc w:val="both"/>
        <w:rPr>
          <w:rFonts w:ascii="Georgia" w:eastAsia="Times New Roman" w:hAnsi="Georgia" w:cs="Times New Roman"/>
          <w:lang w:eastAsia="en-PH"/>
        </w:rPr>
      </w:pPr>
    </w:p>
    <w:p w14:paraId="6EB90BDD" w14:textId="77777777" w:rsidR="004853B0" w:rsidRDefault="004853B0" w:rsidP="00A86CDE">
      <w:pPr>
        <w:spacing w:after="0" w:line="480" w:lineRule="auto"/>
        <w:jc w:val="both"/>
        <w:rPr>
          <w:rFonts w:ascii="Georgia" w:eastAsia="Times New Roman" w:hAnsi="Georgia" w:cs="Times New Roman"/>
          <w:lang w:eastAsia="en-PH"/>
        </w:rPr>
      </w:pPr>
    </w:p>
    <w:p w14:paraId="1078C74E" w14:textId="77777777" w:rsidR="004853B0" w:rsidRDefault="004853B0" w:rsidP="00A86CDE">
      <w:pPr>
        <w:spacing w:after="0" w:line="480" w:lineRule="auto"/>
        <w:jc w:val="both"/>
        <w:rPr>
          <w:rFonts w:ascii="Georgia" w:eastAsia="Times New Roman" w:hAnsi="Georgia" w:cs="Times New Roman"/>
          <w:lang w:eastAsia="en-PH"/>
        </w:rPr>
      </w:pPr>
    </w:p>
    <w:p w14:paraId="246AD3E2" w14:textId="77777777" w:rsidR="004853B0" w:rsidRDefault="004853B0" w:rsidP="00A86CDE">
      <w:pPr>
        <w:spacing w:after="0" w:line="480" w:lineRule="auto"/>
        <w:jc w:val="both"/>
        <w:rPr>
          <w:rFonts w:ascii="Georgia" w:eastAsia="Times New Roman" w:hAnsi="Georgia" w:cs="Times New Roman"/>
          <w:lang w:eastAsia="en-PH"/>
        </w:rPr>
      </w:pPr>
    </w:p>
    <w:p w14:paraId="4A3F94A6" w14:textId="77777777" w:rsidR="004853B0" w:rsidRDefault="004853B0" w:rsidP="00A86CDE">
      <w:pPr>
        <w:spacing w:after="0" w:line="480" w:lineRule="auto"/>
        <w:jc w:val="both"/>
        <w:rPr>
          <w:rFonts w:ascii="Georgia" w:eastAsia="Times New Roman" w:hAnsi="Georgia" w:cs="Times New Roman"/>
          <w:lang w:eastAsia="en-PH"/>
        </w:rPr>
      </w:pPr>
    </w:p>
    <w:p w14:paraId="3A193D09" w14:textId="77777777" w:rsidR="004853B0" w:rsidRDefault="004853B0" w:rsidP="00A86CDE">
      <w:pPr>
        <w:spacing w:after="0" w:line="480" w:lineRule="auto"/>
        <w:jc w:val="both"/>
        <w:rPr>
          <w:rFonts w:ascii="Georgia" w:eastAsia="Times New Roman" w:hAnsi="Georgia" w:cs="Times New Roman"/>
          <w:lang w:eastAsia="en-PH"/>
        </w:rPr>
      </w:pPr>
    </w:p>
    <w:p w14:paraId="4D4C53DA" w14:textId="77777777" w:rsidR="004853B0" w:rsidRDefault="004853B0" w:rsidP="00A86CDE">
      <w:pPr>
        <w:spacing w:after="0" w:line="480" w:lineRule="auto"/>
        <w:jc w:val="both"/>
        <w:rPr>
          <w:rFonts w:ascii="Georgia" w:eastAsia="Times New Roman" w:hAnsi="Georgia" w:cs="Times New Roman"/>
          <w:lang w:eastAsia="en-PH"/>
        </w:rPr>
      </w:pPr>
    </w:p>
    <w:p w14:paraId="356111BC" w14:textId="77777777" w:rsidR="004853B0" w:rsidRDefault="004853B0" w:rsidP="00A86CDE">
      <w:pPr>
        <w:spacing w:after="0" w:line="480" w:lineRule="auto"/>
        <w:jc w:val="both"/>
        <w:rPr>
          <w:rFonts w:ascii="Georgia" w:eastAsia="Times New Roman" w:hAnsi="Georgia" w:cs="Times New Roman"/>
          <w:lang w:eastAsia="en-PH"/>
        </w:rPr>
      </w:pPr>
    </w:p>
    <w:p w14:paraId="4E030107" w14:textId="77777777" w:rsidR="004853B0" w:rsidRDefault="004853B0" w:rsidP="00A86CDE">
      <w:pPr>
        <w:spacing w:after="0" w:line="480" w:lineRule="auto"/>
        <w:jc w:val="both"/>
        <w:rPr>
          <w:rFonts w:ascii="Georgia" w:eastAsia="Times New Roman" w:hAnsi="Georgia" w:cs="Times New Roman"/>
          <w:lang w:eastAsia="en-PH"/>
        </w:rPr>
      </w:pPr>
    </w:p>
    <w:p w14:paraId="39B7B1FE" w14:textId="77777777" w:rsidR="004853B0" w:rsidRDefault="004853B0" w:rsidP="00A86CDE">
      <w:pPr>
        <w:spacing w:after="0" w:line="480" w:lineRule="auto"/>
        <w:jc w:val="both"/>
        <w:rPr>
          <w:rFonts w:ascii="Georgia" w:eastAsia="Times New Roman" w:hAnsi="Georgia" w:cs="Times New Roman"/>
          <w:lang w:eastAsia="en-PH"/>
        </w:rPr>
      </w:pPr>
    </w:p>
    <w:p w14:paraId="615EAB09" w14:textId="77777777" w:rsidR="004853B0" w:rsidRPr="00947823" w:rsidRDefault="004853B0" w:rsidP="00A86CDE">
      <w:pPr>
        <w:spacing w:after="0" w:line="480" w:lineRule="auto"/>
        <w:jc w:val="both"/>
        <w:rPr>
          <w:rFonts w:ascii="Georgia" w:eastAsia="Times New Roman" w:hAnsi="Georgia" w:cs="Times New Roman"/>
          <w:lang w:eastAsia="en-PH"/>
        </w:rPr>
      </w:pPr>
    </w:p>
    <w:p w14:paraId="680F3008" w14:textId="77777777" w:rsidR="00A522FD" w:rsidRDefault="00A522FD" w:rsidP="00F34321">
      <w:pPr>
        <w:spacing w:line="480" w:lineRule="auto"/>
        <w:jc w:val="center"/>
        <w:rPr>
          <w:rFonts w:ascii="Georgia" w:eastAsia="Georgia" w:hAnsi="Georgia" w:cs="Georgia"/>
        </w:rPr>
        <w:sectPr w:rsidR="00A522FD" w:rsidSect="005B71AD">
          <w:headerReference w:type="first" r:id="rId82"/>
          <w:pgSz w:w="12240" w:h="15840"/>
          <w:pgMar w:top="1440" w:right="1440" w:bottom="1440" w:left="2160" w:header="706" w:footer="706" w:gutter="0"/>
          <w:pgNumType w:start="7"/>
          <w:cols w:space="708"/>
          <w:titlePg/>
          <w:docGrid w:linePitch="360"/>
        </w:sectPr>
      </w:pPr>
    </w:p>
    <w:p w14:paraId="33A381C7" w14:textId="77777777" w:rsidR="00F34321" w:rsidRPr="00947823" w:rsidRDefault="00F34321">
      <w:pPr>
        <w:pStyle w:val="Heading1"/>
        <w:rPr>
          <w:rFonts w:eastAsia="Georgia"/>
        </w:rPr>
        <w:pPrChange w:id="123" w:author="Jade Raposa" w:date="2024-10-15T01:52:00Z" w16du:dateUtc="2024-10-14T17:52:00Z">
          <w:pPr>
            <w:spacing w:line="480" w:lineRule="auto"/>
            <w:jc w:val="center"/>
          </w:pPr>
        </w:pPrChange>
      </w:pPr>
      <w:r w:rsidRPr="00947823">
        <w:rPr>
          <w:rFonts w:eastAsia="Georgia"/>
        </w:rPr>
        <w:lastRenderedPageBreak/>
        <w:t>Chapter 4</w:t>
      </w:r>
    </w:p>
    <w:p w14:paraId="22B68D55" w14:textId="77777777" w:rsidR="00F34321" w:rsidRPr="00947823" w:rsidRDefault="00F34321" w:rsidP="00F34321">
      <w:pPr>
        <w:spacing w:line="480" w:lineRule="auto"/>
        <w:ind w:firstLine="360"/>
        <w:jc w:val="center"/>
        <w:rPr>
          <w:rFonts w:ascii="Georgia" w:eastAsia="Georgia" w:hAnsi="Georgia" w:cs="Georgia"/>
          <w:b/>
        </w:rPr>
      </w:pPr>
      <w:r w:rsidRPr="00947823">
        <w:rPr>
          <w:rFonts w:ascii="Georgia" w:eastAsia="Georgia" w:hAnsi="Georgia" w:cs="Georgia"/>
          <w:b/>
        </w:rPr>
        <w:t>FINDINGS, CONCLUSIONS, AND RECOMMENDATIONS</w:t>
      </w:r>
    </w:p>
    <w:p w14:paraId="7AFC36AC" w14:textId="2EB3EF37" w:rsidR="006D4C70" w:rsidRPr="00947823" w:rsidRDefault="00F34321" w:rsidP="00BA6AE1">
      <w:pPr>
        <w:spacing w:after="0" w:line="480" w:lineRule="auto"/>
        <w:jc w:val="both"/>
        <w:rPr>
          <w:rFonts w:ascii="Georgia" w:eastAsia="Georgia" w:hAnsi="Georgia" w:cs="Georgia"/>
        </w:rPr>
      </w:pPr>
      <w:r w:rsidRPr="00947823">
        <w:rPr>
          <w:rFonts w:ascii="Georgia" w:eastAsia="Georgia" w:hAnsi="Georgia" w:cs="Georgia"/>
        </w:rPr>
        <w:t>This chapter presents the findings, conclusions, and recommendations of the study on “</w:t>
      </w:r>
      <w:r w:rsidRPr="00947823">
        <w:rPr>
          <w:rFonts w:ascii="Georgia" w:eastAsia="Times New Roman" w:hAnsi="Georgia" w:cs="Times New Roman"/>
          <w:color w:val="000000"/>
          <w:lang w:eastAsia="en-PH"/>
        </w:rPr>
        <w:t xml:space="preserve">MENTOR-SHIFT: </w:t>
      </w:r>
      <w:r w:rsidR="006D4C70" w:rsidRPr="00947823">
        <w:rPr>
          <w:rFonts w:ascii="Georgia" w:eastAsia="Times New Roman" w:hAnsi="Georgia" w:cs="Times New Roman"/>
          <w:color w:val="000000"/>
          <w:lang w:eastAsia="en-PH"/>
        </w:rPr>
        <w:t>A Mobile Platform Solution on Personalized Tutoring</w:t>
      </w:r>
      <w:r w:rsidR="006D4C70" w:rsidRPr="00947823">
        <w:rPr>
          <w:rFonts w:ascii="Georgia" w:eastAsia="Georgia" w:hAnsi="Georgia" w:cs="Georgia"/>
        </w:rPr>
        <w:t xml:space="preserve">.” </w:t>
      </w:r>
    </w:p>
    <w:p w14:paraId="495FD045" w14:textId="68013279" w:rsidR="006D4C70" w:rsidRPr="00947823" w:rsidRDefault="00FB430C">
      <w:pPr>
        <w:pStyle w:val="Heading2"/>
        <w:spacing w:beforeAutospacing="0" w:afterAutospacing="0" w:line="480" w:lineRule="auto"/>
        <w:rPr>
          <w:rFonts w:eastAsia="Georgia"/>
        </w:rPr>
        <w:pPrChange w:id="124" w:author="Jade Raposa" w:date="2024-10-15T01:53:00Z" w16du:dateUtc="2024-10-14T17:53:00Z">
          <w:pPr>
            <w:spacing w:after="0" w:line="480" w:lineRule="auto"/>
            <w:jc w:val="both"/>
          </w:pPr>
        </w:pPrChange>
      </w:pPr>
      <w:r w:rsidRPr="00947823">
        <w:rPr>
          <w:rFonts w:eastAsia="Georgia"/>
        </w:rPr>
        <w:t xml:space="preserve">FINDINGS </w:t>
      </w:r>
    </w:p>
    <w:p w14:paraId="2618F593" w14:textId="77777777" w:rsidR="009978BF" w:rsidRPr="009978BF" w:rsidRDefault="009978BF">
      <w:pPr>
        <w:spacing w:after="0" w:line="480" w:lineRule="auto"/>
        <w:ind w:firstLine="360"/>
        <w:jc w:val="both"/>
        <w:rPr>
          <w:rFonts w:ascii="Georgia" w:eastAsia="Georgia" w:hAnsi="Georgia" w:cs="Georgia"/>
        </w:rPr>
        <w:pPrChange w:id="125" w:author="Jade Raposa" w:date="2024-10-15T01:56:00Z" w16du:dateUtc="2024-10-14T17:56:00Z">
          <w:pPr>
            <w:spacing w:after="0" w:line="480" w:lineRule="auto"/>
            <w:jc w:val="both"/>
          </w:pPr>
        </w:pPrChange>
      </w:pPr>
      <w:r w:rsidRPr="009978BF">
        <w:rPr>
          <w:rFonts w:ascii="Georgia" w:eastAsia="Georgia" w:hAnsi="Georgia" w:cs="Georgia"/>
        </w:rPr>
        <w:t>Based on the data obtained, the study presented the following findings:</w:t>
      </w:r>
    </w:p>
    <w:p w14:paraId="2691CC70" w14:textId="4AE26E0B" w:rsidR="009978BF" w:rsidRDefault="009978BF" w:rsidP="00BA6AE1">
      <w:pPr>
        <w:pStyle w:val="ListParagraph"/>
        <w:numPr>
          <w:ilvl w:val="0"/>
          <w:numId w:val="19"/>
        </w:numPr>
        <w:spacing w:after="0" w:line="480" w:lineRule="auto"/>
        <w:jc w:val="both"/>
        <w:rPr>
          <w:ins w:id="126" w:author="Jade Raposa" w:date="2024-10-15T01:53:00Z" w16du:dateUtc="2024-10-14T17:53:00Z"/>
          <w:rFonts w:ascii="Georgia" w:eastAsia="Georgia" w:hAnsi="Georgia" w:cs="Georgia"/>
        </w:rPr>
      </w:pPr>
      <w:del w:id="127" w:author="Jade Raposa" w:date="2024-10-15T01:53:00Z" w16du:dateUtc="2024-10-14T17:53:00Z">
        <w:r w:rsidRPr="00BA6AE1" w:rsidDel="00BA6AE1">
          <w:rPr>
            <w:rFonts w:ascii="Georgia" w:eastAsia="Georgia" w:hAnsi="Georgia" w:cs="Georgia"/>
            <w:rPrChange w:id="128" w:author="Jade Raposa" w:date="2024-10-15T01:53:00Z" w16du:dateUtc="2024-10-14T17:53:00Z">
              <w:rPr/>
            </w:rPrChange>
          </w:rPr>
          <w:delText>1.</w:delText>
        </w:r>
        <w:r w:rsidRPr="00BA6AE1" w:rsidDel="00BA6AE1">
          <w:rPr>
            <w:rFonts w:ascii="Georgia" w:eastAsia="Georgia" w:hAnsi="Georgia" w:cs="Georgia"/>
            <w:rPrChange w:id="129" w:author="Jade Raposa" w:date="2024-10-15T01:53:00Z" w16du:dateUtc="2024-10-14T17:53:00Z">
              <w:rPr/>
            </w:rPrChange>
          </w:rPr>
          <w:tab/>
        </w:r>
      </w:del>
      <w:r w:rsidRPr="00BA6AE1">
        <w:rPr>
          <w:rFonts w:ascii="Georgia" w:eastAsia="Georgia" w:hAnsi="Georgia" w:cs="Georgia"/>
          <w:rPrChange w:id="130" w:author="Jade Raposa" w:date="2024-10-15T01:53:00Z" w16du:dateUtc="2024-10-14T17:53:00Z">
            <w:rPr/>
          </w:rPrChange>
        </w:rPr>
        <w:t>Problems encountered by Students within the School of Engineering and Computer Studies (SOECS):</w:t>
      </w:r>
    </w:p>
    <w:p w14:paraId="15F451F6" w14:textId="480C99C3" w:rsidR="00BA6AE1" w:rsidRDefault="00BA6AE1" w:rsidP="00BA6AE1">
      <w:pPr>
        <w:pStyle w:val="ListParagraph"/>
        <w:numPr>
          <w:ilvl w:val="0"/>
          <w:numId w:val="20"/>
        </w:numPr>
        <w:spacing w:after="0" w:line="480" w:lineRule="auto"/>
        <w:jc w:val="both"/>
        <w:rPr>
          <w:ins w:id="131" w:author="Jade Raposa" w:date="2024-10-15T01:55:00Z" w16du:dateUtc="2024-10-14T17:55:00Z"/>
          <w:rFonts w:ascii="Georgia" w:eastAsia="Georgia" w:hAnsi="Georgia" w:cs="Georgia"/>
        </w:rPr>
      </w:pPr>
      <w:ins w:id="132" w:author="Jade Raposa" w:date="2024-10-15T01:55:00Z" w16du:dateUtc="2024-10-14T17:55:00Z">
        <w:r>
          <w:rPr>
            <w:rFonts w:ascii="Georgia" w:eastAsia="Georgia" w:hAnsi="Georgia" w:cs="Georgia"/>
          </w:rPr>
          <w:t>(</w:t>
        </w:r>
        <w:r w:rsidRPr="00BA6AE1">
          <w:rPr>
            <w:rFonts w:ascii="Georgia" w:eastAsia="Georgia" w:hAnsi="Georgia" w:cs="Georgia"/>
          </w:rPr>
          <w:t>problems regarding mentor selection</w:t>
        </w:r>
        <w:r>
          <w:rPr>
            <w:rFonts w:ascii="Georgia" w:eastAsia="Georgia" w:hAnsi="Georgia" w:cs="Georgia"/>
          </w:rPr>
          <w:t>)</w:t>
        </w:r>
      </w:ins>
    </w:p>
    <w:p w14:paraId="6CD4B72E" w14:textId="741FEBCC" w:rsidR="00BA6AE1" w:rsidRDefault="00BA6AE1" w:rsidP="00BA6AE1">
      <w:pPr>
        <w:pStyle w:val="ListParagraph"/>
        <w:numPr>
          <w:ilvl w:val="0"/>
          <w:numId w:val="20"/>
        </w:numPr>
        <w:spacing w:after="0" w:line="480" w:lineRule="auto"/>
        <w:jc w:val="both"/>
        <w:rPr>
          <w:ins w:id="133" w:author="Jade Raposa" w:date="2024-10-15T01:55:00Z" w16du:dateUtc="2024-10-14T17:55:00Z"/>
          <w:rFonts w:ascii="Georgia" w:eastAsia="Georgia" w:hAnsi="Georgia" w:cs="Georgia"/>
        </w:rPr>
      </w:pPr>
      <w:ins w:id="134" w:author="Jade Raposa" w:date="2024-10-15T01:55:00Z" w16du:dateUtc="2024-10-14T17:55:00Z">
        <w:r>
          <w:rPr>
            <w:rFonts w:ascii="Georgia" w:eastAsia="Georgia" w:hAnsi="Georgia" w:cs="Georgia"/>
          </w:rPr>
          <w:t>(problems regarding learning approach)</w:t>
        </w:r>
      </w:ins>
    </w:p>
    <w:p w14:paraId="547D177E" w14:textId="4ADB3147" w:rsidR="00BA6AE1" w:rsidRPr="00BA6AE1" w:rsidRDefault="00BA6AE1">
      <w:pPr>
        <w:pStyle w:val="ListParagraph"/>
        <w:numPr>
          <w:ilvl w:val="0"/>
          <w:numId w:val="20"/>
        </w:numPr>
        <w:spacing w:after="0" w:line="480" w:lineRule="auto"/>
        <w:jc w:val="both"/>
        <w:rPr>
          <w:rFonts w:ascii="Georgia" w:eastAsia="Georgia" w:hAnsi="Georgia" w:cs="Georgia"/>
          <w:rPrChange w:id="135" w:author="Jade Raposa" w:date="2024-10-15T01:53:00Z" w16du:dateUtc="2024-10-14T17:53:00Z">
            <w:rPr/>
          </w:rPrChange>
        </w:rPr>
        <w:pPrChange w:id="136" w:author="Jade Raposa" w:date="2024-10-15T01:54:00Z" w16du:dateUtc="2024-10-14T17:54:00Z">
          <w:pPr>
            <w:spacing w:after="0" w:line="480" w:lineRule="auto"/>
            <w:jc w:val="both"/>
          </w:pPr>
        </w:pPrChange>
      </w:pPr>
      <w:ins w:id="137" w:author="Jade Raposa" w:date="2024-10-15T01:55:00Z" w16du:dateUtc="2024-10-14T17:55:00Z">
        <w:r>
          <w:rPr>
            <w:rFonts w:ascii="Georgia" w:eastAsia="Georgia" w:hAnsi="Georgia" w:cs="Georgia"/>
          </w:rPr>
          <w:t>(problems regarding certification and reporting)</w:t>
        </w:r>
      </w:ins>
    </w:p>
    <w:p w14:paraId="425CBBD4" w14:textId="692059CE" w:rsidR="009978BF" w:rsidDel="00BA6AE1" w:rsidRDefault="009978BF">
      <w:pPr>
        <w:spacing w:after="0" w:line="480" w:lineRule="auto"/>
        <w:jc w:val="both"/>
        <w:rPr>
          <w:del w:id="138" w:author="Jade Raposa" w:date="2024-10-15T01:53:00Z" w16du:dateUtc="2024-10-14T17:53:00Z"/>
          <w:rFonts w:ascii="Georgia" w:eastAsia="Georgia" w:hAnsi="Georgia" w:cs="Georgia"/>
        </w:rPr>
        <w:pPrChange w:id="139" w:author="Jade Raposa" w:date="2024-10-15T01:55:00Z" w16du:dateUtc="2024-10-14T17:55:00Z">
          <w:pPr>
            <w:spacing w:after="0" w:line="480" w:lineRule="auto"/>
            <w:ind w:left="720"/>
            <w:jc w:val="both"/>
          </w:pPr>
        </w:pPrChange>
      </w:pPr>
      <w:del w:id="140" w:author="Jade Raposa" w:date="2024-10-15T01:53:00Z" w16du:dateUtc="2024-10-14T17:53:00Z">
        <w:r w:rsidRPr="009978BF" w:rsidDel="00BA6AE1">
          <w:rPr>
            <w:rFonts w:ascii="Georgia" w:eastAsia="Georgia" w:hAnsi="Georgia" w:cs="Georgia"/>
          </w:rPr>
          <w:delText>a.</w:delText>
        </w:r>
        <w:r w:rsidRPr="009978BF" w:rsidDel="00BA6AE1">
          <w:rPr>
            <w:rFonts w:ascii="Georgia" w:eastAsia="Georgia" w:hAnsi="Georgia" w:cs="Georgia"/>
          </w:rPr>
          <w:tab/>
          <w:delText xml:space="preserve">Mentor Selection: </w:delText>
        </w:r>
      </w:del>
    </w:p>
    <w:p w14:paraId="5CF51FA5" w14:textId="1922280D" w:rsidR="003219B3" w:rsidDel="00BA6AE1" w:rsidRDefault="003219B3">
      <w:pPr>
        <w:spacing w:after="0" w:line="480" w:lineRule="auto"/>
        <w:jc w:val="both"/>
        <w:rPr>
          <w:del w:id="141" w:author="Jade Raposa" w:date="2024-10-15T01:53:00Z" w16du:dateUtc="2024-10-14T17:53:00Z"/>
          <w:rFonts w:ascii="Georgia" w:eastAsia="Georgia" w:hAnsi="Georgia" w:cs="Georgia"/>
        </w:rPr>
        <w:pPrChange w:id="142" w:author="Jade Raposa" w:date="2024-10-15T01:55:00Z" w16du:dateUtc="2024-10-14T17:55:00Z">
          <w:pPr>
            <w:spacing w:after="0" w:line="480" w:lineRule="auto"/>
            <w:ind w:left="720"/>
            <w:jc w:val="both"/>
          </w:pPr>
        </w:pPrChange>
      </w:pPr>
    </w:p>
    <w:p w14:paraId="2581F436" w14:textId="4E6749FF" w:rsidR="003219B3" w:rsidDel="00BA6AE1" w:rsidRDefault="003219B3">
      <w:pPr>
        <w:spacing w:after="0" w:line="480" w:lineRule="auto"/>
        <w:jc w:val="both"/>
        <w:rPr>
          <w:del w:id="143" w:author="Jade Raposa" w:date="2024-10-15T01:53:00Z" w16du:dateUtc="2024-10-14T17:53:00Z"/>
          <w:rFonts w:ascii="Georgia" w:eastAsia="Georgia" w:hAnsi="Georgia" w:cs="Georgia"/>
        </w:rPr>
        <w:pPrChange w:id="144" w:author="Jade Raposa" w:date="2024-10-15T01:55:00Z" w16du:dateUtc="2024-10-14T17:55:00Z">
          <w:pPr>
            <w:spacing w:after="0" w:line="480" w:lineRule="auto"/>
            <w:ind w:left="720"/>
            <w:jc w:val="both"/>
          </w:pPr>
        </w:pPrChange>
      </w:pPr>
    </w:p>
    <w:p w14:paraId="7BEEEF38" w14:textId="6B8E9C38" w:rsidR="003219B3" w:rsidDel="00BA6AE1" w:rsidRDefault="003219B3">
      <w:pPr>
        <w:spacing w:after="0" w:line="480" w:lineRule="auto"/>
        <w:jc w:val="both"/>
        <w:rPr>
          <w:del w:id="145" w:author="Jade Raposa" w:date="2024-10-15T01:53:00Z" w16du:dateUtc="2024-10-14T17:53:00Z"/>
          <w:rFonts w:ascii="Georgia" w:eastAsia="Georgia" w:hAnsi="Georgia" w:cs="Georgia"/>
        </w:rPr>
        <w:pPrChange w:id="146" w:author="Jade Raposa" w:date="2024-10-15T01:55:00Z" w16du:dateUtc="2024-10-14T17:55:00Z">
          <w:pPr>
            <w:spacing w:after="0" w:line="480" w:lineRule="auto"/>
            <w:ind w:left="720"/>
            <w:jc w:val="both"/>
          </w:pPr>
        </w:pPrChange>
      </w:pPr>
    </w:p>
    <w:p w14:paraId="22B7FF9C" w14:textId="590BEF5A" w:rsidR="003219B3" w:rsidDel="00BA6AE1" w:rsidRDefault="003219B3">
      <w:pPr>
        <w:spacing w:after="0" w:line="480" w:lineRule="auto"/>
        <w:jc w:val="both"/>
        <w:rPr>
          <w:del w:id="147" w:author="Jade Raposa" w:date="2024-10-15T01:53:00Z" w16du:dateUtc="2024-10-14T17:53:00Z"/>
          <w:rFonts w:ascii="Georgia" w:eastAsia="Georgia" w:hAnsi="Georgia" w:cs="Georgia"/>
        </w:rPr>
        <w:pPrChange w:id="148" w:author="Jade Raposa" w:date="2024-10-15T01:55:00Z" w16du:dateUtc="2024-10-14T17:55:00Z">
          <w:pPr>
            <w:spacing w:after="0" w:line="480" w:lineRule="auto"/>
            <w:ind w:left="720"/>
            <w:jc w:val="both"/>
          </w:pPr>
        </w:pPrChange>
      </w:pPr>
    </w:p>
    <w:p w14:paraId="2E2A8F9B" w14:textId="39EA35D3" w:rsidR="003219B3" w:rsidRPr="009978BF" w:rsidDel="00BA6AE1" w:rsidRDefault="003219B3">
      <w:pPr>
        <w:spacing w:after="0" w:line="480" w:lineRule="auto"/>
        <w:jc w:val="both"/>
        <w:rPr>
          <w:del w:id="149" w:author="Jade Raposa" w:date="2024-10-15T01:53:00Z" w16du:dateUtc="2024-10-14T17:53:00Z"/>
          <w:rFonts w:ascii="Georgia" w:eastAsia="Georgia" w:hAnsi="Georgia" w:cs="Georgia"/>
        </w:rPr>
        <w:pPrChange w:id="150" w:author="Jade Raposa" w:date="2024-10-15T01:55:00Z" w16du:dateUtc="2024-10-14T17:55:00Z">
          <w:pPr>
            <w:spacing w:after="0" w:line="480" w:lineRule="auto"/>
            <w:ind w:left="720"/>
            <w:jc w:val="both"/>
          </w:pPr>
        </w:pPrChange>
      </w:pPr>
    </w:p>
    <w:p w14:paraId="7A9E975E" w14:textId="7EAC2481" w:rsidR="009978BF" w:rsidRPr="003219B3" w:rsidDel="00BA6AE1" w:rsidRDefault="009978BF">
      <w:pPr>
        <w:pStyle w:val="ListParagraph"/>
        <w:numPr>
          <w:ilvl w:val="0"/>
          <w:numId w:val="4"/>
        </w:numPr>
        <w:spacing w:after="0" w:line="480" w:lineRule="auto"/>
        <w:ind w:left="0"/>
        <w:jc w:val="both"/>
        <w:rPr>
          <w:del w:id="151" w:author="Jade Raposa" w:date="2024-10-15T01:53:00Z" w16du:dateUtc="2024-10-14T17:53:00Z"/>
          <w:rFonts w:ascii="Georgia" w:eastAsia="Georgia" w:hAnsi="Georgia" w:cs="Georgia"/>
        </w:rPr>
        <w:pPrChange w:id="152" w:author="Jade Raposa" w:date="2024-10-15T01:55:00Z" w16du:dateUtc="2024-10-14T17:55:00Z">
          <w:pPr>
            <w:pStyle w:val="ListParagraph"/>
            <w:numPr>
              <w:numId w:val="4"/>
            </w:numPr>
            <w:spacing w:after="0" w:line="480" w:lineRule="auto"/>
            <w:jc w:val="both"/>
          </w:pPr>
        </w:pPrChange>
      </w:pPr>
      <w:del w:id="153" w:author="Jade Raposa" w:date="2024-10-15T01:53:00Z" w16du:dateUtc="2024-10-14T17:53:00Z">
        <w:r w:rsidRPr="003219B3" w:rsidDel="00BA6AE1">
          <w:rPr>
            <w:rFonts w:ascii="Georgia" w:eastAsia="Georgia" w:hAnsi="Georgia" w:cs="Georgia"/>
          </w:rPr>
          <w:delText>Learning Approach:</w:delText>
        </w:r>
      </w:del>
    </w:p>
    <w:p w14:paraId="2C0986A9" w14:textId="2D017488" w:rsidR="003219B3" w:rsidDel="00BA6AE1" w:rsidRDefault="003219B3">
      <w:pPr>
        <w:spacing w:after="0" w:line="480" w:lineRule="auto"/>
        <w:jc w:val="both"/>
        <w:rPr>
          <w:del w:id="154" w:author="Jade Raposa" w:date="2024-10-15T01:53:00Z" w16du:dateUtc="2024-10-14T17:53:00Z"/>
          <w:rFonts w:ascii="Georgia" w:eastAsia="Georgia" w:hAnsi="Georgia" w:cs="Georgia"/>
        </w:rPr>
      </w:pPr>
    </w:p>
    <w:p w14:paraId="5EEDAF23" w14:textId="2BE04F10" w:rsidR="003219B3" w:rsidDel="00BA6AE1" w:rsidRDefault="003219B3">
      <w:pPr>
        <w:spacing w:after="0" w:line="480" w:lineRule="auto"/>
        <w:jc w:val="both"/>
        <w:rPr>
          <w:del w:id="155" w:author="Jade Raposa" w:date="2024-10-15T01:53:00Z" w16du:dateUtc="2024-10-14T17:53:00Z"/>
          <w:rFonts w:ascii="Georgia" w:eastAsia="Georgia" w:hAnsi="Georgia" w:cs="Georgia"/>
        </w:rPr>
      </w:pPr>
    </w:p>
    <w:p w14:paraId="38BC4E2F" w14:textId="5745E17E" w:rsidR="003219B3" w:rsidDel="00BA6AE1" w:rsidRDefault="003219B3">
      <w:pPr>
        <w:spacing w:after="0" w:line="480" w:lineRule="auto"/>
        <w:jc w:val="both"/>
        <w:rPr>
          <w:del w:id="156" w:author="Jade Raposa" w:date="2024-10-15T01:53:00Z" w16du:dateUtc="2024-10-14T17:53:00Z"/>
          <w:rFonts w:ascii="Georgia" w:eastAsia="Georgia" w:hAnsi="Georgia" w:cs="Georgia"/>
        </w:rPr>
      </w:pPr>
    </w:p>
    <w:p w14:paraId="24B48298" w14:textId="2EE87FF5" w:rsidR="003219B3" w:rsidDel="00BA6AE1" w:rsidRDefault="003219B3">
      <w:pPr>
        <w:spacing w:after="0" w:line="480" w:lineRule="auto"/>
        <w:jc w:val="both"/>
        <w:rPr>
          <w:del w:id="157" w:author="Jade Raposa" w:date="2024-10-15T01:53:00Z" w16du:dateUtc="2024-10-14T17:53:00Z"/>
          <w:rFonts w:ascii="Georgia" w:eastAsia="Georgia" w:hAnsi="Georgia" w:cs="Georgia"/>
        </w:rPr>
      </w:pPr>
    </w:p>
    <w:p w14:paraId="4F8FFA30" w14:textId="2881A409" w:rsidR="003219B3" w:rsidRPr="003219B3" w:rsidDel="00BA6AE1" w:rsidRDefault="003219B3">
      <w:pPr>
        <w:spacing w:after="0" w:line="480" w:lineRule="auto"/>
        <w:jc w:val="both"/>
        <w:rPr>
          <w:del w:id="158" w:author="Jade Raposa" w:date="2024-10-15T01:53:00Z" w16du:dateUtc="2024-10-14T17:53:00Z"/>
          <w:rFonts w:ascii="Georgia" w:eastAsia="Georgia" w:hAnsi="Georgia" w:cs="Georgia"/>
        </w:rPr>
      </w:pPr>
    </w:p>
    <w:p w14:paraId="441D04C7" w14:textId="1858640A" w:rsidR="00636046" w:rsidDel="00BA6AE1" w:rsidRDefault="009978BF">
      <w:pPr>
        <w:pStyle w:val="ListParagraph"/>
        <w:numPr>
          <w:ilvl w:val="0"/>
          <w:numId w:val="4"/>
        </w:numPr>
        <w:spacing w:after="0" w:line="480" w:lineRule="auto"/>
        <w:ind w:left="0"/>
        <w:jc w:val="both"/>
        <w:rPr>
          <w:del w:id="159" w:author="Jade Raposa" w:date="2024-10-15T01:53:00Z" w16du:dateUtc="2024-10-14T17:53:00Z"/>
          <w:rFonts w:ascii="Georgia" w:eastAsia="Georgia" w:hAnsi="Georgia" w:cs="Georgia"/>
        </w:rPr>
        <w:sectPr w:rsidR="00636046" w:rsidDel="00BA6AE1" w:rsidSect="005B71AD">
          <w:headerReference w:type="default" r:id="rId83"/>
          <w:headerReference w:type="first" r:id="rId84"/>
          <w:pgSz w:w="12240" w:h="15840"/>
          <w:pgMar w:top="1440" w:right="1440" w:bottom="1440" w:left="2160" w:header="706" w:footer="706" w:gutter="0"/>
          <w:pgNumType w:start="7"/>
          <w:cols w:space="708"/>
          <w:titlePg/>
          <w:docGrid w:linePitch="360"/>
        </w:sectPr>
        <w:pPrChange w:id="160" w:author="Jade Raposa" w:date="2024-10-15T01:55:00Z" w16du:dateUtc="2024-10-14T17:55:00Z">
          <w:pPr>
            <w:pStyle w:val="ListParagraph"/>
            <w:numPr>
              <w:numId w:val="4"/>
            </w:numPr>
            <w:spacing w:after="0" w:line="480" w:lineRule="auto"/>
            <w:jc w:val="both"/>
          </w:pPr>
        </w:pPrChange>
      </w:pPr>
      <w:del w:id="161" w:author="Jade Raposa" w:date="2024-10-15T01:53:00Z" w16du:dateUtc="2024-10-14T17:53:00Z">
        <w:r w:rsidRPr="003219B3" w:rsidDel="00BA6AE1">
          <w:rPr>
            <w:rFonts w:ascii="Georgia" w:eastAsia="Georgia" w:hAnsi="Georgia" w:cs="Georgia"/>
          </w:rPr>
          <w:delText>Certification and Reports:</w:delText>
        </w:r>
      </w:del>
    </w:p>
    <w:p w14:paraId="3121EBCF" w14:textId="0CA420F9" w:rsidR="009978BF" w:rsidRPr="00636046" w:rsidDel="00BA6AE1" w:rsidRDefault="009978BF">
      <w:pPr>
        <w:spacing w:after="0" w:line="480" w:lineRule="auto"/>
        <w:jc w:val="both"/>
        <w:rPr>
          <w:del w:id="162" w:author="Jade Raposa" w:date="2024-10-15T01:55:00Z" w16du:dateUtc="2024-10-14T17:55:00Z"/>
          <w:rFonts w:ascii="Georgia" w:eastAsia="Georgia" w:hAnsi="Georgia" w:cs="Georgia"/>
        </w:rPr>
        <w:pPrChange w:id="163" w:author="Jade Raposa" w:date="2024-10-15T01:55:00Z" w16du:dateUtc="2024-10-14T17:55:00Z">
          <w:pPr>
            <w:spacing w:after="0" w:line="480" w:lineRule="auto"/>
            <w:ind w:left="720"/>
            <w:jc w:val="both"/>
          </w:pPr>
        </w:pPrChange>
      </w:pPr>
    </w:p>
    <w:p w14:paraId="5106CAEF" w14:textId="77777777" w:rsidR="003219B3" w:rsidDel="00BA6AE1" w:rsidRDefault="003219B3" w:rsidP="003219B3">
      <w:pPr>
        <w:spacing w:after="0" w:line="480" w:lineRule="auto"/>
        <w:jc w:val="both"/>
        <w:rPr>
          <w:del w:id="164" w:author="Jade Raposa" w:date="2024-10-15T01:53:00Z" w16du:dateUtc="2024-10-14T17:53:00Z"/>
          <w:rFonts w:ascii="Georgia" w:eastAsia="Georgia" w:hAnsi="Georgia" w:cs="Georgia"/>
        </w:rPr>
      </w:pPr>
    </w:p>
    <w:p w14:paraId="679EFBDD" w14:textId="77777777" w:rsidR="003219B3" w:rsidDel="00BA6AE1" w:rsidRDefault="003219B3" w:rsidP="003219B3">
      <w:pPr>
        <w:spacing w:after="0" w:line="480" w:lineRule="auto"/>
        <w:jc w:val="both"/>
        <w:rPr>
          <w:del w:id="165" w:author="Jade Raposa" w:date="2024-10-15T01:53:00Z" w16du:dateUtc="2024-10-14T17:53:00Z"/>
          <w:rFonts w:ascii="Georgia" w:eastAsia="Georgia" w:hAnsi="Georgia" w:cs="Georgia"/>
        </w:rPr>
      </w:pPr>
    </w:p>
    <w:p w14:paraId="4E26E341" w14:textId="77777777" w:rsidR="003219B3" w:rsidDel="00BA6AE1" w:rsidRDefault="003219B3" w:rsidP="003219B3">
      <w:pPr>
        <w:spacing w:after="0" w:line="480" w:lineRule="auto"/>
        <w:jc w:val="both"/>
        <w:rPr>
          <w:del w:id="166" w:author="Jade Raposa" w:date="2024-10-15T01:53:00Z" w16du:dateUtc="2024-10-14T17:53:00Z"/>
          <w:rFonts w:ascii="Georgia" w:eastAsia="Georgia" w:hAnsi="Georgia" w:cs="Georgia"/>
        </w:rPr>
      </w:pPr>
    </w:p>
    <w:p w14:paraId="3AB43722" w14:textId="77777777" w:rsidR="003219B3" w:rsidRPr="003219B3" w:rsidRDefault="003219B3" w:rsidP="003219B3">
      <w:pPr>
        <w:spacing w:after="0" w:line="480" w:lineRule="auto"/>
        <w:jc w:val="both"/>
        <w:rPr>
          <w:rFonts w:ascii="Georgia" w:eastAsia="Georgia" w:hAnsi="Georgia" w:cs="Georgia"/>
        </w:rPr>
      </w:pPr>
    </w:p>
    <w:p w14:paraId="7D602502" w14:textId="0CA9EB59" w:rsidR="009978BF" w:rsidRPr="00BA6AE1" w:rsidRDefault="009978BF">
      <w:pPr>
        <w:pStyle w:val="ListParagraph"/>
        <w:numPr>
          <w:ilvl w:val="0"/>
          <w:numId w:val="19"/>
        </w:numPr>
        <w:spacing w:after="0" w:line="480" w:lineRule="auto"/>
        <w:jc w:val="both"/>
        <w:rPr>
          <w:rFonts w:ascii="Georgia" w:eastAsia="Georgia" w:hAnsi="Georgia" w:cs="Georgia"/>
          <w:rPrChange w:id="167" w:author="Jade Raposa" w:date="2024-10-15T01:55:00Z" w16du:dateUtc="2024-10-14T17:55:00Z">
            <w:rPr/>
          </w:rPrChange>
        </w:rPr>
        <w:pPrChange w:id="168" w:author="Jade Raposa" w:date="2024-10-15T01:55:00Z" w16du:dateUtc="2024-10-14T17:55:00Z">
          <w:pPr>
            <w:spacing w:after="0" w:line="480" w:lineRule="auto"/>
            <w:jc w:val="both"/>
          </w:pPr>
        </w:pPrChange>
      </w:pPr>
      <w:del w:id="169" w:author="Jade Raposa" w:date="2024-10-15T01:55:00Z" w16du:dateUtc="2024-10-14T17:55:00Z">
        <w:r w:rsidRPr="00BA6AE1" w:rsidDel="00BA6AE1">
          <w:rPr>
            <w:rFonts w:ascii="Georgia" w:eastAsia="Georgia" w:hAnsi="Georgia" w:cs="Georgia"/>
            <w:rPrChange w:id="170" w:author="Jade Raposa" w:date="2024-10-15T01:55:00Z" w16du:dateUtc="2024-10-14T17:55:00Z">
              <w:rPr/>
            </w:rPrChange>
          </w:rPr>
          <w:delText>2.</w:delText>
        </w:r>
        <w:r w:rsidRPr="00BA6AE1" w:rsidDel="00BA6AE1">
          <w:rPr>
            <w:rFonts w:ascii="Georgia" w:eastAsia="Georgia" w:hAnsi="Georgia" w:cs="Georgia"/>
            <w:rPrChange w:id="171" w:author="Jade Raposa" w:date="2024-10-15T01:55:00Z" w16du:dateUtc="2024-10-14T17:55:00Z">
              <w:rPr/>
            </w:rPrChange>
          </w:rPr>
          <w:tab/>
        </w:r>
      </w:del>
      <w:r w:rsidRPr="00BA6AE1">
        <w:rPr>
          <w:rFonts w:ascii="Georgia" w:eastAsia="Georgia" w:hAnsi="Georgia" w:cs="Georgia"/>
          <w:rPrChange w:id="172" w:author="Jade Raposa" w:date="2024-10-15T01:55:00Z" w16du:dateUtc="2024-10-14T17:55:00Z">
            <w:rPr/>
          </w:rPrChange>
        </w:rPr>
        <w:t>Added features of the proposed system:</w:t>
      </w:r>
    </w:p>
    <w:p w14:paraId="6C78C27F" w14:textId="77777777" w:rsidR="009978BF" w:rsidDel="000321BD" w:rsidRDefault="009978BF" w:rsidP="000321BD">
      <w:pPr>
        <w:spacing w:after="0" w:line="480" w:lineRule="auto"/>
        <w:ind w:left="360"/>
        <w:jc w:val="both"/>
        <w:rPr>
          <w:del w:id="173" w:author="Jade Raposa" w:date="2024-10-15T01:57:00Z" w16du:dateUtc="2024-10-14T17:57:00Z"/>
          <w:rFonts w:ascii="Georgia" w:eastAsia="Georgia" w:hAnsi="Georgia" w:cs="Georgia"/>
        </w:rPr>
      </w:pPr>
      <w:r w:rsidRPr="009978BF">
        <w:rPr>
          <w:rFonts w:ascii="Georgia" w:eastAsia="Georgia" w:hAnsi="Georgia" w:cs="Georgia"/>
        </w:rPr>
        <w:t xml:space="preserve">The proposed system, "Mentor-Shift: A Mobile Platform Solution on Personalized Tutoring" offers several added features to enhance personalized tutoring. It is an application platform designed to streamline a classroom-like interface for mentees to view study materials, complete activities, and check reports to tracks their scores and progress.  Mentees can submit activities digitally within the application, making the process more efficient, while Mentor can upload eBooks, tutorials, and activities. </w:t>
      </w:r>
    </w:p>
    <w:p w14:paraId="65A5BCD6" w14:textId="77777777" w:rsidR="000321BD" w:rsidRDefault="000321BD" w:rsidP="00BA6AE1">
      <w:pPr>
        <w:spacing w:after="0" w:line="480" w:lineRule="auto"/>
        <w:ind w:left="360"/>
        <w:jc w:val="both"/>
        <w:rPr>
          <w:ins w:id="174" w:author="Jade Raposa" w:date="2024-10-15T01:57:00Z" w16du:dateUtc="2024-10-14T17:57:00Z"/>
          <w:rFonts w:ascii="Georgia" w:eastAsia="Georgia" w:hAnsi="Georgia" w:cs="Georgia"/>
        </w:rPr>
      </w:pPr>
    </w:p>
    <w:p w14:paraId="6FCA7D3E" w14:textId="153284D8" w:rsidR="009978BF" w:rsidRPr="000321BD" w:rsidRDefault="000321BD">
      <w:pPr>
        <w:pStyle w:val="ListParagraph"/>
        <w:numPr>
          <w:ilvl w:val="0"/>
          <w:numId w:val="19"/>
        </w:numPr>
        <w:spacing w:after="0" w:line="480" w:lineRule="auto"/>
        <w:jc w:val="both"/>
        <w:rPr>
          <w:rFonts w:ascii="Georgia" w:eastAsia="Georgia" w:hAnsi="Georgia" w:cs="Georgia"/>
          <w:rPrChange w:id="175" w:author="Jade Raposa" w:date="2024-10-15T01:57:00Z" w16du:dateUtc="2024-10-14T17:57:00Z">
            <w:rPr/>
          </w:rPrChange>
        </w:rPr>
        <w:pPrChange w:id="176" w:author="Jade Raposa" w:date="2024-10-15T01:57:00Z" w16du:dateUtc="2024-10-14T17:57:00Z">
          <w:pPr>
            <w:spacing w:after="0" w:line="480" w:lineRule="auto"/>
            <w:jc w:val="both"/>
          </w:pPr>
        </w:pPrChange>
      </w:pPr>
      <w:ins w:id="177" w:author="Jade Raposa" w:date="2024-10-15T01:57:00Z" w16du:dateUtc="2024-10-14T17:57:00Z">
        <w:r w:rsidRPr="000321BD">
          <w:rPr>
            <w:rFonts w:ascii="Georgia" w:eastAsia="Georgia" w:hAnsi="Georgia" w:cs="Georgia"/>
          </w:rPr>
          <w:t>The system was evaluated using the ISO 25010 quality model.</w:t>
        </w:r>
      </w:ins>
      <w:del w:id="178" w:author="Jade Raposa" w:date="2024-10-15T01:57:00Z" w16du:dateUtc="2024-10-14T17:57:00Z">
        <w:r w:rsidR="009978BF" w:rsidRPr="000321BD" w:rsidDel="000321BD">
          <w:rPr>
            <w:rFonts w:ascii="Georgia" w:eastAsia="Georgia" w:hAnsi="Georgia" w:cs="Georgia"/>
            <w:rPrChange w:id="179" w:author="Jade Raposa" w:date="2024-10-15T01:57:00Z" w16du:dateUtc="2024-10-14T17:57:00Z">
              <w:rPr/>
            </w:rPrChange>
          </w:rPr>
          <w:delText>3.</w:delText>
        </w:r>
        <w:r w:rsidR="009978BF" w:rsidRPr="000321BD" w:rsidDel="000321BD">
          <w:rPr>
            <w:rFonts w:ascii="Georgia" w:eastAsia="Georgia" w:hAnsi="Georgia" w:cs="Georgia"/>
            <w:rPrChange w:id="180" w:author="Jade Raposa" w:date="2024-10-15T01:57:00Z" w16du:dateUtc="2024-10-14T17:57:00Z">
              <w:rPr/>
            </w:rPrChange>
          </w:rPr>
          <w:tab/>
          <w:delText>The system was evaluated using the ISO 25010 quality model.</w:delText>
        </w:r>
      </w:del>
    </w:p>
    <w:p w14:paraId="46339E25" w14:textId="552CB312" w:rsidR="009978BF" w:rsidRPr="000321BD" w:rsidRDefault="009978BF">
      <w:pPr>
        <w:pStyle w:val="ListParagraph"/>
        <w:numPr>
          <w:ilvl w:val="0"/>
          <w:numId w:val="21"/>
        </w:numPr>
        <w:spacing w:after="0" w:line="480" w:lineRule="auto"/>
        <w:jc w:val="both"/>
        <w:rPr>
          <w:rFonts w:ascii="Georgia" w:eastAsia="Georgia" w:hAnsi="Georgia" w:cs="Georgia"/>
          <w:rPrChange w:id="181" w:author="Jade Raposa" w:date="2024-10-15T01:58:00Z" w16du:dateUtc="2024-10-14T17:58:00Z">
            <w:rPr/>
          </w:rPrChange>
        </w:rPr>
        <w:pPrChange w:id="182" w:author="Jade Raposa" w:date="2024-10-15T01:58:00Z" w16du:dateUtc="2024-10-14T17:58:00Z">
          <w:pPr>
            <w:spacing w:after="0" w:line="480" w:lineRule="auto"/>
            <w:ind w:left="720"/>
            <w:jc w:val="both"/>
          </w:pPr>
        </w:pPrChange>
      </w:pPr>
      <w:del w:id="183" w:author="Jade Raposa" w:date="2024-10-15T01:58:00Z" w16du:dateUtc="2024-10-14T17:58:00Z">
        <w:r w:rsidRPr="000321BD" w:rsidDel="000321BD">
          <w:rPr>
            <w:rFonts w:ascii="Georgia" w:eastAsia="Georgia" w:hAnsi="Georgia" w:cs="Georgia"/>
            <w:rPrChange w:id="184" w:author="Jade Raposa" w:date="2024-10-15T01:58:00Z" w16du:dateUtc="2024-10-14T17:58:00Z">
              <w:rPr/>
            </w:rPrChange>
          </w:rPr>
          <w:delText>a.</w:delText>
        </w:r>
        <w:r w:rsidRPr="000321BD" w:rsidDel="000321BD">
          <w:rPr>
            <w:rFonts w:ascii="Georgia" w:eastAsia="Georgia" w:hAnsi="Georgia" w:cs="Georgia"/>
            <w:rPrChange w:id="185" w:author="Jade Raposa" w:date="2024-10-15T01:58:00Z" w16du:dateUtc="2024-10-14T17:58:00Z">
              <w:rPr/>
            </w:rPrChange>
          </w:rPr>
          <w:tab/>
        </w:r>
      </w:del>
      <w:r w:rsidRPr="000321BD">
        <w:rPr>
          <w:rFonts w:ascii="Georgia" w:eastAsia="Georgia" w:hAnsi="Georgia" w:cs="Georgia"/>
          <w:rPrChange w:id="186" w:author="Jade Raposa" w:date="2024-10-15T01:58:00Z" w16du:dateUtc="2024-10-14T17:58:00Z">
            <w:rPr/>
          </w:rPrChange>
        </w:rPr>
        <w:t>Usability: The platform is designed to be easy for students to use, whether you're a mentor looking for students to teach or a mentee. With a clean and simple interface, users can easily search study materials, activities, and check reports to tracks their scores and progress.</w:t>
      </w:r>
    </w:p>
    <w:p w14:paraId="4546DD90" w14:textId="7778DA6C" w:rsidR="009978BF" w:rsidRPr="00D52A19" w:rsidRDefault="009978BF">
      <w:pPr>
        <w:pStyle w:val="ListParagraph"/>
        <w:numPr>
          <w:ilvl w:val="0"/>
          <w:numId w:val="21"/>
        </w:numPr>
        <w:spacing w:after="0" w:line="480" w:lineRule="auto"/>
        <w:jc w:val="both"/>
        <w:rPr>
          <w:rFonts w:ascii="Georgia" w:eastAsia="Georgia" w:hAnsi="Georgia" w:cs="Georgia"/>
          <w:rPrChange w:id="187" w:author="Jade Raposa" w:date="2024-10-15T01:58:00Z" w16du:dateUtc="2024-10-14T17:58:00Z">
            <w:rPr/>
          </w:rPrChange>
        </w:rPr>
        <w:pPrChange w:id="188" w:author="Jade Raposa" w:date="2024-10-15T01:58:00Z" w16du:dateUtc="2024-10-14T17:58:00Z">
          <w:pPr>
            <w:spacing w:after="0" w:line="480" w:lineRule="auto"/>
            <w:ind w:left="720"/>
            <w:jc w:val="both"/>
          </w:pPr>
        </w:pPrChange>
      </w:pPr>
      <w:del w:id="189" w:author="Jade Raposa" w:date="2024-10-15T01:58:00Z" w16du:dateUtc="2024-10-14T17:58:00Z">
        <w:r w:rsidRPr="00D52A19" w:rsidDel="00D52A19">
          <w:rPr>
            <w:rFonts w:ascii="Georgia" w:eastAsia="Georgia" w:hAnsi="Georgia" w:cs="Georgia"/>
            <w:rPrChange w:id="190" w:author="Jade Raposa" w:date="2024-10-15T01:58:00Z" w16du:dateUtc="2024-10-14T17:58:00Z">
              <w:rPr/>
            </w:rPrChange>
          </w:rPr>
          <w:lastRenderedPageBreak/>
          <w:delText>b.</w:delText>
        </w:r>
        <w:r w:rsidRPr="00D52A19" w:rsidDel="00D52A19">
          <w:rPr>
            <w:rFonts w:ascii="Georgia" w:eastAsia="Georgia" w:hAnsi="Georgia" w:cs="Georgia"/>
            <w:rPrChange w:id="191" w:author="Jade Raposa" w:date="2024-10-15T01:58:00Z" w16du:dateUtc="2024-10-14T17:58:00Z">
              <w:rPr/>
            </w:rPrChange>
          </w:rPr>
          <w:tab/>
        </w:r>
      </w:del>
      <w:r w:rsidRPr="00D52A19">
        <w:rPr>
          <w:rFonts w:ascii="Georgia" w:eastAsia="Georgia" w:hAnsi="Georgia" w:cs="Georgia"/>
          <w:rPrChange w:id="192" w:author="Jade Raposa" w:date="2024-10-15T01:58:00Z" w16du:dateUtc="2024-10-14T17:58:00Z">
            <w:rPr/>
          </w:rPrChange>
        </w:rPr>
        <w:t>Reliability: The system is built to be dependable, ensuring it runs smoothly without frequent crashes or issues. Features like regular data backups and error handling mean that even if something goes wrong, the system can quickly recover, ensuring no information is lost and the platform stays up and running when you need it.</w:t>
      </w:r>
    </w:p>
    <w:p w14:paraId="4AAEBB46" w14:textId="3678CC86" w:rsidR="009978BF" w:rsidDel="00FC2D77" w:rsidRDefault="009978BF" w:rsidP="00FC2D77">
      <w:pPr>
        <w:pStyle w:val="ListParagraph"/>
        <w:numPr>
          <w:ilvl w:val="0"/>
          <w:numId w:val="21"/>
        </w:numPr>
        <w:spacing w:after="0" w:line="480" w:lineRule="auto"/>
        <w:jc w:val="both"/>
        <w:rPr>
          <w:del w:id="193" w:author="Jade Raposa" w:date="2024-10-15T02:01:00Z" w16du:dateUtc="2024-10-14T18:01:00Z"/>
          <w:rFonts w:ascii="Georgia" w:eastAsia="Georgia" w:hAnsi="Georgia" w:cs="Georgia"/>
        </w:rPr>
      </w:pPr>
      <w:del w:id="194" w:author="Jade Raposa" w:date="2024-10-15T01:58:00Z" w16du:dateUtc="2024-10-14T17:58:00Z">
        <w:r w:rsidRPr="00D52A19" w:rsidDel="00D52A19">
          <w:rPr>
            <w:rFonts w:ascii="Georgia" w:eastAsia="Georgia" w:hAnsi="Georgia" w:cs="Georgia"/>
            <w:rPrChange w:id="195" w:author="Jade Raposa" w:date="2024-10-15T01:58:00Z" w16du:dateUtc="2024-10-14T17:58:00Z">
              <w:rPr/>
            </w:rPrChange>
          </w:rPr>
          <w:delText>c.</w:delText>
        </w:r>
        <w:r w:rsidRPr="00D52A19" w:rsidDel="00D52A19">
          <w:rPr>
            <w:rFonts w:ascii="Georgia" w:eastAsia="Georgia" w:hAnsi="Georgia" w:cs="Georgia"/>
            <w:rPrChange w:id="196" w:author="Jade Raposa" w:date="2024-10-15T01:58:00Z" w16du:dateUtc="2024-10-14T17:58:00Z">
              <w:rPr/>
            </w:rPrChange>
          </w:rPr>
          <w:tab/>
        </w:r>
      </w:del>
      <w:r w:rsidRPr="00D52A19">
        <w:rPr>
          <w:rFonts w:ascii="Georgia" w:eastAsia="Georgia" w:hAnsi="Georgia" w:cs="Georgia"/>
          <w:rPrChange w:id="197" w:author="Jade Raposa" w:date="2024-10-15T01:58:00Z" w16du:dateUtc="2024-10-14T17:58:00Z">
            <w:rPr/>
          </w:rPrChange>
        </w:rPr>
        <w:t>Maintainability: The platform is designed to be easy to update and improve over time. Whether it's fixing bugs, adding new features, or adjusting to new needs, the system can be tweaked and improved without major overhauls, ensuring it stays relevant and functional for the long term.</w:t>
      </w:r>
    </w:p>
    <w:p w14:paraId="4ECC76A3" w14:textId="77777777" w:rsidR="00FC2D77" w:rsidRPr="00D52A19" w:rsidRDefault="00FC2D77">
      <w:pPr>
        <w:pStyle w:val="ListParagraph"/>
        <w:numPr>
          <w:ilvl w:val="0"/>
          <w:numId w:val="21"/>
        </w:numPr>
        <w:spacing w:after="0" w:line="480" w:lineRule="auto"/>
        <w:jc w:val="both"/>
        <w:rPr>
          <w:ins w:id="198" w:author="Jade Raposa" w:date="2024-10-15T02:01:00Z" w16du:dateUtc="2024-10-14T18:01:00Z"/>
          <w:rFonts w:ascii="Georgia" w:eastAsia="Georgia" w:hAnsi="Georgia" w:cs="Georgia"/>
          <w:rPrChange w:id="199" w:author="Jade Raposa" w:date="2024-10-15T01:58:00Z" w16du:dateUtc="2024-10-14T17:58:00Z">
            <w:rPr>
              <w:ins w:id="200" w:author="Jade Raposa" w:date="2024-10-15T02:01:00Z" w16du:dateUtc="2024-10-14T18:01:00Z"/>
            </w:rPr>
          </w:rPrChange>
        </w:rPr>
        <w:pPrChange w:id="201" w:author="Jade Raposa" w:date="2024-10-15T01:58:00Z" w16du:dateUtc="2024-10-14T17:58:00Z">
          <w:pPr>
            <w:spacing w:after="0" w:line="480" w:lineRule="auto"/>
            <w:ind w:left="720"/>
            <w:jc w:val="both"/>
          </w:pPr>
        </w:pPrChange>
      </w:pPr>
    </w:p>
    <w:p w14:paraId="2B49CFB2" w14:textId="3D7E0BAB" w:rsidR="006D4C70" w:rsidDel="00FC2D77" w:rsidRDefault="00FC2D77" w:rsidP="00FC2D77">
      <w:pPr>
        <w:pStyle w:val="ListParagraph"/>
        <w:rPr>
          <w:del w:id="202" w:author="Jade Raposa" w:date="2024-10-15T02:01:00Z" w16du:dateUtc="2024-10-14T18:01:00Z"/>
          <w:rFonts w:ascii="Georgia" w:eastAsia="Georgia" w:hAnsi="Georgia" w:cs="Georgia"/>
        </w:rPr>
      </w:pPr>
      <w:ins w:id="203" w:author="Jade Raposa" w:date="2024-10-15T02:02:00Z" w16du:dateUtc="2024-10-14T18:02:00Z">
        <w:r>
          <w:rPr>
            <w:rFonts w:ascii="Georgia" w:eastAsia="Georgia" w:hAnsi="Georgia" w:cs="Georgia"/>
          </w:rPr>
          <w:t>Portability:</w:t>
        </w:r>
      </w:ins>
      <w:del w:id="204" w:author="Jade Raposa" w:date="2024-10-15T01:58:00Z" w16du:dateUtc="2024-10-14T17:58:00Z">
        <w:r w:rsidR="009978BF" w:rsidRPr="00FC2D77" w:rsidDel="00D52A19">
          <w:rPr>
            <w:rFonts w:ascii="Georgia" w:eastAsia="Georgia" w:hAnsi="Georgia" w:cs="Georgia"/>
            <w:rPrChange w:id="205" w:author="Jade Raposa" w:date="2024-10-15T02:01:00Z" w16du:dateUtc="2024-10-14T18:01:00Z">
              <w:rPr/>
            </w:rPrChange>
          </w:rPr>
          <w:delText>d.</w:delText>
        </w:r>
        <w:r w:rsidR="009978BF" w:rsidRPr="00FC2D77" w:rsidDel="00D52A19">
          <w:rPr>
            <w:rFonts w:ascii="Georgia" w:eastAsia="Georgia" w:hAnsi="Georgia" w:cs="Georgia"/>
            <w:rPrChange w:id="206" w:author="Jade Raposa" w:date="2024-10-15T02:01:00Z" w16du:dateUtc="2024-10-14T18:01:00Z">
              <w:rPr/>
            </w:rPrChange>
          </w:rPr>
          <w:tab/>
        </w:r>
      </w:del>
      <w:del w:id="207" w:author="Jade Raposa" w:date="2024-10-15T02:01:00Z" w16du:dateUtc="2024-10-14T18:01:00Z">
        <w:r w:rsidR="009978BF" w:rsidRPr="00FC2D77" w:rsidDel="00FC2D77">
          <w:rPr>
            <w:rFonts w:ascii="Georgia" w:eastAsia="Georgia" w:hAnsi="Georgia" w:cs="Georgia"/>
            <w:rPrChange w:id="208" w:author="Jade Raposa" w:date="2024-10-15T02:01:00Z" w16du:dateUtc="2024-10-14T18:01:00Z">
              <w:rPr/>
            </w:rPrChange>
          </w:rPr>
          <w:delText>Portability:</w:delText>
        </w:r>
      </w:del>
    </w:p>
    <w:p w14:paraId="5AE9860D" w14:textId="2981E338" w:rsidR="00FC2D77" w:rsidRDefault="005518CD" w:rsidP="005518CD">
      <w:pPr>
        <w:pStyle w:val="ListParagraph"/>
        <w:numPr>
          <w:ilvl w:val="0"/>
          <w:numId w:val="21"/>
        </w:numPr>
        <w:spacing w:after="0" w:line="480" w:lineRule="auto"/>
        <w:jc w:val="both"/>
        <w:rPr>
          <w:ins w:id="209" w:author="Jade Raposa" w:date="2024-10-15T02:03:00Z" w16du:dateUtc="2024-10-14T18:03:00Z"/>
          <w:rFonts w:ascii="Georgia" w:eastAsia="Georgia" w:hAnsi="Georgia" w:cs="Georgia"/>
        </w:rPr>
      </w:pPr>
      <w:ins w:id="210" w:author="Jade Raposa" w:date="2024-10-15T02:03:00Z" w16du:dateUtc="2024-10-14T18:03:00Z">
        <w:r>
          <w:rPr>
            <w:rFonts w:ascii="Georgia" w:eastAsia="Georgia" w:hAnsi="Georgia" w:cs="Georgia"/>
          </w:rPr>
          <w:br/>
        </w:r>
      </w:ins>
    </w:p>
    <w:p w14:paraId="4AB1117B" w14:textId="6D0B8BA7" w:rsidR="005518CD" w:rsidRPr="005518CD" w:rsidRDefault="005518CD">
      <w:pPr>
        <w:pStyle w:val="Heading2"/>
        <w:rPr>
          <w:ins w:id="211" w:author="Jade Raposa" w:date="2024-10-15T02:03:00Z" w16du:dateUtc="2024-10-14T18:03:00Z"/>
          <w:rFonts w:eastAsia="Georgia"/>
        </w:rPr>
        <w:pPrChange w:id="212" w:author="Jade Raposa" w:date="2024-10-15T02:04:00Z" w16du:dateUtc="2024-10-14T18:04:00Z">
          <w:pPr>
            <w:spacing w:after="0" w:line="480" w:lineRule="auto"/>
            <w:jc w:val="both"/>
          </w:pPr>
        </w:pPrChange>
      </w:pPr>
      <w:ins w:id="213" w:author="Jade Raposa" w:date="2024-10-15T02:03:00Z" w16du:dateUtc="2024-10-14T18:03:00Z">
        <w:r w:rsidRPr="005518CD">
          <w:rPr>
            <w:rFonts w:eastAsia="Georgia"/>
          </w:rPr>
          <w:t>CONCLUSIONS</w:t>
        </w:r>
      </w:ins>
    </w:p>
    <w:p w14:paraId="006A5420" w14:textId="666036AD" w:rsidR="005518CD" w:rsidRDefault="005518CD" w:rsidP="005518CD">
      <w:pPr>
        <w:spacing w:after="0" w:line="480" w:lineRule="auto"/>
        <w:jc w:val="both"/>
        <w:rPr>
          <w:ins w:id="214" w:author="Jade Raposa" w:date="2024-10-15T02:03:00Z" w16du:dateUtc="2024-10-14T18:03:00Z"/>
          <w:rFonts w:ascii="Georgia" w:eastAsia="Georgia" w:hAnsi="Georgia" w:cs="Georgia"/>
        </w:rPr>
      </w:pPr>
      <w:ins w:id="215" w:author="Jade Raposa" w:date="2024-10-15T02:04:00Z" w16du:dateUtc="2024-10-14T18:04:00Z">
        <w:r w:rsidRPr="005518CD">
          <w:rPr>
            <w:rFonts w:ascii="Georgia" w:eastAsia="Georgia" w:hAnsi="Georgia" w:cs="Georgia"/>
          </w:rPr>
          <w:t>Based on the findings, the conclusions below were derived:</w:t>
        </w:r>
      </w:ins>
    </w:p>
    <w:p w14:paraId="53103274" w14:textId="40CE1D50" w:rsidR="005518CD" w:rsidRDefault="005518CD">
      <w:pPr>
        <w:pStyle w:val="Heading2"/>
        <w:rPr>
          <w:ins w:id="216" w:author="Jade Raposa" w:date="2024-10-15T02:04:00Z" w16du:dateUtc="2024-10-14T18:04:00Z"/>
          <w:rFonts w:eastAsia="Georgia"/>
        </w:rPr>
        <w:pPrChange w:id="217" w:author="Jade Raposa" w:date="2024-10-15T02:04:00Z" w16du:dateUtc="2024-10-14T18:04:00Z">
          <w:pPr>
            <w:spacing w:after="0" w:line="480" w:lineRule="auto"/>
            <w:jc w:val="both"/>
          </w:pPr>
        </w:pPrChange>
      </w:pPr>
      <w:ins w:id="218" w:author="Jade Raposa" w:date="2024-10-15T02:03:00Z" w16du:dateUtc="2024-10-14T18:03:00Z">
        <w:r w:rsidRPr="005518CD">
          <w:rPr>
            <w:rFonts w:eastAsia="Georgia"/>
          </w:rPr>
          <w:t>RECOMMENDATIONS</w:t>
        </w:r>
      </w:ins>
    </w:p>
    <w:p w14:paraId="59F9E911" w14:textId="210D634A" w:rsidR="005518CD" w:rsidRPr="005518CD" w:rsidRDefault="005518CD">
      <w:pPr>
        <w:spacing w:after="0" w:line="480" w:lineRule="auto"/>
        <w:jc w:val="both"/>
        <w:rPr>
          <w:ins w:id="219" w:author="Jade Raposa" w:date="2024-10-15T02:02:00Z" w16du:dateUtc="2024-10-14T18:02:00Z"/>
          <w:rFonts w:ascii="Georgia" w:eastAsia="Georgia" w:hAnsi="Georgia" w:cs="Georgia"/>
          <w:rPrChange w:id="220" w:author="Jade Raposa" w:date="2024-10-15T02:04:00Z" w16du:dateUtc="2024-10-14T18:04:00Z">
            <w:rPr>
              <w:ins w:id="221" w:author="Jade Raposa" w:date="2024-10-15T02:02:00Z" w16du:dateUtc="2024-10-14T18:02:00Z"/>
            </w:rPr>
          </w:rPrChange>
        </w:rPr>
        <w:pPrChange w:id="222" w:author="Jade Raposa" w:date="2024-10-15T02:03:00Z" w16du:dateUtc="2024-10-14T18:03:00Z">
          <w:pPr/>
        </w:pPrChange>
      </w:pPr>
      <w:ins w:id="223" w:author="Jade Raposa" w:date="2024-10-15T02:04:00Z" w16du:dateUtc="2024-10-14T18:04:00Z">
        <w:r w:rsidRPr="005518CD">
          <w:rPr>
            <w:rFonts w:ascii="Georgia" w:eastAsia="Georgia" w:hAnsi="Georgia" w:cs="Georgia"/>
            <w:rPrChange w:id="224" w:author="Jade Raposa" w:date="2024-10-15T02:04:00Z" w16du:dateUtc="2024-10-14T18:04:00Z">
              <w:rPr>
                <w:rFonts w:ascii="Georgia" w:eastAsia="Georgia" w:hAnsi="Georgia" w:cs="Georgia"/>
                <w:b/>
                <w:bCs/>
              </w:rPr>
            </w:rPrChange>
          </w:rPr>
          <w:t>Based on the conclusions, the following recommendations were formulated.</w:t>
        </w:r>
      </w:ins>
    </w:p>
    <w:p w14:paraId="747EF4F1" w14:textId="77777777" w:rsidR="005518CD" w:rsidRDefault="005518CD">
      <w:pPr>
        <w:rPr>
          <w:ins w:id="225" w:author="Jade Raposa" w:date="2024-10-15T02:03:00Z" w16du:dateUtc="2024-10-14T18:03:00Z"/>
        </w:rPr>
      </w:pPr>
      <w:ins w:id="226" w:author="Jade Raposa" w:date="2024-10-15T02:03:00Z" w16du:dateUtc="2024-10-14T18:03:00Z">
        <w:r>
          <w:br w:type="page"/>
        </w:r>
      </w:ins>
    </w:p>
    <w:p w14:paraId="1576D9AC" w14:textId="69015DF8" w:rsidR="006D4C70" w:rsidDel="00FC2D77" w:rsidRDefault="006D4C70">
      <w:pPr>
        <w:pStyle w:val="ListParagraph"/>
        <w:numPr>
          <w:ilvl w:val="0"/>
          <w:numId w:val="21"/>
        </w:numPr>
        <w:spacing w:after="0" w:line="480" w:lineRule="auto"/>
        <w:ind w:hanging="720"/>
        <w:jc w:val="center"/>
        <w:rPr>
          <w:del w:id="227" w:author="Jade Raposa" w:date="2024-10-15T01:59:00Z" w16du:dateUtc="2024-10-14T17:59:00Z"/>
        </w:rPr>
        <w:pPrChange w:id="228" w:author="Jade Raposa" w:date="2024-10-15T02:02:00Z" w16du:dateUtc="2024-10-14T18:02:00Z">
          <w:pPr/>
        </w:pPrChange>
      </w:pPr>
      <w:del w:id="229" w:author="Jade Raposa" w:date="2024-10-15T01:59:00Z" w16du:dateUtc="2024-10-14T17:59:00Z">
        <w:r w:rsidRPr="001F14FE" w:rsidDel="00D52A19">
          <w:lastRenderedPageBreak/>
          <w:delText>Conclusions</w:delText>
        </w:r>
      </w:del>
    </w:p>
    <w:p w14:paraId="7CA5B93D" w14:textId="2C97F142" w:rsidR="009978BF" w:rsidDel="001F14FE" w:rsidRDefault="009978BF">
      <w:pPr>
        <w:pStyle w:val="ListParagraph"/>
        <w:numPr>
          <w:ilvl w:val="0"/>
          <w:numId w:val="21"/>
        </w:numPr>
        <w:spacing w:after="0" w:line="480" w:lineRule="auto"/>
        <w:ind w:hanging="720"/>
        <w:jc w:val="center"/>
        <w:rPr>
          <w:del w:id="230" w:author="Jade Raposa" w:date="2024-10-15T01:59:00Z" w16du:dateUtc="2024-10-14T17:59:00Z"/>
        </w:rPr>
        <w:pPrChange w:id="231" w:author="Jade Raposa" w:date="2024-10-15T02:02:00Z" w16du:dateUtc="2024-10-14T18:02:00Z">
          <w:pPr>
            <w:pStyle w:val="Heading2"/>
          </w:pPr>
        </w:pPrChange>
      </w:pPr>
    </w:p>
    <w:p w14:paraId="7B170C2F" w14:textId="2B568B65" w:rsidR="009978BF" w:rsidDel="00D52A19" w:rsidRDefault="009978BF">
      <w:pPr>
        <w:pStyle w:val="ListParagraph"/>
        <w:numPr>
          <w:ilvl w:val="0"/>
          <w:numId w:val="21"/>
        </w:numPr>
        <w:spacing w:after="0" w:line="480" w:lineRule="auto"/>
        <w:ind w:hanging="720"/>
        <w:jc w:val="center"/>
        <w:rPr>
          <w:del w:id="232" w:author="Jade Raposa" w:date="2024-10-15T01:59:00Z" w16du:dateUtc="2024-10-14T17:59:00Z"/>
        </w:rPr>
        <w:pPrChange w:id="233" w:author="Jade Raposa" w:date="2024-10-15T02:02:00Z" w16du:dateUtc="2024-10-14T18:02:00Z">
          <w:pPr>
            <w:spacing w:line="480" w:lineRule="auto"/>
            <w:jc w:val="both"/>
          </w:pPr>
        </w:pPrChange>
      </w:pPr>
    </w:p>
    <w:p w14:paraId="0588FC7A" w14:textId="322E7949" w:rsidR="009978BF" w:rsidDel="00D52A19" w:rsidRDefault="009978BF">
      <w:pPr>
        <w:pStyle w:val="ListParagraph"/>
        <w:numPr>
          <w:ilvl w:val="0"/>
          <w:numId w:val="21"/>
        </w:numPr>
        <w:spacing w:after="0" w:line="480" w:lineRule="auto"/>
        <w:ind w:hanging="720"/>
        <w:jc w:val="center"/>
        <w:rPr>
          <w:del w:id="234" w:author="Jade Raposa" w:date="2024-10-15T01:59:00Z" w16du:dateUtc="2024-10-14T17:59:00Z"/>
        </w:rPr>
        <w:pPrChange w:id="235" w:author="Jade Raposa" w:date="2024-10-15T02:02:00Z" w16du:dateUtc="2024-10-14T18:02:00Z">
          <w:pPr>
            <w:spacing w:line="480" w:lineRule="auto"/>
            <w:jc w:val="both"/>
          </w:pPr>
        </w:pPrChange>
      </w:pPr>
    </w:p>
    <w:p w14:paraId="0F6D7615" w14:textId="3BEFA5F5" w:rsidR="009978BF" w:rsidDel="00D52A19" w:rsidRDefault="009978BF">
      <w:pPr>
        <w:pStyle w:val="ListParagraph"/>
        <w:numPr>
          <w:ilvl w:val="0"/>
          <w:numId w:val="21"/>
        </w:numPr>
        <w:spacing w:after="0" w:line="480" w:lineRule="auto"/>
        <w:ind w:hanging="720"/>
        <w:jc w:val="center"/>
        <w:rPr>
          <w:del w:id="236" w:author="Jade Raposa" w:date="2024-10-15T01:59:00Z" w16du:dateUtc="2024-10-14T17:59:00Z"/>
        </w:rPr>
        <w:pPrChange w:id="237" w:author="Jade Raposa" w:date="2024-10-15T02:02:00Z" w16du:dateUtc="2024-10-14T18:02:00Z">
          <w:pPr>
            <w:spacing w:line="480" w:lineRule="auto"/>
            <w:jc w:val="both"/>
          </w:pPr>
        </w:pPrChange>
      </w:pPr>
    </w:p>
    <w:p w14:paraId="43CFF92F" w14:textId="73BE89EF" w:rsidR="009978BF" w:rsidDel="00D52A19" w:rsidRDefault="009978BF">
      <w:pPr>
        <w:pStyle w:val="ListParagraph"/>
        <w:numPr>
          <w:ilvl w:val="0"/>
          <w:numId w:val="21"/>
        </w:numPr>
        <w:spacing w:after="0" w:line="480" w:lineRule="auto"/>
        <w:ind w:hanging="720"/>
        <w:jc w:val="center"/>
        <w:rPr>
          <w:del w:id="238" w:author="Jade Raposa" w:date="2024-10-15T01:59:00Z" w16du:dateUtc="2024-10-14T17:59:00Z"/>
        </w:rPr>
        <w:pPrChange w:id="239" w:author="Jade Raposa" w:date="2024-10-15T02:02:00Z" w16du:dateUtc="2024-10-14T18:02:00Z">
          <w:pPr>
            <w:spacing w:line="480" w:lineRule="auto"/>
            <w:jc w:val="both"/>
          </w:pPr>
        </w:pPrChange>
      </w:pPr>
    </w:p>
    <w:p w14:paraId="7555B832" w14:textId="6FBE7F2C" w:rsidR="009978BF" w:rsidDel="00D52A19" w:rsidRDefault="009978BF">
      <w:pPr>
        <w:pStyle w:val="ListParagraph"/>
        <w:numPr>
          <w:ilvl w:val="0"/>
          <w:numId w:val="21"/>
        </w:numPr>
        <w:spacing w:after="0" w:line="480" w:lineRule="auto"/>
        <w:ind w:hanging="720"/>
        <w:jc w:val="center"/>
        <w:rPr>
          <w:del w:id="240" w:author="Jade Raposa" w:date="2024-10-15T01:59:00Z" w16du:dateUtc="2024-10-14T17:59:00Z"/>
        </w:rPr>
        <w:pPrChange w:id="241" w:author="Jade Raposa" w:date="2024-10-15T02:02:00Z" w16du:dateUtc="2024-10-14T18:02:00Z">
          <w:pPr>
            <w:spacing w:line="480" w:lineRule="auto"/>
            <w:jc w:val="both"/>
          </w:pPr>
        </w:pPrChange>
      </w:pPr>
    </w:p>
    <w:p w14:paraId="2A0D8C70" w14:textId="7A21A3CE" w:rsidR="009978BF" w:rsidDel="00D52A19" w:rsidRDefault="009978BF">
      <w:pPr>
        <w:pStyle w:val="ListParagraph"/>
        <w:numPr>
          <w:ilvl w:val="0"/>
          <w:numId w:val="21"/>
        </w:numPr>
        <w:spacing w:after="0" w:line="480" w:lineRule="auto"/>
        <w:ind w:hanging="720"/>
        <w:jc w:val="center"/>
        <w:rPr>
          <w:del w:id="242" w:author="Jade Raposa" w:date="2024-10-15T01:59:00Z" w16du:dateUtc="2024-10-14T17:59:00Z"/>
        </w:rPr>
        <w:pPrChange w:id="243" w:author="Jade Raposa" w:date="2024-10-15T02:02:00Z" w16du:dateUtc="2024-10-14T18:02:00Z">
          <w:pPr>
            <w:spacing w:line="480" w:lineRule="auto"/>
            <w:jc w:val="both"/>
          </w:pPr>
        </w:pPrChange>
      </w:pPr>
    </w:p>
    <w:p w14:paraId="4F3E48C6" w14:textId="77961A88" w:rsidR="009978BF" w:rsidDel="00D52A19" w:rsidRDefault="009978BF">
      <w:pPr>
        <w:pStyle w:val="ListParagraph"/>
        <w:numPr>
          <w:ilvl w:val="0"/>
          <w:numId w:val="21"/>
        </w:numPr>
        <w:spacing w:after="0" w:line="480" w:lineRule="auto"/>
        <w:ind w:hanging="720"/>
        <w:jc w:val="center"/>
        <w:rPr>
          <w:del w:id="244" w:author="Jade Raposa" w:date="2024-10-15T01:59:00Z" w16du:dateUtc="2024-10-14T17:59:00Z"/>
        </w:rPr>
        <w:pPrChange w:id="245" w:author="Jade Raposa" w:date="2024-10-15T02:02:00Z" w16du:dateUtc="2024-10-14T18:02:00Z">
          <w:pPr>
            <w:spacing w:line="480" w:lineRule="auto"/>
            <w:jc w:val="both"/>
          </w:pPr>
        </w:pPrChange>
      </w:pPr>
    </w:p>
    <w:p w14:paraId="1812DDA0" w14:textId="5484C79E" w:rsidR="009978BF" w:rsidDel="00D52A19" w:rsidRDefault="009978BF">
      <w:pPr>
        <w:pStyle w:val="ListParagraph"/>
        <w:numPr>
          <w:ilvl w:val="0"/>
          <w:numId w:val="21"/>
        </w:numPr>
        <w:spacing w:after="0" w:line="480" w:lineRule="auto"/>
        <w:ind w:hanging="720"/>
        <w:jc w:val="center"/>
        <w:rPr>
          <w:del w:id="246" w:author="Jade Raposa" w:date="2024-10-15T01:59:00Z" w16du:dateUtc="2024-10-14T17:59:00Z"/>
        </w:rPr>
        <w:pPrChange w:id="247" w:author="Jade Raposa" w:date="2024-10-15T02:02:00Z" w16du:dateUtc="2024-10-14T18:02:00Z">
          <w:pPr>
            <w:spacing w:line="480" w:lineRule="auto"/>
            <w:jc w:val="both"/>
          </w:pPr>
        </w:pPrChange>
      </w:pPr>
    </w:p>
    <w:p w14:paraId="22B265E0" w14:textId="04EAEE1D" w:rsidR="009978BF" w:rsidRPr="00947823" w:rsidDel="00D52A19" w:rsidRDefault="009978BF">
      <w:pPr>
        <w:pStyle w:val="ListParagraph"/>
        <w:numPr>
          <w:ilvl w:val="0"/>
          <w:numId w:val="21"/>
        </w:numPr>
        <w:spacing w:after="0" w:line="480" w:lineRule="auto"/>
        <w:ind w:hanging="720"/>
        <w:jc w:val="center"/>
        <w:rPr>
          <w:del w:id="248" w:author="Jade Raposa" w:date="2024-10-15T01:59:00Z" w16du:dateUtc="2024-10-14T17:59:00Z"/>
          <w:highlight w:val="yellow"/>
        </w:rPr>
        <w:pPrChange w:id="249" w:author="Jade Raposa" w:date="2024-10-15T02:02:00Z" w16du:dateUtc="2024-10-14T18:02:00Z">
          <w:pPr>
            <w:spacing w:line="480" w:lineRule="auto"/>
            <w:jc w:val="both"/>
          </w:pPr>
        </w:pPrChange>
      </w:pPr>
    </w:p>
    <w:p w14:paraId="3EF8E022" w14:textId="16961759" w:rsidR="006D4C70" w:rsidRPr="00947823" w:rsidDel="00D52A19" w:rsidRDefault="006D4C70">
      <w:pPr>
        <w:pStyle w:val="ListParagraph"/>
        <w:numPr>
          <w:ilvl w:val="0"/>
          <w:numId w:val="21"/>
        </w:numPr>
        <w:spacing w:after="0" w:line="480" w:lineRule="auto"/>
        <w:ind w:hanging="720"/>
        <w:jc w:val="center"/>
        <w:rPr>
          <w:del w:id="250" w:author="Jade Raposa" w:date="2024-10-15T01:59:00Z" w16du:dateUtc="2024-10-14T17:59:00Z"/>
          <w:rFonts w:eastAsia="Times New Roman"/>
        </w:rPr>
        <w:pPrChange w:id="251" w:author="Jade Raposa" w:date="2024-10-15T02:02:00Z" w16du:dateUtc="2024-10-14T18:02:00Z">
          <w:pPr>
            <w:spacing w:after="0" w:line="480" w:lineRule="auto"/>
            <w:jc w:val="both"/>
          </w:pPr>
        </w:pPrChange>
      </w:pPr>
    </w:p>
    <w:p w14:paraId="170A67E2" w14:textId="05400593" w:rsidR="006D4C70" w:rsidRPr="00947823" w:rsidDel="00D52A19" w:rsidRDefault="006D4C70">
      <w:pPr>
        <w:pStyle w:val="ListParagraph"/>
        <w:numPr>
          <w:ilvl w:val="0"/>
          <w:numId w:val="21"/>
        </w:numPr>
        <w:spacing w:after="0" w:line="480" w:lineRule="auto"/>
        <w:ind w:hanging="720"/>
        <w:jc w:val="center"/>
        <w:rPr>
          <w:del w:id="252" w:author="Jade Raposa" w:date="2024-10-15T01:59:00Z" w16du:dateUtc="2024-10-14T17:59:00Z"/>
          <w:rFonts w:eastAsia="Times New Roman"/>
        </w:rPr>
        <w:pPrChange w:id="253" w:author="Jade Raposa" w:date="2024-10-15T02:02:00Z" w16du:dateUtc="2024-10-14T18:02:00Z">
          <w:pPr>
            <w:spacing w:after="0" w:line="480" w:lineRule="auto"/>
            <w:jc w:val="both"/>
          </w:pPr>
        </w:pPrChange>
      </w:pPr>
    </w:p>
    <w:p w14:paraId="6E0E3A09" w14:textId="70C8A4A1" w:rsidR="00636046" w:rsidRPr="00FC2D77" w:rsidDel="00D52A19" w:rsidRDefault="006D4C70">
      <w:pPr>
        <w:pStyle w:val="ListParagraph"/>
        <w:numPr>
          <w:ilvl w:val="0"/>
          <w:numId w:val="21"/>
        </w:numPr>
        <w:spacing w:after="0" w:line="480" w:lineRule="auto"/>
        <w:ind w:hanging="720"/>
        <w:jc w:val="center"/>
        <w:rPr>
          <w:del w:id="254" w:author="Jade Raposa" w:date="2024-10-15T01:59:00Z" w16du:dateUtc="2024-10-14T17:59:00Z"/>
          <w:rFonts w:ascii="Georgia" w:eastAsia="Georgia" w:hAnsi="Georgia" w:cs="Georgia"/>
          <w:b/>
        </w:rPr>
        <w:sectPr w:rsidR="00636046" w:rsidRPr="00FC2D77" w:rsidDel="00D52A19" w:rsidSect="005B71AD">
          <w:headerReference w:type="default" r:id="rId85"/>
          <w:headerReference w:type="first" r:id="rId86"/>
          <w:pgSz w:w="12240" w:h="15840"/>
          <w:pgMar w:top="1440" w:right="1440" w:bottom="1440" w:left="2160" w:header="706" w:footer="706" w:gutter="0"/>
          <w:pgNumType w:start="7"/>
          <w:cols w:space="708"/>
          <w:titlePg/>
          <w:docGrid w:linePitch="360"/>
        </w:sectPr>
        <w:pPrChange w:id="255" w:author="Jade Raposa" w:date="2024-10-15T02:02:00Z" w16du:dateUtc="2024-10-14T18:02:00Z">
          <w:pPr>
            <w:spacing w:line="480" w:lineRule="auto"/>
            <w:jc w:val="both"/>
          </w:pPr>
        </w:pPrChange>
      </w:pPr>
      <w:del w:id="256" w:author="Jade Raposa" w:date="2024-10-15T01:59:00Z" w16du:dateUtc="2024-10-14T17:59:00Z">
        <w:r w:rsidRPr="00FC2D77" w:rsidDel="00D52A19">
          <w:rPr>
            <w:rFonts w:ascii="Georgia" w:eastAsia="Georgia" w:hAnsi="Georgia" w:cs="Georgia"/>
            <w:b/>
          </w:rPr>
          <w:delText>Recommendations</w:delText>
        </w:r>
      </w:del>
    </w:p>
    <w:p w14:paraId="178262D3" w14:textId="77777777" w:rsidR="006D4C70" w:rsidRPr="00947823" w:rsidDel="00D52A19" w:rsidRDefault="006D4C70">
      <w:pPr>
        <w:pStyle w:val="ListParagraph"/>
        <w:ind w:hanging="720"/>
        <w:jc w:val="center"/>
        <w:rPr>
          <w:del w:id="257" w:author="Jade Raposa" w:date="2024-10-15T01:58:00Z" w16du:dateUtc="2024-10-14T17:58:00Z"/>
          <w:rFonts w:ascii="Georgia" w:eastAsia="Georgia" w:hAnsi="Georgia" w:cs="Georgia"/>
          <w:b/>
        </w:rPr>
        <w:pPrChange w:id="258" w:author="Jade Raposa" w:date="2024-10-15T02:02:00Z" w16du:dateUtc="2024-10-14T18:02:00Z">
          <w:pPr>
            <w:spacing w:line="480" w:lineRule="auto"/>
            <w:jc w:val="both"/>
          </w:pPr>
        </w:pPrChange>
      </w:pPr>
    </w:p>
    <w:p w14:paraId="04227BEC" w14:textId="06E9053D" w:rsidR="006D4C70" w:rsidRPr="00947823" w:rsidDel="00D52A19" w:rsidRDefault="006D4C70">
      <w:pPr>
        <w:pStyle w:val="ListParagraph"/>
        <w:ind w:hanging="720"/>
        <w:jc w:val="center"/>
        <w:rPr>
          <w:del w:id="259" w:author="Jade Raposa" w:date="2024-10-15T01:58:00Z" w16du:dateUtc="2024-10-14T17:58:00Z"/>
          <w:rFonts w:ascii="Georgia" w:eastAsia="Times New Roman" w:hAnsi="Georgia" w:cs="Times New Roman"/>
          <w:b/>
          <w:bCs/>
          <w:lang w:eastAsia="en-PH"/>
        </w:rPr>
        <w:pPrChange w:id="260" w:author="Jade Raposa" w:date="2024-10-15T02:02:00Z" w16du:dateUtc="2024-10-14T18:02:00Z">
          <w:pPr>
            <w:spacing w:after="0" w:line="480" w:lineRule="auto"/>
            <w:jc w:val="both"/>
          </w:pPr>
        </w:pPrChange>
      </w:pPr>
    </w:p>
    <w:p w14:paraId="347AADF5" w14:textId="61705DB4" w:rsidR="006D4C70" w:rsidRPr="00947823" w:rsidDel="00D52A19" w:rsidRDefault="006D4C70">
      <w:pPr>
        <w:pStyle w:val="ListParagraph"/>
        <w:ind w:hanging="720"/>
        <w:jc w:val="center"/>
        <w:rPr>
          <w:del w:id="261" w:author="Jade Raposa" w:date="2024-10-15T01:58:00Z" w16du:dateUtc="2024-10-14T17:58:00Z"/>
          <w:rFonts w:ascii="Georgia" w:eastAsia="Times New Roman" w:hAnsi="Georgia" w:cs="Times New Roman"/>
          <w:b/>
          <w:bCs/>
          <w:lang w:eastAsia="en-PH"/>
        </w:rPr>
        <w:pPrChange w:id="262" w:author="Jade Raposa" w:date="2024-10-15T02:02:00Z" w16du:dateUtc="2024-10-14T18:02:00Z">
          <w:pPr>
            <w:spacing w:after="0" w:line="480" w:lineRule="auto"/>
            <w:jc w:val="both"/>
          </w:pPr>
        </w:pPrChange>
      </w:pPr>
    </w:p>
    <w:p w14:paraId="2EC7AA18" w14:textId="3CD51D2E" w:rsidR="006D4C70" w:rsidRPr="00947823" w:rsidDel="00D52A19" w:rsidRDefault="006D4C70">
      <w:pPr>
        <w:pStyle w:val="ListParagraph"/>
        <w:ind w:hanging="720"/>
        <w:jc w:val="center"/>
        <w:rPr>
          <w:del w:id="263" w:author="Jade Raposa" w:date="2024-10-15T01:58:00Z" w16du:dateUtc="2024-10-14T17:58:00Z"/>
          <w:rFonts w:ascii="Georgia" w:eastAsia="Times New Roman" w:hAnsi="Georgia" w:cs="Times New Roman"/>
          <w:b/>
          <w:bCs/>
          <w:lang w:eastAsia="en-PH"/>
        </w:rPr>
        <w:pPrChange w:id="264" w:author="Jade Raposa" w:date="2024-10-15T02:02:00Z" w16du:dateUtc="2024-10-14T18:02:00Z">
          <w:pPr>
            <w:spacing w:after="0" w:line="480" w:lineRule="auto"/>
            <w:jc w:val="both"/>
          </w:pPr>
        </w:pPrChange>
      </w:pPr>
    </w:p>
    <w:p w14:paraId="56CD4BF8" w14:textId="1CE85644" w:rsidR="006D4C70" w:rsidRPr="00947823" w:rsidDel="00D52A19" w:rsidRDefault="006D4C70">
      <w:pPr>
        <w:pStyle w:val="ListParagraph"/>
        <w:ind w:hanging="720"/>
        <w:jc w:val="center"/>
        <w:rPr>
          <w:del w:id="265" w:author="Jade Raposa" w:date="2024-10-15T01:58:00Z" w16du:dateUtc="2024-10-14T17:58:00Z"/>
          <w:rFonts w:ascii="Georgia" w:eastAsia="Times New Roman" w:hAnsi="Georgia" w:cs="Times New Roman"/>
          <w:b/>
          <w:bCs/>
          <w:lang w:eastAsia="en-PH"/>
        </w:rPr>
        <w:pPrChange w:id="266" w:author="Jade Raposa" w:date="2024-10-15T02:02:00Z" w16du:dateUtc="2024-10-14T18:02:00Z">
          <w:pPr>
            <w:spacing w:after="0" w:line="480" w:lineRule="auto"/>
            <w:jc w:val="both"/>
          </w:pPr>
        </w:pPrChange>
      </w:pPr>
    </w:p>
    <w:p w14:paraId="18423B22" w14:textId="3FE34551" w:rsidR="006D4C70" w:rsidDel="00D52A19" w:rsidRDefault="006D4C70">
      <w:pPr>
        <w:pStyle w:val="ListParagraph"/>
        <w:ind w:hanging="720"/>
        <w:jc w:val="center"/>
        <w:rPr>
          <w:del w:id="267" w:author="Jade Raposa" w:date="2024-10-15T01:58:00Z" w16du:dateUtc="2024-10-14T17:58:00Z"/>
          <w:rFonts w:ascii="Georgia" w:eastAsia="Times New Roman" w:hAnsi="Georgia" w:cs="Times New Roman"/>
          <w:b/>
          <w:bCs/>
          <w:lang w:eastAsia="en-PH"/>
        </w:rPr>
        <w:pPrChange w:id="268" w:author="Jade Raposa" w:date="2024-10-15T02:02:00Z" w16du:dateUtc="2024-10-14T18:02:00Z">
          <w:pPr>
            <w:spacing w:after="0" w:line="480" w:lineRule="auto"/>
            <w:jc w:val="both"/>
          </w:pPr>
        </w:pPrChange>
      </w:pPr>
    </w:p>
    <w:p w14:paraId="1053086E" w14:textId="77777777" w:rsidR="00315B0D" w:rsidDel="00D52A19" w:rsidRDefault="00315B0D">
      <w:pPr>
        <w:pStyle w:val="ListParagraph"/>
        <w:ind w:hanging="720"/>
        <w:jc w:val="center"/>
        <w:rPr>
          <w:del w:id="269" w:author="Jade Raposa" w:date="2024-10-15T01:58:00Z" w16du:dateUtc="2024-10-14T17:58:00Z"/>
          <w:rFonts w:ascii="Georgia" w:eastAsia="Times New Roman" w:hAnsi="Georgia" w:cs="Times New Roman"/>
          <w:b/>
          <w:bCs/>
          <w:lang w:eastAsia="en-PH"/>
        </w:rPr>
        <w:pPrChange w:id="270" w:author="Jade Raposa" w:date="2024-10-15T02:02:00Z" w16du:dateUtc="2024-10-14T18:02:00Z">
          <w:pPr>
            <w:spacing w:after="0" w:line="480" w:lineRule="auto"/>
            <w:jc w:val="both"/>
          </w:pPr>
        </w:pPrChange>
      </w:pPr>
    </w:p>
    <w:p w14:paraId="5E668565" w14:textId="77777777" w:rsidR="00315B0D" w:rsidDel="00D52A19" w:rsidRDefault="00315B0D">
      <w:pPr>
        <w:pStyle w:val="ListParagraph"/>
        <w:ind w:hanging="720"/>
        <w:jc w:val="center"/>
        <w:rPr>
          <w:del w:id="271" w:author="Jade Raposa" w:date="2024-10-15T01:58:00Z" w16du:dateUtc="2024-10-14T17:58:00Z"/>
          <w:rFonts w:ascii="Georgia" w:eastAsia="Times New Roman" w:hAnsi="Georgia" w:cs="Times New Roman"/>
          <w:b/>
          <w:bCs/>
          <w:lang w:eastAsia="en-PH"/>
        </w:rPr>
        <w:pPrChange w:id="272" w:author="Jade Raposa" w:date="2024-10-15T02:02:00Z" w16du:dateUtc="2024-10-14T18:02:00Z">
          <w:pPr>
            <w:spacing w:after="0" w:line="480" w:lineRule="auto"/>
            <w:jc w:val="both"/>
          </w:pPr>
        </w:pPrChange>
      </w:pPr>
    </w:p>
    <w:p w14:paraId="272957A5" w14:textId="77777777" w:rsidR="00315B0D" w:rsidDel="00D52A19" w:rsidRDefault="00315B0D">
      <w:pPr>
        <w:pStyle w:val="ListParagraph"/>
        <w:ind w:hanging="720"/>
        <w:jc w:val="center"/>
        <w:rPr>
          <w:del w:id="273" w:author="Jade Raposa" w:date="2024-10-15T01:58:00Z" w16du:dateUtc="2024-10-14T17:58:00Z"/>
          <w:rFonts w:ascii="Georgia" w:eastAsia="Times New Roman" w:hAnsi="Georgia" w:cs="Times New Roman"/>
          <w:b/>
          <w:bCs/>
          <w:lang w:eastAsia="en-PH"/>
        </w:rPr>
        <w:pPrChange w:id="274" w:author="Jade Raposa" w:date="2024-10-15T02:02:00Z" w16du:dateUtc="2024-10-14T18:02:00Z">
          <w:pPr>
            <w:spacing w:after="0" w:line="480" w:lineRule="auto"/>
            <w:jc w:val="both"/>
          </w:pPr>
        </w:pPrChange>
      </w:pPr>
    </w:p>
    <w:p w14:paraId="396A7F4B" w14:textId="77777777" w:rsidR="00315B0D" w:rsidDel="00D52A19" w:rsidRDefault="00315B0D">
      <w:pPr>
        <w:pStyle w:val="ListParagraph"/>
        <w:ind w:hanging="720"/>
        <w:jc w:val="center"/>
        <w:rPr>
          <w:del w:id="275" w:author="Jade Raposa" w:date="2024-10-15T01:58:00Z" w16du:dateUtc="2024-10-14T17:58:00Z"/>
          <w:rFonts w:ascii="Georgia" w:eastAsia="Times New Roman" w:hAnsi="Georgia" w:cs="Times New Roman"/>
          <w:b/>
          <w:bCs/>
          <w:lang w:eastAsia="en-PH"/>
        </w:rPr>
        <w:pPrChange w:id="276" w:author="Jade Raposa" w:date="2024-10-15T02:02:00Z" w16du:dateUtc="2024-10-14T18:02:00Z">
          <w:pPr>
            <w:spacing w:after="0" w:line="480" w:lineRule="auto"/>
            <w:jc w:val="both"/>
          </w:pPr>
        </w:pPrChange>
      </w:pPr>
    </w:p>
    <w:p w14:paraId="7C5EA6DE" w14:textId="77777777" w:rsidR="00315B0D" w:rsidDel="00D52A19" w:rsidRDefault="00315B0D">
      <w:pPr>
        <w:pStyle w:val="ListParagraph"/>
        <w:ind w:hanging="720"/>
        <w:jc w:val="center"/>
        <w:rPr>
          <w:del w:id="277" w:author="Jade Raposa" w:date="2024-10-15T01:58:00Z" w16du:dateUtc="2024-10-14T17:58:00Z"/>
          <w:rFonts w:ascii="Georgia" w:eastAsia="Times New Roman" w:hAnsi="Georgia" w:cs="Times New Roman"/>
          <w:b/>
          <w:bCs/>
          <w:lang w:eastAsia="en-PH"/>
        </w:rPr>
        <w:pPrChange w:id="278" w:author="Jade Raposa" w:date="2024-10-15T02:02:00Z" w16du:dateUtc="2024-10-14T18:02:00Z">
          <w:pPr>
            <w:spacing w:after="0" w:line="480" w:lineRule="auto"/>
            <w:jc w:val="both"/>
          </w:pPr>
        </w:pPrChange>
      </w:pPr>
    </w:p>
    <w:p w14:paraId="3820DBE5" w14:textId="77777777" w:rsidR="00315B0D" w:rsidDel="00D52A19" w:rsidRDefault="00315B0D">
      <w:pPr>
        <w:pStyle w:val="ListParagraph"/>
        <w:ind w:hanging="720"/>
        <w:jc w:val="center"/>
        <w:rPr>
          <w:del w:id="279" w:author="Jade Raposa" w:date="2024-10-15T01:58:00Z" w16du:dateUtc="2024-10-14T17:58:00Z"/>
          <w:rFonts w:ascii="Georgia" w:eastAsia="Times New Roman" w:hAnsi="Georgia" w:cs="Times New Roman"/>
          <w:b/>
          <w:bCs/>
          <w:lang w:eastAsia="en-PH"/>
        </w:rPr>
        <w:pPrChange w:id="280" w:author="Jade Raposa" w:date="2024-10-15T02:02:00Z" w16du:dateUtc="2024-10-14T18:02:00Z">
          <w:pPr>
            <w:spacing w:after="0" w:line="480" w:lineRule="auto"/>
            <w:jc w:val="both"/>
          </w:pPr>
        </w:pPrChange>
      </w:pPr>
    </w:p>
    <w:p w14:paraId="319812E7" w14:textId="77777777" w:rsidR="00315B0D" w:rsidDel="00D52A19" w:rsidRDefault="00315B0D">
      <w:pPr>
        <w:pStyle w:val="ListParagraph"/>
        <w:ind w:hanging="720"/>
        <w:jc w:val="center"/>
        <w:rPr>
          <w:del w:id="281" w:author="Jade Raposa" w:date="2024-10-15T01:58:00Z" w16du:dateUtc="2024-10-14T17:58:00Z"/>
          <w:rFonts w:ascii="Georgia" w:eastAsia="Times New Roman" w:hAnsi="Georgia" w:cs="Times New Roman"/>
          <w:b/>
          <w:bCs/>
          <w:lang w:eastAsia="en-PH"/>
        </w:rPr>
        <w:pPrChange w:id="282" w:author="Jade Raposa" w:date="2024-10-15T02:02:00Z" w16du:dateUtc="2024-10-14T18:02:00Z">
          <w:pPr>
            <w:spacing w:after="0" w:line="480" w:lineRule="auto"/>
            <w:jc w:val="both"/>
          </w:pPr>
        </w:pPrChange>
      </w:pPr>
    </w:p>
    <w:p w14:paraId="27F6815A" w14:textId="77777777" w:rsidR="00315B0D" w:rsidDel="00D52A19" w:rsidRDefault="00315B0D">
      <w:pPr>
        <w:pStyle w:val="ListParagraph"/>
        <w:ind w:hanging="720"/>
        <w:jc w:val="center"/>
        <w:rPr>
          <w:del w:id="283" w:author="Jade Raposa" w:date="2024-10-15T01:58:00Z" w16du:dateUtc="2024-10-14T17:58:00Z"/>
          <w:rFonts w:ascii="Georgia" w:eastAsia="Times New Roman" w:hAnsi="Georgia" w:cs="Times New Roman"/>
          <w:b/>
          <w:bCs/>
          <w:lang w:eastAsia="en-PH"/>
        </w:rPr>
        <w:pPrChange w:id="284" w:author="Jade Raposa" w:date="2024-10-15T02:02:00Z" w16du:dateUtc="2024-10-14T18:02:00Z">
          <w:pPr>
            <w:spacing w:after="0" w:line="480" w:lineRule="auto"/>
            <w:jc w:val="both"/>
          </w:pPr>
        </w:pPrChange>
      </w:pPr>
    </w:p>
    <w:p w14:paraId="77BAD1E6" w14:textId="77777777" w:rsidR="00315B0D" w:rsidDel="00D52A19" w:rsidRDefault="00315B0D">
      <w:pPr>
        <w:pStyle w:val="ListParagraph"/>
        <w:ind w:hanging="720"/>
        <w:jc w:val="center"/>
        <w:rPr>
          <w:del w:id="285" w:author="Jade Raposa" w:date="2024-10-15T01:58:00Z" w16du:dateUtc="2024-10-14T17:58:00Z"/>
          <w:rFonts w:ascii="Georgia" w:eastAsia="Times New Roman" w:hAnsi="Georgia" w:cs="Times New Roman"/>
          <w:b/>
          <w:bCs/>
          <w:lang w:eastAsia="en-PH"/>
        </w:rPr>
        <w:pPrChange w:id="286" w:author="Jade Raposa" w:date="2024-10-15T02:02:00Z" w16du:dateUtc="2024-10-14T18:02:00Z">
          <w:pPr>
            <w:spacing w:after="0" w:line="480" w:lineRule="auto"/>
            <w:jc w:val="both"/>
          </w:pPr>
        </w:pPrChange>
      </w:pPr>
    </w:p>
    <w:p w14:paraId="611EFA0D" w14:textId="77777777" w:rsidR="00315B0D" w:rsidDel="00D52A19" w:rsidRDefault="00315B0D">
      <w:pPr>
        <w:pStyle w:val="ListParagraph"/>
        <w:ind w:hanging="720"/>
        <w:jc w:val="center"/>
        <w:rPr>
          <w:del w:id="287" w:author="Jade Raposa" w:date="2024-10-15T01:58:00Z" w16du:dateUtc="2024-10-14T17:58:00Z"/>
          <w:rFonts w:ascii="Georgia" w:eastAsia="Times New Roman" w:hAnsi="Georgia" w:cs="Times New Roman"/>
          <w:b/>
          <w:bCs/>
          <w:lang w:eastAsia="en-PH"/>
        </w:rPr>
        <w:pPrChange w:id="288" w:author="Jade Raposa" w:date="2024-10-15T02:02:00Z" w16du:dateUtc="2024-10-14T18:02:00Z">
          <w:pPr>
            <w:spacing w:after="0" w:line="480" w:lineRule="auto"/>
            <w:jc w:val="both"/>
          </w:pPr>
        </w:pPrChange>
      </w:pPr>
    </w:p>
    <w:p w14:paraId="49EAD240" w14:textId="77777777" w:rsidR="00315B0D" w:rsidDel="00D52A19" w:rsidRDefault="00315B0D">
      <w:pPr>
        <w:pStyle w:val="ListParagraph"/>
        <w:ind w:hanging="720"/>
        <w:jc w:val="center"/>
        <w:rPr>
          <w:del w:id="289" w:author="Jade Raposa" w:date="2024-10-15T01:58:00Z" w16du:dateUtc="2024-10-14T17:58:00Z"/>
          <w:rFonts w:ascii="Georgia" w:eastAsia="Times New Roman" w:hAnsi="Georgia" w:cs="Times New Roman"/>
          <w:b/>
          <w:bCs/>
          <w:lang w:eastAsia="en-PH"/>
        </w:rPr>
        <w:pPrChange w:id="290" w:author="Jade Raposa" w:date="2024-10-15T02:02:00Z" w16du:dateUtc="2024-10-14T18:02:00Z">
          <w:pPr>
            <w:spacing w:after="0" w:line="480" w:lineRule="auto"/>
            <w:jc w:val="both"/>
          </w:pPr>
        </w:pPrChange>
      </w:pPr>
    </w:p>
    <w:p w14:paraId="592D0CA2" w14:textId="77777777" w:rsidR="00315B0D" w:rsidDel="00D52A19" w:rsidRDefault="00315B0D">
      <w:pPr>
        <w:pStyle w:val="ListParagraph"/>
        <w:ind w:hanging="720"/>
        <w:jc w:val="center"/>
        <w:rPr>
          <w:del w:id="291" w:author="Jade Raposa" w:date="2024-10-15T01:58:00Z" w16du:dateUtc="2024-10-14T17:58:00Z"/>
          <w:rFonts w:ascii="Georgia" w:eastAsia="Times New Roman" w:hAnsi="Georgia" w:cs="Times New Roman"/>
          <w:b/>
          <w:bCs/>
          <w:lang w:eastAsia="en-PH"/>
        </w:rPr>
        <w:pPrChange w:id="292" w:author="Jade Raposa" w:date="2024-10-15T02:02:00Z" w16du:dateUtc="2024-10-14T18:02:00Z">
          <w:pPr>
            <w:spacing w:after="0" w:line="480" w:lineRule="auto"/>
            <w:jc w:val="both"/>
          </w:pPr>
        </w:pPrChange>
      </w:pPr>
    </w:p>
    <w:p w14:paraId="3619D2E7" w14:textId="77777777" w:rsidR="00315B0D" w:rsidDel="00D52A19" w:rsidRDefault="00315B0D">
      <w:pPr>
        <w:pStyle w:val="ListParagraph"/>
        <w:ind w:hanging="720"/>
        <w:jc w:val="center"/>
        <w:rPr>
          <w:del w:id="293" w:author="Jade Raposa" w:date="2024-10-15T01:58:00Z" w16du:dateUtc="2024-10-14T17:58:00Z"/>
          <w:rFonts w:ascii="Georgia" w:eastAsia="Times New Roman" w:hAnsi="Georgia" w:cs="Times New Roman"/>
          <w:b/>
          <w:bCs/>
          <w:lang w:eastAsia="en-PH"/>
        </w:rPr>
        <w:pPrChange w:id="294" w:author="Jade Raposa" w:date="2024-10-15T02:02:00Z" w16du:dateUtc="2024-10-14T18:02:00Z">
          <w:pPr>
            <w:spacing w:after="0" w:line="480" w:lineRule="auto"/>
            <w:jc w:val="both"/>
          </w:pPr>
        </w:pPrChange>
      </w:pPr>
    </w:p>
    <w:p w14:paraId="3E484DD3" w14:textId="77777777" w:rsidR="00315B0D" w:rsidDel="00D52A19" w:rsidRDefault="00315B0D">
      <w:pPr>
        <w:pStyle w:val="ListParagraph"/>
        <w:ind w:hanging="720"/>
        <w:jc w:val="center"/>
        <w:rPr>
          <w:del w:id="295" w:author="Jade Raposa" w:date="2024-10-15T01:58:00Z" w16du:dateUtc="2024-10-14T17:58:00Z"/>
          <w:rFonts w:ascii="Georgia" w:eastAsia="Times New Roman" w:hAnsi="Georgia" w:cs="Times New Roman"/>
          <w:b/>
          <w:bCs/>
          <w:lang w:eastAsia="en-PH"/>
        </w:rPr>
        <w:pPrChange w:id="296" w:author="Jade Raposa" w:date="2024-10-15T02:02:00Z" w16du:dateUtc="2024-10-14T18:02:00Z">
          <w:pPr>
            <w:spacing w:after="0" w:line="480" w:lineRule="auto"/>
            <w:jc w:val="both"/>
          </w:pPr>
        </w:pPrChange>
      </w:pPr>
    </w:p>
    <w:p w14:paraId="4BEBE085" w14:textId="77777777" w:rsidR="00315B0D" w:rsidDel="00D52A19" w:rsidRDefault="00315B0D">
      <w:pPr>
        <w:pStyle w:val="ListParagraph"/>
        <w:ind w:hanging="720"/>
        <w:jc w:val="center"/>
        <w:rPr>
          <w:del w:id="297" w:author="Jade Raposa" w:date="2024-10-15T01:58:00Z" w16du:dateUtc="2024-10-14T17:58:00Z"/>
          <w:rFonts w:ascii="Georgia" w:eastAsia="Times New Roman" w:hAnsi="Georgia" w:cs="Times New Roman"/>
          <w:b/>
          <w:bCs/>
          <w:lang w:eastAsia="en-PH"/>
        </w:rPr>
        <w:pPrChange w:id="298" w:author="Jade Raposa" w:date="2024-10-15T02:02:00Z" w16du:dateUtc="2024-10-14T18:02:00Z">
          <w:pPr>
            <w:spacing w:after="0" w:line="480" w:lineRule="auto"/>
            <w:jc w:val="both"/>
          </w:pPr>
        </w:pPrChange>
      </w:pPr>
    </w:p>
    <w:p w14:paraId="3221F084" w14:textId="77777777" w:rsidR="00315B0D" w:rsidDel="00D52A19" w:rsidRDefault="00315B0D">
      <w:pPr>
        <w:pStyle w:val="ListParagraph"/>
        <w:ind w:hanging="720"/>
        <w:jc w:val="center"/>
        <w:rPr>
          <w:del w:id="299" w:author="Jade Raposa" w:date="2024-10-15T01:58:00Z" w16du:dateUtc="2024-10-14T17:58:00Z"/>
          <w:rFonts w:ascii="Georgia" w:eastAsia="Times New Roman" w:hAnsi="Georgia" w:cs="Times New Roman"/>
          <w:b/>
          <w:bCs/>
          <w:lang w:eastAsia="en-PH"/>
        </w:rPr>
        <w:pPrChange w:id="300" w:author="Jade Raposa" w:date="2024-10-15T02:02:00Z" w16du:dateUtc="2024-10-14T18:02:00Z">
          <w:pPr>
            <w:spacing w:after="0" w:line="480" w:lineRule="auto"/>
            <w:jc w:val="both"/>
          </w:pPr>
        </w:pPrChange>
      </w:pPr>
    </w:p>
    <w:p w14:paraId="49CF5E43" w14:textId="77777777" w:rsidR="00315B0D" w:rsidDel="00D52A19" w:rsidRDefault="00315B0D">
      <w:pPr>
        <w:pStyle w:val="ListParagraph"/>
        <w:ind w:hanging="720"/>
        <w:jc w:val="center"/>
        <w:rPr>
          <w:del w:id="301" w:author="Jade Raposa" w:date="2024-10-15T01:58:00Z" w16du:dateUtc="2024-10-14T17:58:00Z"/>
          <w:rFonts w:ascii="Georgia" w:eastAsia="Times New Roman" w:hAnsi="Georgia" w:cs="Times New Roman"/>
          <w:b/>
          <w:bCs/>
          <w:lang w:eastAsia="en-PH"/>
        </w:rPr>
        <w:pPrChange w:id="302" w:author="Jade Raposa" w:date="2024-10-15T02:02:00Z" w16du:dateUtc="2024-10-14T18:02:00Z">
          <w:pPr>
            <w:spacing w:after="0" w:line="480" w:lineRule="auto"/>
            <w:jc w:val="both"/>
          </w:pPr>
        </w:pPrChange>
      </w:pPr>
    </w:p>
    <w:p w14:paraId="05D25FA1" w14:textId="77777777" w:rsidR="00315B0D" w:rsidDel="00D52A19" w:rsidRDefault="00315B0D">
      <w:pPr>
        <w:pStyle w:val="ListParagraph"/>
        <w:ind w:hanging="720"/>
        <w:jc w:val="center"/>
        <w:rPr>
          <w:del w:id="303" w:author="Jade Raposa" w:date="2024-10-15T01:58:00Z" w16du:dateUtc="2024-10-14T17:58:00Z"/>
          <w:rFonts w:ascii="Georgia" w:eastAsia="Times New Roman" w:hAnsi="Georgia" w:cs="Times New Roman"/>
          <w:b/>
          <w:bCs/>
          <w:lang w:eastAsia="en-PH"/>
        </w:rPr>
        <w:pPrChange w:id="304" w:author="Jade Raposa" w:date="2024-10-15T02:02:00Z" w16du:dateUtc="2024-10-14T18:02:00Z">
          <w:pPr>
            <w:spacing w:after="0" w:line="480" w:lineRule="auto"/>
            <w:jc w:val="both"/>
          </w:pPr>
        </w:pPrChange>
      </w:pPr>
    </w:p>
    <w:p w14:paraId="4C78EA65" w14:textId="36BA57A4" w:rsidR="0010328F" w:rsidRPr="00947823" w:rsidDel="00D52A19" w:rsidRDefault="0010328F">
      <w:pPr>
        <w:pStyle w:val="ListParagraph"/>
        <w:ind w:hanging="720"/>
        <w:jc w:val="center"/>
        <w:rPr>
          <w:del w:id="305" w:author="Jade Raposa" w:date="2024-10-15T01:59:00Z" w16du:dateUtc="2024-10-14T17:59:00Z"/>
          <w:rFonts w:ascii="Georgia" w:eastAsia="Times New Roman" w:hAnsi="Georgia" w:cs="Times New Roman"/>
          <w:b/>
          <w:bCs/>
          <w:lang w:eastAsia="en-PH"/>
        </w:rPr>
        <w:pPrChange w:id="306" w:author="Jade Raposa" w:date="2024-10-15T02:02:00Z" w16du:dateUtc="2024-10-14T18:02:00Z">
          <w:pPr>
            <w:spacing w:after="0" w:line="480" w:lineRule="auto"/>
            <w:jc w:val="both"/>
          </w:pPr>
        </w:pPrChange>
      </w:pPr>
    </w:p>
    <w:p w14:paraId="5D727A0A" w14:textId="0EC72C20" w:rsidR="006D4C70" w:rsidRPr="00947823" w:rsidRDefault="006D4C70">
      <w:pPr>
        <w:pStyle w:val="ListParagraph"/>
        <w:ind w:hanging="720"/>
        <w:jc w:val="center"/>
        <w:rPr>
          <w:rFonts w:ascii="Georgia" w:eastAsia="Georgia" w:hAnsi="Georgia" w:cs="Georgia"/>
          <w:b/>
          <w:bCs/>
        </w:rPr>
        <w:pPrChange w:id="307" w:author="Jade Raposa" w:date="2024-10-15T02:02:00Z" w16du:dateUtc="2024-10-14T18:02:00Z">
          <w:pPr>
            <w:jc w:val="center"/>
          </w:pPr>
        </w:pPrChange>
      </w:pPr>
      <w:r w:rsidRPr="00947823">
        <w:rPr>
          <w:rFonts w:ascii="Georgia" w:eastAsia="Georgia" w:hAnsi="Georgia" w:cs="Georgia"/>
          <w:b/>
          <w:bCs/>
        </w:rPr>
        <w:t>R</w:t>
      </w:r>
      <w:r w:rsidR="006B7169">
        <w:rPr>
          <w:rFonts w:ascii="Georgia" w:eastAsia="Georgia" w:hAnsi="Georgia" w:cs="Georgia"/>
          <w:b/>
          <w:bCs/>
        </w:rPr>
        <w:t>eferences</w:t>
      </w:r>
    </w:p>
    <w:p w14:paraId="4789161D"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Almaden, A., &amp; Yu, B. (2024) - Local Study. </w:t>
      </w:r>
      <w:r w:rsidRPr="00947823">
        <w:rPr>
          <w:rFonts w:ascii="Georgia" w:eastAsia="Times New Roman" w:hAnsi="Georgia" w:cs="Times New Roman"/>
          <w:i/>
          <w:iCs/>
          <w:color w:val="000000"/>
          <w:lang w:eastAsia="en-PH"/>
        </w:rPr>
        <w:t xml:space="preserve">Assessment of the Implemented </w:t>
      </w:r>
      <w:proofErr w:type="spellStart"/>
      <w:r w:rsidRPr="00947823">
        <w:rPr>
          <w:rFonts w:ascii="Georgia" w:eastAsia="Times New Roman" w:hAnsi="Georgia" w:cs="Times New Roman"/>
          <w:i/>
          <w:iCs/>
          <w:color w:val="000000"/>
          <w:lang w:eastAsia="en-PH"/>
        </w:rPr>
        <w:t>Kapatid</w:t>
      </w:r>
      <w:proofErr w:type="spellEnd"/>
      <w:r w:rsidRPr="00947823">
        <w:rPr>
          <w:rFonts w:ascii="Georgia" w:eastAsia="Times New Roman" w:hAnsi="Georgia" w:cs="Times New Roman"/>
          <w:i/>
          <w:iCs/>
          <w:color w:val="000000"/>
          <w:lang w:eastAsia="en-PH"/>
        </w:rPr>
        <w:t xml:space="preserve"> Mentor ME Program (KMME) of the Department of Trade and Industry (DTI) in Region VII, Philippines | JPAIR Multidisciplinary Research</w:t>
      </w:r>
      <w:r w:rsidRPr="00947823">
        <w:rPr>
          <w:rFonts w:ascii="Georgia" w:eastAsia="Times New Roman" w:hAnsi="Georgia" w:cs="Times New Roman"/>
          <w:color w:val="000000"/>
          <w:lang w:eastAsia="en-PH"/>
        </w:rPr>
        <w:t>, Philair.</w:t>
      </w:r>
      <w:r w:rsidRPr="00947823">
        <w:rPr>
          <w:rFonts w:ascii="Georgia" w:eastAsia="Times New Roman" w:hAnsi="Georgia" w:cs="Times New Roman"/>
          <w:color w:val="000000"/>
          <w:lang w:eastAsia="en-PH"/>
        </w:rPr>
        <w:br/>
        <w:t>https://philair.ph/index.php/jpair/article/view/410/1703</w:t>
      </w:r>
    </w:p>
    <w:p w14:paraId="7122408E"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Arnesson, K., &amp; Albinsson, G. (2017) - Foreign Study. </w:t>
      </w:r>
      <w:r w:rsidRPr="00947823">
        <w:rPr>
          <w:rFonts w:ascii="Georgia" w:eastAsia="Times New Roman" w:hAnsi="Georgia" w:cs="Times New Roman"/>
          <w:i/>
          <w:iCs/>
          <w:color w:val="000000"/>
          <w:lang w:eastAsia="en-PH"/>
        </w:rPr>
        <w:t>Mentorship - A Pedagogical Method for Integration of Theory and Practice in Higher Education</w:t>
      </w:r>
      <w:r w:rsidRPr="00947823">
        <w:rPr>
          <w:rFonts w:ascii="Georgia" w:eastAsia="Times New Roman" w:hAnsi="Georgia" w:cs="Times New Roman"/>
          <w:color w:val="000000"/>
          <w:lang w:eastAsia="en-PH"/>
        </w:rPr>
        <w:t>, Nordic Journal of Studies in Educational Policy, Vol. 3, Issue 3, Taylor and Francis Online.</w:t>
      </w:r>
      <w:r w:rsidRPr="00947823">
        <w:rPr>
          <w:rFonts w:ascii="Georgia" w:eastAsia="Times New Roman" w:hAnsi="Georgia" w:cs="Times New Roman"/>
          <w:color w:val="000000"/>
          <w:lang w:eastAsia="en-PH"/>
        </w:rPr>
        <w:br/>
        <w:t>https://doi.org/10.1080/20020317.2017.1379346  </w:t>
      </w:r>
    </w:p>
    <w:p w14:paraId="4A13889D"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Bacolod, D.B. (2022) - Local Literature. </w:t>
      </w:r>
      <w:r w:rsidRPr="00947823">
        <w:rPr>
          <w:rFonts w:ascii="Georgia" w:eastAsia="Times New Roman" w:hAnsi="Georgia" w:cs="Times New Roman"/>
          <w:i/>
          <w:iCs/>
          <w:color w:val="000000"/>
          <w:lang w:eastAsia="en-PH"/>
        </w:rPr>
        <w:t>Mobile Learning as a Solution for Restricted Learning during the COVID-19 Pandemic, Journal of Digital Educational Technology</w:t>
      </w:r>
      <w:r w:rsidRPr="00947823">
        <w:rPr>
          <w:rFonts w:ascii="Georgia" w:eastAsia="Times New Roman" w:hAnsi="Georgia" w:cs="Times New Roman"/>
          <w:color w:val="000000"/>
          <w:lang w:eastAsia="en-PH"/>
        </w:rPr>
        <w:t>, Vol. 2, Issue 1, Pages ep2203, DOI.</w:t>
      </w:r>
      <w:r w:rsidRPr="00947823">
        <w:rPr>
          <w:rFonts w:ascii="Georgia" w:eastAsia="Times New Roman" w:hAnsi="Georgia" w:cs="Times New Roman"/>
          <w:color w:val="000000"/>
          <w:lang w:eastAsia="en-PH"/>
        </w:rPr>
        <w:br/>
        <w:t>https://www.jdet.net/download/mobile-learning-as-a-solution-for-restricted-learning-during-the-covid-19-pandemic-11584.pdf</w:t>
      </w:r>
    </w:p>
    <w:p w14:paraId="6A6CC0C8"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Balan, H. (2015) - Local Literature. </w:t>
      </w:r>
      <w:r w:rsidRPr="00947823">
        <w:rPr>
          <w:rFonts w:ascii="Georgia" w:eastAsia="Times New Roman" w:hAnsi="Georgia" w:cs="Times New Roman"/>
          <w:i/>
          <w:iCs/>
          <w:color w:val="000000"/>
          <w:lang w:eastAsia="en-PH"/>
        </w:rPr>
        <w:t>Using Peer Mentoring Buddy System as an Intervention Strategy to Enhance Science Research Skills</w:t>
      </w:r>
      <w:r w:rsidRPr="00947823">
        <w:rPr>
          <w:rFonts w:ascii="Georgia" w:eastAsia="Times New Roman" w:hAnsi="Georgia" w:cs="Times New Roman"/>
          <w:color w:val="000000"/>
          <w:lang w:eastAsia="en-PH"/>
        </w:rPr>
        <w:t>, Journal of Multidisciplinary Studies, Vol. 4, No. 1, pp. 168-185. DOI.</w:t>
      </w:r>
      <w:r w:rsidRPr="00947823">
        <w:rPr>
          <w:rFonts w:ascii="Georgia" w:eastAsia="Times New Roman" w:hAnsi="Georgia" w:cs="Times New Roman"/>
          <w:color w:val="000000"/>
          <w:lang w:eastAsia="en-PH"/>
        </w:rPr>
        <w:br/>
        <w:t>https://multidisciplinaryjournal.com/pdf/pee_monitoring.pdf</w:t>
      </w:r>
    </w:p>
    <w:p w14:paraId="6DDB1524" w14:textId="09314D81" w:rsidR="007D6B4D" w:rsidRPr="007D6B4D" w:rsidRDefault="006D4C70" w:rsidP="007D6B4D">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Bercasio, R., &amp; Cabrillas, Z. (2017) - Local Study. </w:t>
      </w:r>
      <w:r w:rsidRPr="00947823">
        <w:rPr>
          <w:rFonts w:ascii="Georgia" w:eastAsia="Times New Roman" w:hAnsi="Georgia" w:cs="Times New Roman"/>
          <w:i/>
          <w:iCs/>
          <w:color w:val="000000"/>
          <w:lang w:eastAsia="en-PH"/>
        </w:rPr>
        <w:t xml:space="preserve">Effectiveness of Peer Mentoring in Enhancing the Mathematical </w:t>
      </w:r>
      <w:proofErr w:type="gramStart"/>
      <w:r w:rsidRPr="00947823">
        <w:rPr>
          <w:rFonts w:ascii="Georgia" w:eastAsia="Times New Roman" w:hAnsi="Georgia" w:cs="Times New Roman"/>
          <w:i/>
          <w:iCs/>
          <w:color w:val="000000"/>
          <w:lang w:eastAsia="en-PH"/>
        </w:rPr>
        <w:t>Problem Solving</w:t>
      </w:r>
      <w:proofErr w:type="gramEnd"/>
      <w:r w:rsidRPr="00947823">
        <w:rPr>
          <w:rFonts w:ascii="Georgia" w:eastAsia="Times New Roman" w:hAnsi="Georgia" w:cs="Times New Roman"/>
          <w:i/>
          <w:iCs/>
          <w:color w:val="000000"/>
          <w:lang w:eastAsia="en-PH"/>
        </w:rPr>
        <w:t xml:space="preserve"> Skills of College Students in Bicol University</w:t>
      </w:r>
      <w:r w:rsidRPr="00947823">
        <w:rPr>
          <w:rFonts w:ascii="Georgia" w:eastAsia="Times New Roman" w:hAnsi="Georgia" w:cs="Times New Roman"/>
          <w:color w:val="000000"/>
          <w:lang w:eastAsia="en-PH"/>
        </w:rPr>
        <w:t>, Volume 20. DOI.</w:t>
      </w:r>
      <w:r w:rsidRPr="00947823">
        <w:rPr>
          <w:rFonts w:ascii="Georgia" w:eastAsia="Times New Roman" w:hAnsi="Georgia" w:cs="Times New Roman"/>
          <w:color w:val="000000"/>
          <w:lang w:eastAsia="en-PH"/>
        </w:rPr>
        <w:br/>
        <w:t>https://www.journal.bicol-u.edu.ph/assets/journal_pdf/3%20Bercasio%20Cabrillas_35-55.pdf</w:t>
      </w:r>
    </w:p>
    <w:p w14:paraId="23DFA143" w14:textId="77777777" w:rsidR="00072C49" w:rsidRDefault="006D4C70" w:rsidP="006D4C70">
      <w:pPr>
        <w:spacing w:after="0" w:line="480" w:lineRule="auto"/>
        <w:ind w:left="709" w:hanging="720"/>
        <w:jc w:val="both"/>
        <w:rPr>
          <w:rFonts w:ascii="Georgia" w:eastAsia="Times New Roman" w:hAnsi="Georgia" w:cs="Times New Roman"/>
          <w:color w:val="000000"/>
          <w:lang w:eastAsia="en-PH"/>
        </w:rPr>
        <w:sectPr w:rsidR="00072C49" w:rsidSect="005B71AD">
          <w:headerReference w:type="default" r:id="rId87"/>
          <w:headerReference w:type="first" r:id="rId88"/>
          <w:pgSz w:w="12240" w:h="15840"/>
          <w:pgMar w:top="1440" w:right="1440" w:bottom="1440" w:left="2160" w:header="706" w:footer="706" w:gutter="0"/>
          <w:pgNumType w:start="7"/>
          <w:cols w:space="708"/>
          <w:titlePg/>
          <w:docGrid w:linePitch="360"/>
        </w:sectPr>
      </w:pPr>
      <w:r w:rsidRPr="00947823">
        <w:rPr>
          <w:rFonts w:ascii="Georgia" w:eastAsia="Times New Roman" w:hAnsi="Georgia" w:cs="Times New Roman"/>
          <w:color w:val="000000"/>
          <w:lang w:eastAsia="en-PH"/>
        </w:rPr>
        <w:t xml:space="preserve">Calo, A.V. (2020) - Local System. </w:t>
      </w:r>
      <w:proofErr w:type="spellStart"/>
      <w:r w:rsidRPr="00947823">
        <w:rPr>
          <w:rFonts w:ascii="Georgia" w:eastAsia="Times New Roman" w:hAnsi="Georgia" w:cs="Times New Roman"/>
          <w:i/>
          <w:iCs/>
          <w:color w:val="000000"/>
          <w:lang w:eastAsia="en-PH"/>
        </w:rPr>
        <w:t>GrabTutor</w:t>
      </w:r>
      <w:proofErr w:type="spellEnd"/>
      <w:r w:rsidRPr="00947823">
        <w:rPr>
          <w:rFonts w:ascii="Georgia" w:eastAsia="Times New Roman" w:hAnsi="Georgia" w:cs="Times New Roman"/>
          <w:i/>
          <w:iCs/>
          <w:color w:val="000000"/>
          <w:lang w:eastAsia="en-PH"/>
        </w:rPr>
        <w:t>: A web and mobile application for tutor appointment system with GPS security feature</w:t>
      </w:r>
      <w:r w:rsidRPr="00947823">
        <w:rPr>
          <w:rFonts w:ascii="Georgia" w:eastAsia="Times New Roman" w:hAnsi="Georgia" w:cs="Times New Roman"/>
          <w:color w:val="000000"/>
          <w:lang w:eastAsia="en-PH"/>
        </w:rPr>
        <w:t>, Indian Journal of Science and Technology, 13, 1955-1964. ResearchGate.</w:t>
      </w:r>
      <w:r w:rsidRPr="00947823">
        <w:rPr>
          <w:rFonts w:ascii="Georgia" w:eastAsia="Times New Roman" w:hAnsi="Georgia" w:cs="Times New Roman"/>
          <w:color w:val="000000"/>
          <w:lang w:eastAsia="en-PH"/>
        </w:rPr>
        <w:br/>
      </w:r>
    </w:p>
    <w:p w14:paraId="13AA5214" w14:textId="553A508B" w:rsidR="006D4C70" w:rsidRPr="00947823" w:rsidRDefault="00072C49" w:rsidP="006D4C70">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 xml:space="preserve"> </w:t>
      </w:r>
      <w:r w:rsidR="006D4C70" w:rsidRPr="00947823">
        <w:rPr>
          <w:rFonts w:ascii="Georgia" w:eastAsia="Times New Roman" w:hAnsi="Georgia" w:cs="Times New Roman"/>
          <w:color w:val="000000"/>
          <w:lang w:eastAsia="en-PH"/>
        </w:rPr>
        <w:t>https://www.researchgate.net/publication/342307714_GrabTutor_A_web_and_mobile_application_for_tutor_appointment_system_with_GPS_security_feature</w:t>
      </w:r>
    </w:p>
    <w:p w14:paraId="081B91BA"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t>Campit</w:t>
      </w:r>
      <w:proofErr w:type="spellEnd"/>
      <w:r w:rsidRPr="00947823">
        <w:rPr>
          <w:rFonts w:ascii="Georgia" w:eastAsia="Times New Roman" w:hAnsi="Georgia" w:cs="Times New Roman"/>
          <w:color w:val="000000"/>
          <w:lang w:eastAsia="en-PH"/>
        </w:rPr>
        <w:t xml:space="preserve">, J., Cayabyab, J., &amp; Galas, E. (2015) - Local Literature. </w:t>
      </w:r>
      <w:r w:rsidRPr="00947823">
        <w:rPr>
          <w:rFonts w:ascii="Georgia" w:eastAsia="Times New Roman" w:hAnsi="Georgia" w:cs="Times New Roman"/>
          <w:i/>
          <w:iCs/>
          <w:color w:val="000000"/>
          <w:lang w:eastAsia="en-PH"/>
        </w:rPr>
        <w:t>The Effect of Peer Tutoring on Achievement of Students in Discrete Structures</w:t>
      </w:r>
      <w:r w:rsidRPr="00947823">
        <w:rPr>
          <w:rFonts w:ascii="Georgia" w:eastAsia="Times New Roman" w:hAnsi="Georgia" w:cs="Times New Roman"/>
          <w:color w:val="000000"/>
          <w:lang w:eastAsia="en-PH"/>
        </w:rPr>
        <w:t>, Vol. 3 No. 5, 8-12, ResearchGate.</w:t>
      </w:r>
      <w:r w:rsidRPr="00947823">
        <w:rPr>
          <w:rFonts w:ascii="Georgia" w:eastAsia="Times New Roman" w:hAnsi="Georgia" w:cs="Times New Roman"/>
          <w:color w:val="000000"/>
          <w:lang w:eastAsia="en-PH"/>
        </w:rPr>
        <w:br/>
        <w:t>https://www.researchgate.net/publication/337000254_The_Effect_of_Peer_Tutoring_on_Achievement_of_Students_in_Discrete_Structures</w:t>
      </w:r>
    </w:p>
    <w:p w14:paraId="24B2327C"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Chen, B., Denoyelles, A., &amp; Seilhamer, R. (2023) - Foreign Literature. </w:t>
      </w:r>
      <w:r w:rsidRPr="00947823">
        <w:rPr>
          <w:rFonts w:ascii="Georgia" w:eastAsia="Times New Roman" w:hAnsi="Georgia" w:cs="Times New Roman"/>
          <w:i/>
          <w:iCs/>
          <w:color w:val="000000"/>
          <w:lang w:eastAsia="en-PH"/>
        </w:rPr>
        <w:t>The Evolving Landscape of Students' Mobile Learning Practices in Higher Education</w:t>
      </w:r>
      <w:r w:rsidRPr="00947823">
        <w:rPr>
          <w:rFonts w:ascii="Georgia" w:eastAsia="Times New Roman" w:hAnsi="Georgia" w:cs="Times New Roman"/>
          <w:color w:val="000000"/>
          <w:lang w:eastAsia="en-PH"/>
        </w:rPr>
        <w:t>, Teaching and Learning. EDUCAUSE.</w:t>
      </w:r>
      <w:r w:rsidRPr="00947823">
        <w:rPr>
          <w:rFonts w:ascii="Georgia" w:eastAsia="Times New Roman" w:hAnsi="Georgia" w:cs="Times New Roman"/>
          <w:color w:val="000000"/>
          <w:lang w:eastAsia="en-PH"/>
        </w:rPr>
        <w:br/>
        <w:t>https://er.educause.edu/articles/2023/1/the-evolving-landscape-of-students-mobile-learning-practices-in-higher-education </w:t>
      </w:r>
    </w:p>
    <w:p w14:paraId="63479570"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Chung, S.H., &amp; Tan, S.C. (2022) - Foreign System. </w:t>
      </w:r>
      <w:r w:rsidRPr="00947823">
        <w:rPr>
          <w:rFonts w:ascii="Georgia" w:eastAsia="Times New Roman" w:hAnsi="Georgia" w:cs="Times New Roman"/>
          <w:i/>
          <w:iCs/>
          <w:color w:val="000000"/>
          <w:lang w:eastAsia="en-PH"/>
        </w:rPr>
        <w:t>MENTOR – Intelligent Mobile Online Peer Tutoring Application for Face-to-Face and Remote Peer Tutoring</w:t>
      </w:r>
      <w:r w:rsidRPr="00947823">
        <w:rPr>
          <w:rFonts w:ascii="Georgia" w:eastAsia="Times New Roman" w:hAnsi="Georgia" w:cs="Times New Roman"/>
          <w:color w:val="000000"/>
          <w:lang w:eastAsia="en-PH"/>
        </w:rPr>
        <w:t>, ASCILITE Publications, Pages 386-391, ResearchGate.</w:t>
      </w:r>
      <w:r w:rsidRPr="00947823">
        <w:rPr>
          <w:rFonts w:ascii="Georgia" w:eastAsia="Times New Roman" w:hAnsi="Georgia" w:cs="Times New Roman"/>
          <w:color w:val="000000"/>
          <w:lang w:eastAsia="en-PH"/>
        </w:rPr>
        <w:br/>
        <w:t>https://www.researchgate.net/publication/364628885_MENTOR_-_Intelligent_Mobile_Online_Peer_Tutoring_Application_for_Face-to-Face_and_Remote_Peer_Tutoring</w:t>
      </w:r>
    </w:p>
    <w:p w14:paraId="2981D5A8" w14:textId="6F92FFB4" w:rsidR="006D4C70" w:rsidRPr="00947823" w:rsidRDefault="006D4C70" w:rsidP="006D4C70">
      <w:pPr>
        <w:spacing w:after="0" w:line="480" w:lineRule="auto"/>
        <w:ind w:left="709" w:hanging="709"/>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Combo, J.E. (2023) - Local Study. </w:t>
      </w:r>
      <w:r w:rsidRPr="00947823">
        <w:rPr>
          <w:rFonts w:ascii="Georgia" w:eastAsia="Times New Roman" w:hAnsi="Georgia" w:cs="Times New Roman"/>
          <w:i/>
          <w:iCs/>
          <w:color w:val="000000"/>
          <w:lang w:eastAsia="en-PH"/>
        </w:rPr>
        <w:t>Analyzing the Role of Teachers' Mentoring in Improving Senior High School Students' Research Competency</w:t>
      </w:r>
      <w:r w:rsidRPr="00947823">
        <w:rPr>
          <w:rFonts w:ascii="Georgia" w:eastAsia="Times New Roman" w:hAnsi="Georgia" w:cs="Times New Roman"/>
          <w:color w:val="000000"/>
          <w:lang w:eastAsia="en-PH"/>
        </w:rPr>
        <w:t>, Vol. 4, Pages 42-53, ResearchGate.</w:t>
      </w:r>
      <w:r w:rsidRPr="00947823">
        <w:rPr>
          <w:rFonts w:ascii="Georgia" w:eastAsia="Times New Roman" w:hAnsi="Georgia" w:cs="Times New Roman"/>
          <w:color w:val="000000"/>
          <w:lang w:eastAsia="en-PH"/>
        </w:rPr>
        <w:br/>
        <w:t>https://www.researchgate.net/publication/374194593_Analyzing_the_Role_of_Teachers%27_Mentoring_in_Improving_Senior_High_School_Students%27_Research_Competency</w:t>
      </w:r>
    </w:p>
    <w:p w14:paraId="74EE6253"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lastRenderedPageBreak/>
        <w:t>Fabito</w:t>
      </w:r>
      <w:proofErr w:type="spellEnd"/>
      <w:r w:rsidRPr="00947823">
        <w:rPr>
          <w:rFonts w:ascii="Georgia" w:eastAsia="Times New Roman" w:hAnsi="Georgia" w:cs="Times New Roman"/>
          <w:color w:val="000000"/>
          <w:lang w:eastAsia="en-PH"/>
        </w:rPr>
        <w:t xml:space="preserve">, B. (2017) - Local Literature. </w:t>
      </w:r>
      <w:r w:rsidRPr="00947823">
        <w:rPr>
          <w:rFonts w:ascii="Georgia" w:eastAsia="Times New Roman" w:hAnsi="Georgia" w:cs="Times New Roman"/>
          <w:i/>
          <w:iCs/>
          <w:color w:val="000000"/>
          <w:lang w:eastAsia="en-PH"/>
        </w:rPr>
        <w:t>Exploring Critical Success Factors of Mobile Learning as Perceived by Students of the College of Computer Studies – National University</w:t>
      </w:r>
      <w:r w:rsidRPr="00947823">
        <w:rPr>
          <w:rFonts w:ascii="Georgia" w:eastAsia="Times New Roman" w:hAnsi="Georgia" w:cs="Times New Roman"/>
          <w:color w:val="000000"/>
          <w:lang w:eastAsia="en-PH"/>
        </w:rPr>
        <w:t>, 2017 International Conference on Soft Computing, Intelligent System and Information Technology (ICSIIT), Pages 220-226. IEEE Xplore.</w:t>
      </w:r>
      <w:r w:rsidRPr="00947823">
        <w:rPr>
          <w:rFonts w:ascii="Georgia" w:eastAsia="Times New Roman" w:hAnsi="Georgia" w:cs="Times New Roman"/>
          <w:color w:val="000000"/>
          <w:lang w:eastAsia="en-PH"/>
        </w:rPr>
        <w:br/>
        <w:t>https://ieeexplore.ieee.org/abstract/document/8262571</w:t>
      </w:r>
    </w:p>
    <w:p w14:paraId="783EF140"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Farheen, J., &amp; Dixit, S. (2018) - Foreign System. </w:t>
      </w:r>
      <w:r w:rsidRPr="00947823">
        <w:rPr>
          <w:rFonts w:ascii="Georgia" w:eastAsia="Times New Roman" w:hAnsi="Georgia" w:cs="Times New Roman"/>
          <w:i/>
          <w:iCs/>
          <w:color w:val="000000"/>
          <w:lang w:eastAsia="en-PH"/>
        </w:rPr>
        <w:t>E-Mentoring System Application</w:t>
      </w:r>
      <w:r w:rsidRPr="00947823">
        <w:rPr>
          <w:rFonts w:ascii="Georgia" w:eastAsia="Times New Roman" w:hAnsi="Georgia" w:cs="Times New Roman"/>
          <w:color w:val="000000"/>
          <w:lang w:eastAsia="en-PH"/>
        </w:rPr>
        <w:t>, 2018 2nd International Conference on 2018 2nd International Conference on I-SMAC (IoT in Social, Mobile, Analytics and Cloud) (I-SMAC)I-SMAC (IoT in Social, Mobile, Analytics and Cloud) (I-SMAC), IEEE Xplore.</w:t>
      </w:r>
      <w:r w:rsidRPr="00947823">
        <w:rPr>
          <w:rFonts w:ascii="Georgia" w:eastAsia="Times New Roman" w:hAnsi="Georgia" w:cs="Times New Roman"/>
          <w:color w:val="000000"/>
          <w:lang w:eastAsia="en-PH"/>
        </w:rPr>
        <w:br/>
        <w:t>https://ieeexplore.ieee.org/document/8653663</w:t>
      </w:r>
    </w:p>
    <w:p w14:paraId="21BA220F"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Gutierrez, M. (2016) - Local Study. </w:t>
      </w:r>
      <w:r w:rsidRPr="00947823">
        <w:rPr>
          <w:rFonts w:ascii="Georgia" w:eastAsia="Times New Roman" w:hAnsi="Georgia" w:cs="Times New Roman"/>
          <w:i/>
          <w:iCs/>
          <w:color w:val="000000"/>
          <w:lang w:eastAsia="en-PH"/>
        </w:rPr>
        <w:t>Effectiveness of Junior Faculty Mentoring Relationships in the Colleges of Pharmacy in Metro Manila, Philippines</w:t>
      </w:r>
      <w:r w:rsidRPr="00947823">
        <w:rPr>
          <w:rFonts w:ascii="Georgia" w:eastAsia="Times New Roman" w:hAnsi="Georgia" w:cs="Times New Roman"/>
          <w:color w:val="000000"/>
          <w:lang w:eastAsia="en-PH"/>
        </w:rPr>
        <w:t>, JAASP 1:367-76. JAASP Research Paper.</w:t>
      </w:r>
      <w:r w:rsidRPr="00947823">
        <w:rPr>
          <w:rFonts w:ascii="Georgia" w:eastAsia="Times New Roman" w:hAnsi="Georgia" w:cs="Times New Roman"/>
          <w:color w:val="000000"/>
          <w:lang w:eastAsia="en-PH"/>
        </w:rPr>
        <w:br/>
        <w:t>https://www.aaspjournal.org/uploads/155/5929_pdf.pdf</w:t>
      </w:r>
    </w:p>
    <w:p w14:paraId="225C6AC6" w14:textId="78C4382A" w:rsidR="0010328F" w:rsidRPr="0010328F" w:rsidRDefault="006D4C70" w:rsidP="0010328F">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Khor, E., &amp; </w:t>
      </w:r>
      <w:proofErr w:type="spellStart"/>
      <w:r w:rsidRPr="00947823">
        <w:rPr>
          <w:rFonts w:ascii="Georgia" w:eastAsia="Times New Roman" w:hAnsi="Georgia" w:cs="Times New Roman"/>
          <w:color w:val="000000"/>
          <w:lang w:eastAsia="en-PH"/>
        </w:rPr>
        <w:t>Mutthulakshmi</w:t>
      </w:r>
      <w:proofErr w:type="spellEnd"/>
      <w:r w:rsidRPr="00947823">
        <w:rPr>
          <w:rFonts w:ascii="Georgia" w:eastAsia="Times New Roman" w:hAnsi="Georgia" w:cs="Times New Roman"/>
          <w:color w:val="000000"/>
          <w:lang w:eastAsia="en-PH"/>
        </w:rPr>
        <w:t xml:space="preserve">, K. (2023) - Foreign Literature. </w:t>
      </w:r>
      <w:r w:rsidRPr="00947823">
        <w:rPr>
          <w:rFonts w:ascii="Georgia" w:eastAsia="Times New Roman" w:hAnsi="Georgia" w:cs="Times New Roman"/>
          <w:i/>
          <w:iCs/>
          <w:color w:val="000000"/>
          <w:lang w:eastAsia="en-PH"/>
        </w:rPr>
        <w:t>A Systematic Review of the Role of Learning Analytics in Supporting Personalized Learning</w:t>
      </w:r>
      <w:r w:rsidRPr="00947823">
        <w:rPr>
          <w:rFonts w:ascii="Georgia" w:eastAsia="Times New Roman" w:hAnsi="Georgia" w:cs="Times New Roman"/>
          <w:color w:val="000000"/>
          <w:lang w:eastAsia="en-PH"/>
        </w:rPr>
        <w:t>, Education Sciences. ResearchGate.</w:t>
      </w:r>
      <w:r w:rsidRPr="00947823">
        <w:rPr>
          <w:rFonts w:ascii="Georgia" w:eastAsia="Times New Roman" w:hAnsi="Georgia" w:cs="Times New Roman"/>
          <w:color w:val="000000"/>
          <w:lang w:eastAsia="en-PH"/>
        </w:rPr>
        <w:br/>
        <w:t>https://doi.org/10.3390/educsci14010051</w:t>
      </w:r>
    </w:p>
    <w:p w14:paraId="66ACB290" w14:textId="26478F9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Lagman, A., </w:t>
      </w:r>
      <w:proofErr w:type="spellStart"/>
      <w:r w:rsidRPr="00947823">
        <w:rPr>
          <w:rFonts w:ascii="Georgia" w:eastAsia="Times New Roman" w:hAnsi="Georgia" w:cs="Times New Roman"/>
          <w:color w:val="000000"/>
          <w:lang w:eastAsia="en-PH"/>
        </w:rPr>
        <w:t>Mansul</w:t>
      </w:r>
      <w:proofErr w:type="spellEnd"/>
      <w:r w:rsidRPr="00947823">
        <w:rPr>
          <w:rFonts w:ascii="Georgia" w:eastAsia="Times New Roman" w:hAnsi="Georgia" w:cs="Times New Roman"/>
          <w:color w:val="000000"/>
          <w:lang w:eastAsia="en-PH"/>
        </w:rPr>
        <w:t xml:space="preserve">, D.M. (2017) - Local Literature. </w:t>
      </w:r>
      <w:r w:rsidRPr="00947823">
        <w:rPr>
          <w:rFonts w:ascii="Georgia" w:eastAsia="Times New Roman" w:hAnsi="Georgia" w:cs="Times New Roman"/>
          <w:i/>
          <w:iCs/>
          <w:color w:val="000000"/>
          <w:lang w:eastAsia="en-PH"/>
        </w:rPr>
        <w:t>Extracting Personalized Learning Path in Adaptive E-Learning Environment Using Rule Based Assessment</w:t>
      </w:r>
      <w:r w:rsidRPr="00947823">
        <w:rPr>
          <w:rFonts w:ascii="Georgia" w:eastAsia="Times New Roman" w:hAnsi="Georgia" w:cs="Times New Roman"/>
          <w:color w:val="000000"/>
          <w:lang w:eastAsia="en-PH"/>
        </w:rPr>
        <w:t>, Proceedings of the 2017 International Conference on Information Technology, Association for Computing Machinery, Pages 335-340. ACM Digital Library.</w:t>
      </w:r>
      <w:r w:rsidRPr="00947823">
        <w:rPr>
          <w:rFonts w:ascii="Georgia" w:eastAsia="Times New Roman" w:hAnsi="Georgia" w:cs="Times New Roman"/>
          <w:color w:val="000000"/>
          <w:lang w:eastAsia="en-PH"/>
        </w:rPr>
        <w:br/>
        <w:t>https://doi.org/10.1145/3176653.3176679</w:t>
      </w:r>
    </w:p>
    <w:p w14:paraId="22750C7F" w14:textId="77777777" w:rsidR="00F00594" w:rsidRDefault="006D4C70" w:rsidP="006D4C70">
      <w:pPr>
        <w:spacing w:after="0" w:line="480" w:lineRule="auto"/>
        <w:ind w:left="709" w:hanging="720"/>
        <w:jc w:val="both"/>
        <w:rPr>
          <w:rFonts w:ascii="Georgia" w:eastAsia="Times New Roman" w:hAnsi="Georgia" w:cs="Times New Roman"/>
          <w:color w:val="000000"/>
          <w:lang w:eastAsia="en-PH"/>
        </w:rPr>
        <w:sectPr w:rsidR="00F00594" w:rsidSect="005B71AD">
          <w:headerReference w:type="default" r:id="rId89"/>
          <w:headerReference w:type="first" r:id="rId90"/>
          <w:pgSz w:w="12240" w:h="15840"/>
          <w:pgMar w:top="1440" w:right="1440" w:bottom="1440" w:left="2160" w:header="706" w:footer="706" w:gutter="0"/>
          <w:pgNumType w:start="7"/>
          <w:cols w:space="708"/>
          <w:titlePg/>
          <w:docGrid w:linePitch="360"/>
        </w:sectPr>
      </w:pPr>
      <w:r w:rsidRPr="00947823">
        <w:rPr>
          <w:rFonts w:ascii="Georgia" w:eastAsia="Times New Roman" w:hAnsi="Georgia" w:cs="Times New Roman"/>
          <w:color w:val="000000"/>
          <w:lang w:eastAsia="en-PH"/>
        </w:rPr>
        <w:t xml:space="preserve">Mirasol, K., Noli, A., &amp; Nicolas, A. (2023) - Local Study. </w:t>
      </w:r>
      <w:r w:rsidRPr="00947823">
        <w:rPr>
          <w:rFonts w:ascii="Georgia" w:eastAsia="Times New Roman" w:hAnsi="Georgia" w:cs="Times New Roman"/>
          <w:i/>
          <w:iCs/>
          <w:color w:val="000000"/>
          <w:lang w:eastAsia="en-PH"/>
        </w:rPr>
        <w:t>Flexibility and Personalization of Learning in the Senior High Open High School Program: Basis for Enhanced Alternative Delivery Mode of Teaching and Learning</w:t>
      </w:r>
      <w:r w:rsidRPr="00947823">
        <w:rPr>
          <w:rFonts w:ascii="Georgia" w:eastAsia="Times New Roman" w:hAnsi="Georgia" w:cs="Times New Roman"/>
          <w:color w:val="000000"/>
          <w:lang w:eastAsia="en-PH"/>
        </w:rPr>
        <w:t>, American Journal of</w:t>
      </w:r>
    </w:p>
    <w:p w14:paraId="0A4B287D" w14:textId="77777777" w:rsidR="006D4C70" w:rsidRPr="00947823" w:rsidRDefault="006D4C70" w:rsidP="00F00594">
      <w:pPr>
        <w:spacing w:after="0" w:line="480" w:lineRule="auto"/>
        <w:ind w:left="709"/>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 Multidisciplinary Research and Innovation, Vol. 2, Issue 4, Pages 13-23. E-Palli Publishers.</w:t>
      </w:r>
      <w:r w:rsidRPr="00947823">
        <w:rPr>
          <w:rFonts w:ascii="Georgia" w:eastAsia="Times New Roman" w:hAnsi="Georgia" w:cs="Times New Roman"/>
          <w:color w:val="000000"/>
          <w:lang w:eastAsia="en-PH"/>
        </w:rPr>
        <w:br/>
        <w:t>https://journals.e-palli.com/home/index.php/ajmri/article/view/1758</w:t>
      </w:r>
    </w:p>
    <w:p w14:paraId="005D05A7"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t>Mobo</w:t>
      </w:r>
      <w:proofErr w:type="spellEnd"/>
      <w:r w:rsidRPr="00947823">
        <w:rPr>
          <w:rFonts w:ascii="Georgia" w:eastAsia="Times New Roman" w:hAnsi="Georgia" w:cs="Times New Roman"/>
          <w:color w:val="000000"/>
          <w:lang w:eastAsia="en-PH"/>
        </w:rPr>
        <w:t xml:space="preserve">, F., &amp; Sabado, G. (2019) - Local Study. </w:t>
      </w:r>
      <w:r w:rsidRPr="00947823">
        <w:rPr>
          <w:rFonts w:ascii="Georgia" w:eastAsia="Times New Roman" w:hAnsi="Georgia" w:cs="Times New Roman"/>
          <w:i/>
          <w:iCs/>
          <w:color w:val="000000"/>
          <w:lang w:eastAsia="en-PH"/>
        </w:rPr>
        <w:t>An Assessment of the Effectiveness of E-Learning in AMA Olongapo Campus</w:t>
      </w:r>
      <w:r w:rsidRPr="00947823">
        <w:rPr>
          <w:rFonts w:ascii="Georgia" w:eastAsia="Times New Roman" w:hAnsi="Georgia" w:cs="Times New Roman"/>
          <w:color w:val="000000"/>
          <w:lang w:eastAsia="en-PH"/>
        </w:rPr>
        <w:t>, Oriental journal of computer science and technology, Vol. 12, Page 99-105. ResearchGate.</w:t>
      </w:r>
      <w:r w:rsidRPr="00947823">
        <w:rPr>
          <w:rFonts w:ascii="Georgia" w:eastAsia="Times New Roman" w:hAnsi="Georgia" w:cs="Times New Roman"/>
          <w:color w:val="000000"/>
          <w:lang w:eastAsia="en-PH"/>
        </w:rPr>
        <w:br/>
        <w:t>https://www.researchgate.net/publication/336277449_An_Assessment_of_the_Effectiveness_of_E-Learning_in_AMA_Olongapo_Campus</w:t>
      </w:r>
    </w:p>
    <w:p w14:paraId="0BAE7AAA"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t>Pimmer</w:t>
      </w:r>
      <w:proofErr w:type="spellEnd"/>
      <w:r w:rsidRPr="00947823">
        <w:rPr>
          <w:rFonts w:ascii="Georgia" w:eastAsia="Times New Roman" w:hAnsi="Georgia" w:cs="Times New Roman"/>
          <w:color w:val="000000"/>
          <w:lang w:eastAsia="en-PH"/>
        </w:rPr>
        <w:t xml:space="preserve">, C., Mateescu, M., &amp; </w:t>
      </w:r>
      <w:proofErr w:type="spellStart"/>
      <w:r w:rsidRPr="00947823">
        <w:rPr>
          <w:rFonts w:ascii="Georgia" w:eastAsia="Times New Roman" w:hAnsi="Georgia" w:cs="Times New Roman"/>
          <w:color w:val="000000"/>
          <w:lang w:eastAsia="en-PH"/>
        </w:rPr>
        <w:t>Gröhbiel</w:t>
      </w:r>
      <w:proofErr w:type="spellEnd"/>
      <w:r w:rsidRPr="00947823">
        <w:rPr>
          <w:rFonts w:ascii="Georgia" w:eastAsia="Times New Roman" w:hAnsi="Georgia" w:cs="Times New Roman"/>
          <w:color w:val="000000"/>
          <w:lang w:eastAsia="en-PH"/>
        </w:rPr>
        <w:t xml:space="preserve">, U. (2016) - Foreign Literature. </w:t>
      </w:r>
      <w:r w:rsidRPr="00947823">
        <w:rPr>
          <w:rFonts w:ascii="Georgia" w:eastAsia="Times New Roman" w:hAnsi="Georgia" w:cs="Times New Roman"/>
          <w:i/>
          <w:iCs/>
          <w:color w:val="000000"/>
          <w:lang w:eastAsia="en-PH"/>
        </w:rPr>
        <w:t>Mobile and ubiquitous learning in higher education settings. A systematic review of empirical studies</w:t>
      </w:r>
      <w:r w:rsidRPr="00947823">
        <w:rPr>
          <w:rFonts w:ascii="Georgia" w:eastAsia="Times New Roman" w:hAnsi="Georgia" w:cs="Times New Roman"/>
          <w:color w:val="000000"/>
          <w:lang w:eastAsia="en-PH"/>
        </w:rPr>
        <w:t>, Computers in Human Behavior, Volume 63. SCIENCE DIRECT.</w:t>
      </w:r>
      <w:r w:rsidRPr="00947823">
        <w:rPr>
          <w:rFonts w:ascii="Georgia" w:eastAsia="Times New Roman" w:hAnsi="Georgia" w:cs="Times New Roman"/>
          <w:color w:val="000000"/>
          <w:lang w:eastAsia="en-PH"/>
        </w:rPr>
        <w:br/>
        <w:t>https://www.sciencedirect.com/science/article/abs/pii/S0747563216303843</w:t>
      </w:r>
    </w:p>
    <w:p w14:paraId="3FA47891"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Salinas, K.M. (2024) - Local Literature. </w:t>
      </w:r>
      <w:r w:rsidRPr="00947823">
        <w:rPr>
          <w:rFonts w:ascii="Georgia" w:eastAsia="Times New Roman" w:hAnsi="Georgia" w:cs="Times New Roman"/>
          <w:i/>
          <w:iCs/>
          <w:color w:val="000000"/>
          <w:lang w:eastAsia="en-PH"/>
        </w:rPr>
        <w:t>Peer Mentoring and Interactive Reading Materials Towards Student's Reading Performance</w:t>
      </w:r>
      <w:r w:rsidRPr="00947823">
        <w:rPr>
          <w:rFonts w:ascii="Georgia" w:eastAsia="Times New Roman" w:hAnsi="Georgia" w:cs="Times New Roman"/>
          <w:color w:val="000000"/>
          <w:lang w:eastAsia="en-PH"/>
        </w:rPr>
        <w:t>, Scribd.</w:t>
      </w:r>
      <w:r w:rsidRPr="00947823">
        <w:rPr>
          <w:rFonts w:ascii="Georgia" w:eastAsia="Times New Roman" w:hAnsi="Georgia" w:cs="Times New Roman"/>
          <w:color w:val="000000"/>
          <w:lang w:eastAsia="en-PH"/>
        </w:rPr>
        <w:br/>
        <w:t>https://www.scribd.com/document/633079447/Chapter-2-RRL-for-Peer-Mentoring-and-Interactive-Reading-Materials-towards-Student-s-Reading-Performance</w:t>
      </w:r>
    </w:p>
    <w:p w14:paraId="3EAB91B3" w14:textId="77777777" w:rsidR="006D4C70" w:rsidRPr="00947823" w:rsidRDefault="006D4C70" w:rsidP="006D4C70">
      <w:pPr>
        <w:spacing w:after="0" w:line="480" w:lineRule="auto"/>
        <w:ind w:left="709" w:hanging="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Sebastian, A., Mukhtar </w:t>
      </w:r>
      <w:proofErr w:type="spellStart"/>
      <w:r w:rsidRPr="00947823">
        <w:rPr>
          <w:rFonts w:ascii="Georgia" w:eastAsia="Times New Roman" w:hAnsi="Georgia" w:cs="Times New Roman"/>
          <w:color w:val="000000"/>
          <w:lang w:eastAsia="en-PH"/>
        </w:rPr>
        <w:t>Kp</w:t>
      </w:r>
      <w:proofErr w:type="spellEnd"/>
      <w:r w:rsidRPr="00947823">
        <w:rPr>
          <w:rFonts w:ascii="Georgia" w:eastAsia="Times New Roman" w:hAnsi="Georgia" w:cs="Times New Roman"/>
          <w:color w:val="000000"/>
          <w:lang w:eastAsia="en-PH"/>
        </w:rPr>
        <w:t xml:space="preserve">, J., Lirio, R., Asis, E., Acosta-Ponce, W., &amp; Villegas-Ramirez, G. (2024) - Foreign Study. </w:t>
      </w:r>
      <w:r w:rsidRPr="00947823">
        <w:rPr>
          <w:rFonts w:ascii="Georgia" w:eastAsia="Times New Roman" w:hAnsi="Georgia" w:cs="Times New Roman"/>
          <w:i/>
          <w:iCs/>
          <w:color w:val="000000"/>
          <w:lang w:eastAsia="en-PH"/>
        </w:rPr>
        <w:t>The Educational Technology: A Technology for Education and an Education with Technology</w:t>
      </w:r>
      <w:r w:rsidRPr="00947823">
        <w:rPr>
          <w:rFonts w:ascii="Georgia" w:eastAsia="Times New Roman" w:hAnsi="Georgia" w:cs="Times New Roman"/>
          <w:color w:val="000000"/>
          <w:lang w:eastAsia="en-PH"/>
        </w:rPr>
        <w:t xml:space="preserve">. ResearchGate. </w:t>
      </w:r>
    </w:p>
    <w:p w14:paraId="57016315" w14:textId="77777777" w:rsidR="006D4C70" w:rsidRPr="00947823" w:rsidRDefault="006D4C70" w:rsidP="006D4C70">
      <w:pPr>
        <w:spacing w:after="0" w:line="480" w:lineRule="auto"/>
        <w:ind w:left="709"/>
        <w:jc w:val="both"/>
        <w:rPr>
          <w:rFonts w:ascii="Georgia" w:eastAsia="Times New Roman" w:hAnsi="Georgia" w:cs="Times New Roman"/>
          <w:lang w:eastAsia="en-PH"/>
        </w:rPr>
      </w:pPr>
      <w:r w:rsidRPr="00947823">
        <w:rPr>
          <w:rFonts w:ascii="Georgia" w:eastAsia="Times New Roman" w:hAnsi="Georgia" w:cs="Times New Roman"/>
          <w:color w:val="000000"/>
          <w:lang w:eastAsia="en-PH"/>
        </w:rPr>
        <w:t>https://www.researchgate.net/publication/377718242_The_Educational_Technology_A_Technology_for_Education_and_an_Education_with_Technology </w:t>
      </w:r>
    </w:p>
    <w:p w14:paraId="6B42FB69"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t>Shemshack</w:t>
      </w:r>
      <w:proofErr w:type="spellEnd"/>
      <w:r w:rsidRPr="00947823">
        <w:rPr>
          <w:rFonts w:ascii="Georgia" w:eastAsia="Times New Roman" w:hAnsi="Georgia" w:cs="Times New Roman"/>
          <w:color w:val="000000"/>
          <w:lang w:eastAsia="en-PH"/>
        </w:rPr>
        <w:t xml:space="preserve">, A., &amp; Spector, J.M. (2020) - Foreign Literature. </w:t>
      </w:r>
      <w:r w:rsidRPr="00947823">
        <w:rPr>
          <w:rFonts w:ascii="Georgia" w:eastAsia="Times New Roman" w:hAnsi="Georgia" w:cs="Times New Roman"/>
          <w:i/>
          <w:iCs/>
          <w:color w:val="000000"/>
          <w:lang w:eastAsia="en-PH"/>
        </w:rPr>
        <w:t>A Systematic Literature Review of Personalized Learning Terms</w:t>
      </w:r>
      <w:r w:rsidRPr="00947823">
        <w:rPr>
          <w:rFonts w:ascii="Georgia" w:eastAsia="Times New Roman" w:hAnsi="Georgia" w:cs="Times New Roman"/>
          <w:color w:val="000000"/>
          <w:lang w:eastAsia="en-PH"/>
        </w:rPr>
        <w:t>, Smart Learning Environments, Vol. 7 - Issue 1. Smart Learning Environments.</w:t>
      </w:r>
      <w:r w:rsidRPr="00947823">
        <w:rPr>
          <w:rFonts w:ascii="Georgia" w:eastAsia="Times New Roman" w:hAnsi="Georgia" w:cs="Times New Roman"/>
          <w:color w:val="000000"/>
          <w:lang w:eastAsia="en-PH"/>
        </w:rPr>
        <w:br/>
        <w:t>https://doi.org/10.1186/s40561-020-00140-9 </w:t>
      </w:r>
    </w:p>
    <w:p w14:paraId="03B3E2BC"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Thakare, S., Jadhav, S., Mane, I., Pawar, S., &amp; Kulkarni, A. (2019) - Foreign System. </w:t>
      </w:r>
      <w:r w:rsidRPr="00947823">
        <w:rPr>
          <w:rFonts w:ascii="Georgia" w:eastAsia="Times New Roman" w:hAnsi="Georgia" w:cs="Times New Roman"/>
          <w:i/>
          <w:iCs/>
          <w:color w:val="000000"/>
          <w:lang w:eastAsia="en-PH"/>
        </w:rPr>
        <w:t>Online Mentoring System (An Online Mentor-Student System)</w:t>
      </w:r>
      <w:r w:rsidRPr="00947823">
        <w:rPr>
          <w:rFonts w:ascii="Georgia" w:eastAsia="Times New Roman" w:hAnsi="Georgia" w:cs="Times New Roman"/>
          <w:color w:val="000000"/>
          <w:lang w:eastAsia="en-PH"/>
        </w:rPr>
        <w:t>, International Journal of Engineering Trends and Technology. ResearchGate.</w:t>
      </w:r>
      <w:r w:rsidRPr="00947823">
        <w:rPr>
          <w:rFonts w:ascii="Georgia" w:eastAsia="Times New Roman" w:hAnsi="Georgia" w:cs="Times New Roman"/>
          <w:color w:val="000000"/>
          <w:lang w:eastAsia="en-PH"/>
        </w:rPr>
        <w:br/>
        <w:t>https://www.researchgate.net/publication/332196330_Online_Mentoring_System_An_Online_Mentor-Student_System</w:t>
      </w:r>
    </w:p>
    <w:p w14:paraId="270DF5E1"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Torres, N., &amp; Santos, R. (2022) - Local System. </w:t>
      </w:r>
      <w:r w:rsidRPr="00947823">
        <w:rPr>
          <w:rFonts w:ascii="Georgia" w:eastAsia="Times New Roman" w:hAnsi="Georgia" w:cs="Times New Roman"/>
          <w:i/>
          <w:iCs/>
          <w:color w:val="000000"/>
          <w:lang w:eastAsia="en-PH"/>
        </w:rPr>
        <w:t>Grab A Tutor: A Decision Support Mobile App for Student Tutoring</w:t>
      </w:r>
      <w:r w:rsidRPr="00947823">
        <w:rPr>
          <w:rFonts w:ascii="Georgia" w:eastAsia="Times New Roman" w:hAnsi="Georgia" w:cs="Times New Roman"/>
          <w:color w:val="000000"/>
          <w:lang w:eastAsia="en-PH"/>
        </w:rPr>
        <w:t>, The QUEST: Journal of Multidisciplinary Research and Development, Vol. 1. ResearchGate.</w:t>
      </w:r>
      <w:r w:rsidRPr="00947823">
        <w:rPr>
          <w:rFonts w:ascii="Georgia" w:eastAsia="Times New Roman" w:hAnsi="Georgia" w:cs="Times New Roman"/>
          <w:color w:val="000000"/>
          <w:lang w:eastAsia="en-PH"/>
        </w:rPr>
        <w:br/>
        <w:t>https://www.researchgate.net/publication/372196974_Grab_A_Tutor_A_Decision_Support_Mobile_App_for_Student_Tutoring</w:t>
      </w:r>
    </w:p>
    <w:p w14:paraId="5D9E7953"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t>Vecaldo</w:t>
      </w:r>
      <w:proofErr w:type="spellEnd"/>
      <w:r w:rsidRPr="00947823">
        <w:rPr>
          <w:rFonts w:ascii="Georgia" w:eastAsia="Times New Roman" w:hAnsi="Georgia" w:cs="Times New Roman"/>
          <w:color w:val="000000"/>
          <w:lang w:eastAsia="en-PH"/>
        </w:rPr>
        <w:t xml:space="preserve">, R. (2021) - Local Literature. </w:t>
      </w:r>
      <w:r w:rsidRPr="00947823">
        <w:rPr>
          <w:rFonts w:ascii="Georgia" w:eastAsia="Times New Roman" w:hAnsi="Georgia" w:cs="Times New Roman"/>
          <w:i/>
          <w:iCs/>
          <w:color w:val="000000"/>
          <w:lang w:eastAsia="en-PH"/>
        </w:rPr>
        <w:t>Mentoring Support of Cooperating Teachers: Insights from Filipino Practice Teachers</w:t>
      </w:r>
      <w:r w:rsidRPr="00947823">
        <w:rPr>
          <w:rFonts w:ascii="Georgia" w:eastAsia="Times New Roman" w:hAnsi="Georgia" w:cs="Times New Roman"/>
          <w:color w:val="000000"/>
          <w:lang w:eastAsia="en-PH"/>
        </w:rPr>
        <w:t>, INTERNATIONAL JOURNAL OF EDUCATIONAL SCIENCES, Vol. 34. ResearchGate.</w:t>
      </w:r>
      <w:r w:rsidRPr="00947823">
        <w:rPr>
          <w:rFonts w:ascii="Georgia" w:eastAsia="Times New Roman" w:hAnsi="Georgia" w:cs="Times New Roman"/>
          <w:color w:val="000000"/>
          <w:lang w:eastAsia="en-PH"/>
        </w:rPr>
        <w:br/>
        <w:t>https://www.researchgate.net/publication/354606144_Mentoring_Support_of_Cooperating_Teachers_Insights_from_Filipino_Practice_Teachers</w:t>
      </w:r>
    </w:p>
    <w:p w14:paraId="7C9B2D11" w14:textId="77777777" w:rsidR="006D4C70" w:rsidRPr="00947823" w:rsidRDefault="006D4C70" w:rsidP="006D4C70">
      <w:pPr>
        <w:spacing w:after="0" w:line="480" w:lineRule="auto"/>
        <w:ind w:left="709" w:hanging="709"/>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Zhang, L., Basham, J., &amp; Yang, S. (2020) - Foreign Literature. </w:t>
      </w:r>
      <w:r w:rsidRPr="00947823">
        <w:rPr>
          <w:rFonts w:ascii="Georgia" w:eastAsia="Times New Roman" w:hAnsi="Georgia" w:cs="Times New Roman"/>
          <w:i/>
          <w:iCs/>
          <w:color w:val="000000"/>
          <w:lang w:eastAsia="en-PH"/>
        </w:rPr>
        <w:t>Understanding The Implementation of Personalized Learning: A Research Synthesis</w:t>
      </w:r>
      <w:r w:rsidRPr="00947823">
        <w:rPr>
          <w:rFonts w:ascii="Georgia" w:eastAsia="Times New Roman" w:hAnsi="Georgia" w:cs="Times New Roman"/>
          <w:color w:val="000000"/>
          <w:lang w:eastAsia="en-PH"/>
        </w:rPr>
        <w:t>, Educational Research Review, Vol. 31. ScienceDirect.</w:t>
      </w:r>
      <w:r w:rsidRPr="00947823">
        <w:rPr>
          <w:rFonts w:ascii="Georgia" w:eastAsia="Times New Roman" w:hAnsi="Georgia" w:cs="Times New Roman"/>
          <w:color w:val="000000"/>
          <w:lang w:eastAsia="en-PH"/>
        </w:rPr>
        <w:br/>
        <w:t>https://www.sciencedirect.com/science/article/abs/pii/S1747938X19306487</w:t>
      </w:r>
    </w:p>
    <w:p w14:paraId="681CD26B"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Garrison, Anderson &amp; Archer (2000, 2001).</w:t>
      </w:r>
      <w:r w:rsidRPr="00947823">
        <w:rPr>
          <w:rFonts w:ascii="Georgia" w:eastAsia="Times New Roman" w:hAnsi="Georgia" w:cs="Times New Roman"/>
          <w:i/>
          <w:iCs/>
          <w:color w:val="000000"/>
          <w:lang w:eastAsia="en-PH"/>
        </w:rPr>
        <w:t xml:space="preserve"> Community of Inquiry</w:t>
      </w:r>
      <w:r w:rsidRPr="00947823">
        <w:rPr>
          <w:rFonts w:ascii="Georgia" w:eastAsia="Times New Roman" w:hAnsi="Georgia" w:cs="Times New Roman"/>
          <w:color w:val="000000"/>
          <w:lang w:eastAsia="en-PH"/>
        </w:rPr>
        <w:t>, Office of Curriculum, Assessment and Teaching Transformation, University at Buffalo.</w:t>
      </w:r>
      <w:r w:rsidRPr="00947823">
        <w:rPr>
          <w:rFonts w:ascii="Georgia" w:eastAsia="Times New Roman" w:hAnsi="Georgia" w:cs="Times New Roman"/>
          <w:color w:val="000000"/>
          <w:lang w:eastAsia="en-PH"/>
        </w:rPr>
        <w:br/>
        <w:t>https://www.buffalo.edu/catt/teach/develop/teach/learning-environments/community-of-inquiry.html </w:t>
      </w:r>
    </w:p>
    <w:p w14:paraId="30037D00" w14:textId="77777777" w:rsidR="00F00594" w:rsidRDefault="006D4C70" w:rsidP="006D4C70">
      <w:pPr>
        <w:spacing w:after="0" w:line="480" w:lineRule="auto"/>
        <w:ind w:left="709" w:hanging="720"/>
        <w:jc w:val="both"/>
        <w:rPr>
          <w:rFonts w:ascii="Georgia" w:eastAsia="Times New Roman" w:hAnsi="Georgia" w:cs="Times New Roman"/>
          <w:color w:val="000000"/>
          <w:lang w:eastAsia="en-PH"/>
        </w:rPr>
        <w:sectPr w:rsidR="00F00594" w:rsidSect="005B71AD">
          <w:headerReference w:type="default" r:id="rId91"/>
          <w:headerReference w:type="first" r:id="rId92"/>
          <w:pgSz w:w="12240" w:h="15840"/>
          <w:pgMar w:top="1440" w:right="1440" w:bottom="1440" w:left="2160" w:header="706" w:footer="706" w:gutter="0"/>
          <w:pgNumType w:start="7"/>
          <w:cols w:space="708"/>
          <w:titlePg/>
          <w:docGrid w:linePitch="360"/>
        </w:sectPr>
      </w:pPr>
      <w:r w:rsidRPr="00947823">
        <w:rPr>
          <w:rFonts w:ascii="Georgia" w:eastAsia="Times New Roman" w:hAnsi="Georgia" w:cs="Times New Roman"/>
          <w:color w:val="000000"/>
          <w:lang w:eastAsia="en-PH"/>
        </w:rPr>
        <w:t xml:space="preserve">Srivastava, S. (2020). </w:t>
      </w:r>
      <w:r w:rsidRPr="00947823">
        <w:rPr>
          <w:rFonts w:ascii="Georgia" w:eastAsia="Times New Roman" w:hAnsi="Georgia" w:cs="Times New Roman"/>
          <w:i/>
          <w:iCs/>
          <w:color w:val="000000"/>
          <w:lang w:eastAsia="en-PH"/>
        </w:rPr>
        <w:t>How We Align Lean Principles in Our Software Development Process</w:t>
      </w:r>
      <w:r w:rsidRPr="00947823">
        <w:rPr>
          <w:rFonts w:ascii="Georgia" w:eastAsia="Times New Roman" w:hAnsi="Georgia" w:cs="Times New Roman"/>
          <w:color w:val="000000"/>
          <w:lang w:eastAsia="en-PH"/>
        </w:rPr>
        <w:t xml:space="preserve">, </w:t>
      </w:r>
      <w:proofErr w:type="spellStart"/>
      <w:r w:rsidRPr="00947823">
        <w:rPr>
          <w:rFonts w:ascii="Georgia" w:eastAsia="Times New Roman" w:hAnsi="Georgia" w:cs="Times New Roman"/>
          <w:color w:val="000000"/>
          <w:lang w:eastAsia="en-PH"/>
        </w:rPr>
        <w:t>Appinventiv</w:t>
      </w:r>
      <w:proofErr w:type="spellEnd"/>
      <w:r w:rsidRPr="00947823">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br/>
      </w:r>
    </w:p>
    <w:p w14:paraId="23A15506" w14:textId="34C14CC8" w:rsidR="006D4C70" w:rsidRPr="00947823" w:rsidRDefault="006D4C70" w:rsidP="00F00594">
      <w:pPr>
        <w:spacing w:after="0" w:line="480" w:lineRule="auto"/>
        <w:ind w:left="709" w:firstLine="11"/>
        <w:jc w:val="both"/>
        <w:rPr>
          <w:rFonts w:ascii="Georgia" w:eastAsia="Times New Roman" w:hAnsi="Georgia" w:cs="Times New Roman"/>
          <w:color w:val="000000"/>
          <w:lang w:eastAsia="en-PH"/>
        </w:rPr>
        <w:sectPr w:rsidR="006D4C70" w:rsidRPr="00947823" w:rsidSect="005B71AD">
          <w:headerReference w:type="first" r:id="rId93"/>
          <w:pgSz w:w="12240" w:h="15840"/>
          <w:pgMar w:top="1440" w:right="1440" w:bottom="1440" w:left="2160" w:header="706" w:footer="706" w:gutter="0"/>
          <w:pgNumType w:start="7"/>
          <w:cols w:space="708"/>
          <w:titlePg/>
          <w:docGrid w:linePitch="360"/>
        </w:sectPr>
      </w:pPr>
      <w:r w:rsidRPr="00947823">
        <w:rPr>
          <w:rFonts w:ascii="Georgia" w:eastAsia="Times New Roman" w:hAnsi="Georgia" w:cs="Times New Roman"/>
          <w:color w:val="000000"/>
          <w:lang w:eastAsia="en-PH"/>
        </w:rPr>
        <w:lastRenderedPageBreak/>
        <w:t>https://appinventiv.com/blog/how-we-integrate-lean-principles-in-software-development/</w:t>
      </w:r>
    </w:p>
    <w:p w14:paraId="63880580" w14:textId="77777777" w:rsidR="006D4C70" w:rsidRPr="00947823" w:rsidRDefault="006D4C70" w:rsidP="006D4C70">
      <w:pPr>
        <w:spacing w:before="240" w:after="240" w:line="240" w:lineRule="auto"/>
        <w:jc w:val="center"/>
        <w:rPr>
          <w:rFonts w:ascii="Georgia" w:eastAsia="Georgia" w:hAnsi="Georgia" w:cs="Georgia"/>
          <w:b/>
        </w:rPr>
      </w:pPr>
      <w:r w:rsidRPr="00947823">
        <w:rPr>
          <w:rFonts w:ascii="Georgia" w:eastAsia="Georgia" w:hAnsi="Georgia" w:cs="Georgia"/>
          <w:b/>
        </w:rPr>
        <w:lastRenderedPageBreak/>
        <w:t>Appendix A</w:t>
      </w:r>
    </w:p>
    <w:p w14:paraId="7447DD88" w14:textId="77777777" w:rsidR="006D4C70" w:rsidRPr="00947823" w:rsidRDefault="006D4C70" w:rsidP="006D4C70">
      <w:pPr>
        <w:spacing w:before="240" w:after="240" w:line="240" w:lineRule="auto"/>
        <w:jc w:val="center"/>
        <w:rPr>
          <w:rFonts w:ascii="Georgia" w:eastAsia="Georgia" w:hAnsi="Georgia" w:cs="Georgia"/>
          <w:b/>
        </w:rPr>
      </w:pPr>
      <w:r w:rsidRPr="00947823">
        <w:rPr>
          <w:rFonts w:ascii="Georgia" w:eastAsia="Georgia" w:hAnsi="Georgia" w:cs="Georgia"/>
          <w:b/>
        </w:rPr>
        <w:t>LETTER</w:t>
      </w:r>
    </w:p>
    <w:p w14:paraId="0CC856ED" w14:textId="77777777" w:rsidR="00F63D9C" w:rsidRP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February 5, 2024</w:t>
      </w:r>
    </w:p>
    <w:p w14:paraId="7CBB805C" w14:textId="77777777" w:rsidR="00F63D9C" w:rsidRP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To whom it may concern:</w:t>
      </w:r>
    </w:p>
    <w:p w14:paraId="40384774" w14:textId="77777777" w:rsid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Dear Survey Participants,</w:t>
      </w:r>
    </w:p>
    <w:p w14:paraId="7561539E" w14:textId="77777777" w:rsidR="00440B99" w:rsidRPr="00F63D9C" w:rsidRDefault="00440B99" w:rsidP="00F63D9C">
      <w:pPr>
        <w:spacing w:after="0" w:line="480" w:lineRule="auto"/>
        <w:ind w:left="1418" w:hanging="720"/>
        <w:jc w:val="both"/>
        <w:rPr>
          <w:rFonts w:ascii="Georgia" w:eastAsia="Times New Roman" w:hAnsi="Georgia" w:cs="Times New Roman"/>
          <w:color w:val="000000"/>
          <w:lang w:eastAsia="en-PH"/>
        </w:rPr>
      </w:pPr>
    </w:p>
    <w:p w14:paraId="4A19F4B2" w14:textId="77777777" w:rsidR="00F63D9C" w:rsidRPr="00F63D9C" w:rsidRDefault="00F63D9C" w:rsidP="000717F3">
      <w:pPr>
        <w:spacing w:after="0" w:line="480" w:lineRule="auto"/>
        <w:ind w:left="720" w:firstLine="698"/>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We kindly ask for your consent to participate in our Capstone I survey titled "Mentor-Shift: A Mobile Platform Solution on Personalized Tutoring." This survey aims to identify course difficulties faced by students in the School of Engineering and Computer Sciences (SOECS) and welcomes potential mentors to provide insights into these challenges.</w:t>
      </w:r>
    </w:p>
    <w:p w14:paraId="60CD3C69" w14:textId="48D1B7D0" w:rsidR="00F63D9C" w:rsidRPr="00F63D9C" w:rsidRDefault="000717F3" w:rsidP="000717F3">
      <w:pPr>
        <w:tabs>
          <w:tab w:val="left" w:pos="720"/>
        </w:tabs>
        <w:spacing w:after="0" w:line="480" w:lineRule="auto"/>
        <w:ind w:left="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r>
      <w:r w:rsidR="00F63D9C" w:rsidRPr="00F63D9C">
        <w:rPr>
          <w:rFonts w:ascii="Georgia" w:eastAsia="Times New Roman" w:hAnsi="Georgia" w:cs="Times New Roman"/>
          <w:color w:val="000000"/>
          <w:lang w:eastAsia="en-PH"/>
        </w:rPr>
        <w:t>We plan to conduct interviews with students and mentors to gather comprehensive feedback. Rest assured, all responses will remain strictly confidential and will solely serve to enhance the learning environment at SOECS and potentially other educational settings. We earnestly request your collaboration in promoting student participation in this survey and encouraging potential mentors to share their perspectives. Your involvement is crucial to the success of this initiative and the advancement of our academic programs.</w:t>
      </w:r>
    </w:p>
    <w:p w14:paraId="7E480506" w14:textId="31D1D8DF" w:rsidR="00F63D9C" w:rsidRPr="00F63D9C" w:rsidRDefault="00F63D9C" w:rsidP="00440B99">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Thank you for considering our request. </w:t>
      </w:r>
    </w:p>
    <w:p w14:paraId="2BF5B895" w14:textId="77777777" w:rsidR="00F63D9C" w:rsidRPr="00F63D9C" w:rsidRDefault="00F63D9C" w:rsidP="00276C84">
      <w:pPr>
        <w:spacing w:after="0" w:line="480" w:lineRule="auto"/>
        <w:ind w:left="1418" w:hanging="720"/>
        <w:jc w:val="right"/>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          Very truly yours,</w:t>
      </w:r>
    </w:p>
    <w:p w14:paraId="0CB6FA48" w14:textId="61D20C13" w:rsidR="00F63D9C" w:rsidRPr="00F63D9C" w:rsidRDefault="00F63D9C" w:rsidP="00276C84">
      <w:pPr>
        <w:spacing w:after="0" w:line="480" w:lineRule="auto"/>
        <w:ind w:left="1418" w:hanging="720"/>
        <w:jc w:val="right"/>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 </w:t>
      </w:r>
      <w:r w:rsidR="009E1FEA" w:rsidRPr="00F03B55">
        <w:rPr>
          <w:rFonts w:ascii="Georgia" w:eastAsia="Georgia" w:hAnsi="Georgia" w:cs="Georgia"/>
        </w:rPr>
        <w:t>(Sgd.)</w:t>
      </w:r>
      <w:r w:rsidR="009E1FEA" w:rsidRPr="00F03B55">
        <w:rPr>
          <w:rFonts w:ascii="Georgia" w:eastAsia="Georgia" w:hAnsi="Georgia" w:cs="Georgia"/>
          <w:b/>
          <w:bCs/>
        </w:rPr>
        <w:t xml:space="preserve"> </w:t>
      </w:r>
      <w:r w:rsidRPr="00F63D9C">
        <w:rPr>
          <w:rFonts w:ascii="Georgia" w:eastAsia="Times New Roman" w:hAnsi="Georgia" w:cs="Times New Roman"/>
          <w:color w:val="000000"/>
          <w:lang w:eastAsia="en-PH"/>
        </w:rPr>
        <w:t xml:space="preserve">  </w:t>
      </w:r>
      <w:r w:rsidRPr="00170627">
        <w:rPr>
          <w:rFonts w:ascii="Georgia" w:eastAsia="Times New Roman" w:hAnsi="Georgia" w:cs="Times New Roman"/>
          <w:b/>
          <w:bCs/>
          <w:color w:val="000000"/>
          <w:lang w:eastAsia="en-PH"/>
        </w:rPr>
        <w:t>JADE B. RAPOSA</w:t>
      </w:r>
    </w:p>
    <w:p w14:paraId="62AC60F0" w14:textId="4D9580F9" w:rsidR="00F63D9C" w:rsidRPr="00F63D9C" w:rsidRDefault="00F63D9C" w:rsidP="00276C84">
      <w:pPr>
        <w:spacing w:after="0" w:line="480" w:lineRule="auto"/>
        <w:ind w:left="1418" w:hanging="720"/>
        <w:jc w:val="right"/>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    </w:t>
      </w:r>
      <w:r w:rsidR="00276C84">
        <w:rPr>
          <w:rFonts w:ascii="Georgia" w:eastAsia="Times New Roman" w:hAnsi="Georgia" w:cs="Times New Roman"/>
          <w:color w:val="000000"/>
          <w:lang w:eastAsia="en-PH"/>
        </w:rPr>
        <w:tab/>
      </w:r>
      <w:r w:rsidR="00276C84">
        <w:rPr>
          <w:rFonts w:ascii="Georgia" w:eastAsia="Times New Roman" w:hAnsi="Georgia" w:cs="Times New Roman"/>
          <w:color w:val="000000"/>
          <w:lang w:eastAsia="en-PH"/>
        </w:rPr>
        <w:tab/>
      </w:r>
      <w:r w:rsidR="00276C84">
        <w:rPr>
          <w:rFonts w:ascii="Georgia" w:eastAsia="Times New Roman" w:hAnsi="Georgia" w:cs="Times New Roman"/>
          <w:color w:val="000000"/>
          <w:lang w:eastAsia="en-PH"/>
        </w:rPr>
        <w:tab/>
      </w:r>
      <w:r w:rsidR="00276C84">
        <w:rPr>
          <w:rFonts w:ascii="Georgia" w:eastAsia="Times New Roman" w:hAnsi="Georgia" w:cs="Times New Roman"/>
          <w:color w:val="000000"/>
          <w:lang w:eastAsia="en-PH"/>
        </w:rPr>
        <w:tab/>
        <w:t xml:space="preserve">           </w:t>
      </w:r>
      <w:r w:rsidR="00170627">
        <w:rPr>
          <w:rFonts w:ascii="Georgia" w:eastAsia="Times New Roman" w:hAnsi="Georgia" w:cs="Times New Roman"/>
          <w:color w:val="000000"/>
          <w:lang w:eastAsia="en-PH"/>
        </w:rPr>
        <w:tab/>
      </w:r>
      <w:r w:rsidR="00170627">
        <w:rPr>
          <w:rFonts w:ascii="Georgia" w:eastAsia="Times New Roman" w:hAnsi="Georgia" w:cs="Times New Roman"/>
          <w:color w:val="000000"/>
          <w:lang w:eastAsia="en-PH"/>
        </w:rPr>
        <w:tab/>
        <w:t xml:space="preserve">     </w:t>
      </w:r>
      <w:r w:rsidR="009E1FEA" w:rsidRPr="00F03B55">
        <w:rPr>
          <w:rFonts w:ascii="Georgia" w:eastAsia="Georgia" w:hAnsi="Georgia" w:cs="Georgia"/>
        </w:rPr>
        <w:t>(Sgd.)</w:t>
      </w:r>
      <w:r w:rsidR="00276C84">
        <w:rPr>
          <w:rFonts w:ascii="Georgia" w:eastAsia="Times New Roman" w:hAnsi="Georgia" w:cs="Times New Roman"/>
          <w:color w:val="000000"/>
          <w:lang w:eastAsia="en-PH"/>
        </w:rPr>
        <w:t xml:space="preserve"> </w:t>
      </w:r>
      <w:r w:rsidRPr="00170627">
        <w:rPr>
          <w:rFonts w:ascii="Georgia" w:eastAsia="Times New Roman" w:hAnsi="Georgia" w:cs="Times New Roman"/>
          <w:b/>
          <w:bCs/>
          <w:color w:val="000000"/>
          <w:lang w:eastAsia="en-PH"/>
        </w:rPr>
        <w:t>IAN JAY NICCOLO D. BUENO</w:t>
      </w:r>
      <w:r w:rsidRPr="00F63D9C">
        <w:rPr>
          <w:rFonts w:ascii="Georgia" w:eastAsia="Times New Roman" w:hAnsi="Georgia" w:cs="Times New Roman"/>
          <w:color w:val="000000"/>
          <w:lang w:eastAsia="en-PH"/>
        </w:rPr>
        <w:tab/>
      </w:r>
    </w:p>
    <w:p w14:paraId="1B5139D1" w14:textId="4589069C" w:rsidR="00F63D9C" w:rsidRPr="00170627" w:rsidRDefault="00F63D9C" w:rsidP="00276C84">
      <w:pPr>
        <w:spacing w:after="0" w:line="480" w:lineRule="auto"/>
        <w:ind w:left="1418" w:hanging="720"/>
        <w:jc w:val="right"/>
        <w:rPr>
          <w:rFonts w:ascii="Georgia" w:eastAsia="Times New Roman" w:hAnsi="Georgia" w:cs="Times New Roman"/>
          <w:b/>
          <w:bCs/>
          <w:color w:val="000000"/>
          <w:lang w:eastAsia="en-PH"/>
        </w:rPr>
      </w:pPr>
      <w:r w:rsidRPr="00F63D9C">
        <w:rPr>
          <w:rFonts w:ascii="Georgia" w:eastAsia="Times New Roman" w:hAnsi="Georgia" w:cs="Times New Roman"/>
          <w:color w:val="000000"/>
          <w:lang w:eastAsia="en-PH"/>
        </w:rPr>
        <w:t xml:space="preserve">    </w:t>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00170627" w:rsidRPr="00F03B55">
        <w:rPr>
          <w:rFonts w:ascii="Georgia" w:eastAsia="Georgia" w:hAnsi="Georgia" w:cs="Georgia"/>
        </w:rPr>
        <w:t>(Sgd.)</w:t>
      </w:r>
      <w:r w:rsidR="00170627">
        <w:rPr>
          <w:rFonts w:ascii="Georgia" w:eastAsia="Times New Roman" w:hAnsi="Georgia" w:cs="Times New Roman"/>
          <w:color w:val="000000"/>
          <w:lang w:eastAsia="en-PH"/>
        </w:rPr>
        <w:t xml:space="preserve"> </w:t>
      </w:r>
      <w:r w:rsidRPr="00170627">
        <w:rPr>
          <w:rFonts w:ascii="Georgia" w:eastAsia="Times New Roman" w:hAnsi="Georgia" w:cs="Times New Roman"/>
          <w:b/>
          <w:bCs/>
          <w:color w:val="000000"/>
          <w:lang w:eastAsia="en-PH"/>
        </w:rPr>
        <w:t>MARC AUSTIN K. BONAGUA</w:t>
      </w:r>
    </w:p>
    <w:p w14:paraId="1623B89B" w14:textId="77777777" w:rsidR="00F63D9C" w:rsidRP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Noted by:</w:t>
      </w:r>
    </w:p>
    <w:p w14:paraId="736DD631" w14:textId="50CBD925" w:rsidR="00F63D9C" w:rsidRPr="00F63D9C" w:rsidRDefault="00C02E64" w:rsidP="00C02E64">
      <w:pPr>
        <w:spacing w:after="0" w:line="480" w:lineRule="auto"/>
        <w:ind w:firstLine="698"/>
        <w:jc w:val="both"/>
        <w:rPr>
          <w:rFonts w:ascii="Georgia" w:eastAsia="Times New Roman" w:hAnsi="Georgia" w:cs="Times New Roman"/>
          <w:color w:val="000000"/>
          <w:lang w:eastAsia="en-PH"/>
        </w:rPr>
      </w:pPr>
      <w:r w:rsidRPr="00F03B55">
        <w:rPr>
          <w:rFonts w:ascii="Georgia" w:eastAsia="Georgia" w:hAnsi="Georgia" w:cs="Georgia"/>
        </w:rPr>
        <w:t>(Sgd.)</w:t>
      </w:r>
      <w:r>
        <w:rPr>
          <w:rFonts w:ascii="Georgia" w:eastAsia="Times New Roman" w:hAnsi="Georgia" w:cs="Times New Roman"/>
          <w:color w:val="000000"/>
          <w:lang w:eastAsia="en-PH"/>
        </w:rPr>
        <w:t xml:space="preserve"> </w:t>
      </w:r>
      <w:r w:rsidRPr="009F6DC2">
        <w:rPr>
          <w:rFonts w:ascii="Georgia" w:eastAsia="Times New Roman" w:hAnsi="Georgia" w:cs="Times New Roman"/>
          <w:b/>
          <w:bCs/>
          <w:color w:val="000000"/>
          <w:lang w:eastAsia="en-PH"/>
        </w:rPr>
        <w:t xml:space="preserve">DHAN DAVISH </w:t>
      </w:r>
      <w:r w:rsidR="009F6DC2">
        <w:rPr>
          <w:rFonts w:ascii="Georgia" w:eastAsia="Times New Roman" w:hAnsi="Georgia" w:cs="Times New Roman"/>
          <w:b/>
          <w:bCs/>
          <w:color w:val="000000"/>
          <w:lang w:eastAsia="en-PH"/>
        </w:rPr>
        <w:t xml:space="preserve">V. </w:t>
      </w:r>
      <w:r w:rsidRPr="009F6DC2">
        <w:rPr>
          <w:rFonts w:ascii="Georgia" w:eastAsia="Times New Roman" w:hAnsi="Georgia" w:cs="Times New Roman"/>
          <w:b/>
          <w:bCs/>
          <w:color w:val="000000"/>
          <w:lang w:eastAsia="en-PH"/>
        </w:rPr>
        <w:t>ALAMO</w:t>
      </w:r>
      <w:r w:rsidR="00F63D9C" w:rsidRPr="00F63D9C">
        <w:rPr>
          <w:rFonts w:ascii="Georgia" w:eastAsia="Times New Roman" w:hAnsi="Georgia" w:cs="Times New Roman"/>
          <w:color w:val="000000"/>
          <w:lang w:eastAsia="en-PH"/>
        </w:rPr>
        <w:t xml:space="preserve">    </w:t>
      </w:r>
    </w:p>
    <w:p w14:paraId="23B22C5C" w14:textId="57BF055E" w:rsidR="006D4C70" w:rsidRPr="00947823" w:rsidRDefault="00F63D9C" w:rsidP="00276C84">
      <w:pPr>
        <w:spacing w:after="0" w:line="480" w:lineRule="auto"/>
        <w:ind w:left="1418" w:hanging="720"/>
        <w:rPr>
          <w:rFonts w:ascii="Georgia" w:eastAsia="Times New Roman" w:hAnsi="Georgia" w:cs="Times New Roman"/>
          <w:lang w:eastAsia="en-PH"/>
        </w:rPr>
        <w:sectPr w:rsidR="006D4C70" w:rsidRPr="00947823" w:rsidSect="007006B2">
          <w:footerReference w:type="default" r:id="rId94"/>
          <w:headerReference w:type="first" r:id="rId95"/>
          <w:footerReference w:type="first" r:id="rId96"/>
          <w:pgSz w:w="12240" w:h="15840"/>
          <w:pgMar w:top="1440" w:right="1440" w:bottom="1440" w:left="1440" w:header="708" w:footer="708" w:gutter="0"/>
          <w:pgNumType w:start="7"/>
          <w:cols w:space="708"/>
          <w:titlePg/>
          <w:docGrid w:linePitch="360"/>
        </w:sectPr>
      </w:pPr>
      <w:r w:rsidRPr="00F63D9C">
        <w:rPr>
          <w:rFonts w:ascii="Georgia" w:eastAsia="Times New Roman" w:hAnsi="Georgia" w:cs="Times New Roman"/>
          <w:color w:val="000000"/>
          <w:lang w:eastAsia="en-PH"/>
        </w:rPr>
        <w:t>Capstone Project Adviser</w:t>
      </w:r>
      <w:r w:rsidR="006D4C70" w:rsidRPr="00947823">
        <w:rPr>
          <w:rFonts w:ascii="Georgia" w:eastAsia="Times New Roman" w:hAnsi="Georgia" w:cs="Times New Roman"/>
          <w:color w:val="000000"/>
          <w:lang w:eastAsia="en-PH"/>
        </w:rPr>
        <w:br/>
      </w:r>
    </w:p>
    <w:p w14:paraId="749551B6" w14:textId="77777777" w:rsidR="006D4C70" w:rsidRPr="00947823" w:rsidRDefault="006D4C70" w:rsidP="006D4C70">
      <w:pPr>
        <w:spacing w:before="240" w:line="480" w:lineRule="auto"/>
        <w:jc w:val="center"/>
        <w:rPr>
          <w:rFonts w:ascii="Georgia" w:eastAsia="Georgia" w:hAnsi="Georgia" w:cs="Georgia"/>
          <w:b/>
          <w:highlight w:val="white"/>
        </w:rPr>
      </w:pPr>
      <w:r w:rsidRPr="00947823">
        <w:rPr>
          <w:rFonts w:ascii="Georgia" w:eastAsia="Georgia" w:hAnsi="Georgia" w:cs="Georgia"/>
          <w:b/>
          <w:highlight w:val="white"/>
        </w:rPr>
        <w:lastRenderedPageBreak/>
        <w:t>Appendix B</w:t>
      </w:r>
    </w:p>
    <w:p w14:paraId="1F6CA922" w14:textId="5C09154D" w:rsidR="006D4C70" w:rsidRPr="00947823" w:rsidRDefault="006D4C70" w:rsidP="006D4C70">
      <w:pPr>
        <w:spacing w:before="240" w:line="480" w:lineRule="auto"/>
        <w:jc w:val="center"/>
        <w:rPr>
          <w:rFonts w:ascii="Georgia" w:eastAsia="Georgia" w:hAnsi="Georgia" w:cs="Georgia"/>
          <w:b/>
          <w:highlight w:val="white"/>
        </w:rPr>
      </w:pPr>
      <w:r w:rsidRPr="00947823">
        <w:rPr>
          <w:rFonts w:ascii="Georgia" w:eastAsia="Georgia" w:hAnsi="Georgia" w:cs="Georgia"/>
          <w:b/>
          <w:highlight w:val="white"/>
        </w:rPr>
        <w:t>QUESTIONNAIRES</w:t>
      </w:r>
    </w:p>
    <w:p w14:paraId="3A19BC3D" w14:textId="180DB040"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t>Interview Guide for Students:</w:t>
      </w:r>
    </w:p>
    <w:p w14:paraId="08573B3E"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Can you describe a course or aspect of your chosen field that you find particularly challenging?</w:t>
      </w:r>
    </w:p>
    <w:p w14:paraId="15886D27"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led you to consider changing your course of study? (List common reasons such as dissatisfaction with the course content, personal interests, career aspirations, etc.)</w:t>
      </w:r>
    </w:p>
    <w:p w14:paraId="2DD02A6A"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did you handle the decision-making process and the emotional aspects of changing courses?</w:t>
      </w:r>
    </w:p>
    <w:p w14:paraId="25F7F5A8"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Looking back, do you feel that the decision to change your course was beneficial or detrimental to your academic and career development?</w:t>
      </w:r>
    </w:p>
    <w:p w14:paraId="3497FD02"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Have you been provided with sufficient guidance and resources to manage course difficulty? If not, what kind of support would you have liked to receive?</w:t>
      </w:r>
    </w:p>
    <w:p w14:paraId="45D1FA70" w14:textId="77777777" w:rsidR="0010328F" w:rsidRPr="0010328F" w:rsidRDefault="0010328F" w:rsidP="00174EDA">
      <w:pPr>
        <w:spacing w:after="0" w:line="480" w:lineRule="auto"/>
        <w:rPr>
          <w:rFonts w:ascii="Georgia" w:eastAsia="Times New Roman" w:hAnsi="Georgia" w:cs="Times New Roman"/>
          <w:lang w:eastAsia="en-PH"/>
        </w:rPr>
      </w:pPr>
    </w:p>
    <w:p w14:paraId="35DF2D8E" w14:textId="503B8FEF"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t>Survey Questionnaire for Students:</w:t>
      </w:r>
    </w:p>
    <w:p w14:paraId="4DE37840"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On a scale from 1 to 5, how satisfied are you with the current course you are enrolled in? (1 being very dissatisfied, 5 being very satisfied)</w:t>
      </w:r>
    </w:p>
    <w:p w14:paraId="2A891D06"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Would you recommend this course to other students? Please explain why or why not.</w:t>
      </w:r>
    </w:p>
    <w:p w14:paraId="692B26A0"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Which of the following strategies have you tried to overcome course difficulties? (Multiple choices: seeking additional resources, attending office hours, collaborating with peers, etc.)</w:t>
      </w:r>
    </w:p>
    <w:p w14:paraId="3775B1DA"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Do you believe that the course content aligns with your career goals?</w:t>
      </w:r>
    </w:p>
    <w:p w14:paraId="3934B6FC"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would you rate the availability of academic support services for students facing course difficulties?</w:t>
      </w:r>
    </w:p>
    <w:p w14:paraId="365CC3A1" w14:textId="77777777" w:rsidR="0010328F" w:rsidRPr="0010328F" w:rsidRDefault="0010328F" w:rsidP="00174EDA">
      <w:pPr>
        <w:spacing w:after="0" w:line="480" w:lineRule="auto"/>
        <w:rPr>
          <w:rFonts w:ascii="Georgia" w:eastAsia="Times New Roman" w:hAnsi="Georgia" w:cs="Times New Roman"/>
          <w:lang w:eastAsia="en-PH"/>
        </w:rPr>
      </w:pPr>
    </w:p>
    <w:p w14:paraId="1B1A4494" w14:textId="157BFA3C"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lastRenderedPageBreak/>
        <w:t>Interview Guide for Mentors:</w:t>
      </w:r>
    </w:p>
    <w:p w14:paraId="59C5B2D6"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Can you share your observations on the common challenges students face when choosing their courses?</w:t>
      </w:r>
    </w:p>
    <w:p w14:paraId="106AAA1D"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role do you play in helping students navigate their academic choices and deal with course difficulties?</w:t>
      </w:r>
    </w:p>
    <w:p w14:paraId="670CE35D"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strategies do you suggest for students to overcome challenges in their chosen courses?</w:t>
      </w:r>
    </w:p>
    <w:p w14:paraId="747B55E7"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do you perceive the impact of changing courses on a student's academic progress and career aspirations?</w:t>
      </w:r>
    </w:p>
    <w:p w14:paraId="3A9B6712"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Are there any barriers to providing adequate support for students who are considering or currently experiencing course difficulties?</w:t>
      </w:r>
    </w:p>
    <w:p w14:paraId="76CDE398" w14:textId="77777777" w:rsidR="0010328F" w:rsidRPr="0010328F" w:rsidRDefault="0010328F" w:rsidP="00174EDA">
      <w:pPr>
        <w:spacing w:after="0" w:line="480" w:lineRule="auto"/>
        <w:rPr>
          <w:rFonts w:ascii="Georgia" w:eastAsia="Times New Roman" w:hAnsi="Georgia" w:cs="Times New Roman"/>
          <w:lang w:eastAsia="en-PH"/>
        </w:rPr>
      </w:pPr>
    </w:p>
    <w:p w14:paraId="6AF0320C" w14:textId="2EBFF738"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t>Survey Questionnaire for Mentors:</w:t>
      </w:r>
    </w:p>
    <w:p w14:paraId="1BBCE2B5"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often do you interact with students who are contemplating changing their course of study?</w:t>
      </w:r>
    </w:p>
    <w:p w14:paraId="38520668"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types of challenges do you typically encounter when assisting students with course selection?</w:t>
      </w:r>
    </w:p>
    <w:p w14:paraId="3DCC96A7"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To what extent do you feel prepared to support students through course change decisions?</w:t>
      </w:r>
    </w:p>
    <w:p w14:paraId="6CBC5A75"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additional training or resources would you like to have to better support students facing course difficulties?</w:t>
      </w:r>
    </w:p>
    <w:p w14:paraId="3604BA8A" w14:textId="77777777" w:rsidR="00E91BEE" w:rsidRDefault="0010328F" w:rsidP="00174EDA">
      <w:pPr>
        <w:numPr>
          <w:ilvl w:val="0"/>
          <w:numId w:val="16"/>
        </w:numPr>
        <w:spacing w:after="0" w:line="480" w:lineRule="auto"/>
        <w:textAlignment w:val="baseline"/>
        <w:rPr>
          <w:rFonts w:ascii="Georgia" w:eastAsia="Times New Roman" w:hAnsi="Georgia" w:cs="Arial"/>
          <w:color w:val="000000"/>
          <w:lang w:eastAsia="en-PH"/>
        </w:rPr>
        <w:sectPr w:rsidR="00E91BEE" w:rsidSect="00DF2B21">
          <w:headerReference w:type="default" r:id="rId97"/>
          <w:headerReference w:type="first" r:id="rId98"/>
          <w:footerReference w:type="first" r:id="rId99"/>
          <w:pgSz w:w="12240" w:h="15840"/>
          <w:pgMar w:top="1440" w:right="1440" w:bottom="1440" w:left="1440" w:header="708" w:footer="708" w:gutter="0"/>
          <w:pgNumType w:start="1"/>
          <w:cols w:space="708"/>
          <w:titlePg/>
          <w:docGrid w:linePitch="360"/>
        </w:sectPr>
      </w:pPr>
      <w:r w:rsidRPr="0010328F">
        <w:rPr>
          <w:rFonts w:ascii="Georgia" w:eastAsia="Times New Roman" w:hAnsi="Georgia" w:cs="Arial"/>
          <w:color w:val="000000"/>
          <w:lang w:eastAsia="en-PH"/>
        </w:rPr>
        <w:t>Would you say that the current academic environment provides enough flexibility for students to change their course of study without significant negative consequences?</w:t>
      </w:r>
    </w:p>
    <w:p w14:paraId="76260DEC" w14:textId="77777777" w:rsidR="00BE56F8" w:rsidRPr="00947823" w:rsidRDefault="00BE56F8" w:rsidP="00E91BEE">
      <w:pPr>
        <w:spacing w:before="240" w:line="480" w:lineRule="auto"/>
        <w:jc w:val="center"/>
        <w:rPr>
          <w:rFonts w:ascii="Georgia" w:eastAsia="Georgia" w:hAnsi="Georgia" w:cs="Georgia"/>
          <w:b/>
          <w:highlight w:val="white"/>
        </w:rPr>
      </w:pPr>
      <w:r w:rsidRPr="00947823">
        <w:rPr>
          <w:rFonts w:ascii="Georgia" w:eastAsia="Georgia" w:hAnsi="Georgia" w:cs="Georgia"/>
          <w:b/>
          <w:highlight w:val="white"/>
        </w:rPr>
        <w:lastRenderedPageBreak/>
        <w:t>Appendix C</w:t>
      </w:r>
    </w:p>
    <w:p w14:paraId="2CF11477" w14:textId="77777777" w:rsidR="00BE56F8" w:rsidRPr="00947823" w:rsidRDefault="00BE56F8" w:rsidP="00BE56F8">
      <w:pPr>
        <w:spacing w:line="480" w:lineRule="auto"/>
        <w:jc w:val="center"/>
        <w:rPr>
          <w:rFonts w:ascii="Georgia" w:eastAsia="Georgia" w:hAnsi="Georgia" w:cs="Georgia"/>
          <w:b/>
          <w:bCs/>
          <w:lang w:val="en-US"/>
        </w:rPr>
      </w:pPr>
      <w:r w:rsidRPr="00947823">
        <w:rPr>
          <w:rFonts w:ascii="Georgia" w:eastAsia="Georgia" w:hAnsi="Georgia" w:cs="Georgia"/>
          <w:b/>
          <w:bCs/>
          <w:lang w:val="en-US"/>
        </w:rPr>
        <w:t>PILOT TESTING TALLY</w:t>
      </w:r>
    </w:p>
    <w:p w14:paraId="37AAEB47" w14:textId="77777777" w:rsidR="00BE56F8" w:rsidRPr="00947823" w:rsidRDefault="00BE56F8" w:rsidP="00BE56F8">
      <w:pPr>
        <w:spacing w:line="480" w:lineRule="auto"/>
        <w:ind w:firstLine="720"/>
        <w:jc w:val="both"/>
        <w:rPr>
          <w:rFonts w:ascii="Georgia" w:eastAsia="Georgia" w:hAnsi="Georgia" w:cs="Georgia"/>
          <w:bCs/>
          <w:lang w:val="en-US"/>
        </w:rPr>
      </w:pPr>
      <w:r w:rsidRPr="00947823">
        <w:rPr>
          <w:rFonts w:ascii="Georgia" w:eastAsia="Georgia" w:hAnsi="Georgia" w:cs="Georgia"/>
          <w:bCs/>
          <w:lang w:val="en-US"/>
        </w:rPr>
        <w:t>The following are the results of the pilot testing tally conducted with IT professionals and beneficiaries, evaluating various aspects such as usability, reliability and security.</w:t>
      </w:r>
    </w:p>
    <w:p w14:paraId="6DE7797A" w14:textId="77777777" w:rsidR="0010328F" w:rsidRDefault="00BE56F8" w:rsidP="0010328F">
      <w:pPr>
        <w:spacing w:line="240" w:lineRule="auto"/>
        <w:rPr>
          <w:rFonts w:ascii="Georgia" w:eastAsia="Georgia" w:hAnsi="Georgia" w:cs="Georgia"/>
          <w:b/>
          <w:bCs/>
          <w:lang w:val="en-US"/>
        </w:rPr>
      </w:pPr>
      <w:r w:rsidRPr="00947823">
        <w:rPr>
          <w:rFonts w:ascii="Georgia" w:eastAsia="Georgia" w:hAnsi="Georgia" w:cs="Georgia"/>
          <w:b/>
          <w:bCs/>
          <w:lang w:val="en-US"/>
        </w:rPr>
        <w:t xml:space="preserve">Table C.1 </w:t>
      </w:r>
    </w:p>
    <w:p w14:paraId="1B9B7C17" w14:textId="3D3679B2" w:rsidR="00BE56F8" w:rsidRPr="0010328F" w:rsidRDefault="00BE56F8" w:rsidP="0010328F">
      <w:pPr>
        <w:spacing w:line="240" w:lineRule="auto"/>
        <w:rPr>
          <w:rFonts w:ascii="Georgia" w:eastAsia="Georgia" w:hAnsi="Georgia" w:cs="Georgia"/>
          <w:b/>
          <w:bCs/>
          <w:i/>
          <w:iCs/>
          <w:lang w:val="en-US"/>
        </w:rPr>
      </w:pPr>
      <w:r w:rsidRPr="0010328F">
        <w:rPr>
          <w:rFonts w:ascii="Georgia" w:eastAsia="Georgia" w:hAnsi="Georgia" w:cs="Georgia"/>
          <w:i/>
          <w:iCs/>
          <w:lang w:val="en-US"/>
        </w:rPr>
        <w:t>Pilot Testing Tally (Beneficiaries)</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AD4360" w:rsidRPr="00947823" w14:paraId="7B53E253" w14:textId="77777777" w:rsidTr="00AD4360">
        <w:trPr>
          <w:trHeight w:val="737"/>
        </w:trPr>
        <w:tc>
          <w:tcPr>
            <w:tcW w:w="2666" w:type="dxa"/>
            <w:noWrap/>
            <w:hideMark/>
          </w:tcPr>
          <w:p w14:paraId="36B3D830" w14:textId="412F98AF"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Characteristics</w:t>
            </w:r>
          </w:p>
        </w:tc>
        <w:tc>
          <w:tcPr>
            <w:tcW w:w="465" w:type="dxa"/>
          </w:tcPr>
          <w:p w14:paraId="674DF509" w14:textId="52AD3A0D"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5</w:t>
            </w:r>
          </w:p>
        </w:tc>
        <w:tc>
          <w:tcPr>
            <w:tcW w:w="364" w:type="dxa"/>
          </w:tcPr>
          <w:p w14:paraId="3251AB9A" w14:textId="0BA5FA1F"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4</w:t>
            </w:r>
          </w:p>
        </w:tc>
        <w:tc>
          <w:tcPr>
            <w:tcW w:w="611" w:type="dxa"/>
          </w:tcPr>
          <w:p w14:paraId="751EEDF3" w14:textId="7C87439F"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3</w:t>
            </w:r>
          </w:p>
        </w:tc>
        <w:tc>
          <w:tcPr>
            <w:tcW w:w="481" w:type="dxa"/>
          </w:tcPr>
          <w:p w14:paraId="0799D6B3" w14:textId="59B94EBE"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2</w:t>
            </w:r>
          </w:p>
        </w:tc>
        <w:tc>
          <w:tcPr>
            <w:tcW w:w="481" w:type="dxa"/>
          </w:tcPr>
          <w:p w14:paraId="37D31E04" w14:textId="350EA3FE"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1</w:t>
            </w:r>
          </w:p>
        </w:tc>
        <w:tc>
          <w:tcPr>
            <w:tcW w:w="1633" w:type="dxa"/>
            <w:hideMark/>
          </w:tcPr>
          <w:p w14:paraId="59A0FF76" w14:textId="0F0116C4"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N</w:t>
            </w:r>
          </w:p>
        </w:tc>
        <w:tc>
          <w:tcPr>
            <w:tcW w:w="2792" w:type="dxa"/>
            <w:hideMark/>
          </w:tcPr>
          <w:p w14:paraId="107533E0" w14:textId="54247AE6" w:rsidR="00AD4360" w:rsidRPr="00947823" w:rsidRDefault="00AD4360" w:rsidP="005D3E30">
            <w:pPr>
              <w:jc w:val="center"/>
              <w:rPr>
                <w:rFonts w:ascii="Georgia" w:eastAsia="Times New Roman" w:hAnsi="Georgia" w:cs="Arial"/>
                <w:b/>
                <w:bCs/>
                <w:kern w:val="0"/>
                <w14:ligatures w14:val="none"/>
              </w:rPr>
            </w:pPr>
            <w:r w:rsidRPr="00947823">
              <w:rPr>
                <w:rFonts w:ascii="Georgia" w:eastAsia="Georgia" w:hAnsi="Georgia" w:cs="Georgia"/>
                <w:b/>
                <w:bCs/>
              </w:rPr>
              <w:t>ADJECTIVAL DESCRIPTION</w:t>
            </w:r>
          </w:p>
        </w:tc>
      </w:tr>
      <w:tr w:rsidR="00AD4360" w:rsidRPr="00947823" w14:paraId="7FEB9671" w14:textId="77777777" w:rsidTr="00AD4360">
        <w:trPr>
          <w:trHeight w:val="485"/>
        </w:trPr>
        <w:tc>
          <w:tcPr>
            <w:tcW w:w="2666" w:type="dxa"/>
            <w:vMerge w:val="restart"/>
            <w:hideMark/>
          </w:tcPr>
          <w:p w14:paraId="243526A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1. Functionality Suitability</w:t>
            </w:r>
          </w:p>
        </w:tc>
        <w:tc>
          <w:tcPr>
            <w:tcW w:w="465" w:type="dxa"/>
            <w:noWrap/>
          </w:tcPr>
          <w:p w14:paraId="0722D249" w14:textId="3B40A070"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5DE9E753"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715C4CD1" w14:textId="39335DD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CFBDCD1"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65533788"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707C2B46"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5.00</w:t>
            </w:r>
          </w:p>
        </w:tc>
        <w:tc>
          <w:tcPr>
            <w:tcW w:w="2792" w:type="dxa"/>
            <w:hideMark/>
          </w:tcPr>
          <w:p w14:paraId="6695124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70182C5E" w14:textId="77777777" w:rsidTr="00AD4360">
        <w:trPr>
          <w:trHeight w:val="406"/>
        </w:trPr>
        <w:tc>
          <w:tcPr>
            <w:tcW w:w="2666" w:type="dxa"/>
            <w:vMerge/>
            <w:hideMark/>
          </w:tcPr>
          <w:p w14:paraId="0BF76D08" w14:textId="77777777" w:rsidR="00AD4360" w:rsidRPr="00947823" w:rsidRDefault="00AD4360" w:rsidP="005D3E30">
            <w:pPr>
              <w:jc w:val="center"/>
              <w:rPr>
                <w:rFonts w:ascii="Georgia" w:eastAsia="Times New Roman" w:hAnsi="Georgia" w:cs="Arial"/>
                <w:kern w:val="0"/>
                <w14:ligatures w14:val="none"/>
              </w:rPr>
            </w:pPr>
          </w:p>
        </w:tc>
        <w:tc>
          <w:tcPr>
            <w:tcW w:w="465" w:type="dxa"/>
            <w:noWrap/>
          </w:tcPr>
          <w:p w14:paraId="646E143C" w14:textId="73DA88BA"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6E0B3542"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noWrap/>
          </w:tcPr>
          <w:p w14:paraId="3F0721A8" w14:textId="04CE4318"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0FA30D77"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7D48432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4A57A0F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1EC7BFD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03F6C208" w14:textId="77777777" w:rsidTr="00AD4360">
        <w:trPr>
          <w:trHeight w:val="503"/>
        </w:trPr>
        <w:tc>
          <w:tcPr>
            <w:tcW w:w="2666" w:type="dxa"/>
            <w:vMerge/>
            <w:hideMark/>
          </w:tcPr>
          <w:p w14:paraId="6A6AFCFE" w14:textId="77777777" w:rsidR="00AD4360" w:rsidRPr="00947823" w:rsidRDefault="00AD4360" w:rsidP="005D3E30">
            <w:pPr>
              <w:jc w:val="center"/>
              <w:rPr>
                <w:rFonts w:ascii="Georgia" w:eastAsia="Times New Roman" w:hAnsi="Georgia" w:cs="Arial"/>
                <w:kern w:val="0"/>
                <w14:ligatures w14:val="none"/>
              </w:rPr>
            </w:pPr>
          </w:p>
        </w:tc>
        <w:tc>
          <w:tcPr>
            <w:tcW w:w="465" w:type="dxa"/>
          </w:tcPr>
          <w:p w14:paraId="1F3A4471" w14:textId="4ABC1B0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1960715B"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611" w:type="dxa"/>
          </w:tcPr>
          <w:p w14:paraId="23E95C6B" w14:textId="6760CA6E"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4A8B3CB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AA58CD3"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70DAC47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4.50</w:t>
            </w:r>
          </w:p>
        </w:tc>
        <w:tc>
          <w:tcPr>
            <w:tcW w:w="2792" w:type="dxa"/>
            <w:hideMark/>
          </w:tcPr>
          <w:p w14:paraId="13B0E2B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1DECAB14" w14:textId="77777777" w:rsidTr="00AD4360">
        <w:trPr>
          <w:trHeight w:val="444"/>
        </w:trPr>
        <w:tc>
          <w:tcPr>
            <w:tcW w:w="2666" w:type="dxa"/>
            <w:vMerge/>
            <w:hideMark/>
          </w:tcPr>
          <w:p w14:paraId="2C7E52D2" w14:textId="77777777" w:rsidR="00AD4360" w:rsidRPr="00947823" w:rsidRDefault="00AD4360" w:rsidP="005D3E30">
            <w:pPr>
              <w:jc w:val="center"/>
              <w:rPr>
                <w:rFonts w:ascii="Georgia" w:eastAsia="Times New Roman" w:hAnsi="Georgia" w:cs="Arial"/>
                <w:kern w:val="0"/>
                <w14:ligatures w14:val="none"/>
              </w:rPr>
            </w:pPr>
          </w:p>
        </w:tc>
        <w:tc>
          <w:tcPr>
            <w:tcW w:w="465" w:type="dxa"/>
            <w:noWrap/>
          </w:tcPr>
          <w:p w14:paraId="6D8BB59B" w14:textId="60B6475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23C2F8D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09D026FF" w14:textId="26F6751C"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1174B98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45FE9FC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37DC700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5.00</w:t>
            </w:r>
          </w:p>
        </w:tc>
        <w:tc>
          <w:tcPr>
            <w:tcW w:w="2792" w:type="dxa"/>
            <w:hideMark/>
          </w:tcPr>
          <w:p w14:paraId="1EC24563"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09327D32" w14:textId="77777777" w:rsidTr="00AD4360">
        <w:trPr>
          <w:trHeight w:val="406"/>
        </w:trPr>
        <w:tc>
          <w:tcPr>
            <w:tcW w:w="2666" w:type="dxa"/>
            <w:hideMark/>
          </w:tcPr>
          <w:p w14:paraId="1B6BD60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Sub-Average (1)</w:t>
            </w:r>
          </w:p>
        </w:tc>
        <w:tc>
          <w:tcPr>
            <w:tcW w:w="465" w:type="dxa"/>
            <w:noWrap/>
          </w:tcPr>
          <w:p w14:paraId="37C514D2" w14:textId="75D1D370" w:rsidR="00AD4360" w:rsidRPr="00947823" w:rsidRDefault="00AD4360" w:rsidP="005D3E30">
            <w:pPr>
              <w:jc w:val="center"/>
              <w:rPr>
                <w:rFonts w:ascii="Georgia" w:eastAsia="Times New Roman" w:hAnsi="Georgia" w:cs="Arial"/>
                <w:color w:val="000000"/>
                <w:kern w:val="0"/>
                <w14:ligatures w14:val="none"/>
              </w:rPr>
            </w:pPr>
          </w:p>
        </w:tc>
        <w:tc>
          <w:tcPr>
            <w:tcW w:w="364" w:type="dxa"/>
          </w:tcPr>
          <w:p w14:paraId="1EBC9FDF" w14:textId="77777777" w:rsidR="00AD4360" w:rsidRPr="00947823" w:rsidRDefault="00AD4360" w:rsidP="005D3E30">
            <w:pPr>
              <w:jc w:val="center"/>
              <w:rPr>
                <w:rFonts w:ascii="Georgia" w:eastAsia="Times New Roman" w:hAnsi="Georgia" w:cs="Arial"/>
                <w:color w:val="000000"/>
                <w:kern w:val="0"/>
                <w14:ligatures w14:val="none"/>
              </w:rPr>
            </w:pPr>
          </w:p>
        </w:tc>
        <w:tc>
          <w:tcPr>
            <w:tcW w:w="611" w:type="dxa"/>
            <w:noWrap/>
          </w:tcPr>
          <w:p w14:paraId="454DF0D9" w14:textId="4D00D3BF" w:rsidR="00AD4360" w:rsidRPr="00947823" w:rsidRDefault="00AD4360" w:rsidP="005D3E30">
            <w:pPr>
              <w:jc w:val="center"/>
              <w:rPr>
                <w:rFonts w:ascii="Georgia" w:eastAsia="Times New Roman" w:hAnsi="Georgia" w:cs="Arial"/>
                <w:color w:val="000000"/>
                <w:kern w:val="0"/>
                <w14:ligatures w14:val="none"/>
              </w:rPr>
            </w:pPr>
          </w:p>
        </w:tc>
        <w:tc>
          <w:tcPr>
            <w:tcW w:w="481" w:type="dxa"/>
            <w:noWrap/>
          </w:tcPr>
          <w:p w14:paraId="5A1D8F92"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3B19AC9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7F8F2764"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4.81</w:t>
            </w:r>
          </w:p>
        </w:tc>
        <w:tc>
          <w:tcPr>
            <w:tcW w:w="2792" w:type="dxa"/>
            <w:hideMark/>
          </w:tcPr>
          <w:p w14:paraId="31E7158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75D2E8F2" w14:textId="77777777" w:rsidTr="00AD4360">
        <w:trPr>
          <w:trHeight w:val="441"/>
        </w:trPr>
        <w:tc>
          <w:tcPr>
            <w:tcW w:w="2666" w:type="dxa"/>
            <w:noWrap/>
            <w:hideMark/>
          </w:tcPr>
          <w:p w14:paraId="70F998C4"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 Reliability</w:t>
            </w:r>
          </w:p>
        </w:tc>
        <w:tc>
          <w:tcPr>
            <w:tcW w:w="465" w:type="dxa"/>
            <w:noWrap/>
          </w:tcPr>
          <w:p w14:paraId="2075B473" w14:textId="38DFE805"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5E986B9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1864EC42" w14:textId="20F91231"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2C8565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0AA675C6"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4E8894A5"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5.00</w:t>
            </w:r>
          </w:p>
        </w:tc>
        <w:tc>
          <w:tcPr>
            <w:tcW w:w="2792" w:type="dxa"/>
            <w:hideMark/>
          </w:tcPr>
          <w:p w14:paraId="68BB55A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50F9579B" w14:textId="77777777" w:rsidTr="00AD4360">
        <w:trPr>
          <w:trHeight w:val="309"/>
        </w:trPr>
        <w:tc>
          <w:tcPr>
            <w:tcW w:w="2666" w:type="dxa"/>
            <w:vMerge w:val="restart"/>
            <w:noWrap/>
            <w:hideMark/>
          </w:tcPr>
          <w:p w14:paraId="373F8BF8"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 Usability</w:t>
            </w:r>
          </w:p>
        </w:tc>
        <w:tc>
          <w:tcPr>
            <w:tcW w:w="465" w:type="dxa"/>
            <w:noWrap/>
          </w:tcPr>
          <w:p w14:paraId="6503C284" w14:textId="01F5DAC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5C4A31AB"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noWrap/>
          </w:tcPr>
          <w:p w14:paraId="256066A8" w14:textId="203946B0"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E4F065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38B2D9C6"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3DFF149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7DC6DC2B"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527EBE83" w14:textId="77777777" w:rsidTr="00AD4360">
        <w:trPr>
          <w:trHeight w:val="485"/>
        </w:trPr>
        <w:tc>
          <w:tcPr>
            <w:tcW w:w="2666" w:type="dxa"/>
            <w:vMerge/>
            <w:hideMark/>
          </w:tcPr>
          <w:p w14:paraId="08A2A410"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6383E7E4" w14:textId="1F2F20C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5663F955"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tcPr>
          <w:p w14:paraId="5461141C" w14:textId="19D9D6BA"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2B4D5508"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0C3EC19"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08A4213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1B9C33D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6ACB8D89" w14:textId="77777777" w:rsidTr="00AD4360">
        <w:trPr>
          <w:trHeight w:val="441"/>
        </w:trPr>
        <w:tc>
          <w:tcPr>
            <w:tcW w:w="2666" w:type="dxa"/>
            <w:vMerge/>
            <w:hideMark/>
          </w:tcPr>
          <w:p w14:paraId="635F92E3"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noWrap/>
          </w:tcPr>
          <w:p w14:paraId="7387C2C3" w14:textId="16EB87B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3A47B1FE"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6B84408D" w14:textId="4A232E52"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4BAD54E9"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39F59D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06BBF8D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5.00</w:t>
            </w:r>
          </w:p>
        </w:tc>
        <w:tc>
          <w:tcPr>
            <w:tcW w:w="2792" w:type="dxa"/>
            <w:hideMark/>
          </w:tcPr>
          <w:p w14:paraId="7447351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7A85E8B1" w14:textId="77777777" w:rsidTr="00AD4360">
        <w:trPr>
          <w:trHeight w:val="464"/>
        </w:trPr>
        <w:tc>
          <w:tcPr>
            <w:tcW w:w="2666" w:type="dxa"/>
            <w:vMerge/>
            <w:hideMark/>
          </w:tcPr>
          <w:p w14:paraId="1E01C22C"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6BDD637F" w14:textId="2D101F62"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3</w:t>
            </w:r>
          </w:p>
        </w:tc>
        <w:tc>
          <w:tcPr>
            <w:tcW w:w="364" w:type="dxa"/>
          </w:tcPr>
          <w:p w14:paraId="273EF59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1</w:t>
            </w:r>
          </w:p>
        </w:tc>
        <w:tc>
          <w:tcPr>
            <w:tcW w:w="611" w:type="dxa"/>
          </w:tcPr>
          <w:p w14:paraId="3560CF2A" w14:textId="2FDCBDDA"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DF85D4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1C1EDFD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D071A1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74805691"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4CBD8A8B" w14:textId="77777777" w:rsidTr="00AD4360">
        <w:trPr>
          <w:trHeight w:val="464"/>
        </w:trPr>
        <w:tc>
          <w:tcPr>
            <w:tcW w:w="2666" w:type="dxa"/>
            <w:noWrap/>
            <w:hideMark/>
          </w:tcPr>
          <w:p w14:paraId="7E3CBD6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Sub-Average (3)</w:t>
            </w:r>
          </w:p>
        </w:tc>
        <w:tc>
          <w:tcPr>
            <w:tcW w:w="465" w:type="dxa"/>
          </w:tcPr>
          <w:p w14:paraId="38937E09" w14:textId="74619853" w:rsidR="00AD4360" w:rsidRPr="00947823" w:rsidRDefault="00AD4360" w:rsidP="005D3E30">
            <w:pPr>
              <w:jc w:val="center"/>
              <w:rPr>
                <w:rFonts w:ascii="Georgia" w:eastAsia="Times New Roman" w:hAnsi="Georgia" w:cs="Arial"/>
                <w:kern w:val="0"/>
                <w14:ligatures w14:val="none"/>
              </w:rPr>
            </w:pPr>
          </w:p>
        </w:tc>
        <w:tc>
          <w:tcPr>
            <w:tcW w:w="364" w:type="dxa"/>
          </w:tcPr>
          <w:p w14:paraId="0D56E7BB" w14:textId="77777777" w:rsidR="00AD4360" w:rsidRPr="00947823" w:rsidRDefault="00AD4360" w:rsidP="005D3E30">
            <w:pPr>
              <w:jc w:val="center"/>
              <w:rPr>
                <w:rFonts w:ascii="Georgia" w:eastAsia="Times New Roman" w:hAnsi="Georgia" w:cs="Arial"/>
                <w:kern w:val="0"/>
                <w14:ligatures w14:val="none"/>
              </w:rPr>
            </w:pPr>
          </w:p>
        </w:tc>
        <w:tc>
          <w:tcPr>
            <w:tcW w:w="611" w:type="dxa"/>
          </w:tcPr>
          <w:p w14:paraId="5A0496D9" w14:textId="46E4D258" w:rsidR="00AD4360" w:rsidRPr="00947823" w:rsidRDefault="00AD4360" w:rsidP="005D3E30">
            <w:pPr>
              <w:jc w:val="center"/>
              <w:rPr>
                <w:rFonts w:ascii="Georgia" w:eastAsia="Times New Roman" w:hAnsi="Georgia" w:cs="Arial"/>
                <w:kern w:val="0"/>
                <w14:ligatures w14:val="none"/>
              </w:rPr>
            </w:pPr>
          </w:p>
        </w:tc>
        <w:tc>
          <w:tcPr>
            <w:tcW w:w="481" w:type="dxa"/>
            <w:noWrap/>
          </w:tcPr>
          <w:p w14:paraId="7D1BD939"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30694A1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662C81A1"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4.81</w:t>
            </w:r>
          </w:p>
        </w:tc>
        <w:tc>
          <w:tcPr>
            <w:tcW w:w="2792" w:type="dxa"/>
            <w:hideMark/>
          </w:tcPr>
          <w:p w14:paraId="5475F82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50973FEA" w14:textId="77777777" w:rsidTr="00AD4360">
        <w:trPr>
          <w:trHeight w:val="662"/>
        </w:trPr>
        <w:tc>
          <w:tcPr>
            <w:tcW w:w="2666" w:type="dxa"/>
            <w:hideMark/>
          </w:tcPr>
          <w:p w14:paraId="1E78CDF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 Performance Efficiency/Speed</w:t>
            </w:r>
          </w:p>
        </w:tc>
        <w:tc>
          <w:tcPr>
            <w:tcW w:w="465" w:type="dxa"/>
            <w:noWrap/>
          </w:tcPr>
          <w:p w14:paraId="49DC61E5" w14:textId="0BFF28C8"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26A476CB"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611" w:type="dxa"/>
            <w:noWrap/>
          </w:tcPr>
          <w:p w14:paraId="0E6E131B" w14:textId="17CC7C52"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2FDF9F9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30FB3BB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417A0FB"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4.50</w:t>
            </w:r>
          </w:p>
        </w:tc>
        <w:tc>
          <w:tcPr>
            <w:tcW w:w="2792" w:type="dxa"/>
            <w:hideMark/>
          </w:tcPr>
          <w:p w14:paraId="29878F7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5834A79B" w14:textId="77777777" w:rsidTr="00AD4360">
        <w:trPr>
          <w:trHeight w:val="444"/>
        </w:trPr>
        <w:tc>
          <w:tcPr>
            <w:tcW w:w="2666" w:type="dxa"/>
            <w:noWrap/>
            <w:hideMark/>
          </w:tcPr>
          <w:p w14:paraId="557BC7A0"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5. Maintainability</w:t>
            </w:r>
          </w:p>
        </w:tc>
        <w:tc>
          <w:tcPr>
            <w:tcW w:w="465" w:type="dxa"/>
          </w:tcPr>
          <w:p w14:paraId="6C150C53" w14:textId="7135825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7E86C80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tcPr>
          <w:p w14:paraId="13B3D84F" w14:textId="57D7591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481" w:type="dxa"/>
            <w:noWrap/>
          </w:tcPr>
          <w:p w14:paraId="757E119B"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00766F62"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21D5F841"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4.50</w:t>
            </w:r>
          </w:p>
        </w:tc>
        <w:tc>
          <w:tcPr>
            <w:tcW w:w="2792" w:type="dxa"/>
            <w:hideMark/>
          </w:tcPr>
          <w:p w14:paraId="28A189E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4C7E8DD1" w14:textId="77777777" w:rsidTr="00AD4360">
        <w:trPr>
          <w:trHeight w:val="266"/>
        </w:trPr>
        <w:tc>
          <w:tcPr>
            <w:tcW w:w="2666" w:type="dxa"/>
            <w:noWrap/>
            <w:hideMark/>
          </w:tcPr>
          <w:p w14:paraId="770EB7B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6. Portability</w:t>
            </w:r>
          </w:p>
        </w:tc>
        <w:tc>
          <w:tcPr>
            <w:tcW w:w="465" w:type="dxa"/>
            <w:noWrap/>
          </w:tcPr>
          <w:p w14:paraId="69A6BC9B" w14:textId="1B1DA06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3C9E8324"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noWrap/>
          </w:tcPr>
          <w:p w14:paraId="2819C715" w14:textId="2320B285"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FF743A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4BEB1B09"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CF9CD5D"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4.75</w:t>
            </w:r>
          </w:p>
        </w:tc>
        <w:tc>
          <w:tcPr>
            <w:tcW w:w="2792" w:type="dxa"/>
            <w:hideMark/>
          </w:tcPr>
          <w:p w14:paraId="76483DF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bl>
    <w:p w14:paraId="3EA80284" w14:textId="77777777" w:rsidR="00AA3FAE" w:rsidRDefault="00AD4360" w:rsidP="005D3E30">
      <w:pPr>
        <w:jc w:val="center"/>
        <w:rPr>
          <w:rFonts w:ascii="Georgia" w:eastAsia="Times New Roman" w:hAnsi="Georgia" w:cs="Arial"/>
          <w:color w:val="000000"/>
        </w:rPr>
        <w:sectPr w:rsidR="00AA3FAE" w:rsidSect="006B0480">
          <w:headerReference w:type="default" r:id="rId100"/>
          <w:headerReference w:type="first" r:id="rId101"/>
          <w:pgSz w:w="12240" w:h="15840"/>
          <w:pgMar w:top="1440" w:right="1440" w:bottom="1440" w:left="1440" w:header="708" w:footer="708" w:gutter="0"/>
          <w:pgNumType w:start="1"/>
          <w:cols w:space="708"/>
          <w:docGrid w:linePitch="360"/>
        </w:sectPr>
      </w:pPr>
      <w:r w:rsidRPr="00947823">
        <w:rPr>
          <w:rFonts w:ascii="Georgia" w:eastAsia="Times New Roman" w:hAnsi="Georgia" w:cs="Arial"/>
          <w:color w:val="000000"/>
        </w:rPr>
        <w:t>7. Security</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AD4360" w:rsidRPr="00947823" w14:paraId="0B831620" w14:textId="77777777" w:rsidTr="00AD4360">
        <w:trPr>
          <w:trHeight w:val="522"/>
        </w:trPr>
        <w:tc>
          <w:tcPr>
            <w:tcW w:w="2666" w:type="dxa"/>
            <w:noWrap/>
            <w:hideMark/>
          </w:tcPr>
          <w:p w14:paraId="2E135747"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4D2CEA72" w14:textId="5916282B"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4F2AEEEE"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611" w:type="dxa"/>
          </w:tcPr>
          <w:p w14:paraId="3D1D004B" w14:textId="5873C934"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1CA1234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6CD4039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6814F01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4.50</w:t>
            </w:r>
          </w:p>
        </w:tc>
        <w:tc>
          <w:tcPr>
            <w:tcW w:w="2792" w:type="dxa"/>
            <w:hideMark/>
          </w:tcPr>
          <w:p w14:paraId="064B22C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53574A5B" w14:textId="77777777" w:rsidTr="00AD4360">
        <w:trPr>
          <w:trHeight w:val="542"/>
        </w:trPr>
        <w:tc>
          <w:tcPr>
            <w:tcW w:w="2666" w:type="dxa"/>
            <w:hideMark/>
          </w:tcPr>
          <w:p w14:paraId="3EF48292"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0EA12A4F" w14:textId="7729E544"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364" w:type="dxa"/>
          </w:tcPr>
          <w:p w14:paraId="57E0DBE9"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611" w:type="dxa"/>
          </w:tcPr>
          <w:p w14:paraId="686150DC" w14:textId="69E35EDC"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867F23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46C52B0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65E8A8C2"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4.25</w:t>
            </w:r>
          </w:p>
        </w:tc>
        <w:tc>
          <w:tcPr>
            <w:tcW w:w="2792" w:type="dxa"/>
            <w:hideMark/>
          </w:tcPr>
          <w:p w14:paraId="299EFCD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4BB05149" w14:textId="77777777" w:rsidTr="00AD4360">
        <w:trPr>
          <w:trHeight w:val="503"/>
        </w:trPr>
        <w:tc>
          <w:tcPr>
            <w:tcW w:w="2666" w:type="dxa"/>
            <w:noWrap/>
            <w:hideMark/>
          </w:tcPr>
          <w:p w14:paraId="56CC5502" w14:textId="172EC420"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Sub-</w:t>
            </w:r>
            <w:r w:rsidR="005D3E30" w:rsidRPr="00947823">
              <w:rPr>
                <w:rFonts w:ascii="Georgia" w:eastAsia="Times New Roman" w:hAnsi="Georgia" w:cs="Arial"/>
                <w:color w:val="000000"/>
                <w:kern w:val="0"/>
                <w14:ligatures w14:val="none"/>
              </w:rPr>
              <w:t>Average (</w:t>
            </w:r>
            <w:r w:rsidRPr="00947823">
              <w:rPr>
                <w:rFonts w:ascii="Georgia" w:eastAsia="Times New Roman" w:hAnsi="Georgia" w:cs="Arial"/>
                <w:color w:val="000000"/>
                <w:kern w:val="0"/>
                <w14:ligatures w14:val="none"/>
              </w:rPr>
              <w:t>7)</w:t>
            </w:r>
          </w:p>
        </w:tc>
        <w:tc>
          <w:tcPr>
            <w:tcW w:w="465" w:type="dxa"/>
          </w:tcPr>
          <w:p w14:paraId="4DA643E4" w14:textId="39F192CA" w:rsidR="00AD4360" w:rsidRPr="00947823" w:rsidRDefault="00AD4360" w:rsidP="005D3E30">
            <w:pPr>
              <w:jc w:val="center"/>
              <w:rPr>
                <w:rFonts w:ascii="Georgia" w:eastAsia="Times New Roman" w:hAnsi="Georgia" w:cs="Arial"/>
                <w:color w:val="000000"/>
                <w:kern w:val="0"/>
                <w14:ligatures w14:val="none"/>
              </w:rPr>
            </w:pPr>
          </w:p>
        </w:tc>
        <w:tc>
          <w:tcPr>
            <w:tcW w:w="364" w:type="dxa"/>
          </w:tcPr>
          <w:p w14:paraId="7E876B66" w14:textId="77777777" w:rsidR="00AD4360" w:rsidRPr="00947823" w:rsidRDefault="00AD4360" w:rsidP="005D3E30">
            <w:pPr>
              <w:jc w:val="center"/>
              <w:rPr>
                <w:rFonts w:ascii="Georgia" w:eastAsia="Times New Roman" w:hAnsi="Georgia" w:cs="Arial"/>
                <w:color w:val="000000"/>
                <w:kern w:val="0"/>
                <w14:ligatures w14:val="none"/>
              </w:rPr>
            </w:pPr>
          </w:p>
        </w:tc>
        <w:tc>
          <w:tcPr>
            <w:tcW w:w="611" w:type="dxa"/>
          </w:tcPr>
          <w:p w14:paraId="2C3025A3" w14:textId="6B5DB2E3" w:rsidR="00AD4360" w:rsidRPr="00947823" w:rsidRDefault="00AD4360" w:rsidP="005D3E30">
            <w:pPr>
              <w:jc w:val="center"/>
              <w:rPr>
                <w:rFonts w:ascii="Georgia" w:eastAsia="Times New Roman" w:hAnsi="Georgia" w:cs="Arial"/>
                <w:color w:val="000000"/>
                <w:kern w:val="0"/>
                <w14:ligatures w14:val="none"/>
              </w:rPr>
            </w:pPr>
          </w:p>
        </w:tc>
        <w:tc>
          <w:tcPr>
            <w:tcW w:w="481" w:type="dxa"/>
            <w:noWrap/>
          </w:tcPr>
          <w:p w14:paraId="4E20A22D"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54FA6885" w14:textId="77777777" w:rsidR="00AD4360" w:rsidRPr="00947823" w:rsidRDefault="00AD4360" w:rsidP="005D3E30">
            <w:pPr>
              <w:jc w:val="center"/>
              <w:rPr>
                <w:rFonts w:ascii="Georgia" w:eastAsia="Times New Roman" w:hAnsi="Georgia" w:cs="Arial"/>
                <w:kern w:val="0"/>
                <w14:ligatures w14:val="none"/>
              </w:rPr>
            </w:pPr>
          </w:p>
        </w:tc>
        <w:tc>
          <w:tcPr>
            <w:tcW w:w="1633" w:type="dxa"/>
            <w:noWrap/>
          </w:tcPr>
          <w:p w14:paraId="051A48AB"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4.38</w:t>
            </w:r>
          </w:p>
        </w:tc>
        <w:tc>
          <w:tcPr>
            <w:tcW w:w="2792" w:type="dxa"/>
            <w:hideMark/>
          </w:tcPr>
          <w:p w14:paraId="5C628C61"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14CC8CC2" w14:textId="77777777" w:rsidTr="00AD4360">
        <w:trPr>
          <w:trHeight w:val="444"/>
        </w:trPr>
        <w:tc>
          <w:tcPr>
            <w:tcW w:w="2666" w:type="dxa"/>
            <w:vMerge w:val="restart"/>
            <w:noWrap/>
            <w:hideMark/>
          </w:tcPr>
          <w:p w14:paraId="462B3483"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8. Compatibility</w:t>
            </w:r>
          </w:p>
        </w:tc>
        <w:tc>
          <w:tcPr>
            <w:tcW w:w="465" w:type="dxa"/>
          </w:tcPr>
          <w:p w14:paraId="10D23844" w14:textId="23E9773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6BC548B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tcPr>
          <w:p w14:paraId="0A82A3CB" w14:textId="3A0A87A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481" w:type="dxa"/>
            <w:noWrap/>
          </w:tcPr>
          <w:p w14:paraId="50D24F07"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2F2EA6C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3E025F4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4.25</w:t>
            </w:r>
          </w:p>
        </w:tc>
        <w:tc>
          <w:tcPr>
            <w:tcW w:w="2792" w:type="dxa"/>
            <w:hideMark/>
          </w:tcPr>
          <w:p w14:paraId="7C0CDEC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525F73BE" w14:textId="77777777" w:rsidTr="00AD4360">
        <w:trPr>
          <w:trHeight w:val="427"/>
        </w:trPr>
        <w:tc>
          <w:tcPr>
            <w:tcW w:w="2666" w:type="dxa"/>
            <w:vMerge/>
            <w:hideMark/>
          </w:tcPr>
          <w:p w14:paraId="0640B523"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559ABD76" w14:textId="08F99F7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2C63395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tcPr>
          <w:p w14:paraId="759BF13B" w14:textId="53BC94F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A8265D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778990E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2BFD7D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24C91CB8"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6F9FEC02" w14:textId="77777777" w:rsidTr="00AD4360">
        <w:trPr>
          <w:trHeight w:val="427"/>
        </w:trPr>
        <w:tc>
          <w:tcPr>
            <w:tcW w:w="2666" w:type="dxa"/>
            <w:noWrap/>
            <w:hideMark/>
          </w:tcPr>
          <w:p w14:paraId="32E8230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Sub-</w:t>
            </w:r>
            <w:proofErr w:type="spellStart"/>
            <w:proofErr w:type="gramStart"/>
            <w:r w:rsidRPr="00947823">
              <w:rPr>
                <w:rFonts w:ascii="Georgia" w:eastAsia="Times New Roman" w:hAnsi="Georgia" w:cs="Arial"/>
                <w:color w:val="000000"/>
                <w:kern w:val="0"/>
                <w14:ligatures w14:val="none"/>
              </w:rPr>
              <w:t>Averag</w:t>
            </w:r>
            <w:proofErr w:type="spellEnd"/>
            <w:r w:rsidRPr="00947823">
              <w:rPr>
                <w:rFonts w:ascii="Georgia" w:eastAsia="Times New Roman" w:hAnsi="Georgia" w:cs="Arial"/>
                <w:color w:val="000000"/>
                <w:kern w:val="0"/>
                <w14:ligatures w14:val="none"/>
              </w:rPr>
              <w:t>(</w:t>
            </w:r>
            <w:proofErr w:type="gramEnd"/>
            <w:r w:rsidRPr="00947823">
              <w:rPr>
                <w:rFonts w:ascii="Georgia" w:eastAsia="Times New Roman" w:hAnsi="Georgia" w:cs="Arial"/>
                <w:color w:val="000000"/>
                <w:kern w:val="0"/>
                <w14:ligatures w14:val="none"/>
              </w:rPr>
              <w:t>8)</w:t>
            </w:r>
          </w:p>
        </w:tc>
        <w:tc>
          <w:tcPr>
            <w:tcW w:w="465" w:type="dxa"/>
          </w:tcPr>
          <w:p w14:paraId="539A7B0E" w14:textId="5EA8CF96" w:rsidR="00AD4360" w:rsidRPr="00947823" w:rsidRDefault="00AD4360" w:rsidP="005D3E30">
            <w:pPr>
              <w:jc w:val="center"/>
              <w:rPr>
                <w:rFonts w:ascii="Georgia" w:eastAsia="Times New Roman" w:hAnsi="Georgia" w:cs="Arial"/>
                <w:color w:val="000000"/>
                <w:kern w:val="0"/>
                <w14:ligatures w14:val="none"/>
              </w:rPr>
            </w:pPr>
          </w:p>
        </w:tc>
        <w:tc>
          <w:tcPr>
            <w:tcW w:w="364" w:type="dxa"/>
          </w:tcPr>
          <w:p w14:paraId="686F9DA7" w14:textId="77777777" w:rsidR="00AD4360" w:rsidRPr="00947823" w:rsidRDefault="00AD4360" w:rsidP="005D3E30">
            <w:pPr>
              <w:jc w:val="center"/>
              <w:rPr>
                <w:rFonts w:ascii="Georgia" w:eastAsia="Times New Roman" w:hAnsi="Georgia" w:cs="Arial"/>
                <w:color w:val="000000"/>
                <w:kern w:val="0"/>
                <w14:ligatures w14:val="none"/>
              </w:rPr>
            </w:pPr>
          </w:p>
        </w:tc>
        <w:tc>
          <w:tcPr>
            <w:tcW w:w="611" w:type="dxa"/>
          </w:tcPr>
          <w:p w14:paraId="1CFFFA25" w14:textId="31ADC9B3" w:rsidR="00AD4360" w:rsidRPr="00947823" w:rsidRDefault="00AD4360" w:rsidP="005D3E30">
            <w:pPr>
              <w:jc w:val="center"/>
              <w:rPr>
                <w:rFonts w:ascii="Georgia" w:eastAsia="Times New Roman" w:hAnsi="Georgia" w:cs="Arial"/>
                <w:color w:val="000000"/>
                <w:kern w:val="0"/>
                <w14:ligatures w14:val="none"/>
              </w:rPr>
            </w:pPr>
          </w:p>
        </w:tc>
        <w:tc>
          <w:tcPr>
            <w:tcW w:w="481" w:type="dxa"/>
            <w:noWrap/>
          </w:tcPr>
          <w:p w14:paraId="232C1531"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6D35B1A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24F003E6"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4.50</w:t>
            </w:r>
          </w:p>
        </w:tc>
        <w:tc>
          <w:tcPr>
            <w:tcW w:w="2792" w:type="dxa"/>
            <w:hideMark/>
          </w:tcPr>
          <w:p w14:paraId="26D25F5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728846C7" w14:textId="77777777" w:rsidTr="00AD4360">
        <w:trPr>
          <w:trHeight w:val="266"/>
        </w:trPr>
        <w:tc>
          <w:tcPr>
            <w:tcW w:w="2666" w:type="dxa"/>
            <w:noWrap/>
            <w:hideMark/>
          </w:tcPr>
          <w:p w14:paraId="652E0867" w14:textId="3A7BECF9" w:rsidR="00AD4360" w:rsidRPr="00947823" w:rsidRDefault="00AD4360" w:rsidP="005D3E30">
            <w:pPr>
              <w:jc w:val="center"/>
              <w:rPr>
                <w:rFonts w:ascii="Georgia" w:eastAsia="Times New Roman" w:hAnsi="Georgia" w:cs="Arial"/>
                <w:kern w:val="0"/>
                <w14:ligatures w14:val="none"/>
              </w:rPr>
            </w:pPr>
          </w:p>
        </w:tc>
        <w:tc>
          <w:tcPr>
            <w:tcW w:w="465" w:type="dxa"/>
          </w:tcPr>
          <w:p w14:paraId="0F366082" w14:textId="1962DDF3" w:rsidR="00AD4360" w:rsidRPr="00947823" w:rsidRDefault="00AD4360" w:rsidP="005D3E30">
            <w:pPr>
              <w:jc w:val="center"/>
              <w:rPr>
                <w:rFonts w:ascii="Georgia" w:eastAsia="Times New Roman" w:hAnsi="Georgia" w:cs="Arial"/>
                <w:kern w:val="0"/>
                <w14:ligatures w14:val="none"/>
              </w:rPr>
            </w:pPr>
          </w:p>
        </w:tc>
        <w:tc>
          <w:tcPr>
            <w:tcW w:w="364" w:type="dxa"/>
          </w:tcPr>
          <w:p w14:paraId="342126D5" w14:textId="77777777" w:rsidR="00AD4360" w:rsidRPr="00947823" w:rsidRDefault="00AD4360" w:rsidP="005D3E30">
            <w:pPr>
              <w:jc w:val="center"/>
              <w:rPr>
                <w:rFonts w:ascii="Georgia" w:eastAsia="Times New Roman" w:hAnsi="Georgia" w:cs="Arial"/>
                <w:kern w:val="0"/>
                <w14:ligatures w14:val="none"/>
              </w:rPr>
            </w:pPr>
          </w:p>
        </w:tc>
        <w:tc>
          <w:tcPr>
            <w:tcW w:w="611" w:type="dxa"/>
          </w:tcPr>
          <w:p w14:paraId="76DB776B" w14:textId="1FDDDB82" w:rsidR="00AD4360" w:rsidRPr="00947823" w:rsidRDefault="00AD4360" w:rsidP="005D3E30">
            <w:pPr>
              <w:jc w:val="center"/>
              <w:rPr>
                <w:rFonts w:ascii="Georgia" w:eastAsia="Times New Roman" w:hAnsi="Georgia" w:cs="Arial"/>
                <w:kern w:val="0"/>
                <w14:ligatures w14:val="none"/>
              </w:rPr>
            </w:pPr>
          </w:p>
        </w:tc>
        <w:tc>
          <w:tcPr>
            <w:tcW w:w="481" w:type="dxa"/>
          </w:tcPr>
          <w:p w14:paraId="5C812CFE" w14:textId="77777777" w:rsidR="00AD4360" w:rsidRPr="00947823" w:rsidRDefault="00AD4360" w:rsidP="005D3E30">
            <w:pPr>
              <w:jc w:val="center"/>
              <w:rPr>
                <w:rFonts w:ascii="Georgia" w:eastAsia="Times New Roman" w:hAnsi="Georgia" w:cs="Arial"/>
                <w:kern w:val="0"/>
                <w14:ligatures w14:val="none"/>
              </w:rPr>
            </w:pPr>
          </w:p>
        </w:tc>
        <w:tc>
          <w:tcPr>
            <w:tcW w:w="481" w:type="dxa"/>
          </w:tcPr>
          <w:p w14:paraId="62A8067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1801536A"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4.66</w:t>
            </w:r>
          </w:p>
        </w:tc>
        <w:tc>
          <w:tcPr>
            <w:tcW w:w="2792" w:type="dxa"/>
            <w:hideMark/>
          </w:tcPr>
          <w:p w14:paraId="05E9B9C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bl>
    <w:p w14:paraId="56AF085A" w14:textId="77777777" w:rsidR="0010328F" w:rsidRDefault="0010328F" w:rsidP="007C0891">
      <w:pPr>
        <w:rPr>
          <w:rFonts w:ascii="Georgia" w:eastAsia="Georgia" w:hAnsi="Georgia" w:cs="Georgia"/>
          <w:bCs/>
          <w:lang w:val="en-US"/>
        </w:rPr>
      </w:pPr>
    </w:p>
    <w:p w14:paraId="6278C6AE" w14:textId="77777777" w:rsidR="001E2C32" w:rsidRDefault="001E2C32" w:rsidP="00A13271">
      <w:pPr>
        <w:spacing w:line="480" w:lineRule="auto"/>
        <w:ind w:firstLine="720"/>
        <w:rPr>
          <w:rFonts w:ascii="Georgia" w:eastAsia="Georgia" w:hAnsi="Georgia" w:cs="Georgia"/>
          <w:bCs/>
          <w:lang w:val="en-US"/>
        </w:rPr>
      </w:pPr>
    </w:p>
    <w:p w14:paraId="4406FD47" w14:textId="65F77CBA" w:rsidR="007C0891" w:rsidRPr="00A13271" w:rsidRDefault="007C0891" w:rsidP="00A13271">
      <w:pPr>
        <w:spacing w:line="480" w:lineRule="auto"/>
        <w:ind w:firstLine="720"/>
        <w:rPr>
          <w:rFonts w:ascii="Georgia" w:hAnsi="Georgia"/>
        </w:rPr>
      </w:pPr>
      <w:r w:rsidRPr="00947823">
        <w:rPr>
          <w:rFonts w:ascii="Georgia" w:eastAsia="Georgia" w:hAnsi="Georgia" w:cs="Georgia"/>
          <w:bCs/>
          <w:lang w:val="en-US"/>
        </w:rPr>
        <w:t xml:space="preserve">Table C.1 shows the pilot testing results from beneficiaries, </w:t>
      </w:r>
      <w:r w:rsidRPr="00947823">
        <w:rPr>
          <w:rFonts w:ascii="Georgia" w:hAnsi="Georgia"/>
        </w:rPr>
        <w:t>The end-user evaluation rates the system highly across all key areas, with an overall average of 4.66, described as "Far More Than What is Expected." It excels in functionality, reliability, and usability, with sub-averages of 4.81 in both functionality and usability. The system is user-friendly, secure, and performs efficiently, with notable strengths in portability and data accuracy. Security and compatibility also score well, though slightly lower, with sub-averages of 4.38 and 4.50, respectively.</w:t>
      </w:r>
    </w:p>
    <w:p w14:paraId="0F949730" w14:textId="77777777" w:rsidR="0010328F" w:rsidRDefault="007C0891" w:rsidP="0010328F">
      <w:pPr>
        <w:spacing w:line="240" w:lineRule="auto"/>
        <w:rPr>
          <w:rFonts w:ascii="Georgia" w:eastAsia="Georgia" w:hAnsi="Georgia" w:cs="Georgia"/>
          <w:b/>
          <w:bCs/>
          <w:lang w:val="en-US"/>
        </w:rPr>
      </w:pPr>
      <w:r w:rsidRPr="00947823">
        <w:rPr>
          <w:rFonts w:ascii="Georgia" w:eastAsia="Georgia" w:hAnsi="Georgia" w:cs="Georgia"/>
          <w:b/>
          <w:bCs/>
          <w:lang w:val="en-US"/>
        </w:rPr>
        <w:t xml:space="preserve">Table C.2 </w:t>
      </w:r>
    </w:p>
    <w:p w14:paraId="1AEF0D3C" w14:textId="642C3906" w:rsidR="007C0891" w:rsidRPr="0010328F" w:rsidRDefault="007C0891" w:rsidP="0010328F">
      <w:pPr>
        <w:spacing w:line="240" w:lineRule="auto"/>
        <w:rPr>
          <w:rFonts w:ascii="Georgia" w:eastAsia="Georgia" w:hAnsi="Georgia" w:cs="Georgia"/>
          <w:i/>
          <w:iCs/>
          <w:lang w:val="en-US"/>
        </w:rPr>
      </w:pPr>
      <w:r w:rsidRPr="0010328F">
        <w:rPr>
          <w:rFonts w:ascii="Georgia" w:eastAsia="Georgia" w:hAnsi="Georgia" w:cs="Georgia"/>
          <w:i/>
          <w:iCs/>
          <w:lang w:val="en-US"/>
        </w:rPr>
        <w:t>Pilot Testing Tally (IT Professionals)</w:t>
      </w:r>
    </w:p>
    <w:tbl>
      <w:tblPr>
        <w:tblW w:w="9406" w:type="dxa"/>
        <w:tblLayout w:type="fixed"/>
        <w:tblLook w:val="04A0" w:firstRow="1" w:lastRow="0" w:firstColumn="1" w:lastColumn="0" w:noHBand="0" w:noVBand="1"/>
      </w:tblPr>
      <w:tblGrid>
        <w:gridCol w:w="977"/>
        <w:gridCol w:w="2387"/>
        <w:gridCol w:w="439"/>
        <w:gridCol w:w="440"/>
        <w:gridCol w:w="439"/>
        <w:gridCol w:w="440"/>
        <w:gridCol w:w="443"/>
        <w:gridCol w:w="835"/>
        <w:gridCol w:w="1425"/>
        <w:gridCol w:w="1581"/>
      </w:tblGrid>
      <w:tr w:rsidR="006C3ED2" w:rsidRPr="00947823" w14:paraId="5B00C4FE" w14:textId="77777777" w:rsidTr="001E2C32">
        <w:trPr>
          <w:trHeight w:val="794"/>
        </w:trPr>
        <w:tc>
          <w:tcPr>
            <w:tcW w:w="9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181807" w14:textId="77777777" w:rsidR="006C3ED2" w:rsidRPr="00947823" w:rsidRDefault="006C3ED2" w:rsidP="00FE3CB8">
            <w:pPr>
              <w:spacing w:after="0" w:line="240" w:lineRule="auto"/>
              <w:jc w:val="center"/>
              <w:rPr>
                <w:rFonts w:ascii="Georgia" w:eastAsia="Times New Roman" w:hAnsi="Georgia" w:cs="Arial"/>
              </w:rPr>
            </w:pPr>
          </w:p>
        </w:tc>
        <w:tc>
          <w:tcPr>
            <w:tcW w:w="2387" w:type="dxa"/>
            <w:tcBorders>
              <w:top w:val="single" w:sz="4" w:space="0" w:color="auto"/>
              <w:left w:val="nil"/>
              <w:bottom w:val="single" w:sz="4" w:space="0" w:color="auto"/>
              <w:right w:val="single" w:sz="4" w:space="0" w:color="auto"/>
            </w:tcBorders>
            <w:shd w:val="clear" w:color="auto" w:fill="auto"/>
            <w:noWrap/>
            <w:vAlign w:val="bottom"/>
            <w:hideMark/>
          </w:tcPr>
          <w:p w14:paraId="585E7253" w14:textId="77777777" w:rsidR="006C3ED2" w:rsidRPr="00947823" w:rsidRDefault="006C3ED2" w:rsidP="00FE3CB8">
            <w:pPr>
              <w:spacing w:after="0" w:line="240" w:lineRule="auto"/>
              <w:jc w:val="center"/>
              <w:rPr>
                <w:rFonts w:ascii="Georgia" w:eastAsia="Times New Roman" w:hAnsi="Georgia" w:cs="Arial"/>
              </w:rPr>
            </w:pPr>
          </w:p>
        </w:tc>
        <w:tc>
          <w:tcPr>
            <w:tcW w:w="2201" w:type="dxa"/>
            <w:gridSpan w:val="5"/>
            <w:tcBorders>
              <w:top w:val="single" w:sz="4" w:space="0" w:color="auto"/>
              <w:left w:val="nil"/>
              <w:bottom w:val="single" w:sz="4" w:space="0" w:color="auto"/>
              <w:right w:val="single" w:sz="4" w:space="0" w:color="auto"/>
            </w:tcBorders>
            <w:shd w:val="clear" w:color="auto" w:fill="auto"/>
            <w:noWrap/>
            <w:vAlign w:val="center"/>
            <w:hideMark/>
          </w:tcPr>
          <w:p w14:paraId="5E700A1C" w14:textId="77777777" w:rsidR="006C3ED2" w:rsidRPr="00947823" w:rsidRDefault="006C3ED2" w:rsidP="00FE3CB8">
            <w:pPr>
              <w:spacing w:after="0" w:line="240" w:lineRule="auto"/>
              <w:jc w:val="center"/>
              <w:rPr>
                <w:rFonts w:ascii="Georgia" w:eastAsia="Times New Roman" w:hAnsi="Georgia" w:cs="Arial"/>
                <w:b/>
                <w:bCs/>
              </w:rPr>
            </w:pPr>
            <w:r w:rsidRPr="00947823">
              <w:rPr>
                <w:rFonts w:ascii="Georgia" w:eastAsia="Times New Roman" w:hAnsi="Georgia" w:cs="Arial"/>
                <w:b/>
                <w:bCs/>
              </w:rPr>
              <w:t>Frequency</w:t>
            </w:r>
          </w:p>
        </w:tc>
        <w:tc>
          <w:tcPr>
            <w:tcW w:w="835" w:type="dxa"/>
            <w:tcBorders>
              <w:top w:val="single" w:sz="4" w:space="0" w:color="auto"/>
              <w:left w:val="nil"/>
              <w:bottom w:val="single" w:sz="4" w:space="0" w:color="auto"/>
              <w:right w:val="single" w:sz="4" w:space="0" w:color="auto"/>
            </w:tcBorders>
            <w:shd w:val="clear" w:color="auto" w:fill="auto"/>
            <w:noWrap/>
            <w:vAlign w:val="center"/>
            <w:hideMark/>
          </w:tcPr>
          <w:p w14:paraId="0B40AC4B" w14:textId="77777777" w:rsidR="006C3ED2" w:rsidRPr="00947823" w:rsidRDefault="006C3ED2" w:rsidP="00FE3CB8">
            <w:pPr>
              <w:spacing w:after="0" w:line="240" w:lineRule="auto"/>
              <w:jc w:val="center"/>
              <w:rPr>
                <w:rFonts w:ascii="Georgia" w:eastAsia="Times New Roman" w:hAnsi="Georgia" w:cs="Arial"/>
                <w:b/>
                <w:bCs/>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1E5DBC" w14:textId="77777777" w:rsidR="006C3ED2" w:rsidRPr="00947823" w:rsidRDefault="006C3ED2" w:rsidP="00FE3CB8">
            <w:pPr>
              <w:spacing w:after="0" w:line="240" w:lineRule="auto"/>
              <w:jc w:val="center"/>
              <w:rPr>
                <w:rFonts w:ascii="Georgia" w:eastAsia="Times New Roman" w:hAnsi="Georgia" w:cs="Arial"/>
                <w:b/>
                <w:bCs/>
              </w:rPr>
            </w:pPr>
            <w:r w:rsidRPr="00947823">
              <w:rPr>
                <w:rFonts w:ascii="Georgia" w:eastAsia="Times New Roman" w:hAnsi="Georgia" w:cs="Arial"/>
                <w:b/>
                <w:bCs/>
              </w:rPr>
              <w:t>Weighted Mean</w:t>
            </w:r>
          </w:p>
        </w:tc>
        <w:tc>
          <w:tcPr>
            <w:tcW w:w="15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FEE0BE" w14:textId="77777777" w:rsidR="006C3ED2" w:rsidRPr="00947823" w:rsidRDefault="006C3ED2" w:rsidP="00FE3CB8">
            <w:pPr>
              <w:spacing w:after="0" w:line="240" w:lineRule="auto"/>
              <w:jc w:val="center"/>
              <w:rPr>
                <w:rFonts w:ascii="Georgia" w:eastAsia="Times New Roman" w:hAnsi="Georgia" w:cs="Arial"/>
                <w:b/>
                <w:bCs/>
              </w:rPr>
            </w:pPr>
            <w:r w:rsidRPr="00947823">
              <w:rPr>
                <w:rFonts w:ascii="Georgia" w:eastAsia="Times New Roman" w:hAnsi="Georgia" w:cs="Arial"/>
                <w:b/>
                <w:bCs/>
              </w:rPr>
              <w:t>Adjectival Description</w:t>
            </w:r>
          </w:p>
        </w:tc>
      </w:tr>
      <w:tr w:rsidR="006C3ED2" w:rsidRPr="00947823" w14:paraId="3668B86A" w14:textId="77777777" w:rsidTr="001E2C32">
        <w:trPr>
          <w:trHeight w:val="857"/>
        </w:trPr>
        <w:tc>
          <w:tcPr>
            <w:tcW w:w="977" w:type="dxa"/>
            <w:tcBorders>
              <w:top w:val="nil"/>
              <w:left w:val="single" w:sz="4" w:space="0" w:color="auto"/>
              <w:bottom w:val="single" w:sz="4" w:space="0" w:color="auto"/>
              <w:right w:val="single" w:sz="4" w:space="0" w:color="auto"/>
            </w:tcBorders>
            <w:shd w:val="clear" w:color="auto" w:fill="auto"/>
            <w:noWrap/>
            <w:vAlign w:val="center"/>
            <w:hideMark/>
          </w:tcPr>
          <w:p w14:paraId="47923AA9" w14:textId="771734F9"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Characteristic</w:t>
            </w:r>
          </w:p>
        </w:tc>
        <w:tc>
          <w:tcPr>
            <w:tcW w:w="2387" w:type="dxa"/>
            <w:tcBorders>
              <w:top w:val="nil"/>
              <w:left w:val="nil"/>
              <w:bottom w:val="single" w:sz="4" w:space="0" w:color="auto"/>
              <w:right w:val="single" w:sz="4" w:space="0" w:color="auto"/>
            </w:tcBorders>
            <w:shd w:val="clear" w:color="auto" w:fill="auto"/>
            <w:noWrap/>
            <w:vAlign w:val="center"/>
            <w:hideMark/>
          </w:tcPr>
          <w:p w14:paraId="4FE13EEF" w14:textId="505825BF"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Sub-Characteristic</w:t>
            </w:r>
          </w:p>
        </w:tc>
        <w:tc>
          <w:tcPr>
            <w:tcW w:w="439" w:type="dxa"/>
            <w:tcBorders>
              <w:top w:val="nil"/>
              <w:left w:val="nil"/>
              <w:bottom w:val="single" w:sz="4" w:space="0" w:color="auto"/>
              <w:right w:val="single" w:sz="4" w:space="0" w:color="auto"/>
            </w:tcBorders>
            <w:shd w:val="clear" w:color="auto" w:fill="auto"/>
            <w:noWrap/>
            <w:vAlign w:val="center"/>
            <w:hideMark/>
          </w:tcPr>
          <w:p w14:paraId="7A08D76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5</w:t>
            </w:r>
          </w:p>
        </w:tc>
        <w:tc>
          <w:tcPr>
            <w:tcW w:w="440" w:type="dxa"/>
            <w:tcBorders>
              <w:top w:val="nil"/>
              <w:left w:val="nil"/>
              <w:bottom w:val="single" w:sz="4" w:space="0" w:color="auto"/>
              <w:right w:val="single" w:sz="4" w:space="0" w:color="auto"/>
            </w:tcBorders>
            <w:shd w:val="clear" w:color="auto" w:fill="auto"/>
            <w:noWrap/>
            <w:vAlign w:val="center"/>
            <w:hideMark/>
          </w:tcPr>
          <w:p w14:paraId="403D16F6"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w:t>
            </w:r>
          </w:p>
        </w:tc>
        <w:tc>
          <w:tcPr>
            <w:tcW w:w="439" w:type="dxa"/>
            <w:tcBorders>
              <w:top w:val="nil"/>
              <w:left w:val="nil"/>
              <w:bottom w:val="single" w:sz="4" w:space="0" w:color="auto"/>
              <w:right w:val="single" w:sz="4" w:space="0" w:color="auto"/>
            </w:tcBorders>
            <w:shd w:val="clear" w:color="auto" w:fill="auto"/>
            <w:noWrap/>
            <w:vAlign w:val="center"/>
            <w:hideMark/>
          </w:tcPr>
          <w:p w14:paraId="02A6B536"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w:t>
            </w:r>
          </w:p>
        </w:tc>
        <w:tc>
          <w:tcPr>
            <w:tcW w:w="440" w:type="dxa"/>
            <w:tcBorders>
              <w:top w:val="nil"/>
              <w:left w:val="nil"/>
              <w:bottom w:val="single" w:sz="4" w:space="0" w:color="auto"/>
              <w:right w:val="single" w:sz="4" w:space="0" w:color="auto"/>
            </w:tcBorders>
            <w:shd w:val="clear" w:color="auto" w:fill="auto"/>
            <w:noWrap/>
            <w:vAlign w:val="center"/>
            <w:hideMark/>
          </w:tcPr>
          <w:p w14:paraId="508283E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2</w:t>
            </w:r>
          </w:p>
        </w:tc>
        <w:tc>
          <w:tcPr>
            <w:tcW w:w="443" w:type="dxa"/>
            <w:tcBorders>
              <w:top w:val="nil"/>
              <w:left w:val="nil"/>
              <w:bottom w:val="single" w:sz="4" w:space="0" w:color="auto"/>
              <w:right w:val="single" w:sz="4" w:space="0" w:color="auto"/>
            </w:tcBorders>
            <w:shd w:val="clear" w:color="auto" w:fill="auto"/>
            <w:noWrap/>
            <w:vAlign w:val="center"/>
            <w:hideMark/>
          </w:tcPr>
          <w:p w14:paraId="3A0BF47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1</w:t>
            </w:r>
          </w:p>
        </w:tc>
        <w:tc>
          <w:tcPr>
            <w:tcW w:w="835" w:type="dxa"/>
            <w:tcBorders>
              <w:top w:val="nil"/>
              <w:left w:val="nil"/>
              <w:bottom w:val="single" w:sz="4" w:space="0" w:color="auto"/>
              <w:right w:val="single" w:sz="4" w:space="0" w:color="auto"/>
            </w:tcBorders>
            <w:shd w:val="clear" w:color="auto" w:fill="auto"/>
            <w:noWrap/>
            <w:vAlign w:val="center"/>
            <w:hideMark/>
          </w:tcPr>
          <w:p w14:paraId="77AF44A3"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Total</w:t>
            </w:r>
          </w:p>
        </w:tc>
        <w:tc>
          <w:tcPr>
            <w:tcW w:w="1425" w:type="dxa"/>
            <w:tcBorders>
              <w:top w:val="single" w:sz="4" w:space="0" w:color="auto"/>
              <w:left w:val="single" w:sz="4" w:space="0" w:color="auto"/>
              <w:bottom w:val="single" w:sz="4" w:space="0" w:color="auto"/>
              <w:right w:val="single" w:sz="4" w:space="0" w:color="auto"/>
            </w:tcBorders>
            <w:vAlign w:val="center"/>
            <w:hideMark/>
          </w:tcPr>
          <w:p w14:paraId="19E90A44" w14:textId="77777777" w:rsidR="006C3ED2" w:rsidRPr="00947823" w:rsidRDefault="006C3ED2" w:rsidP="006C3ED2">
            <w:pPr>
              <w:spacing w:after="0" w:line="240" w:lineRule="auto"/>
              <w:jc w:val="center"/>
              <w:rPr>
                <w:rFonts w:ascii="Georgia" w:eastAsia="Times New Roman" w:hAnsi="Georgia" w:cs="Arial"/>
                <w:b/>
                <w:bCs/>
              </w:rPr>
            </w:pPr>
          </w:p>
        </w:tc>
        <w:tc>
          <w:tcPr>
            <w:tcW w:w="1581" w:type="dxa"/>
            <w:tcBorders>
              <w:top w:val="single" w:sz="4" w:space="0" w:color="auto"/>
              <w:left w:val="single" w:sz="4" w:space="0" w:color="auto"/>
              <w:bottom w:val="single" w:sz="4" w:space="0" w:color="auto"/>
              <w:right w:val="single" w:sz="4" w:space="0" w:color="auto"/>
            </w:tcBorders>
            <w:vAlign w:val="center"/>
            <w:hideMark/>
          </w:tcPr>
          <w:p w14:paraId="1C3B9FA8" w14:textId="77777777" w:rsidR="006C3ED2" w:rsidRPr="00947823" w:rsidRDefault="006C3ED2" w:rsidP="006C3ED2">
            <w:pPr>
              <w:spacing w:after="0" w:line="240" w:lineRule="auto"/>
              <w:jc w:val="center"/>
              <w:rPr>
                <w:rFonts w:ascii="Georgia" w:eastAsia="Times New Roman" w:hAnsi="Georgia" w:cs="Arial"/>
                <w:b/>
                <w:bCs/>
              </w:rPr>
            </w:pPr>
          </w:p>
        </w:tc>
      </w:tr>
      <w:tr w:rsidR="006C3ED2" w:rsidRPr="00947823" w14:paraId="35DE4CBD" w14:textId="77777777" w:rsidTr="001E2C32">
        <w:trPr>
          <w:trHeight w:val="2325"/>
        </w:trPr>
        <w:tc>
          <w:tcPr>
            <w:tcW w:w="9406"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43D14C4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 xml:space="preserve">1. </w:t>
            </w:r>
            <w:r w:rsidRPr="00947823">
              <w:rPr>
                <w:rFonts w:ascii="Georgia" w:eastAsia="Times New Roman" w:hAnsi="Georgia" w:cs="Arial"/>
                <w:b/>
                <w:bCs/>
              </w:rPr>
              <w:t>Functional Suitability</w:t>
            </w:r>
            <w:r w:rsidRPr="00947823">
              <w:rPr>
                <w:rFonts w:ascii="Georgia" w:eastAsia="Times New Roman" w:hAnsi="Georgia" w:cs="Arial"/>
              </w:rPr>
              <w:t xml:space="preserve"> </w:t>
            </w:r>
            <w:r w:rsidRPr="00947823">
              <w:rPr>
                <w:rFonts w:ascii="Georgia" w:eastAsia="Times New Roman" w:hAnsi="Georgia" w:cs="Arial"/>
                <w:i/>
                <w:iCs/>
              </w:rPr>
              <w:t>is the capability of the system to provide functions which meet stated and implied needs when the software is used under the specified conditions</w:t>
            </w:r>
          </w:p>
        </w:tc>
      </w:tr>
    </w:tbl>
    <w:p w14:paraId="52536FDE" w14:textId="77777777" w:rsidR="001E2C32" w:rsidRDefault="001E2C32" w:rsidP="006C3ED2">
      <w:pPr>
        <w:spacing w:after="0" w:line="240" w:lineRule="auto"/>
        <w:jc w:val="center"/>
        <w:rPr>
          <w:rFonts w:ascii="Georgia" w:eastAsia="Times New Roman" w:hAnsi="Georgia" w:cs="Arial"/>
        </w:rPr>
        <w:sectPr w:rsidR="001E2C32" w:rsidSect="006B0480">
          <w:headerReference w:type="default" r:id="rId102"/>
          <w:pgSz w:w="12240" w:h="15840"/>
          <w:pgMar w:top="1440" w:right="1440" w:bottom="1440" w:left="1440" w:header="708" w:footer="708" w:gutter="0"/>
          <w:pgNumType w:start="1"/>
          <w:cols w:space="708"/>
          <w:docGrid w:linePitch="360"/>
        </w:sectPr>
      </w:pPr>
    </w:p>
    <w:tbl>
      <w:tblPr>
        <w:tblW w:w="9328" w:type="dxa"/>
        <w:tblLayout w:type="fixed"/>
        <w:tblLook w:val="04A0" w:firstRow="1" w:lastRow="0" w:firstColumn="1" w:lastColumn="0" w:noHBand="0" w:noVBand="1"/>
      </w:tblPr>
      <w:tblGrid>
        <w:gridCol w:w="970"/>
        <w:gridCol w:w="2368"/>
        <w:gridCol w:w="436"/>
        <w:gridCol w:w="437"/>
        <w:gridCol w:w="436"/>
        <w:gridCol w:w="437"/>
        <w:gridCol w:w="437"/>
        <w:gridCol w:w="829"/>
        <w:gridCol w:w="1160"/>
        <w:gridCol w:w="1818"/>
      </w:tblGrid>
      <w:tr w:rsidR="006C3ED2" w:rsidRPr="00947823" w14:paraId="6091FADC" w14:textId="77777777" w:rsidTr="0002501F">
        <w:trPr>
          <w:trHeight w:val="272"/>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2C32BFCF"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1F5372D"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Completeness</w:t>
            </w:r>
          </w:p>
        </w:tc>
        <w:tc>
          <w:tcPr>
            <w:tcW w:w="436" w:type="dxa"/>
            <w:tcBorders>
              <w:top w:val="nil"/>
              <w:left w:val="nil"/>
              <w:bottom w:val="single" w:sz="4" w:space="0" w:color="auto"/>
              <w:right w:val="single" w:sz="4" w:space="0" w:color="auto"/>
            </w:tcBorders>
            <w:shd w:val="clear" w:color="auto" w:fill="auto"/>
            <w:vAlign w:val="center"/>
          </w:tcPr>
          <w:p w14:paraId="22BACE9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7393E86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6" w:type="dxa"/>
            <w:tcBorders>
              <w:top w:val="nil"/>
              <w:left w:val="nil"/>
              <w:bottom w:val="single" w:sz="4" w:space="0" w:color="auto"/>
              <w:right w:val="single" w:sz="4" w:space="0" w:color="auto"/>
            </w:tcBorders>
            <w:shd w:val="clear" w:color="auto" w:fill="auto"/>
            <w:vAlign w:val="center"/>
          </w:tcPr>
          <w:p w14:paraId="0C47425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7" w:type="dxa"/>
            <w:tcBorders>
              <w:top w:val="nil"/>
              <w:left w:val="nil"/>
              <w:bottom w:val="single" w:sz="4" w:space="0" w:color="auto"/>
              <w:right w:val="single" w:sz="4" w:space="0" w:color="auto"/>
            </w:tcBorders>
            <w:shd w:val="clear" w:color="auto" w:fill="auto"/>
            <w:vAlign w:val="center"/>
          </w:tcPr>
          <w:p w14:paraId="24C98AF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2E5849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1A1B902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E76346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3.00</w:t>
            </w:r>
          </w:p>
        </w:tc>
        <w:tc>
          <w:tcPr>
            <w:tcW w:w="1818" w:type="dxa"/>
            <w:tcBorders>
              <w:top w:val="nil"/>
              <w:left w:val="nil"/>
              <w:bottom w:val="single" w:sz="4" w:space="0" w:color="auto"/>
              <w:right w:val="single" w:sz="4" w:space="0" w:color="auto"/>
            </w:tcBorders>
            <w:shd w:val="clear" w:color="auto" w:fill="auto"/>
            <w:vAlign w:val="center"/>
          </w:tcPr>
          <w:p w14:paraId="07C6615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Presence of Expectation</w:t>
            </w:r>
          </w:p>
        </w:tc>
      </w:tr>
      <w:tr w:rsidR="006C3ED2" w:rsidRPr="00947823" w14:paraId="46391D51"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5B51AE1A"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790EFAA"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Correctness</w:t>
            </w:r>
          </w:p>
        </w:tc>
        <w:tc>
          <w:tcPr>
            <w:tcW w:w="436" w:type="dxa"/>
            <w:tcBorders>
              <w:top w:val="nil"/>
              <w:left w:val="nil"/>
              <w:bottom w:val="single" w:sz="4" w:space="0" w:color="auto"/>
              <w:right w:val="single" w:sz="4" w:space="0" w:color="auto"/>
            </w:tcBorders>
            <w:shd w:val="clear" w:color="auto" w:fill="auto"/>
            <w:vAlign w:val="center"/>
          </w:tcPr>
          <w:p w14:paraId="4B92026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B728ED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34DDD59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D590B9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1C1F00C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6C6E2A2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9544C7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20789A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1A1D4BE4"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18268F1C"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1A4CE11E"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Appropriateness</w:t>
            </w:r>
          </w:p>
        </w:tc>
        <w:tc>
          <w:tcPr>
            <w:tcW w:w="436" w:type="dxa"/>
            <w:tcBorders>
              <w:top w:val="nil"/>
              <w:left w:val="nil"/>
              <w:bottom w:val="single" w:sz="4" w:space="0" w:color="auto"/>
              <w:right w:val="single" w:sz="4" w:space="0" w:color="auto"/>
            </w:tcBorders>
            <w:shd w:val="clear" w:color="auto" w:fill="auto"/>
            <w:vAlign w:val="center"/>
          </w:tcPr>
          <w:p w14:paraId="470BF2D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0708DC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68FB08E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0191F71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57C1E1E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4404815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BE28F70"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3DA5BBA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77F5078B"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70F52937"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83B1673"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Suitability</w:t>
            </w:r>
          </w:p>
        </w:tc>
        <w:tc>
          <w:tcPr>
            <w:tcW w:w="436" w:type="dxa"/>
            <w:tcBorders>
              <w:top w:val="nil"/>
              <w:left w:val="nil"/>
              <w:bottom w:val="single" w:sz="4" w:space="0" w:color="auto"/>
              <w:right w:val="single" w:sz="4" w:space="0" w:color="auto"/>
            </w:tcBorders>
            <w:shd w:val="clear" w:color="auto" w:fill="auto"/>
            <w:vAlign w:val="center"/>
          </w:tcPr>
          <w:p w14:paraId="658E6E3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427CAF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25A13C8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59C74C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4E39507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07D17C7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AA1A047"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758E879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52FF88A1"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0E2F4F38"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7FEC43A"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Accurateness</w:t>
            </w:r>
          </w:p>
        </w:tc>
        <w:tc>
          <w:tcPr>
            <w:tcW w:w="436" w:type="dxa"/>
            <w:tcBorders>
              <w:top w:val="nil"/>
              <w:left w:val="nil"/>
              <w:bottom w:val="single" w:sz="4" w:space="0" w:color="auto"/>
              <w:right w:val="single" w:sz="4" w:space="0" w:color="auto"/>
            </w:tcBorders>
            <w:shd w:val="clear" w:color="auto" w:fill="auto"/>
            <w:vAlign w:val="center"/>
          </w:tcPr>
          <w:p w14:paraId="7D186F6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2D75AFD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16E859A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AC4F1A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077692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200A2D7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417F6428"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4F322D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5B361523"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30297D27"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2B313E4"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Interoperability</w:t>
            </w:r>
          </w:p>
        </w:tc>
        <w:tc>
          <w:tcPr>
            <w:tcW w:w="436" w:type="dxa"/>
            <w:tcBorders>
              <w:top w:val="nil"/>
              <w:left w:val="nil"/>
              <w:bottom w:val="single" w:sz="4" w:space="0" w:color="auto"/>
              <w:right w:val="single" w:sz="4" w:space="0" w:color="auto"/>
            </w:tcBorders>
            <w:shd w:val="clear" w:color="auto" w:fill="auto"/>
            <w:vAlign w:val="center"/>
          </w:tcPr>
          <w:p w14:paraId="33C1EFD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321A8F8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4000FD0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00F76D8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F319D2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1D67859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77DBB34"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D838FF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3B5D38C3" w14:textId="77777777" w:rsidTr="0002501F">
        <w:trPr>
          <w:trHeight w:val="676"/>
        </w:trPr>
        <w:tc>
          <w:tcPr>
            <w:tcW w:w="970" w:type="dxa"/>
            <w:tcBorders>
              <w:top w:val="nil"/>
              <w:left w:val="single" w:sz="4" w:space="0" w:color="auto"/>
              <w:bottom w:val="single" w:sz="4" w:space="0" w:color="auto"/>
              <w:right w:val="single" w:sz="4" w:space="0" w:color="auto"/>
            </w:tcBorders>
            <w:vAlign w:val="center"/>
            <w:hideMark/>
          </w:tcPr>
          <w:p w14:paraId="44D5B638"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55BC640D"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Security</w:t>
            </w:r>
          </w:p>
        </w:tc>
        <w:tc>
          <w:tcPr>
            <w:tcW w:w="436" w:type="dxa"/>
            <w:tcBorders>
              <w:top w:val="nil"/>
              <w:left w:val="nil"/>
              <w:bottom w:val="single" w:sz="4" w:space="0" w:color="auto"/>
              <w:right w:val="single" w:sz="4" w:space="0" w:color="auto"/>
            </w:tcBorders>
            <w:shd w:val="clear" w:color="auto" w:fill="auto"/>
            <w:vAlign w:val="center"/>
          </w:tcPr>
          <w:p w14:paraId="23BA0F4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33E9A5C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258ACFD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595341B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A0C090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6AC42B2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2B9A6C2"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273F1D8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bl>
    <w:tbl>
      <w:tblPr>
        <w:tblpPr w:leftFromText="180" w:rightFromText="180" w:vertAnchor="text" w:horzAnchor="margin" w:tblpY="993"/>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AA3FAE" w:rsidRPr="00947823" w14:paraId="77F106E3"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39B367F2" w14:textId="77777777" w:rsidR="00AA3FAE" w:rsidRPr="00947823" w:rsidRDefault="00AA3FAE" w:rsidP="00AA3FAE">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32A79172"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(1)</w:t>
            </w:r>
          </w:p>
        </w:tc>
        <w:tc>
          <w:tcPr>
            <w:tcW w:w="1160" w:type="dxa"/>
            <w:tcBorders>
              <w:top w:val="nil"/>
              <w:left w:val="nil"/>
              <w:bottom w:val="single" w:sz="4" w:space="0" w:color="auto"/>
              <w:right w:val="single" w:sz="4" w:space="0" w:color="auto"/>
            </w:tcBorders>
            <w:shd w:val="clear" w:color="auto" w:fill="auto"/>
            <w:vAlign w:val="center"/>
          </w:tcPr>
          <w:p w14:paraId="618396C8"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4.07</w:t>
            </w:r>
          </w:p>
        </w:tc>
        <w:tc>
          <w:tcPr>
            <w:tcW w:w="1818" w:type="dxa"/>
            <w:tcBorders>
              <w:top w:val="nil"/>
              <w:left w:val="nil"/>
              <w:bottom w:val="single" w:sz="4" w:space="0" w:color="auto"/>
              <w:right w:val="single" w:sz="4" w:space="0" w:color="auto"/>
            </w:tcBorders>
            <w:shd w:val="clear" w:color="auto" w:fill="auto"/>
            <w:vAlign w:val="center"/>
          </w:tcPr>
          <w:p w14:paraId="103C64BB"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AA3FAE" w:rsidRPr="00947823" w14:paraId="0D679CE8" w14:textId="77777777" w:rsidTr="00AA3FAE">
        <w:trPr>
          <w:trHeight w:val="474"/>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74A23211"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 xml:space="preserve">2. Performance Efficiency </w:t>
            </w:r>
            <w:r w:rsidRPr="00947823">
              <w:rPr>
                <w:rFonts w:ascii="Georgia" w:eastAsia="Times New Roman" w:hAnsi="Georgia" w:cs="Arial"/>
                <w:i/>
                <w:iCs/>
              </w:rPr>
              <w:t>is the capability of the software product to provide appropriate performance, relative to the amount of the resources used.</w:t>
            </w:r>
          </w:p>
        </w:tc>
      </w:tr>
      <w:tr w:rsidR="00AA3FAE" w:rsidRPr="00947823" w14:paraId="2654A231" w14:textId="77777777" w:rsidTr="00AA3FAE">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5AFB24F4"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FC59914"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Time Behavior</w:t>
            </w:r>
          </w:p>
        </w:tc>
        <w:tc>
          <w:tcPr>
            <w:tcW w:w="448" w:type="dxa"/>
            <w:tcBorders>
              <w:top w:val="nil"/>
              <w:left w:val="nil"/>
              <w:bottom w:val="single" w:sz="4" w:space="0" w:color="auto"/>
              <w:right w:val="single" w:sz="4" w:space="0" w:color="auto"/>
            </w:tcBorders>
            <w:shd w:val="clear" w:color="auto" w:fill="auto"/>
            <w:vAlign w:val="center"/>
          </w:tcPr>
          <w:p w14:paraId="0A8E787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AF81B6"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60FE3D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0AA5200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BC978DD"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B2EA075"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46CE912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w:t>
            </w:r>
          </w:p>
        </w:tc>
        <w:tc>
          <w:tcPr>
            <w:tcW w:w="1818" w:type="dxa"/>
            <w:tcBorders>
              <w:top w:val="nil"/>
              <w:left w:val="nil"/>
              <w:bottom w:val="single" w:sz="4" w:space="0" w:color="auto"/>
              <w:right w:val="single" w:sz="4" w:space="0" w:color="auto"/>
            </w:tcBorders>
            <w:shd w:val="clear" w:color="auto" w:fill="auto"/>
            <w:vAlign w:val="center"/>
          </w:tcPr>
          <w:p w14:paraId="7DA4621B"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279AE79B" w14:textId="77777777" w:rsidTr="00AA3FAE">
        <w:trPr>
          <w:trHeight w:val="405"/>
        </w:trPr>
        <w:tc>
          <w:tcPr>
            <w:tcW w:w="970" w:type="dxa"/>
            <w:vMerge/>
            <w:tcBorders>
              <w:top w:val="nil"/>
              <w:left w:val="single" w:sz="4" w:space="0" w:color="auto"/>
              <w:bottom w:val="single" w:sz="4" w:space="0" w:color="auto"/>
              <w:right w:val="single" w:sz="4" w:space="0" w:color="auto"/>
            </w:tcBorders>
            <w:vAlign w:val="center"/>
            <w:hideMark/>
          </w:tcPr>
          <w:p w14:paraId="17DEF95C"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01103CE"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Resource Utilization</w:t>
            </w:r>
          </w:p>
        </w:tc>
        <w:tc>
          <w:tcPr>
            <w:tcW w:w="448" w:type="dxa"/>
            <w:tcBorders>
              <w:top w:val="nil"/>
              <w:left w:val="nil"/>
              <w:bottom w:val="single" w:sz="4" w:space="0" w:color="auto"/>
              <w:right w:val="single" w:sz="4" w:space="0" w:color="auto"/>
            </w:tcBorders>
            <w:shd w:val="clear" w:color="auto" w:fill="auto"/>
            <w:vAlign w:val="center"/>
          </w:tcPr>
          <w:p w14:paraId="07CBD752"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210245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304E858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F6666A9"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67D459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EE2ECA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29C6FE5"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w:t>
            </w:r>
          </w:p>
        </w:tc>
        <w:tc>
          <w:tcPr>
            <w:tcW w:w="1818" w:type="dxa"/>
            <w:tcBorders>
              <w:top w:val="nil"/>
              <w:left w:val="nil"/>
              <w:bottom w:val="single" w:sz="4" w:space="0" w:color="auto"/>
              <w:right w:val="single" w:sz="4" w:space="0" w:color="auto"/>
            </w:tcBorders>
            <w:shd w:val="clear" w:color="auto" w:fill="auto"/>
            <w:vAlign w:val="center"/>
          </w:tcPr>
          <w:p w14:paraId="567D7FC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4C0A08B5" w14:textId="77777777" w:rsidTr="00AA3FAE">
        <w:trPr>
          <w:trHeight w:val="405"/>
        </w:trPr>
        <w:tc>
          <w:tcPr>
            <w:tcW w:w="970" w:type="dxa"/>
            <w:vMerge/>
            <w:tcBorders>
              <w:top w:val="nil"/>
              <w:left w:val="single" w:sz="4" w:space="0" w:color="auto"/>
              <w:bottom w:val="single" w:sz="4" w:space="0" w:color="auto"/>
              <w:right w:val="single" w:sz="4" w:space="0" w:color="auto"/>
            </w:tcBorders>
            <w:vAlign w:val="center"/>
            <w:hideMark/>
          </w:tcPr>
          <w:p w14:paraId="7CB3ECA3"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1D8A266C"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Capacity</w:t>
            </w:r>
          </w:p>
        </w:tc>
        <w:tc>
          <w:tcPr>
            <w:tcW w:w="448" w:type="dxa"/>
            <w:tcBorders>
              <w:top w:val="nil"/>
              <w:left w:val="nil"/>
              <w:bottom w:val="single" w:sz="4" w:space="0" w:color="auto"/>
              <w:right w:val="single" w:sz="4" w:space="0" w:color="auto"/>
            </w:tcBorders>
            <w:shd w:val="clear" w:color="auto" w:fill="auto"/>
            <w:vAlign w:val="center"/>
          </w:tcPr>
          <w:p w14:paraId="57F0C4C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ABA652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BC68478"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9D4D57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50F442D"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5B7406D"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22F536B"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w:t>
            </w:r>
          </w:p>
        </w:tc>
        <w:tc>
          <w:tcPr>
            <w:tcW w:w="1818" w:type="dxa"/>
            <w:tcBorders>
              <w:top w:val="nil"/>
              <w:left w:val="nil"/>
              <w:bottom w:val="single" w:sz="4" w:space="0" w:color="auto"/>
              <w:right w:val="single" w:sz="4" w:space="0" w:color="auto"/>
            </w:tcBorders>
            <w:shd w:val="clear" w:color="auto" w:fill="auto"/>
            <w:vAlign w:val="center"/>
          </w:tcPr>
          <w:p w14:paraId="6C9FDDB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1D366682"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37FCD3F5" w14:textId="77777777" w:rsidR="00AA3FAE" w:rsidRPr="00947823" w:rsidRDefault="00AA3FAE" w:rsidP="00AA3FAE">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95C2D6D"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(2)</w:t>
            </w:r>
          </w:p>
        </w:tc>
        <w:tc>
          <w:tcPr>
            <w:tcW w:w="1160" w:type="dxa"/>
            <w:tcBorders>
              <w:top w:val="nil"/>
              <w:left w:val="nil"/>
              <w:bottom w:val="single" w:sz="4" w:space="0" w:color="auto"/>
              <w:right w:val="single" w:sz="4" w:space="0" w:color="auto"/>
            </w:tcBorders>
            <w:shd w:val="clear" w:color="auto" w:fill="auto"/>
            <w:vAlign w:val="center"/>
          </w:tcPr>
          <w:p w14:paraId="60479D1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w:t>
            </w:r>
          </w:p>
        </w:tc>
        <w:tc>
          <w:tcPr>
            <w:tcW w:w="1818" w:type="dxa"/>
            <w:tcBorders>
              <w:top w:val="nil"/>
              <w:left w:val="nil"/>
              <w:bottom w:val="single" w:sz="4" w:space="0" w:color="auto"/>
              <w:right w:val="single" w:sz="4" w:space="0" w:color="auto"/>
            </w:tcBorders>
            <w:shd w:val="clear" w:color="auto" w:fill="auto"/>
            <w:vAlign w:val="center"/>
          </w:tcPr>
          <w:p w14:paraId="36635EB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AA3FAE" w:rsidRPr="00947823" w14:paraId="7154442E" w14:textId="77777777" w:rsidTr="00AA3FAE">
        <w:trPr>
          <w:trHeight w:val="533"/>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4B0747A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 xml:space="preserve">3. </w:t>
            </w:r>
            <w:r w:rsidRPr="00947823">
              <w:rPr>
                <w:rFonts w:ascii="Georgia" w:eastAsia="Times New Roman" w:hAnsi="Georgia" w:cs="Arial"/>
                <w:b/>
                <w:bCs/>
              </w:rPr>
              <w:t>Compatibility</w:t>
            </w:r>
            <w:r w:rsidRPr="00947823">
              <w:rPr>
                <w:rFonts w:ascii="Georgia" w:eastAsia="Times New Roman" w:hAnsi="Georgia" w:cs="Arial"/>
              </w:rPr>
              <w:t xml:space="preserve"> </w:t>
            </w:r>
            <w:r w:rsidRPr="00947823">
              <w:rPr>
                <w:rFonts w:ascii="Georgia" w:eastAsia="Times New Roman" w:hAnsi="Georgia" w:cs="Arial"/>
                <w:i/>
                <w:iCs/>
              </w:rPr>
              <w:t>is the capability system can exchange information with other products, systems or components, and/or perform its required functions while sharing the same hardware or software environment</w:t>
            </w:r>
          </w:p>
        </w:tc>
      </w:tr>
      <w:tr w:rsidR="00AA3FAE" w:rsidRPr="00947823" w14:paraId="5174271A" w14:textId="77777777" w:rsidTr="00AA3FAE">
        <w:trPr>
          <w:trHeight w:val="812"/>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48C87E3D"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E9FC8CB"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Co-Existence</w:t>
            </w:r>
          </w:p>
        </w:tc>
        <w:tc>
          <w:tcPr>
            <w:tcW w:w="448" w:type="dxa"/>
            <w:tcBorders>
              <w:top w:val="nil"/>
              <w:left w:val="nil"/>
              <w:bottom w:val="single" w:sz="4" w:space="0" w:color="auto"/>
              <w:right w:val="single" w:sz="4" w:space="0" w:color="auto"/>
            </w:tcBorders>
            <w:shd w:val="clear" w:color="auto" w:fill="auto"/>
            <w:vAlign w:val="center"/>
          </w:tcPr>
          <w:p w14:paraId="62E6FD65"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293E9E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0F801C95"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0D52A5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CC5230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1DD3622"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E727C7C"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91E7B7C"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4FD222AE" w14:textId="77777777" w:rsidTr="00AA3FAE">
        <w:trPr>
          <w:trHeight w:val="405"/>
        </w:trPr>
        <w:tc>
          <w:tcPr>
            <w:tcW w:w="970" w:type="dxa"/>
            <w:vMerge/>
            <w:tcBorders>
              <w:top w:val="nil"/>
              <w:left w:val="single" w:sz="4" w:space="0" w:color="auto"/>
              <w:bottom w:val="single" w:sz="4" w:space="0" w:color="auto"/>
              <w:right w:val="single" w:sz="4" w:space="0" w:color="auto"/>
            </w:tcBorders>
            <w:vAlign w:val="center"/>
            <w:hideMark/>
          </w:tcPr>
          <w:p w14:paraId="700CEF3A"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B427BA8"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Interoperability</w:t>
            </w:r>
          </w:p>
        </w:tc>
        <w:tc>
          <w:tcPr>
            <w:tcW w:w="448" w:type="dxa"/>
            <w:tcBorders>
              <w:top w:val="nil"/>
              <w:left w:val="nil"/>
              <w:bottom w:val="single" w:sz="4" w:space="0" w:color="auto"/>
              <w:right w:val="single" w:sz="4" w:space="0" w:color="auto"/>
            </w:tcBorders>
            <w:shd w:val="clear" w:color="auto" w:fill="auto"/>
            <w:vAlign w:val="center"/>
          </w:tcPr>
          <w:p w14:paraId="008EB1F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7D4E8468"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483A79A6"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659C208"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C754F86"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B789E5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D60826B"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A782FE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2032BD82"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4B8959C8" w14:textId="77777777" w:rsidR="00AA3FAE" w:rsidRPr="00947823" w:rsidRDefault="00AA3FAE" w:rsidP="00AA3FAE">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6F462F0F"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(3)</w:t>
            </w:r>
          </w:p>
        </w:tc>
        <w:tc>
          <w:tcPr>
            <w:tcW w:w="1160" w:type="dxa"/>
            <w:tcBorders>
              <w:top w:val="nil"/>
              <w:left w:val="nil"/>
              <w:bottom w:val="single" w:sz="4" w:space="0" w:color="auto"/>
              <w:right w:val="single" w:sz="4" w:space="0" w:color="auto"/>
            </w:tcBorders>
            <w:shd w:val="clear" w:color="auto" w:fill="auto"/>
            <w:vAlign w:val="center"/>
          </w:tcPr>
          <w:p w14:paraId="728857B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39B199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AA3FAE" w:rsidRPr="00947823" w14:paraId="7F8FC917" w14:textId="77777777" w:rsidTr="00AA3FAE">
        <w:trPr>
          <w:trHeight w:val="498"/>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559CE87C"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 xml:space="preserve">4. </w:t>
            </w:r>
            <w:r w:rsidRPr="00947823">
              <w:rPr>
                <w:rFonts w:ascii="Georgia" w:eastAsia="Times New Roman" w:hAnsi="Georgia" w:cs="Arial"/>
                <w:b/>
                <w:bCs/>
              </w:rPr>
              <w:t xml:space="preserve">Usability </w:t>
            </w:r>
            <w:r w:rsidRPr="00947823">
              <w:rPr>
                <w:rFonts w:ascii="Georgia" w:eastAsia="Times New Roman" w:hAnsi="Georgia" w:cs="Arial"/>
                <w:i/>
                <w:iCs/>
              </w:rPr>
              <w:t>is the ability of the system can be used by specified users to achieve specified goals with effectiveness, efficiency and satisfaction in a specified context of use.</w:t>
            </w:r>
          </w:p>
        </w:tc>
      </w:tr>
      <w:tr w:rsidR="00AA3FAE" w:rsidRPr="00947823" w14:paraId="72AE119E" w14:textId="77777777" w:rsidTr="00AA3FAE">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4A2274B6"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26E43F9D"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Appropriateness recognizability</w:t>
            </w:r>
          </w:p>
        </w:tc>
        <w:tc>
          <w:tcPr>
            <w:tcW w:w="448" w:type="dxa"/>
            <w:tcBorders>
              <w:top w:val="nil"/>
              <w:left w:val="nil"/>
              <w:bottom w:val="single" w:sz="4" w:space="0" w:color="auto"/>
              <w:right w:val="single" w:sz="4" w:space="0" w:color="auto"/>
            </w:tcBorders>
            <w:shd w:val="clear" w:color="auto" w:fill="auto"/>
            <w:vAlign w:val="center"/>
          </w:tcPr>
          <w:p w14:paraId="1D69272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610CB9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2D5ECBA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8B6915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EF1A23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6EA3237"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952E0A"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314091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2DC5C144" w14:textId="77777777" w:rsidTr="00AA3FAE">
        <w:trPr>
          <w:trHeight w:val="812"/>
        </w:trPr>
        <w:tc>
          <w:tcPr>
            <w:tcW w:w="970" w:type="dxa"/>
            <w:vMerge/>
            <w:tcBorders>
              <w:top w:val="nil"/>
              <w:left w:val="single" w:sz="4" w:space="0" w:color="auto"/>
              <w:bottom w:val="single" w:sz="4" w:space="0" w:color="auto"/>
              <w:right w:val="single" w:sz="4" w:space="0" w:color="auto"/>
            </w:tcBorders>
            <w:vAlign w:val="center"/>
            <w:hideMark/>
          </w:tcPr>
          <w:p w14:paraId="1AE6DF2D"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260C6FBB"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Learnability</w:t>
            </w:r>
          </w:p>
        </w:tc>
        <w:tc>
          <w:tcPr>
            <w:tcW w:w="448" w:type="dxa"/>
            <w:tcBorders>
              <w:top w:val="nil"/>
              <w:left w:val="nil"/>
              <w:bottom w:val="single" w:sz="4" w:space="0" w:color="auto"/>
              <w:right w:val="single" w:sz="4" w:space="0" w:color="auto"/>
            </w:tcBorders>
            <w:shd w:val="clear" w:color="auto" w:fill="auto"/>
            <w:vAlign w:val="center"/>
          </w:tcPr>
          <w:p w14:paraId="46271D1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594ECF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D540DF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CA75ED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BEF4AB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611D65A" w14:textId="77777777" w:rsidR="00AA3FAE" w:rsidRPr="00947823" w:rsidRDefault="00AA3FAE" w:rsidP="00AA3FAE">
            <w:pPr>
              <w:spacing w:after="0" w:line="240" w:lineRule="auto"/>
              <w:jc w:val="center"/>
              <w:rPr>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
          <w:p w14:paraId="1558F105"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0231AB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747D9F0F" w14:textId="77777777" w:rsidTr="00AA3FAE">
        <w:trPr>
          <w:trHeight w:val="270"/>
        </w:trPr>
        <w:tc>
          <w:tcPr>
            <w:tcW w:w="970" w:type="dxa"/>
            <w:vMerge/>
            <w:tcBorders>
              <w:top w:val="nil"/>
              <w:left w:val="single" w:sz="4" w:space="0" w:color="auto"/>
              <w:bottom w:val="single" w:sz="4" w:space="0" w:color="auto"/>
              <w:right w:val="single" w:sz="4" w:space="0" w:color="auto"/>
            </w:tcBorders>
            <w:vAlign w:val="center"/>
            <w:hideMark/>
          </w:tcPr>
          <w:p w14:paraId="16942A2B"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D226CA4"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Operability</w:t>
            </w:r>
          </w:p>
        </w:tc>
        <w:tc>
          <w:tcPr>
            <w:tcW w:w="448" w:type="dxa"/>
            <w:tcBorders>
              <w:top w:val="nil"/>
              <w:left w:val="nil"/>
              <w:bottom w:val="single" w:sz="4" w:space="0" w:color="auto"/>
              <w:right w:val="single" w:sz="4" w:space="0" w:color="auto"/>
            </w:tcBorders>
            <w:shd w:val="clear" w:color="auto" w:fill="auto"/>
            <w:vAlign w:val="center"/>
          </w:tcPr>
          <w:p w14:paraId="3CAEB22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14F6906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520EF618"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303CA6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3791A39"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7EFF51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B9B55C5"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6136202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Far More than What is Expected</w:t>
            </w:r>
          </w:p>
        </w:tc>
      </w:tr>
      <w:tr w:rsidR="00AA3FAE" w:rsidRPr="00947823" w14:paraId="32CCAF60" w14:textId="77777777" w:rsidTr="00AA3FAE">
        <w:trPr>
          <w:trHeight w:val="405"/>
        </w:trPr>
        <w:tc>
          <w:tcPr>
            <w:tcW w:w="970" w:type="dxa"/>
            <w:vMerge/>
            <w:tcBorders>
              <w:top w:val="nil"/>
              <w:left w:val="single" w:sz="4" w:space="0" w:color="auto"/>
              <w:bottom w:val="single" w:sz="4" w:space="0" w:color="auto"/>
              <w:right w:val="single" w:sz="4" w:space="0" w:color="auto"/>
            </w:tcBorders>
            <w:vAlign w:val="center"/>
            <w:hideMark/>
          </w:tcPr>
          <w:p w14:paraId="124C098C"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A170685"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User interface aesthetics</w:t>
            </w:r>
          </w:p>
        </w:tc>
        <w:tc>
          <w:tcPr>
            <w:tcW w:w="448" w:type="dxa"/>
            <w:tcBorders>
              <w:top w:val="nil"/>
              <w:left w:val="nil"/>
              <w:bottom w:val="single" w:sz="4" w:space="0" w:color="auto"/>
              <w:right w:val="single" w:sz="4" w:space="0" w:color="auto"/>
            </w:tcBorders>
            <w:shd w:val="clear" w:color="auto" w:fill="auto"/>
            <w:vAlign w:val="center"/>
          </w:tcPr>
          <w:p w14:paraId="3061DAC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513FD68"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D603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F8FF05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0054BAC"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634D32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439699C6"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039629C2"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Presence of The Expectation</w:t>
            </w:r>
          </w:p>
        </w:tc>
      </w:tr>
      <w:tr w:rsidR="00AA3FAE" w:rsidRPr="00947823" w14:paraId="39C8E256" w14:textId="77777777" w:rsidTr="00AA3FAE">
        <w:trPr>
          <w:trHeight w:val="541"/>
        </w:trPr>
        <w:tc>
          <w:tcPr>
            <w:tcW w:w="970" w:type="dxa"/>
            <w:vMerge/>
            <w:tcBorders>
              <w:top w:val="nil"/>
              <w:left w:val="single" w:sz="4" w:space="0" w:color="auto"/>
              <w:bottom w:val="single" w:sz="4" w:space="0" w:color="auto"/>
              <w:right w:val="single" w:sz="4" w:space="0" w:color="auto"/>
            </w:tcBorders>
            <w:vAlign w:val="center"/>
            <w:hideMark/>
          </w:tcPr>
          <w:p w14:paraId="7170BCAE"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D035201"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Accessibility</w:t>
            </w:r>
          </w:p>
        </w:tc>
        <w:tc>
          <w:tcPr>
            <w:tcW w:w="448" w:type="dxa"/>
            <w:tcBorders>
              <w:top w:val="nil"/>
              <w:left w:val="nil"/>
              <w:bottom w:val="single" w:sz="4" w:space="0" w:color="auto"/>
              <w:right w:val="single" w:sz="4" w:space="0" w:color="auto"/>
            </w:tcBorders>
            <w:shd w:val="clear" w:color="auto" w:fill="auto"/>
            <w:vAlign w:val="center"/>
          </w:tcPr>
          <w:p w14:paraId="536DAE5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1C5AEAC"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07CAD46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42433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81859E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93D1DF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8B2CDD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E908846"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3024DB78"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6A9FCF49" w14:textId="77777777" w:rsidR="00AA3FAE" w:rsidRPr="00947823" w:rsidRDefault="00AA3FAE" w:rsidP="00AA3FAE">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0FE01FC1"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(4)</w:t>
            </w:r>
          </w:p>
        </w:tc>
        <w:tc>
          <w:tcPr>
            <w:tcW w:w="1160" w:type="dxa"/>
            <w:tcBorders>
              <w:top w:val="nil"/>
              <w:left w:val="nil"/>
              <w:bottom w:val="single" w:sz="4" w:space="0" w:color="auto"/>
              <w:right w:val="single" w:sz="4" w:space="0" w:color="auto"/>
            </w:tcBorders>
            <w:shd w:val="clear" w:color="auto" w:fill="auto"/>
            <w:vAlign w:val="center"/>
          </w:tcPr>
          <w:p w14:paraId="242EE8BC"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36A341EC"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AA3FAE" w:rsidRPr="00947823" w14:paraId="6DAB093B" w14:textId="77777777" w:rsidTr="00AA3FAE">
        <w:trPr>
          <w:trHeight w:val="439"/>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1104512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 xml:space="preserve">5. </w:t>
            </w:r>
            <w:r w:rsidRPr="00947823">
              <w:rPr>
                <w:rFonts w:ascii="Georgia" w:eastAsia="Times New Roman" w:hAnsi="Georgia" w:cs="Arial"/>
                <w:b/>
                <w:bCs/>
              </w:rPr>
              <w:t>Reliability</w:t>
            </w:r>
            <w:r w:rsidRPr="00947823">
              <w:rPr>
                <w:rFonts w:ascii="Georgia" w:eastAsia="Times New Roman" w:hAnsi="Georgia" w:cs="Arial"/>
              </w:rPr>
              <w:t xml:space="preserve"> </w:t>
            </w:r>
            <w:r w:rsidRPr="00947823">
              <w:rPr>
                <w:rFonts w:ascii="Georgia" w:eastAsia="Times New Roman" w:hAnsi="Georgia" w:cs="Arial"/>
                <w:i/>
                <w:iCs/>
              </w:rPr>
              <w:t xml:space="preserve">is the capability of the system or component performs specified functions under specified conditions for a specified </w:t>
            </w:r>
            <w:proofErr w:type="gramStart"/>
            <w:r w:rsidRPr="00947823">
              <w:rPr>
                <w:rFonts w:ascii="Georgia" w:eastAsia="Times New Roman" w:hAnsi="Georgia" w:cs="Arial"/>
                <w:i/>
                <w:iCs/>
              </w:rPr>
              <w:t>period of time</w:t>
            </w:r>
            <w:proofErr w:type="gramEnd"/>
            <w:r w:rsidRPr="00947823">
              <w:rPr>
                <w:rFonts w:ascii="Georgia" w:eastAsia="Times New Roman" w:hAnsi="Georgia" w:cs="Arial"/>
                <w:i/>
                <w:iCs/>
              </w:rPr>
              <w:t>.</w:t>
            </w:r>
          </w:p>
        </w:tc>
      </w:tr>
      <w:tr w:rsidR="00AA3FAE" w:rsidRPr="00947823" w14:paraId="330281A9" w14:textId="77777777" w:rsidTr="00AA3FAE">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558E0D20"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59A65A8"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Maturity</w:t>
            </w:r>
          </w:p>
        </w:tc>
        <w:tc>
          <w:tcPr>
            <w:tcW w:w="448" w:type="dxa"/>
            <w:tcBorders>
              <w:top w:val="nil"/>
              <w:left w:val="nil"/>
              <w:bottom w:val="single" w:sz="4" w:space="0" w:color="auto"/>
              <w:right w:val="single" w:sz="4" w:space="0" w:color="auto"/>
            </w:tcBorders>
            <w:shd w:val="clear" w:color="auto" w:fill="auto"/>
            <w:vAlign w:val="center"/>
          </w:tcPr>
          <w:p w14:paraId="4F3AC07D"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BF748D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8B11F6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E0E1246"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CDFE44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44E09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167E8A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5A561222"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Presence of The Expectation</w:t>
            </w:r>
          </w:p>
        </w:tc>
      </w:tr>
      <w:tr w:rsidR="00AA3FAE" w:rsidRPr="00947823" w14:paraId="4BF90081" w14:textId="77777777" w:rsidTr="00AA3FAE">
        <w:trPr>
          <w:trHeight w:val="405"/>
        </w:trPr>
        <w:tc>
          <w:tcPr>
            <w:tcW w:w="970" w:type="dxa"/>
            <w:vMerge/>
            <w:tcBorders>
              <w:top w:val="nil"/>
              <w:left w:val="single" w:sz="4" w:space="0" w:color="auto"/>
              <w:bottom w:val="single" w:sz="4" w:space="0" w:color="auto"/>
              <w:right w:val="single" w:sz="4" w:space="0" w:color="auto"/>
            </w:tcBorders>
            <w:vAlign w:val="center"/>
            <w:hideMark/>
          </w:tcPr>
          <w:p w14:paraId="02350C09"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81B6E5D"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Availability</w:t>
            </w:r>
          </w:p>
        </w:tc>
        <w:tc>
          <w:tcPr>
            <w:tcW w:w="448" w:type="dxa"/>
            <w:tcBorders>
              <w:top w:val="nil"/>
              <w:left w:val="nil"/>
              <w:bottom w:val="single" w:sz="4" w:space="0" w:color="auto"/>
              <w:right w:val="single" w:sz="4" w:space="0" w:color="auto"/>
            </w:tcBorders>
            <w:shd w:val="clear" w:color="auto" w:fill="auto"/>
            <w:vAlign w:val="center"/>
          </w:tcPr>
          <w:p w14:paraId="5F65CF5C"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FD0EAA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6CC676D5"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4C9C0B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AF3FA2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CCFE4A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6E830579"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3375DF0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34DA72A3"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2A953838" w14:textId="77777777" w:rsidR="00AA3FAE" w:rsidRDefault="00AA3FAE" w:rsidP="00AA3FAE">
            <w:pPr>
              <w:spacing w:after="0" w:line="240" w:lineRule="auto"/>
              <w:jc w:val="center"/>
              <w:rPr>
                <w:rFonts w:ascii="Georgia" w:eastAsia="Times New Roman" w:hAnsi="Georgia" w:cs="Arial"/>
                <w:b/>
                <w:bCs/>
              </w:rPr>
            </w:pPr>
          </w:p>
          <w:p w14:paraId="399A90A4" w14:textId="77777777" w:rsidR="00AA3FAE" w:rsidRPr="00A13271" w:rsidRDefault="00AA3FAE" w:rsidP="00AA3FAE">
            <w:pPr>
              <w:rPr>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9ABA450"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(5)</w:t>
            </w:r>
          </w:p>
        </w:tc>
        <w:tc>
          <w:tcPr>
            <w:tcW w:w="1160" w:type="dxa"/>
            <w:tcBorders>
              <w:top w:val="nil"/>
              <w:left w:val="nil"/>
              <w:bottom w:val="single" w:sz="4" w:space="0" w:color="auto"/>
              <w:right w:val="single" w:sz="4" w:space="0" w:color="auto"/>
            </w:tcBorders>
            <w:shd w:val="clear" w:color="auto" w:fill="auto"/>
            <w:vAlign w:val="center"/>
          </w:tcPr>
          <w:p w14:paraId="48CB8ED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434B397"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AA3FAE" w:rsidRPr="00947823" w14:paraId="4FA9A79C" w14:textId="77777777" w:rsidTr="00AA3FAE">
        <w:trPr>
          <w:trHeight w:val="450"/>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3B6C9555"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 xml:space="preserve">6. </w:t>
            </w:r>
            <w:r w:rsidRPr="00947823">
              <w:rPr>
                <w:rFonts w:ascii="Georgia" w:eastAsia="Times New Roman" w:hAnsi="Georgia" w:cs="Arial"/>
                <w:b/>
                <w:bCs/>
              </w:rPr>
              <w:t>Security</w:t>
            </w:r>
            <w:r w:rsidRPr="00947823">
              <w:rPr>
                <w:rFonts w:ascii="Georgia" w:eastAsia="Times New Roman" w:hAnsi="Georgia" w:cs="Arial"/>
              </w:rPr>
              <w:t xml:space="preserve"> </w:t>
            </w:r>
            <w:r w:rsidRPr="00947823">
              <w:rPr>
                <w:rFonts w:ascii="Georgia" w:eastAsia="Times New Roman" w:hAnsi="Georgia" w:cs="Arial"/>
                <w:i/>
                <w:iCs/>
              </w:rPr>
              <w:t>is the capability of the system to system protects information and data so that persons or other products or systems have the degree of data access appropriate to their types and levels of authorization.</w:t>
            </w:r>
          </w:p>
        </w:tc>
      </w:tr>
    </w:tbl>
    <w:p w14:paraId="27F551AB" w14:textId="77777777" w:rsidR="00A13271" w:rsidRDefault="00A13271" w:rsidP="006C3ED2">
      <w:pPr>
        <w:spacing w:after="0" w:line="240" w:lineRule="auto"/>
        <w:jc w:val="center"/>
        <w:rPr>
          <w:rFonts w:ascii="Georgia" w:eastAsia="Times New Roman" w:hAnsi="Georgia" w:cs="Arial"/>
          <w:b/>
          <w:bCs/>
        </w:rPr>
        <w:sectPr w:rsidR="00A13271" w:rsidSect="006B0480">
          <w:headerReference w:type="default" r:id="rId103"/>
          <w:pgSz w:w="12240" w:h="15840"/>
          <w:pgMar w:top="1440" w:right="1440" w:bottom="1440" w:left="1440" w:header="708" w:footer="708" w:gutter="0"/>
          <w:pgNumType w:start="1"/>
          <w:cols w:space="708"/>
          <w:docGrid w:linePitch="360"/>
        </w:sectPr>
      </w:pPr>
    </w:p>
    <w:p w14:paraId="1A078221" w14:textId="77777777" w:rsidR="00A13271" w:rsidRDefault="00A13271" w:rsidP="006C3ED2">
      <w:pPr>
        <w:spacing w:after="0" w:line="240" w:lineRule="auto"/>
        <w:jc w:val="center"/>
        <w:rPr>
          <w:rFonts w:ascii="Georgia" w:eastAsia="Times New Roman" w:hAnsi="Georgia" w:cs="Arial"/>
        </w:rPr>
        <w:sectPr w:rsidR="00A13271" w:rsidSect="006B0480">
          <w:headerReference w:type="default" r:id="rId104"/>
          <w:pgSz w:w="12240" w:h="15840"/>
          <w:pgMar w:top="1440" w:right="1440" w:bottom="1440" w:left="1440" w:header="708" w:footer="708" w:gutter="0"/>
          <w:pgNumType w:start="1"/>
          <w:cols w:space="708"/>
          <w:docGrid w:linePitch="360"/>
        </w:sectPr>
      </w:pPr>
    </w:p>
    <w:tbl>
      <w:tblPr>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6C3ED2" w:rsidRPr="00947823" w14:paraId="1B9B905D" w14:textId="77777777" w:rsidTr="0002501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172ED686"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7AE893CA"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Confidentiality</w:t>
            </w:r>
          </w:p>
        </w:tc>
        <w:tc>
          <w:tcPr>
            <w:tcW w:w="448" w:type="dxa"/>
            <w:tcBorders>
              <w:top w:val="nil"/>
              <w:left w:val="nil"/>
              <w:bottom w:val="single" w:sz="4" w:space="0" w:color="auto"/>
              <w:right w:val="single" w:sz="4" w:space="0" w:color="auto"/>
            </w:tcBorders>
            <w:shd w:val="clear" w:color="auto" w:fill="auto"/>
            <w:vAlign w:val="center"/>
          </w:tcPr>
          <w:p w14:paraId="4758B26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C01F4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557D0A8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909190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D113E4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98E76B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96C42C9"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094AF4B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4459ADBA"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39FDFEE0"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027AEF7"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Integrity</w:t>
            </w:r>
          </w:p>
        </w:tc>
        <w:tc>
          <w:tcPr>
            <w:tcW w:w="448" w:type="dxa"/>
            <w:tcBorders>
              <w:top w:val="nil"/>
              <w:left w:val="nil"/>
              <w:bottom w:val="single" w:sz="4" w:space="0" w:color="auto"/>
              <w:right w:val="single" w:sz="4" w:space="0" w:color="auto"/>
            </w:tcBorders>
            <w:shd w:val="clear" w:color="auto" w:fill="auto"/>
            <w:vAlign w:val="center"/>
          </w:tcPr>
          <w:p w14:paraId="019CE35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ACA43A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C92C06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4EC072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DDB7E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887F6C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3123437"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3C69DD4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Presence of The Expectation</w:t>
            </w:r>
          </w:p>
        </w:tc>
      </w:tr>
      <w:tr w:rsidR="006C3ED2" w:rsidRPr="00947823" w14:paraId="385427D3" w14:textId="77777777" w:rsidTr="0002501F">
        <w:trPr>
          <w:trHeight w:val="541"/>
        </w:trPr>
        <w:tc>
          <w:tcPr>
            <w:tcW w:w="970" w:type="dxa"/>
            <w:vMerge/>
            <w:tcBorders>
              <w:top w:val="nil"/>
              <w:left w:val="single" w:sz="4" w:space="0" w:color="auto"/>
              <w:bottom w:val="single" w:sz="4" w:space="0" w:color="auto"/>
              <w:right w:val="single" w:sz="4" w:space="0" w:color="auto"/>
            </w:tcBorders>
            <w:vAlign w:val="center"/>
            <w:hideMark/>
          </w:tcPr>
          <w:p w14:paraId="3F6A8B5E"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757163F8"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Non-repudiation</w:t>
            </w:r>
          </w:p>
        </w:tc>
        <w:tc>
          <w:tcPr>
            <w:tcW w:w="448" w:type="dxa"/>
            <w:tcBorders>
              <w:top w:val="nil"/>
              <w:left w:val="nil"/>
              <w:bottom w:val="single" w:sz="4" w:space="0" w:color="auto"/>
              <w:right w:val="single" w:sz="4" w:space="0" w:color="auto"/>
            </w:tcBorders>
            <w:shd w:val="clear" w:color="auto" w:fill="auto"/>
            <w:vAlign w:val="center"/>
          </w:tcPr>
          <w:p w14:paraId="3829ACA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1D1E09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BA274E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026B663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D3BEF9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F64526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6B8EC7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6F55596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Presence of The Expectation</w:t>
            </w:r>
          </w:p>
        </w:tc>
      </w:tr>
      <w:tr w:rsidR="006C3ED2" w:rsidRPr="00947823" w14:paraId="45D1C650"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0F88AE49"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992D7D3"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Authenticity</w:t>
            </w:r>
          </w:p>
        </w:tc>
        <w:tc>
          <w:tcPr>
            <w:tcW w:w="448" w:type="dxa"/>
            <w:tcBorders>
              <w:top w:val="nil"/>
              <w:left w:val="nil"/>
              <w:bottom w:val="single" w:sz="4" w:space="0" w:color="auto"/>
              <w:right w:val="single" w:sz="4" w:space="0" w:color="auto"/>
            </w:tcBorders>
            <w:shd w:val="clear" w:color="auto" w:fill="auto"/>
            <w:vAlign w:val="center"/>
          </w:tcPr>
          <w:p w14:paraId="6759FA4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01E29FB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157B2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92375C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06AD4A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D6DA1D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1E6FA3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151AF26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Far More than What is Expected</w:t>
            </w:r>
          </w:p>
        </w:tc>
      </w:tr>
      <w:tr w:rsidR="006C3ED2" w:rsidRPr="00947823" w14:paraId="44C07B3E"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1BB1CFB2"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88AC496" w14:textId="4F649000"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i/>
                <w:iCs/>
              </w:rPr>
              <w:t>Sub-Average (6)</w:t>
            </w:r>
          </w:p>
        </w:tc>
        <w:tc>
          <w:tcPr>
            <w:tcW w:w="1160" w:type="dxa"/>
            <w:tcBorders>
              <w:top w:val="nil"/>
              <w:left w:val="nil"/>
              <w:bottom w:val="single" w:sz="4" w:space="0" w:color="auto"/>
              <w:right w:val="single" w:sz="4" w:space="0" w:color="auto"/>
            </w:tcBorders>
            <w:shd w:val="clear" w:color="auto" w:fill="auto"/>
            <w:vAlign w:val="center"/>
          </w:tcPr>
          <w:p w14:paraId="7EA4A5E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0D7E639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6C3ED2" w:rsidRPr="00947823" w14:paraId="7F035383" w14:textId="77777777" w:rsidTr="006C3ED2">
        <w:trPr>
          <w:trHeight w:val="511"/>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2744C10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 xml:space="preserve">7. </w:t>
            </w:r>
            <w:r w:rsidRPr="00947823">
              <w:rPr>
                <w:rFonts w:ascii="Georgia" w:eastAsia="Times New Roman" w:hAnsi="Georgia" w:cs="Arial"/>
                <w:b/>
                <w:bCs/>
              </w:rPr>
              <w:t>Maintainability</w:t>
            </w:r>
            <w:r w:rsidRPr="00947823">
              <w:rPr>
                <w:rFonts w:ascii="Georgia" w:eastAsia="Times New Roman" w:hAnsi="Georgia" w:cs="Arial"/>
              </w:rPr>
              <w:t xml:space="preserve"> </w:t>
            </w:r>
            <w:r w:rsidRPr="00947823">
              <w:rPr>
                <w:rFonts w:ascii="Georgia" w:eastAsia="Times New Roman" w:hAnsi="Georgia" w:cs="Arial"/>
                <w:i/>
                <w:iCs/>
              </w:rPr>
              <w:t>is the capability of the system can be modified to improve it, correct it or adapt it to changes in environment, and in requirements.</w:t>
            </w:r>
          </w:p>
        </w:tc>
      </w:tr>
      <w:tr w:rsidR="006C3ED2" w:rsidRPr="00947823" w14:paraId="223DEFC0" w14:textId="77777777" w:rsidTr="0002501F">
        <w:trPr>
          <w:trHeight w:val="541"/>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3DA7D4A2"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A95110F"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Modularity</w:t>
            </w:r>
          </w:p>
        </w:tc>
        <w:tc>
          <w:tcPr>
            <w:tcW w:w="448" w:type="dxa"/>
            <w:tcBorders>
              <w:top w:val="nil"/>
              <w:left w:val="nil"/>
              <w:bottom w:val="single" w:sz="4" w:space="0" w:color="auto"/>
              <w:right w:val="single" w:sz="4" w:space="0" w:color="auto"/>
            </w:tcBorders>
            <w:shd w:val="clear" w:color="auto" w:fill="auto"/>
            <w:vAlign w:val="center"/>
          </w:tcPr>
          <w:p w14:paraId="1A03A97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A260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3E0EF6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74CD9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38154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494AC7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6A8439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036D2B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0737EC1C" w14:textId="77777777" w:rsidTr="0002501F">
        <w:trPr>
          <w:trHeight w:val="522"/>
        </w:trPr>
        <w:tc>
          <w:tcPr>
            <w:tcW w:w="970" w:type="dxa"/>
            <w:vMerge/>
            <w:tcBorders>
              <w:top w:val="nil"/>
              <w:left w:val="single" w:sz="4" w:space="0" w:color="auto"/>
              <w:bottom w:val="single" w:sz="4" w:space="0" w:color="auto"/>
              <w:right w:val="single" w:sz="4" w:space="0" w:color="auto"/>
            </w:tcBorders>
            <w:vAlign w:val="center"/>
            <w:hideMark/>
          </w:tcPr>
          <w:p w14:paraId="3D23609B"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113DFB92"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284E3FE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F5B46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917354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62C3E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030F3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6CCDE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243E4E"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0772E4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02501F" w:rsidRPr="00947823" w14:paraId="44E241BE" w14:textId="77777777" w:rsidTr="0002501F">
        <w:trPr>
          <w:trHeight w:val="949"/>
        </w:trPr>
        <w:tc>
          <w:tcPr>
            <w:tcW w:w="970" w:type="dxa"/>
            <w:vMerge/>
            <w:tcBorders>
              <w:top w:val="nil"/>
              <w:left w:val="single" w:sz="4" w:space="0" w:color="auto"/>
              <w:bottom w:val="single" w:sz="4" w:space="0" w:color="auto"/>
              <w:right w:val="single" w:sz="4" w:space="0" w:color="auto"/>
            </w:tcBorders>
            <w:vAlign w:val="center"/>
            <w:hideMark/>
          </w:tcPr>
          <w:p w14:paraId="0769A120"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7A570FE1"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6E42E29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FAED7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374631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095A8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E3586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C2E29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7CD5FC"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72A17D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02501F" w:rsidRPr="00947823" w14:paraId="60E0534C" w14:textId="77777777" w:rsidTr="0002501F">
        <w:trPr>
          <w:trHeight w:val="541"/>
        </w:trPr>
        <w:tc>
          <w:tcPr>
            <w:tcW w:w="970" w:type="dxa"/>
            <w:vMerge/>
            <w:tcBorders>
              <w:top w:val="nil"/>
              <w:left w:val="single" w:sz="4" w:space="0" w:color="auto"/>
              <w:bottom w:val="single" w:sz="4" w:space="0" w:color="auto"/>
              <w:right w:val="single" w:sz="4" w:space="0" w:color="auto"/>
            </w:tcBorders>
            <w:vAlign w:val="center"/>
            <w:hideMark/>
          </w:tcPr>
          <w:p w14:paraId="3700E24D"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7F67A5E"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5EC8DE3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5B01C75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49028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1F328E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73CA7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D2A9D0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6D6308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0210FDA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Far More than What is Expected</w:t>
            </w:r>
          </w:p>
        </w:tc>
      </w:tr>
      <w:tr w:rsidR="0002501F" w:rsidRPr="00947823" w14:paraId="5F15A6AB" w14:textId="77777777" w:rsidTr="0002501F">
        <w:trPr>
          <w:trHeight w:val="812"/>
        </w:trPr>
        <w:tc>
          <w:tcPr>
            <w:tcW w:w="970" w:type="dxa"/>
            <w:vMerge/>
            <w:tcBorders>
              <w:top w:val="nil"/>
              <w:left w:val="single" w:sz="4" w:space="0" w:color="auto"/>
              <w:bottom w:val="single" w:sz="4" w:space="0" w:color="auto"/>
              <w:right w:val="single" w:sz="4" w:space="0" w:color="auto"/>
            </w:tcBorders>
            <w:vAlign w:val="center"/>
            <w:hideMark/>
          </w:tcPr>
          <w:p w14:paraId="18E88413"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2B1F81E1"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3E373BD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7FFC99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6D82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4FEAED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5B50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97DFE3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8D904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EE555B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33633F77"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5CA7C483"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35681BA4" w14:textId="5AE786A4"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i/>
                <w:iCs/>
              </w:rPr>
              <w:t>Sub-Average (7)</w:t>
            </w:r>
          </w:p>
        </w:tc>
        <w:tc>
          <w:tcPr>
            <w:tcW w:w="1160" w:type="dxa"/>
            <w:tcBorders>
              <w:top w:val="nil"/>
              <w:left w:val="nil"/>
              <w:bottom w:val="single" w:sz="4" w:space="0" w:color="auto"/>
              <w:right w:val="single" w:sz="4" w:space="0" w:color="auto"/>
            </w:tcBorders>
            <w:shd w:val="clear" w:color="auto" w:fill="auto"/>
            <w:vAlign w:val="center"/>
          </w:tcPr>
          <w:p w14:paraId="75F9214A"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17F155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6C3ED2" w:rsidRPr="00947823" w14:paraId="16B185A8" w14:textId="77777777" w:rsidTr="006C3ED2">
        <w:trPr>
          <w:trHeight w:val="307"/>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0186985E"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8. Portability</w:t>
            </w:r>
            <w:r w:rsidRPr="00947823">
              <w:rPr>
                <w:rFonts w:ascii="Georgia" w:eastAsia="Times New Roman" w:hAnsi="Georgia" w:cs="Arial"/>
              </w:rPr>
              <w:t xml:space="preserve"> </w:t>
            </w:r>
            <w:r w:rsidRPr="00947823">
              <w:rPr>
                <w:rFonts w:ascii="Georgia" w:eastAsia="Times New Roman" w:hAnsi="Georgia" w:cs="Arial"/>
                <w:i/>
                <w:iCs/>
              </w:rPr>
              <w:t>is the capability of the software to be transferred from one environment to another.</w:t>
            </w:r>
          </w:p>
        </w:tc>
      </w:tr>
      <w:tr w:rsidR="006C3ED2" w:rsidRPr="00947823" w14:paraId="71B70C49" w14:textId="77777777" w:rsidTr="0002501F">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33614E5B"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707C81C"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Adaptability</w:t>
            </w:r>
          </w:p>
        </w:tc>
        <w:tc>
          <w:tcPr>
            <w:tcW w:w="448" w:type="dxa"/>
            <w:tcBorders>
              <w:top w:val="nil"/>
              <w:left w:val="nil"/>
              <w:bottom w:val="single" w:sz="4" w:space="0" w:color="auto"/>
              <w:right w:val="single" w:sz="4" w:space="0" w:color="auto"/>
            </w:tcBorders>
            <w:shd w:val="clear" w:color="auto" w:fill="auto"/>
            <w:vAlign w:val="center"/>
          </w:tcPr>
          <w:p w14:paraId="21AB613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6BCECE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8D8E15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49796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4C36A7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7D82F5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B9D3430"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8E7DA8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430576A2"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165F42FC"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5F9977C4"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63FAF2B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2D3F52F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15EB5C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5971852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30D7FB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7EA17F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AA6B328"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0833B72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4B1998B0" w14:textId="77777777" w:rsidTr="0002501F">
        <w:trPr>
          <w:trHeight w:val="949"/>
        </w:trPr>
        <w:tc>
          <w:tcPr>
            <w:tcW w:w="970" w:type="dxa"/>
            <w:vMerge/>
            <w:tcBorders>
              <w:top w:val="nil"/>
              <w:left w:val="single" w:sz="4" w:space="0" w:color="auto"/>
              <w:bottom w:val="single" w:sz="4" w:space="0" w:color="auto"/>
              <w:right w:val="single" w:sz="4" w:space="0" w:color="auto"/>
            </w:tcBorders>
            <w:vAlign w:val="center"/>
            <w:hideMark/>
          </w:tcPr>
          <w:p w14:paraId="43A4F22D"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29EB9392"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207B2B3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34F59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7ABE157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94B5DB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57E2E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5A9213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46D397E"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D4354D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5B7030CE" w14:textId="77777777" w:rsidTr="0002501F">
        <w:trPr>
          <w:trHeight w:val="541"/>
        </w:trPr>
        <w:tc>
          <w:tcPr>
            <w:tcW w:w="970" w:type="dxa"/>
            <w:vMerge/>
            <w:tcBorders>
              <w:top w:val="nil"/>
              <w:left w:val="single" w:sz="4" w:space="0" w:color="auto"/>
              <w:bottom w:val="single" w:sz="4" w:space="0" w:color="auto"/>
              <w:right w:val="single" w:sz="4" w:space="0" w:color="auto"/>
            </w:tcBorders>
            <w:vAlign w:val="center"/>
            <w:hideMark/>
          </w:tcPr>
          <w:p w14:paraId="30036BC9"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E4ABB50"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0A4DDC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807F5A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46785B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281C85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7EEE1E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5C6AC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E7824C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22909F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256D6160" w14:textId="77777777" w:rsidTr="0002501F">
        <w:trPr>
          <w:trHeight w:val="812"/>
        </w:trPr>
        <w:tc>
          <w:tcPr>
            <w:tcW w:w="970" w:type="dxa"/>
            <w:vMerge/>
            <w:tcBorders>
              <w:top w:val="nil"/>
              <w:left w:val="single" w:sz="4" w:space="0" w:color="auto"/>
              <w:bottom w:val="single" w:sz="4" w:space="0" w:color="auto"/>
              <w:right w:val="single" w:sz="4" w:space="0" w:color="auto"/>
            </w:tcBorders>
            <w:vAlign w:val="center"/>
            <w:hideMark/>
          </w:tcPr>
          <w:p w14:paraId="7A0D3423"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79612BB"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1B6BFDE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8F7404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069F60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11402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CD682B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C62687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64DCAD0"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16A488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2AD35952"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hideMark/>
          </w:tcPr>
          <w:p w14:paraId="703D5CCA"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346A507" w14:textId="7439C763"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i/>
                <w:iCs/>
              </w:rPr>
              <w:t>Sub-Average (8)</w:t>
            </w:r>
          </w:p>
        </w:tc>
        <w:tc>
          <w:tcPr>
            <w:tcW w:w="1160" w:type="dxa"/>
            <w:tcBorders>
              <w:top w:val="nil"/>
              <w:left w:val="nil"/>
              <w:bottom w:val="single" w:sz="4" w:space="0" w:color="auto"/>
              <w:right w:val="single" w:sz="4" w:space="0" w:color="auto"/>
            </w:tcBorders>
            <w:shd w:val="clear" w:color="auto" w:fill="auto"/>
            <w:noWrap/>
            <w:vAlign w:val="center"/>
          </w:tcPr>
          <w:p w14:paraId="7836017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4.30</w:t>
            </w:r>
          </w:p>
        </w:tc>
        <w:tc>
          <w:tcPr>
            <w:tcW w:w="1818" w:type="dxa"/>
            <w:tcBorders>
              <w:top w:val="nil"/>
              <w:left w:val="nil"/>
              <w:bottom w:val="single" w:sz="4" w:space="0" w:color="auto"/>
              <w:right w:val="single" w:sz="4" w:space="0" w:color="auto"/>
            </w:tcBorders>
            <w:shd w:val="clear" w:color="auto" w:fill="auto"/>
            <w:vAlign w:val="center"/>
          </w:tcPr>
          <w:p w14:paraId="4AE413A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6C3ED2" w:rsidRPr="00947823" w14:paraId="7212969C"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hideMark/>
          </w:tcPr>
          <w:p w14:paraId="09165C3C"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noWrap/>
            <w:vAlign w:val="center"/>
            <w:hideMark/>
          </w:tcPr>
          <w:p w14:paraId="7F08FB9D" w14:textId="45730620"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rPr>
              <w:t>Over-All Average</w:t>
            </w:r>
          </w:p>
        </w:tc>
        <w:tc>
          <w:tcPr>
            <w:tcW w:w="1160" w:type="dxa"/>
            <w:tcBorders>
              <w:top w:val="nil"/>
              <w:left w:val="nil"/>
              <w:bottom w:val="single" w:sz="4" w:space="0" w:color="auto"/>
              <w:right w:val="single" w:sz="4" w:space="0" w:color="auto"/>
            </w:tcBorders>
            <w:shd w:val="clear" w:color="auto" w:fill="auto"/>
            <w:noWrap/>
            <w:vAlign w:val="center"/>
          </w:tcPr>
          <w:p w14:paraId="16A9A7C7"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05964CF2"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bl>
    <w:p w14:paraId="664B77ED" w14:textId="4CF09524" w:rsidR="007C0891" w:rsidRPr="00947823" w:rsidRDefault="007C0891" w:rsidP="007C0891">
      <w:pPr>
        <w:spacing w:line="480" w:lineRule="auto"/>
        <w:jc w:val="center"/>
        <w:rPr>
          <w:rFonts w:ascii="Georgia" w:eastAsia="Georgia" w:hAnsi="Georgia" w:cs="Georgia"/>
          <w:b/>
          <w:bCs/>
          <w:lang w:val="en-US"/>
        </w:rPr>
      </w:pPr>
    </w:p>
    <w:p w14:paraId="7F9F8225" w14:textId="77777777" w:rsidR="00A13271" w:rsidRDefault="00A13271" w:rsidP="0010328F">
      <w:pPr>
        <w:spacing w:line="480" w:lineRule="auto"/>
        <w:ind w:firstLine="720"/>
        <w:jc w:val="both"/>
        <w:rPr>
          <w:rFonts w:ascii="Georgia" w:eastAsia="Georgia" w:hAnsi="Georgia" w:cs="Georgia"/>
          <w:bCs/>
          <w:lang w:val="en-US"/>
        </w:rPr>
        <w:sectPr w:rsidR="00A13271" w:rsidSect="006B0480">
          <w:headerReference w:type="default" r:id="rId105"/>
          <w:pgSz w:w="12240" w:h="15840"/>
          <w:pgMar w:top="1440" w:right="1440" w:bottom="1440" w:left="1440" w:header="708" w:footer="708" w:gutter="0"/>
          <w:pgNumType w:start="1"/>
          <w:cols w:space="708"/>
          <w:docGrid w:linePitch="360"/>
        </w:sectPr>
      </w:pPr>
    </w:p>
    <w:p w14:paraId="32C98173" w14:textId="25D5857A" w:rsidR="007C0891" w:rsidRPr="00947823" w:rsidRDefault="007C0891" w:rsidP="0010328F">
      <w:pPr>
        <w:spacing w:line="480" w:lineRule="auto"/>
        <w:ind w:firstLine="720"/>
        <w:jc w:val="both"/>
        <w:rPr>
          <w:rFonts w:ascii="Georgia" w:hAnsi="Georgia"/>
        </w:rPr>
      </w:pPr>
      <w:r w:rsidRPr="00947823">
        <w:rPr>
          <w:rFonts w:ascii="Georgia" w:eastAsia="Georgia" w:hAnsi="Georgia" w:cs="Georgia"/>
          <w:bCs/>
          <w:lang w:val="en-US"/>
        </w:rPr>
        <w:lastRenderedPageBreak/>
        <w:t xml:space="preserve">Table C.1 shows the pilot testing results from IT professionals, assessing </w:t>
      </w:r>
      <w:proofErr w:type="spellStart"/>
      <w:r w:rsidRPr="00947823">
        <w:rPr>
          <w:rFonts w:ascii="Georgia" w:eastAsia="Georgia" w:hAnsi="Georgia" w:cs="Georgia"/>
          <w:bCs/>
          <w:lang w:val="en-US"/>
        </w:rPr>
        <w:t>reability</w:t>
      </w:r>
      <w:proofErr w:type="spellEnd"/>
      <w:r w:rsidRPr="00947823">
        <w:rPr>
          <w:rFonts w:ascii="Georgia" w:eastAsia="Georgia" w:hAnsi="Georgia" w:cs="Georgia"/>
          <w:bCs/>
          <w:lang w:val="en-US"/>
        </w:rPr>
        <w:t xml:space="preserve">, security, maintainability, and usability. It </w:t>
      </w:r>
      <w:r w:rsidRPr="00947823">
        <w:rPr>
          <w:rFonts w:ascii="Georgia" w:hAnsi="Georgia"/>
        </w:rPr>
        <w:t>shows strong performance across several key areas, with an overall average score of 4.20, described as "More than What is Expected." Functional suitability and maintainability stand out with sub-averages of 4.07 and 4.50, respectively, reflecting the system's capability to meet needs and adapt to changes. The system performs efficiently, shares compatibility, and is highly usable, with sub-averages of 4.0 and 4.5 in these categories. Although security and reliability receive slightly lower scores (around 4.0), they still meet expectations. Overall, the system is robust, with high marks for operability, modifiability, and testability.</w:t>
      </w:r>
    </w:p>
    <w:p w14:paraId="5C4A69F6" w14:textId="0A821280" w:rsidR="0010328F" w:rsidRDefault="0010328F" w:rsidP="0002501F">
      <w:pPr>
        <w:spacing w:line="480" w:lineRule="auto"/>
        <w:rPr>
          <w:rFonts w:ascii="Georgia" w:eastAsia="Georgia" w:hAnsi="Georgia" w:cs="Georgia"/>
          <w:b/>
        </w:rPr>
      </w:pPr>
    </w:p>
    <w:p w14:paraId="34BD0F66" w14:textId="77777777" w:rsidR="00F63D9C" w:rsidRDefault="00F63D9C" w:rsidP="006D4C70">
      <w:pPr>
        <w:spacing w:line="480" w:lineRule="auto"/>
        <w:jc w:val="center"/>
        <w:rPr>
          <w:rFonts w:ascii="Georgia" w:eastAsia="Georgia" w:hAnsi="Georgia" w:cs="Georgia"/>
          <w:b/>
        </w:rPr>
      </w:pPr>
    </w:p>
    <w:p w14:paraId="4C3CC34A" w14:textId="77777777" w:rsidR="00F63D9C" w:rsidRDefault="00F63D9C" w:rsidP="006D4C70">
      <w:pPr>
        <w:spacing w:line="480" w:lineRule="auto"/>
        <w:jc w:val="center"/>
        <w:rPr>
          <w:rFonts w:ascii="Georgia" w:eastAsia="Georgia" w:hAnsi="Georgia" w:cs="Georgia"/>
          <w:b/>
        </w:rPr>
      </w:pPr>
    </w:p>
    <w:p w14:paraId="35ADEFCD" w14:textId="77777777" w:rsidR="00F63D9C" w:rsidRDefault="00F63D9C" w:rsidP="006D4C70">
      <w:pPr>
        <w:spacing w:line="480" w:lineRule="auto"/>
        <w:jc w:val="center"/>
        <w:rPr>
          <w:rFonts w:ascii="Georgia" w:eastAsia="Georgia" w:hAnsi="Georgia" w:cs="Georgia"/>
          <w:b/>
        </w:rPr>
      </w:pPr>
    </w:p>
    <w:p w14:paraId="514363BE" w14:textId="77777777" w:rsidR="00F63D9C" w:rsidRDefault="00F63D9C" w:rsidP="006D4C70">
      <w:pPr>
        <w:spacing w:line="480" w:lineRule="auto"/>
        <w:jc w:val="center"/>
        <w:rPr>
          <w:rFonts w:ascii="Georgia" w:eastAsia="Georgia" w:hAnsi="Georgia" w:cs="Georgia"/>
          <w:b/>
        </w:rPr>
      </w:pPr>
    </w:p>
    <w:p w14:paraId="0833DFC0" w14:textId="77777777" w:rsidR="00F63D9C" w:rsidRDefault="00F63D9C" w:rsidP="006D4C70">
      <w:pPr>
        <w:spacing w:line="480" w:lineRule="auto"/>
        <w:jc w:val="center"/>
        <w:rPr>
          <w:rFonts w:ascii="Georgia" w:eastAsia="Georgia" w:hAnsi="Georgia" w:cs="Georgia"/>
          <w:b/>
        </w:rPr>
      </w:pPr>
    </w:p>
    <w:p w14:paraId="409BB62C" w14:textId="77777777" w:rsidR="00F63D9C" w:rsidRDefault="00F63D9C" w:rsidP="006D4C70">
      <w:pPr>
        <w:spacing w:line="480" w:lineRule="auto"/>
        <w:jc w:val="center"/>
        <w:rPr>
          <w:rFonts w:ascii="Georgia" w:eastAsia="Georgia" w:hAnsi="Georgia" w:cs="Georgia"/>
          <w:b/>
        </w:rPr>
      </w:pPr>
    </w:p>
    <w:p w14:paraId="4B357F42" w14:textId="77777777" w:rsidR="00F63D9C" w:rsidRDefault="00F63D9C" w:rsidP="006D4C70">
      <w:pPr>
        <w:spacing w:line="480" w:lineRule="auto"/>
        <w:jc w:val="center"/>
        <w:rPr>
          <w:rFonts w:ascii="Georgia" w:eastAsia="Georgia" w:hAnsi="Georgia" w:cs="Georgia"/>
          <w:b/>
        </w:rPr>
      </w:pPr>
    </w:p>
    <w:p w14:paraId="205A36ED" w14:textId="77777777" w:rsidR="00F63D9C" w:rsidRDefault="00F63D9C" w:rsidP="006D4C70">
      <w:pPr>
        <w:spacing w:line="480" w:lineRule="auto"/>
        <w:jc w:val="center"/>
        <w:rPr>
          <w:rFonts w:ascii="Georgia" w:eastAsia="Georgia" w:hAnsi="Georgia" w:cs="Georgia"/>
          <w:b/>
        </w:rPr>
      </w:pPr>
    </w:p>
    <w:p w14:paraId="71299B8D" w14:textId="77777777" w:rsidR="00F63D9C" w:rsidRDefault="00F63D9C" w:rsidP="006D4C70">
      <w:pPr>
        <w:spacing w:line="480" w:lineRule="auto"/>
        <w:jc w:val="center"/>
        <w:rPr>
          <w:rFonts w:ascii="Georgia" w:eastAsia="Georgia" w:hAnsi="Georgia" w:cs="Georgia"/>
          <w:b/>
        </w:rPr>
      </w:pPr>
    </w:p>
    <w:p w14:paraId="3B6C2F66" w14:textId="77777777" w:rsidR="00F63D9C" w:rsidRDefault="00F63D9C" w:rsidP="006D4C70">
      <w:pPr>
        <w:spacing w:line="480" w:lineRule="auto"/>
        <w:jc w:val="center"/>
        <w:rPr>
          <w:rFonts w:ascii="Georgia" w:eastAsia="Georgia" w:hAnsi="Georgia" w:cs="Georgia"/>
          <w:b/>
        </w:rPr>
      </w:pPr>
    </w:p>
    <w:p w14:paraId="39F4B9E8" w14:textId="77777777" w:rsidR="00F63D9C" w:rsidRDefault="00F63D9C" w:rsidP="006D4C70">
      <w:pPr>
        <w:spacing w:line="480" w:lineRule="auto"/>
        <w:jc w:val="center"/>
        <w:rPr>
          <w:rFonts w:ascii="Georgia" w:eastAsia="Georgia" w:hAnsi="Georgia" w:cs="Georgia"/>
          <w:b/>
        </w:rPr>
      </w:pPr>
    </w:p>
    <w:p w14:paraId="3FEB50B0" w14:textId="77777777" w:rsidR="00F63D9C" w:rsidRDefault="00F63D9C" w:rsidP="006D4C70">
      <w:pPr>
        <w:spacing w:line="480" w:lineRule="auto"/>
        <w:jc w:val="center"/>
        <w:rPr>
          <w:rFonts w:ascii="Georgia" w:eastAsia="Georgia" w:hAnsi="Georgia" w:cs="Georgia"/>
          <w:b/>
        </w:rPr>
      </w:pPr>
    </w:p>
    <w:p w14:paraId="1B101428" w14:textId="77777777" w:rsidR="00833024" w:rsidRDefault="00833024" w:rsidP="006D4C70">
      <w:pPr>
        <w:spacing w:line="480" w:lineRule="auto"/>
        <w:jc w:val="center"/>
        <w:rPr>
          <w:rFonts w:ascii="Georgia" w:eastAsia="Georgia" w:hAnsi="Georgia" w:cs="Georgia"/>
          <w:b/>
        </w:rPr>
        <w:sectPr w:rsidR="00833024" w:rsidSect="006B0480">
          <w:headerReference w:type="default" r:id="rId106"/>
          <w:pgSz w:w="12240" w:h="15840"/>
          <w:pgMar w:top="1440" w:right="1440" w:bottom="1440" w:left="1440" w:header="708" w:footer="708" w:gutter="0"/>
          <w:pgNumType w:start="1"/>
          <w:cols w:space="708"/>
          <w:docGrid w:linePitch="360"/>
        </w:sectPr>
      </w:pPr>
    </w:p>
    <w:p w14:paraId="5ED0BF09" w14:textId="67ADB67D" w:rsidR="006D4C70" w:rsidRPr="00947823" w:rsidRDefault="00204A51">
      <w:pPr>
        <w:pStyle w:val="Heading2"/>
        <w:jc w:val="center"/>
        <w:rPr>
          <w:rFonts w:eastAsia="Georgia"/>
        </w:rPr>
        <w:pPrChange w:id="308" w:author="Jade Raposa" w:date="2024-10-15T02:20:00Z" w16du:dateUtc="2024-10-14T18:20:00Z">
          <w:pPr>
            <w:spacing w:line="480" w:lineRule="auto"/>
            <w:jc w:val="center"/>
          </w:pPr>
        </w:pPrChange>
      </w:pPr>
      <w:r w:rsidRPr="00947823">
        <w:rPr>
          <w:rFonts w:eastAsia="Georgia"/>
        </w:rPr>
        <w:lastRenderedPageBreak/>
        <w:t>APPENDIX D</w:t>
      </w:r>
    </w:p>
    <w:p w14:paraId="6C7FA114" w14:textId="2413437C" w:rsidR="006D4C70" w:rsidRPr="00F63D9C" w:rsidRDefault="006D4C70">
      <w:pPr>
        <w:spacing w:after="0" w:line="480" w:lineRule="auto"/>
        <w:jc w:val="center"/>
        <w:rPr>
          <w:rFonts w:ascii="Georgia" w:eastAsia="Georgia" w:hAnsi="Georgia" w:cs="Georgia"/>
          <w:b/>
        </w:rPr>
        <w:pPrChange w:id="309" w:author="Jade Raposa" w:date="2024-10-15T02:20:00Z" w16du:dateUtc="2024-10-14T18:20:00Z">
          <w:pPr>
            <w:spacing w:line="480" w:lineRule="auto"/>
            <w:jc w:val="center"/>
          </w:pPr>
        </w:pPrChange>
      </w:pPr>
      <w:r w:rsidRPr="00947823">
        <w:rPr>
          <w:rFonts w:ascii="Georgia" w:eastAsia="Georgia" w:hAnsi="Georgia" w:cs="Georgia"/>
          <w:b/>
        </w:rPr>
        <w:t>USER MANUAL</w:t>
      </w:r>
    </w:p>
    <w:p w14:paraId="41833925" w14:textId="77777777" w:rsidR="00F63D9C" w:rsidRPr="00E52A05" w:rsidRDefault="00F63D9C">
      <w:pPr>
        <w:spacing w:line="360" w:lineRule="auto"/>
        <w:ind w:left="720"/>
        <w:rPr>
          <w:rFonts w:ascii="Georgia" w:hAnsi="Georgia"/>
          <w:b/>
          <w:bCs/>
          <w:rPrChange w:id="310" w:author="Jade Raposa" w:date="2024-10-15T02:18:00Z" w16du:dateUtc="2024-10-14T18:18:00Z">
            <w:rPr>
              <w:b/>
              <w:bCs/>
            </w:rPr>
          </w:rPrChange>
        </w:rPr>
        <w:pPrChange w:id="311" w:author="Jade Raposa" w:date="2024-10-15T02:46:00Z" w16du:dateUtc="2024-10-14T18:46:00Z">
          <w:pPr>
            <w:ind w:left="720"/>
          </w:pPr>
        </w:pPrChange>
      </w:pPr>
      <w:bookmarkStart w:id="312" w:name="_Hlk179778553"/>
      <w:r w:rsidRPr="00E52A05">
        <w:rPr>
          <w:rFonts w:ascii="Georgia" w:hAnsi="Georgia"/>
          <w:b/>
          <w:bCs/>
          <w:rPrChange w:id="313" w:author="Jade Raposa" w:date="2024-10-15T02:18:00Z" w16du:dateUtc="2024-10-14T18:18:00Z">
            <w:rPr>
              <w:b/>
              <w:bCs/>
            </w:rPr>
          </w:rPrChange>
        </w:rPr>
        <w:t>MENTEE SIDE:</w:t>
      </w:r>
    </w:p>
    <w:p w14:paraId="623405AC" w14:textId="77777777" w:rsidR="00F63D9C" w:rsidRPr="00E52A05" w:rsidRDefault="00F63D9C">
      <w:pPr>
        <w:pStyle w:val="ListParagraph"/>
        <w:numPr>
          <w:ilvl w:val="0"/>
          <w:numId w:val="17"/>
        </w:numPr>
        <w:spacing w:line="360" w:lineRule="auto"/>
        <w:ind w:left="1620" w:hanging="450"/>
        <w:rPr>
          <w:rFonts w:ascii="Georgia" w:hAnsi="Georgia"/>
          <w:b/>
          <w:bCs/>
          <w:rPrChange w:id="314" w:author="Jade Raposa" w:date="2024-10-15T02:18:00Z" w16du:dateUtc="2024-10-14T18:18:00Z">
            <w:rPr>
              <w:b/>
              <w:bCs/>
            </w:rPr>
          </w:rPrChange>
        </w:rPr>
        <w:pPrChange w:id="315" w:author="Jade Raposa" w:date="2024-10-15T02:46:00Z" w16du:dateUtc="2024-10-14T18:46:00Z">
          <w:pPr>
            <w:pStyle w:val="ListParagraph"/>
            <w:numPr>
              <w:numId w:val="17"/>
            </w:numPr>
            <w:ind w:left="2160" w:hanging="360"/>
          </w:pPr>
        </w:pPrChange>
      </w:pPr>
      <w:r w:rsidRPr="00E52A05">
        <w:rPr>
          <w:rFonts w:ascii="Georgia" w:hAnsi="Georgia"/>
          <w:rPrChange w:id="316" w:author="Jade Raposa" w:date="2024-10-15T02:18:00Z" w16du:dateUtc="2024-10-14T18:18:00Z">
            <w:rPr/>
          </w:rPrChange>
        </w:rPr>
        <w:t xml:space="preserve">Select your role, the option is </w:t>
      </w:r>
      <w:r w:rsidRPr="00E52A05">
        <w:rPr>
          <w:rFonts w:ascii="Georgia" w:hAnsi="Georgia"/>
          <w:b/>
          <w:bCs/>
          <w:rPrChange w:id="317" w:author="Jade Raposa" w:date="2024-10-15T02:18:00Z" w16du:dateUtc="2024-10-14T18:18:00Z">
            <w:rPr>
              <w:b/>
              <w:bCs/>
            </w:rPr>
          </w:rPrChange>
        </w:rPr>
        <w:t>“MENTEE”</w:t>
      </w:r>
    </w:p>
    <w:p w14:paraId="00CA9166" w14:textId="77777777" w:rsidR="00F63D9C" w:rsidRPr="00E52A05" w:rsidRDefault="00F63D9C">
      <w:pPr>
        <w:spacing w:line="360" w:lineRule="auto"/>
        <w:ind w:left="1620" w:hanging="450"/>
        <w:rPr>
          <w:rFonts w:ascii="Georgia" w:hAnsi="Georgia"/>
          <w:b/>
          <w:bCs/>
          <w:rPrChange w:id="318" w:author="Jade Raposa" w:date="2024-10-15T02:18:00Z" w16du:dateUtc="2024-10-14T18:18:00Z">
            <w:rPr>
              <w:b/>
              <w:bCs/>
            </w:rPr>
          </w:rPrChange>
        </w:rPr>
        <w:pPrChange w:id="319" w:author="Jade Raposa" w:date="2024-10-15T02:46:00Z" w16du:dateUtc="2024-10-14T18:46:00Z">
          <w:pPr>
            <w:ind w:left="720"/>
          </w:pPr>
        </w:pPrChange>
      </w:pPr>
      <w:r w:rsidRPr="00E52A05">
        <w:rPr>
          <w:rFonts w:ascii="Georgia" w:hAnsi="Georgia"/>
          <w:b/>
          <w:bCs/>
          <w:noProof/>
          <w:rPrChange w:id="320" w:author="Jade Raposa" w:date="2024-10-15T02:18:00Z" w16du:dateUtc="2024-10-14T18:18:00Z">
            <w:rPr>
              <w:b/>
              <w:bCs/>
              <w:noProof/>
            </w:rPr>
          </w:rPrChange>
        </w:rPr>
        <w:drawing>
          <wp:anchor distT="0" distB="0" distL="114300" distR="114300" simplePos="0" relativeHeight="251674624" behindDoc="0" locked="0" layoutInCell="1" allowOverlap="1" wp14:anchorId="2803E6F3" wp14:editId="7CCBD4B7">
            <wp:simplePos x="0" y="0"/>
            <wp:positionH relativeFrom="margin">
              <wp:posOffset>1508125</wp:posOffset>
            </wp:positionH>
            <wp:positionV relativeFrom="paragraph">
              <wp:posOffset>66675</wp:posOffset>
            </wp:positionV>
            <wp:extent cx="1076325" cy="2332990"/>
            <wp:effectExtent l="0" t="0" r="9525" b="0"/>
            <wp:wrapSquare wrapText="bothSides"/>
            <wp:docPr id="833787436"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7436" name="Picture 4" descr="A screenshot of a cell phone&#10;&#10;Description automatically generated"/>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076325" cy="2332990"/>
                    </a:xfrm>
                    <a:prstGeom prst="rect">
                      <a:avLst/>
                    </a:prstGeom>
                  </pic:spPr>
                </pic:pic>
              </a:graphicData>
            </a:graphic>
            <wp14:sizeRelH relativeFrom="margin">
              <wp14:pctWidth>0</wp14:pctWidth>
            </wp14:sizeRelH>
            <wp14:sizeRelV relativeFrom="margin">
              <wp14:pctHeight>0</wp14:pctHeight>
            </wp14:sizeRelV>
          </wp:anchor>
        </w:drawing>
      </w:r>
    </w:p>
    <w:p w14:paraId="76389778" w14:textId="77777777" w:rsidR="00F63D9C" w:rsidRPr="00E52A05" w:rsidRDefault="00F63D9C">
      <w:pPr>
        <w:spacing w:line="360" w:lineRule="auto"/>
        <w:ind w:left="1620" w:hanging="450"/>
        <w:rPr>
          <w:rFonts w:ascii="Georgia" w:hAnsi="Georgia"/>
          <w:b/>
          <w:bCs/>
          <w:rPrChange w:id="321" w:author="Jade Raposa" w:date="2024-10-15T02:18:00Z" w16du:dateUtc="2024-10-14T18:18:00Z">
            <w:rPr>
              <w:b/>
              <w:bCs/>
            </w:rPr>
          </w:rPrChange>
        </w:rPr>
        <w:pPrChange w:id="322" w:author="Jade Raposa" w:date="2024-10-15T02:46:00Z" w16du:dateUtc="2024-10-14T18:46:00Z">
          <w:pPr>
            <w:ind w:left="720"/>
          </w:pPr>
        </w:pPrChange>
      </w:pPr>
    </w:p>
    <w:p w14:paraId="7417D73E" w14:textId="77777777" w:rsidR="00F63D9C" w:rsidRPr="00E52A05" w:rsidRDefault="00F63D9C">
      <w:pPr>
        <w:spacing w:line="360" w:lineRule="auto"/>
        <w:ind w:left="1620" w:hanging="450"/>
        <w:rPr>
          <w:rFonts w:ascii="Georgia" w:hAnsi="Georgia"/>
          <w:b/>
          <w:bCs/>
          <w:rPrChange w:id="323" w:author="Jade Raposa" w:date="2024-10-15T02:18:00Z" w16du:dateUtc="2024-10-14T18:18:00Z">
            <w:rPr>
              <w:b/>
              <w:bCs/>
            </w:rPr>
          </w:rPrChange>
        </w:rPr>
        <w:pPrChange w:id="324" w:author="Jade Raposa" w:date="2024-10-15T02:46:00Z" w16du:dateUtc="2024-10-14T18:46:00Z">
          <w:pPr>
            <w:ind w:left="720"/>
          </w:pPr>
        </w:pPrChange>
      </w:pPr>
    </w:p>
    <w:p w14:paraId="51A96C9E" w14:textId="77777777" w:rsidR="00F63D9C" w:rsidRPr="00E52A05" w:rsidRDefault="00F63D9C">
      <w:pPr>
        <w:spacing w:line="360" w:lineRule="auto"/>
        <w:ind w:left="1620" w:hanging="450"/>
        <w:rPr>
          <w:rFonts w:ascii="Georgia" w:hAnsi="Georgia"/>
          <w:b/>
          <w:bCs/>
          <w:rPrChange w:id="325" w:author="Jade Raposa" w:date="2024-10-15T02:18:00Z" w16du:dateUtc="2024-10-14T18:18:00Z">
            <w:rPr>
              <w:b/>
              <w:bCs/>
            </w:rPr>
          </w:rPrChange>
        </w:rPr>
        <w:pPrChange w:id="326" w:author="Jade Raposa" w:date="2024-10-15T02:46:00Z" w16du:dateUtc="2024-10-14T18:46:00Z">
          <w:pPr>
            <w:ind w:left="720"/>
          </w:pPr>
        </w:pPrChange>
      </w:pPr>
    </w:p>
    <w:p w14:paraId="6BB8D66B" w14:textId="77777777" w:rsidR="00F63D9C" w:rsidRPr="00E52A05" w:rsidRDefault="00F63D9C">
      <w:pPr>
        <w:spacing w:line="360" w:lineRule="auto"/>
        <w:ind w:left="1620" w:hanging="450"/>
        <w:rPr>
          <w:rFonts w:ascii="Georgia" w:hAnsi="Georgia"/>
          <w:b/>
          <w:bCs/>
          <w:rPrChange w:id="327" w:author="Jade Raposa" w:date="2024-10-15T02:18:00Z" w16du:dateUtc="2024-10-14T18:18:00Z">
            <w:rPr>
              <w:b/>
              <w:bCs/>
            </w:rPr>
          </w:rPrChange>
        </w:rPr>
        <w:pPrChange w:id="328" w:author="Jade Raposa" w:date="2024-10-15T02:46:00Z" w16du:dateUtc="2024-10-14T18:46:00Z">
          <w:pPr>
            <w:ind w:left="720"/>
          </w:pPr>
        </w:pPrChange>
      </w:pPr>
    </w:p>
    <w:p w14:paraId="2D06ABBA" w14:textId="77777777" w:rsidR="00F63D9C" w:rsidRPr="00E52A05" w:rsidRDefault="00F63D9C">
      <w:pPr>
        <w:spacing w:line="360" w:lineRule="auto"/>
        <w:ind w:left="1620" w:hanging="450"/>
        <w:rPr>
          <w:rFonts w:ascii="Georgia" w:hAnsi="Georgia"/>
          <w:b/>
          <w:bCs/>
          <w:rPrChange w:id="329" w:author="Jade Raposa" w:date="2024-10-15T02:18:00Z" w16du:dateUtc="2024-10-14T18:18:00Z">
            <w:rPr>
              <w:b/>
              <w:bCs/>
            </w:rPr>
          </w:rPrChange>
        </w:rPr>
        <w:pPrChange w:id="330" w:author="Jade Raposa" w:date="2024-10-15T02:46:00Z" w16du:dateUtc="2024-10-14T18:46:00Z">
          <w:pPr>
            <w:ind w:left="720"/>
          </w:pPr>
        </w:pPrChange>
      </w:pPr>
      <w:r w:rsidRPr="00E52A05">
        <w:rPr>
          <w:rFonts w:ascii="Georgia" w:hAnsi="Georgia"/>
          <w:b/>
          <w:bCs/>
          <w:noProof/>
          <w:rPrChange w:id="331" w:author="Jade Raposa" w:date="2024-10-15T02:18:00Z" w16du:dateUtc="2024-10-14T18:18:00Z">
            <w:rPr>
              <w:b/>
              <w:bCs/>
              <w:noProof/>
            </w:rPr>
          </w:rPrChange>
        </w:rPr>
        <mc:AlternateContent>
          <mc:Choice Requires="wps">
            <w:drawing>
              <wp:anchor distT="0" distB="0" distL="114300" distR="114300" simplePos="0" relativeHeight="251700224" behindDoc="0" locked="0" layoutInCell="1" allowOverlap="1" wp14:anchorId="31F25A50" wp14:editId="397F8036">
                <wp:simplePos x="0" y="0"/>
                <wp:positionH relativeFrom="column">
                  <wp:posOffset>1837267</wp:posOffset>
                </wp:positionH>
                <wp:positionV relativeFrom="paragraph">
                  <wp:posOffset>115570</wp:posOffset>
                </wp:positionV>
                <wp:extent cx="135466" cy="270933"/>
                <wp:effectExtent l="19050" t="19050" r="36195" b="15240"/>
                <wp:wrapNone/>
                <wp:docPr id="2039200194"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C3568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144.65pt;margin-top:9.1pt;width:10.65pt;height:21.3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" fillcolor="#c00000" strokecolor="#09101d [484]" strokeweight="1pt"/>
            </w:pict>
          </mc:Fallback>
        </mc:AlternateContent>
      </w:r>
    </w:p>
    <w:p w14:paraId="73F6C4ED" w14:textId="77777777" w:rsidR="00F63D9C" w:rsidRPr="00E52A05" w:rsidRDefault="00F63D9C">
      <w:pPr>
        <w:spacing w:line="360" w:lineRule="auto"/>
        <w:ind w:left="1620" w:hanging="450"/>
        <w:rPr>
          <w:rFonts w:ascii="Georgia" w:hAnsi="Georgia"/>
          <w:b/>
          <w:bCs/>
          <w:rPrChange w:id="332" w:author="Jade Raposa" w:date="2024-10-15T02:18:00Z" w16du:dateUtc="2024-10-14T18:18:00Z">
            <w:rPr>
              <w:b/>
              <w:bCs/>
            </w:rPr>
          </w:rPrChange>
        </w:rPr>
        <w:pPrChange w:id="333" w:author="Jade Raposa" w:date="2024-10-15T02:46:00Z" w16du:dateUtc="2024-10-14T18:46:00Z">
          <w:pPr>
            <w:ind w:left="720"/>
          </w:pPr>
        </w:pPrChange>
      </w:pPr>
    </w:p>
    <w:p w14:paraId="5CEDA771" w14:textId="77777777" w:rsidR="00F63D9C" w:rsidRPr="00E52A05" w:rsidDel="00837B3A" w:rsidRDefault="00F63D9C">
      <w:pPr>
        <w:spacing w:line="360" w:lineRule="auto"/>
        <w:ind w:left="1620" w:hanging="450"/>
        <w:rPr>
          <w:del w:id="334" w:author="Jade Raposa" w:date="2024-10-15T02:47:00Z" w16du:dateUtc="2024-10-14T18:47:00Z"/>
          <w:rFonts w:ascii="Georgia" w:hAnsi="Georgia"/>
          <w:b/>
          <w:bCs/>
          <w:rPrChange w:id="335" w:author="Jade Raposa" w:date="2024-10-15T02:18:00Z" w16du:dateUtc="2024-10-14T18:18:00Z">
            <w:rPr>
              <w:del w:id="336" w:author="Jade Raposa" w:date="2024-10-15T02:47:00Z" w16du:dateUtc="2024-10-14T18:47:00Z"/>
              <w:b/>
              <w:bCs/>
            </w:rPr>
          </w:rPrChange>
        </w:rPr>
        <w:pPrChange w:id="337" w:author="Jade Raposa" w:date="2024-10-15T02:46:00Z" w16du:dateUtc="2024-10-14T18:46:00Z">
          <w:pPr>
            <w:ind w:left="720"/>
          </w:pPr>
        </w:pPrChange>
      </w:pPr>
    </w:p>
    <w:p w14:paraId="243D70E5" w14:textId="77777777" w:rsidR="00F63D9C" w:rsidRPr="00E52A05" w:rsidRDefault="00F63D9C">
      <w:pPr>
        <w:spacing w:line="360" w:lineRule="auto"/>
        <w:rPr>
          <w:rFonts w:ascii="Georgia" w:hAnsi="Georgia"/>
          <w:b/>
          <w:bCs/>
          <w:rPrChange w:id="338" w:author="Jade Raposa" w:date="2024-10-15T02:18:00Z" w16du:dateUtc="2024-10-14T18:18:00Z">
            <w:rPr>
              <w:b/>
              <w:bCs/>
            </w:rPr>
          </w:rPrChange>
        </w:rPr>
        <w:pPrChange w:id="339" w:author="Jade Raposa" w:date="2024-10-15T02:47:00Z" w16du:dateUtc="2024-10-14T18:47:00Z">
          <w:pPr>
            <w:ind w:left="720"/>
          </w:pPr>
        </w:pPrChange>
      </w:pPr>
    </w:p>
    <w:p w14:paraId="6420C8AC" w14:textId="77777777" w:rsidR="00F63D9C" w:rsidRPr="00E52A05" w:rsidRDefault="00F63D9C">
      <w:pPr>
        <w:pStyle w:val="ListParagraph"/>
        <w:numPr>
          <w:ilvl w:val="0"/>
          <w:numId w:val="17"/>
        </w:numPr>
        <w:spacing w:line="360" w:lineRule="auto"/>
        <w:ind w:left="1620" w:hanging="450"/>
        <w:rPr>
          <w:rFonts w:ascii="Georgia" w:hAnsi="Georgia"/>
          <w:rPrChange w:id="340" w:author="Jade Raposa" w:date="2024-10-15T02:18:00Z" w16du:dateUtc="2024-10-14T18:18:00Z">
            <w:rPr/>
          </w:rPrChange>
        </w:rPr>
        <w:pPrChange w:id="341" w:author="Jade Raposa" w:date="2024-10-15T02:46:00Z" w16du:dateUtc="2024-10-14T18:46:00Z">
          <w:pPr>
            <w:pStyle w:val="ListParagraph"/>
            <w:numPr>
              <w:numId w:val="17"/>
            </w:numPr>
            <w:ind w:left="2160" w:hanging="360"/>
          </w:pPr>
        </w:pPrChange>
      </w:pPr>
      <w:r w:rsidRPr="00E52A05">
        <w:rPr>
          <w:rFonts w:ascii="Georgia" w:hAnsi="Georgia"/>
          <w:rPrChange w:id="342" w:author="Jade Raposa" w:date="2024-10-15T02:18:00Z" w16du:dateUtc="2024-10-14T18:18:00Z">
            <w:rPr/>
          </w:rPrChange>
        </w:rPr>
        <w:t xml:space="preserve">Tap </w:t>
      </w:r>
      <w:r w:rsidRPr="00E52A05">
        <w:rPr>
          <w:rFonts w:ascii="Georgia" w:hAnsi="Georgia"/>
          <w:b/>
          <w:bCs/>
          <w:rPrChange w:id="343" w:author="Jade Raposa" w:date="2024-10-15T02:18:00Z" w16du:dateUtc="2024-10-14T18:18:00Z">
            <w:rPr>
              <w:b/>
              <w:bCs/>
            </w:rPr>
          </w:rPrChange>
        </w:rPr>
        <w:t>“SIGN UP”</w:t>
      </w:r>
      <w:r w:rsidRPr="00E52A05">
        <w:rPr>
          <w:rFonts w:ascii="Georgia" w:hAnsi="Georgia"/>
          <w:rPrChange w:id="344" w:author="Jade Raposa" w:date="2024-10-15T02:18:00Z" w16du:dateUtc="2024-10-14T18:18:00Z">
            <w:rPr/>
          </w:rPrChange>
        </w:rPr>
        <w:t xml:space="preserve"> to create an account. Make sure to use your </w:t>
      </w:r>
      <w:r w:rsidRPr="00E52A05">
        <w:rPr>
          <w:rFonts w:ascii="Georgia" w:hAnsi="Georgia"/>
          <w:b/>
          <w:bCs/>
          <w:rPrChange w:id="345" w:author="Jade Raposa" w:date="2024-10-15T02:18:00Z" w16du:dateUtc="2024-10-14T18:18:00Z">
            <w:rPr>
              <w:b/>
              <w:bCs/>
            </w:rPr>
          </w:rPrChange>
        </w:rPr>
        <w:t>“@dwc-legazpi.edu”</w:t>
      </w:r>
      <w:r w:rsidRPr="00E52A05">
        <w:rPr>
          <w:rFonts w:ascii="Georgia" w:hAnsi="Georgia"/>
          <w:rPrChange w:id="346" w:author="Jade Raposa" w:date="2024-10-15T02:18:00Z" w16du:dateUtc="2024-10-14T18:18:00Z">
            <w:rPr/>
          </w:rPrChange>
        </w:rPr>
        <w:t xml:space="preserve"> email.</w:t>
      </w:r>
    </w:p>
    <w:p w14:paraId="58BF5343" w14:textId="77777777" w:rsidR="00F63D9C" w:rsidRPr="00E52A05" w:rsidRDefault="00F63D9C">
      <w:pPr>
        <w:spacing w:line="360" w:lineRule="auto"/>
        <w:ind w:left="1620" w:hanging="450"/>
        <w:rPr>
          <w:rFonts w:ascii="Georgia" w:hAnsi="Georgia"/>
          <w:rPrChange w:id="347" w:author="Jade Raposa" w:date="2024-10-15T02:18:00Z" w16du:dateUtc="2024-10-14T18:18:00Z">
            <w:rPr/>
          </w:rPrChange>
        </w:rPr>
        <w:pPrChange w:id="348" w:author="Jade Raposa" w:date="2024-10-15T02:46:00Z" w16du:dateUtc="2024-10-14T18:46:00Z">
          <w:pPr>
            <w:ind w:left="720"/>
          </w:pPr>
        </w:pPrChange>
      </w:pPr>
      <w:r w:rsidRPr="00E52A05">
        <w:rPr>
          <w:rFonts w:ascii="Georgia" w:hAnsi="Georgia"/>
          <w:b/>
          <w:bCs/>
          <w:noProof/>
          <w:rPrChange w:id="349" w:author="Jade Raposa" w:date="2024-10-15T02:18:00Z" w16du:dateUtc="2024-10-14T18:18:00Z">
            <w:rPr>
              <w:b/>
              <w:bCs/>
              <w:noProof/>
            </w:rPr>
          </w:rPrChange>
        </w:rPr>
        <w:drawing>
          <wp:anchor distT="0" distB="0" distL="114300" distR="114300" simplePos="0" relativeHeight="251675648" behindDoc="0" locked="0" layoutInCell="1" allowOverlap="1" wp14:anchorId="6B666697" wp14:editId="32AC6B37">
            <wp:simplePos x="0" y="0"/>
            <wp:positionH relativeFrom="margin">
              <wp:posOffset>1606550</wp:posOffset>
            </wp:positionH>
            <wp:positionV relativeFrom="paragraph">
              <wp:posOffset>15240</wp:posOffset>
            </wp:positionV>
            <wp:extent cx="952500" cy="2065020"/>
            <wp:effectExtent l="0" t="0" r="0" b="0"/>
            <wp:wrapSquare wrapText="bothSides"/>
            <wp:docPr id="967009402"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9402" name="Picture 5" descr="A screenshot of a login form&#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952500" cy="2065020"/>
                    </a:xfrm>
                    <a:prstGeom prst="rect">
                      <a:avLst/>
                    </a:prstGeom>
                  </pic:spPr>
                </pic:pic>
              </a:graphicData>
            </a:graphic>
            <wp14:sizeRelH relativeFrom="margin">
              <wp14:pctWidth>0</wp14:pctWidth>
            </wp14:sizeRelH>
            <wp14:sizeRelV relativeFrom="margin">
              <wp14:pctHeight>0</wp14:pctHeight>
            </wp14:sizeRelV>
          </wp:anchor>
        </w:drawing>
      </w:r>
    </w:p>
    <w:p w14:paraId="3EEA16F1" w14:textId="77777777" w:rsidR="00F63D9C" w:rsidRPr="00E52A05" w:rsidRDefault="00F63D9C">
      <w:pPr>
        <w:spacing w:line="360" w:lineRule="auto"/>
        <w:ind w:left="1620" w:hanging="450"/>
        <w:rPr>
          <w:rFonts w:ascii="Georgia" w:hAnsi="Georgia"/>
          <w:rPrChange w:id="350" w:author="Jade Raposa" w:date="2024-10-15T02:18:00Z" w16du:dateUtc="2024-10-14T18:18:00Z">
            <w:rPr/>
          </w:rPrChange>
        </w:rPr>
        <w:pPrChange w:id="351" w:author="Jade Raposa" w:date="2024-10-15T02:46:00Z" w16du:dateUtc="2024-10-14T18:46:00Z">
          <w:pPr>
            <w:ind w:left="720"/>
          </w:pPr>
        </w:pPrChange>
      </w:pPr>
    </w:p>
    <w:p w14:paraId="357F0114" w14:textId="77777777" w:rsidR="00F63D9C" w:rsidRPr="00E52A05" w:rsidRDefault="00F63D9C">
      <w:pPr>
        <w:spacing w:line="360" w:lineRule="auto"/>
        <w:ind w:left="1620" w:hanging="450"/>
        <w:rPr>
          <w:rFonts w:ascii="Georgia" w:hAnsi="Georgia"/>
          <w:rPrChange w:id="352" w:author="Jade Raposa" w:date="2024-10-15T02:18:00Z" w16du:dateUtc="2024-10-14T18:18:00Z">
            <w:rPr/>
          </w:rPrChange>
        </w:rPr>
        <w:pPrChange w:id="353" w:author="Jade Raposa" w:date="2024-10-15T02:46:00Z" w16du:dateUtc="2024-10-14T18:46:00Z">
          <w:pPr>
            <w:ind w:left="720"/>
          </w:pPr>
        </w:pPrChange>
      </w:pPr>
    </w:p>
    <w:p w14:paraId="64593AD3" w14:textId="77777777" w:rsidR="00F63D9C" w:rsidRPr="00E52A05" w:rsidRDefault="00F63D9C">
      <w:pPr>
        <w:spacing w:line="360" w:lineRule="auto"/>
        <w:ind w:left="1620" w:hanging="450"/>
        <w:rPr>
          <w:rFonts w:ascii="Georgia" w:hAnsi="Georgia"/>
          <w:rPrChange w:id="354" w:author="Jade Raposa" w:date="2024-10-15T02:18:00Z" w16du:dateUtc="2024-10-14T18:18:00Z">
            <w:rPr/>
          </w:rPrChange>
        </w:rPr>
        <w:pPrChange w:id="355" w:author="Jade Raposa" w:date="2024-10-15T02:46:00Z" w16du:dateUtc="2024-10-14T18:46:00Z">
          <w:pPr>
            <w:ind w:left="720"/>
          </w:pPr>
        </w:pPrChange>
      </w:pPr>
    </w:p>
    <w:p w14:paraId="4E329355" w14:textId="77777777" w:rsidR="00F63D9C" w:rsidRPr="00E52A05" w:rsidRDefault="00F63D9C">
      <w:pPr>
        <w:spacing w:line="360" w:lineRule="auto"/>
        <w:ind w:left="1620" w:hanging="450"/>
        <w:rPr>
          <w:rFonts w:ascii="Georgia" w:hAnsi="Georgia"/>
          <w:rPrChange w:id="356" w:author="Jade Raposa" w:date="2024-10-15T02:18:00Z" w16du:dateUtc="2024-10-14T18:18:00Z">
            <w:rPr/>
          </w:rPrChange>
        </w:rPr>
        <w:pPrChange w:id="357" w:author="Jade Raposa" w:date="2024-10-15T02:46:00Z" w16du:dateUtc="2024-10-14T18:46:00Z">
          <w:pPr>
            <w:ind w:left="720"/>
          </w:pPr>
        </w:pPrChange>
      </w:pPr>
      <w:r w:rsidRPr="00E52A05">
        <w:rPr>
          <w:rFonts w:ascii="Georgia" w:hAnsi="Georgia"/>
          <w:b/>
          <w:bCs/>
          <w:noProof/>
          <w:rPrChange w:id="358" w:author="Jade Raposa" w:date="2024-10-15T02:18:00Z" w16du:dateUtc="2024-10-14T18:18:00Z">
            <w:rPr>
              <w:b/>
              <w:bCs/>
              <w:noProof/>
            </w:rPr>
          </w:rPrChange>
        </w:rPr>
        <mc:AlternateContent>
          <mc:Choice Requires="wps">
            <w:drawing>
              <wp:anchor distT="0" distB="0" distL="114300" distR="114300" simplePos="0" relativeHeight="251701248" behindDoc="0" locked="0" layoutInCell="1" allowOverlap="1" wp14:anchorId="447008AA" wp14:editId="19094D5C">
                <wp:simplePos x="0" y="0"/>
                <wp:positionH relativeFrom="column">
                  <wp:posOffset>2016760</wp:posOffset>
                </wp:positionH>
                <wp:positionV relativeFrom="paragraph">
                  <wp:posOffset>97367</wp:posOffset>
                </wp:positionV>
                <wp:extent cx="135466" cy="270933"/>
                <wp:effectExtent l="19050" t="19050" r="36195" b="15240"/>
                <wp:wrapNone/>
                <wp:docPr id="2078550296"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7A2874" id="Arrow: Up 6" o:spid="_x0000_s1026" type="#_x0000_t68" style="position:absolute;margin-left:158.8pt;margin-top:7.65pt;width:10.65pt;height:21.3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" fillcolor="#c00000" strokecolor="#09101d [484]" strokeweight="1pt"/>
            </w:pict>
          </mc:Fallback>
        </mc:AlternateContent>
      </w:r>
    </w:p>
    <w:p w14:paraId="054B0630" w14:textId="77777777" w:rsidR="00F63D9C" w:rsidRPr="00E52A05" w:rsidRDefault="00F63D9C">
      <w:pPr>
        <w:spacing w:line="360" w:lineRule="auto"/>
        <w:ind w:left="1620" w:hanging="450"/>
        <w:rPr>
          <w:rFonts w:ascii="Georgia" w:hAnsi="Georgia"/>
          <w:rPrChange w:id="359" w:author="Jade Raposa" w:date="2024-10-15T02:18:00Z" w16du:dateUtc="2024-10-14T18:18:00Z">
            <w:rPr/>
          </w:rPrChange>
        </w:rPr>
        <w:pPrChange w:id="360" w:author="Jade Raposa" w:date="2024-10-15T02:46:00Z" w16du:dateUtc="2024-10-14T18:46:00Z">
          <w:pPr>
            <w:ind w:left="720"/>
          </w:pPr>
        </w:pPrChange>
      </w:pPr>
    </w:p>
    <w:p w14:paraId="2A391EE7" w14:textId="32EDA3B6" w:rsidR="00837B3A" w:rsidRDefault="00837B3A">
      <w:pPr>
        <w:rPr>
          <w:ins w:id="361" w:author="Jade Raposa" w:date="2024-10-15T02:47:00Z" w16du:dateUtc="2024-10-14T18:47:00Z"/>
          <w:rFonts w:ascii="Georgia" w:hAnsi="Georgia"/>
        </w:rPr>
      </w:pPr>
      <w:ins w:id="362" w:author="Jade Raposa" w:date="2024-10-15T02:47:00Z" w16du:dateUtc="2024-10-14T18:47:00Z">
        <w:r>
          <w:rPr>
            <w:rFonts w:ascii="Georgia" w:hAnsi="Georgia"/>
          </w:rPr>
          <w:br w:type="page"/>
        </w:r>
      </w:ins>
    </w:p>
    <w:p w14:paraId="61AE5A7A" w14:textId="77777777" w:rsidR="00F63D9C" w:rsidRPr="00E52A05" w:rsidDel="00837B3A" w:rsidRDefault="00F63D9C">
      <w:pPr>
        <w:spacing w:line="360" w:lineRule="auto"/>
        <w:ind w:left="1620" w:hanging="450"/>
        <w:rPr>
          <w:del w:id="363" w:author="Jade Raposa" w:date="2024-10-15T02:47:00Z" w16du:dateUtc="2024-10-14T18:47:00Z"/>
          <w:rFonts w:ascii="Georgia" w:hAnsi="Georgia"/>
          <w:rPrChange w:id="364" w:author="Jade Raposa" w:date="2024-10-15T02:18:00Z" w16du:dateUtc="2024-10-14T18:18:00Z">
            <w:rPr>
              <w:del w:id="365" w:author="Jade Raposa" w:date="2024-10-15T02:47:00Z" w16du:dateUtc="2024-10-14T18:47:00Z"/>
            </w:rPr>
          </w:rPrChange>
        </w:rPr>
        <w:pPrChange w:id="366" w:author="Jade Raposa" w:date="2024-10-15T02:46:00Z" w16du:dateUtc="2024-10-14T18:46:00Z">
          <w:pPr>
            <w:ind w:left="720"/>
          </w:pPr>
        </w:pPrChange>
      </w:pPr>
    </w:p>
    <w:p w14:paraId="6C6357FC" w14:textId="77777777" w:rsidR="00F63D9C" w:rsidRPr="00E52A05" w:rsidRDefault="00F63D9C">
      <w:pPr>
        <w:spacing w:line="360" w:lineRule="auto"/>
        <w:rPr>
          <w:rFonts w:ascii="Georgia" w:hAnsi="Georgia"/>
          <w:rPrChange w:id="367" w:author="Jade Raposa" w:date="2024-10-15T02:18:00Z" w16du:dateUtc="2024-10-14T18:18:00Z">
            <w:rPr/>
          </w:rPrChange>
        </w:rPr>
        <w:pPrChange w:id="368" w:author="Jade Raposa" w:date="2024-10-15T02:47:00Z" w16du:dateUtc="2024-10-14T18:47:00Z">
          <w:pPr>
            <w:ind w:left="720"/>
          </w:pPr>
        </w:pPrChange>
      </w:pPr>
    </w:p>
    <w:p w14:paraId="45E57C79" w14:textId="12FEA1D5" w:rsidR="00000000" w:rsidRDefault="00F63D9C">
      <w:pPr>
        <w:pStyle w:val="ListParagraph"/>
        <w:numPr>
          <w:ilvl w:val="0"/>
          <w:numId w:val="17"/>
        </w:numPr>
        <w:spacing w:line="360" w:lineRule="auto"/>
        <w:ind w:left="1620" w:hanging="450"/>
        <w:rPr>
          <w:del w:id="369" w:author="Jade Raposa" w:date="2024-10-15T02:47:00Z" w16du:dateUtc="2024-10-14T18:47:00Z"/>
          <w:rFonts w:ascii="Georgia" w:hAnsi="Georgia"/>
          <w:b/>
          <w:bCs/>
          <w:rPrChange w:id="370" w:author="Jade Raposa" w:date="2024-10-15T02:47:00Z" w16du:dateUtc="2024-10-14T18:47:00Z">
            <w:rPr>
              <w:del w:id="371" w:author="Jade Raposa" w:date="2024-10-15T02:47:00Z" w16du:dateUtc="2024-10-14T18:47:00Z"/>
              <w:b/>
              <w:bCs/>
            </w:rPr>
          </w:rPrChange>
        </w:rPr>
        <w:sectPr w:rsidR="00000000" w:rsidSect="006B0480">
          <w:headerReference w:type="default" r:id="rId109"/>
          <w:pgSz w:w="12240" w:h="15840"/>
          <w:pgMar w:top="1440" w:right="1440" w:bottom="1440" w:left="1440" w:header="708" w:footer="708" w:gutter="0"/>
          <w:pgNumType w:start="1"/>
          <w:cols w:space="708"/>
          <w:docGrid w:linePitch="360"/>
        </w:sectPr>
        <w:pPrChange w:id="372" w:author="Jade Raposa" w:date="2024-10-15T02:46:00Z" w16du:dateUtc="2024-10-14T18:46:00Z">
          <w:pPr>
            <w:pStyle w:val="ListParagraph"/>
            <w:numPr>
              <w:numId w:val="17"/>
            </w:numPr>
            <w:ind w:left="2160" w:hanging="360"/>
          </w:pPr>
        </w:pPrChange>
      </w:pPr>
      <w:r w:rsidRPr="00837B3A">
        <w:rPr>
          <w:rFonts w:ascii="Georgia" w:hAnsi="Georgia"/>
          <w:rPrChange w:id="373" w:author="Jade Raposa" w:date="2024-10-15T02:47:00Z" w16du:dateUtc="2024-10-14T18:47:00Z">
            <w:rPr/>
          </w:rPrChange>
        </w:rPr>
        <w:t xml:space="preserve">Enter your </w:t>
      </w:r>
      <w:r w:rsidRPr="00837B3A">
        <w:rPr>
          <w:rFonts w:ascii="Georgia" w:hAnsi="Georgia"/>
          <w:b/>
          <w:bCs/>
          <w:rPrChange w:id="374" w:author="Jade Raposa" w:date="2024-10-15T02:47:00Z" w16du:dateUtc="2024-10-14T18:47:00Z">
            <w:rPr>
              <w:b/>
              <w:bCs/>
            </w:rPr>
          </w:rPrChange>
        </w:rPr>
        <w:t>“EMAIL”</w:t>
      </w:r>
      <w:r w:rsidRPr="00837B3A">
        <w:rPr>
          <w:rFonts w:ascii="Georgia" w:hAnsi="Georgia"/>
          <w:rPrChange w:id="375" w:author="Jade Raposa" w:date="2024-10-15T02:47:00Z" w16du:dateUtc="2024-10-14T18:47:00Z">
            <w:rPr/>
          </w:rPrChange>
        </w:rPr>
        <w:t xml:space="preserve"> using the school account, and set your </w:t>
      </w:r>
      <w:r w:rsidRPr="00837B3A">
        <w:rPr>
          <w:rFonts w:ascii="Georgia" w:hAnsi="Georgia"/>
          <w:b/>
          <w:bCs/>
          <w:rPrChange w:id="376" w:author="Jade Raposa" w:date="2024-10-15T02:47:00Z" w16du:dateUtc="2024-10-14T18:47:00Z">
            <w:rPr>
              <w:b/>
              <w:bCs/>
            </w:rPr>
          </w:rPrChange>
        </w:rPr>
        <w:t>“PASSWORD”.</w:t>
      </w:r>
      <w:r w:rsidRPr="00837B3A">
        <w:rPr>
          <w:rFonts w:ascii="Georgia" w:hAnsi="Georgia"/>
          <w:rPrChange w:id="377" w:author="Jade Raposa" w:date="2024-10-15T02:47:00Z" w16du:dateUtc="2024-10-14T18:47:00Z">
            <w:rPr/>
          </w:rPrChange>
        </w:rPr>
        <w:t xml:space="preserve"> Press </w:t>
      </w:r>
      <w:r w:rsidRPr="00837B3A">
        <w:rPr>
          <w:rFonts w:ascii="Georgia" w:hAnsi="Georgia"/>
          <w:b/>
          <w:bCs/>
          <w:rPrChange w:id="378" w:author="Jade Raposa" w:date="2024-10-15T02:47:00Z" w16du:dateUtc="2024-10-14T18:47:00Z">
            <w:rPr>
              <w:b/>
              <w:bCs/>
            </w:rPr>
          </w:rPrChange>
        </w:rPr>
        <w:t>“Next.”</w:t>
      </w:r>
      <w:ins w:id="379" w:author="Jade Raposa" w:date="2024-10-15T02:47:00Z" w16du:dateUtc="2024-10-14T18:47:00Z">
        <w:r w:rsidR="00837B3A" w:rsidRPr="00837B3A" w:rsidDel="00837B3A">
          <w:rPr>
            <w:rFonts w:ascii="Georgia" w:hAnsi="Georgia"/>
            <w:b/>
            <w:bCs/>
          </w:rPr>
          <w:t xml:space="preserve"> </w:t>
        </w:r>
      </w:ins>
    </w:p>
    <w:p w14:paraId="3A33571B" w14:textId="7827AF50" w:rsidR="00F63D9C" w:rsidRPr="00E52A05" w:rsidDel="00837B3A" w:rsidRDefault="00F63D9C">
      <w:pPr>
        <w:pStyle w:val="ListParagraph"/>
        <w:spacing w:line="360" w:lineRule="auto"/>
        <w:ind w:left="1620" w:hanging="450"/>
        <w:rPr>
          <w:del w:id="380" w:author="Jade Raposa" w:date="2024-10-15T02:47:00Z" w16du:dateUtc="2024-10-14T18:47:00Z"/>
          <w:rFonts w:ascii="Georgia" w:hAnsi="Georgia"/>
          <w:b/>
          <w:bCs/>
          <w:rPrChange w:id="381" w:author="Jade Raposa" w:date="2024-10-15T02:18:00Z" w16du:dateUtc="2024-10-14T18:18:00Z">
            <w:rPr>
              <w:del w:id="382" w:author="Jade Raposa" w:date="2024-10-15T02:47:00Z" w16du:dateUtc="2024-10-14T18:47:00Z"/>
              <w:b/>
              <w:bCs/>
            </w:rPr>
          </w:rPrChange>
        </w:rPr>
        <w:pPrChange w:id="383" w:author="Jade Raposa" w:date="2024-10-15T02:46:00Z" w16du:dateUtc="2024-10-14T18:46:00Z">
          <w:pPr>
            <w:pStyle w:val="ListParagraph"/>
            <w:ind w:left="2160"/>
          </w:pPr>
        </w:pPrChange>
      </w:pPr>
    </w:p>
    <w:p w14:paraId="5EA18AB0" w14:textId="2051EDD7" w:rsidR="00F63D9C" w:rsidRPr="00E52A05" w:rsidRDefault="00F63D9C">
      <w:pPr>
        <w:pStyle w:val="ListParagraph"/>
        <w:numPr>
          <w:ilvl w:val="0"/>
          <w:numId w:val="17"/>
        </w:numPr>
        <w:spacing w:line="360" w:lineRule="auto"/>
        <w:ind w:left="1620" w:hanging="450"/>
        <w:rPr>
          <w:rFonts w:ascii="Georgia" w:hAnsi="Georgia"/>
          <w:rPrChange w:id="384" w:author="Jade Raposa" w:date="2024-10-15T02:18:00Z" w16du:dateUtc="2024-10-14T18:18:00Z">
            <w:rPr/>
          </w:rPrChange>
        </w:rPr>
        <w:pPrChange w:id="385" w:author="Jade Raposa" w:date="2024-10-15T02:47:00Z" w16du:dateUtc="2024-10-14T18:47:00Z">
          <w:pPr>
            <w:ind w:left="720"/>
          </w:pPr>
        </w:pPrChange>
      </w:pPr>
    </w:p>
    <w:p w14:paraId="765260A5" w14:textId="021E1B10" w:rsidR="00F63D9C" w:rsidRPr="00E52A05" w:rsidRDefault="00837B3A">
      <w:pPr>
        <w:spacing w:line="360" w:lineRule="auto"/>
        <w:ind w:left="1620" w:hanging="450"/>
        <w:rPr>
          <w:rFonts w:ascii="Georgia" w:hAnsi="Georgia"/>
          <w:rPrChange w:id="386" w:author="Jade Raposa" w:date="2024-10-15T02:18:00Z" w16du:dateUtc="2024-10-14T18:18:00Z">
            <w:rPr/>
          </w:rPrChange>
        </w:rPr>
        <w:pPrChange w:id="387" w:author="Jade Raposa" w:date="2024-10-15T02:46:00Z" w16du:dateUtc="2024-10-14T18:46:00Z">
          <w:pPr>
            <w:ind w:left="720"/>
          </w:pPr>
        </w:pPrChange>
      </w:pPr>
      <w:r w:rsidRPr="00E52A05">
        <w:rPr>
          <w:rFonts w:ascii="Georgia" w:hAnsi="Georgia"/>
          <w:noProof/>
          <w:rPrChange w:id="388" w:author="Jade Raposa" w:date="2024-10-15T02:18:00Z" w16du:dateUtc="2024-10-14T18:18:00Z">
            <w:rPr>
              <w:noProof/>
            </w:rPr>
          </w:rPrChange>
        </w:rPr>
        <w:drawing>
          <wp:anchor distT="0" distB="0" distL="114300" distR="114300" simplePos="0" relativeHeight="251676672" behindDoc="0" locked="0" layoutInCell="1" allowOverlap="1" wp14:anchorId="14E96F9B" wp14:editId="2DF0F23A">
            <wp:simplePos x="0" y="0"/>
            <wp:positionH relativeFrom="margin">
              <wp:posOffset>1901825</wp:posOffset>
            </wp:positionH>
            <wp:positionV relativeFrom="paragraph">
              <wp:posOffset>60960</wp:posOffset>
            </wp:positionV>
            <wp:extent cx="927100" cy="2009775"/>
            <wp:effectExtent l="0" t="0" r="6350" b="9525"/>
            <wp:wrapSquare wrapText="bothSides"/>
            <wp:docPr id="1006360052"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60052" name="Picture 6" descr="A screenshot of a login form&#10;&#10;Description automatically generated"/>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927100" cy="2009775"/>
                    </a:xfrm>
                    <a:prstGeom prst="rect">
                      <a:avLst/>
                    </a:prstGeom>
                  </pic:spPr>
                </pic:pic>
              </a:graphicData>
            </a:graphic>
            <wp14:sizeRelH relativeFrom="margin">
              <wp14:pctWidth>0</wp14:pctWidth>
            </wp14:sizeRelH>
            <wp14:sizeRelV relativeFrom="margin">
              <wp14:pctHeight>0</wp14:pctHeight>
            </wp14:sizeRelV>
          </wp:anchor>
        </w:drawing>
      </w:r>
    </w:p>
    <w:p w14:paraId="51528A8F" w14:textId="77777777" w:rsidR="00F63D9C" w:rsidRPr="00E52A05" w:rsidRDefault="00F63D9C">
      <w:pPr>
        <w:spacing w:line="360" w:lineRule="auto"/>
        <w:ind w:left="1620" w:hanging="450"/>
        <w:rPr>
          <w:rFonts w:ascii="Georgia" w:hAnsi="Georgia"/>
          <w:rPrChange w:id="389" w:author="Jade Raposa" w:date="2024-10-15T02:18:00Z" w16du:dateUtc="2024-10-14T18:18:00Z">
            <w:rPr/>
          </w:rPrChange>
        </w:rPr>
        <w:pPrChange w:id="390" w:author="Jade Raposa" w:date="2024-10-15T02:46:00Z" w16du:dateUtc="2024-10-14T18:46:00Z">
          <w:pPr>
            <w:ind w:left="720"/>
          </w:pPr>
        </w:pPrChange>
      </w:pPr>
    </w:p>
    <w:p w14:paraId="669A6A16" w14:textId="77777777" w:rsidR="00F63D9C" w:rsidRPr="00E52A05" w:rsidRDefault="00F63D9C">
      <w:pPr>
        <w:spacing w:line="360" w:lineRule="auto"/>
        <w:ind w:left="1620" w:hanging="450"/>
        <w:rPr>
          <w:rFonts w:ascii="Georgia" w:hAnsi="Georgia"/>
          <w:rPrChange w:id="391" w:author="Jade Raposa" w:date="2024-10-15T02:18:00Z" w16du:dateUtc="2024-10-14T18:18:00Z">
            <w:rPr/>
          </w:rPrChange>
        </w:rPr>
        <w:pPrChange w:id="392" w:author="Jade Raposa" w:date="2024-10-15T02:46:00Z" w16du:dateUtc="2024-10-14T18:46:00Z">
          <w:pPr>
            <w:ind w:left="720"/>
          </w:pPr>
        </w:pPrChange>
      </w:pPr>
    </w:p>
    <w:p w14:paraId="4CE4BB89" w14:textId="77777777" w:rsidR="00F63D9C" w:rsidRPr="00E52A05" w:rsidRDefault="00F63D9C">
      <w:pPr>
        <w:spacing w:line="360" w:lineRule="auto"/>
        <w:ind w:left="1620" w:hanging="450"/>
        <w:rPr>
          <w:rFonts w:ascii="Georgia" w:hAnsi="Georgia"/>
          <w:rPrChange w:id="393" w:author="Jade Raposa" w:date="2024-10-15T02:18:00Z" w16du:dateUtc="2024-10-14T18:18:00Z">
            <w:rPr/>
          </w:rPrChange>
        </w:rPr>
        <w:pPrChange w:id="394" w:author="Jade Raposa" w:date="2024-10-15T02:46:00Z" w16du:dateUtc="2024-10-14T18:46:00Z">
          <w:pPr>
            <w:ind w:left="720"/>
          </w:pPr>
        </w:pPrChange>
      </w:pPr>
    </w:p>
    <w:p w14:paraId="7DFB6609" w14:textId="77777777" w:rsidR="00F63D9C" w:rsidRPr="00E52A05" w:rsidRDefault="00F63D9C">
      <w:pPr>
        <w:spacing w:line="360" w:lineRule="auto"/>
        <w:ind w:left="1620" w:hanging="450"/>
        <w:rPr>
          <w:rFonts w:ascii="Georgia" w:hAnsi="Georgia"/>
          <w:rPrChange w:id="395" w:author="Jade Raposa" w:date="2024-10-15T02:18:00Z" w16du:dateUtc="2024-10-14T18:18:00Z">
            <w:rPr/>
          </w:rPrChange>
        </w:rPr>
        <w:pPrChange w:id="396" w:author="Jade Raposa" w:date="2024-10-15T02:46:00Z" w16du:dateUtc="2024-10-14T18:46:00Z">
          <w:pPr>
            <w:ind w:left="720"/>
          </w:pPr>
        </w:pPrChange>
      </w:pPr>
    </w:p>
    <w:p w14:paraId="30865D5C" w14:textId="77777777" w:rsidR="00F63D9C" w:rsidRPr="00E52A05" w:rsidRDefault="00F63D9C">
      <w:pPr>
        <w:spacing w:line="360" w:lineRule="auto"/>
        <w:ind w:left="1620" w:hanging="450"/>
        <w:rPr>
          <w:rFonts w:ascii="Georgia" w:hAnsi="Georgia"/>
          <w:rPrChange w:id="397" w:author="Jade Raposa" w:date="2024-10-15T02:18:00Z" w16du:dateUtc="2024-10-14T18:18:00Z">
            <w:rPr/>
          </w:rPrChange>
        </w:rPr>
        <w:pPrChange w:id="398" w:author="Jade Raposa" w:date="2024-10-15T02:46:00Z" w16du:dateUtc="2024-10-14T18:46:00Z">
          <w:pPr>
            <w:ind w:left="720"/>
          </w:pPr>
        </w:pPrChange>
      </w:pPr>
    </w:p>
    <w:p w14:paraId="2DB85017" w14:textId="77777777" w:rsidR="00F63D9C" w:rsidRDefault="00F63D9C">
      <w:pPr>
        <w:spacing w:line="360" w:lineRule="auto"/>
        <w:ind w:left="1620" w:hanging="450"/>
        <w:rPr>
          <w:ins w:id="399" w:author="Jade Raposa" w:date="2024-10-15T02:19:00Z" w16du:dateUtc="2024-10-14T18:19:00Z"/>
          <w:rFonts w:ascii="Georgia" w:hAnsi="Georgia"/>
        </w:rPr>
        <w:pPrChange w:id="400" w:author="Jade Raposa" w:date="2024-10-15T02:46:00Z" w16du:dateUtc="2024-10-14T18:46:00Z">
          <w:pPr>
            <w:ind w:left="720"/>
          </w:pPr>
        </w:pPrChange>
      </w:pPr>
    </w:p>
    <w:p w14:paraId="38654123" w14:textId="77777777" w:rsidR="00204A51" w:rsidRPr="00E52A05" w:rsidRDefault="00204A51">
      <w:pPr>
        <w:spacing w:line="360" w:lineRule="auto"/>
        <w:ind w:left="1620" w:hanging="450"/>
        <w:rPr>
          <w:rFonts w:ascii="Georgia" w:hAnsi="Georgia"/>
          <w:rPrChange w:id="401" w:author="Jade Raposa" w:date="2024-10-15T02:18:00Z" w16du:dateUtc="2024-10-14T18:18:00Z">
            <w:rPr/>
          </w:rPrChange>
        </w:rPr>
        <w:pPrChange w:id="402" w:author="Jade Raposa" w:date="2024-10-15T02:46:00Z" w16du:dateUtc="2024-10-14T18:46:00Z">
          <w:pPr>
            <w:ind w:left="720"/>
          </w:pPr>
        </w:pPrChange>
      </w:pPr>
    </w:p>
    <w:p w14:paraId="12E548A4" w14:textId="573CC923" w:rsidR="00F63D9C" w:rsidRPr="00E52A05" w:rsidRDefault="00F63D9C">
      <w:pPr>
        <w:pStyle w:val="ListParagraph"/>
        <w:numPr>
          <w:ilvl w:val="0"/>
          <w:numId w:val="17"/>
        </w:numPr>
        <w:spacing w:line="360" w:lineRule="auto"/>
        <w:ind w:left="1620" w:hanging="450"/>
        <w:rPr>
          <w:rFonts w:ascii="Georgia" w:hAnsi="Georgia"/>
          <w:b/>
          <w:bCs/>
          <w:rPrChange w:id="403" w:author="Jade Raposa" w:date="2024-10-15T02:19:00Z" w16du:dateUtc="2024-10-14T18:19:00Z">
            <w:rPr>
              <w:b/>
              <w:bCs/>
            </w:rPr>
          </w:rPrChange>
        </w:rPr>
        <w:pPrChange w:id="404" w:author="Jade Raposa" w:date="2024-10-15T02:46:00Z" w16du:dateUtc="2024-10-14T18:46:00Z">
          <w:pPr>
            <w:pStyle w:val="ListParagraph"/>
            <w:numPr>
              <w:numId w:val="17"/>
            </w:numPr>
            <w:ind w:left="2160" w:hanging="360"/>
          </w:pPr>
        </w:pPrChange>
      </w:pPr>
      <w:r w:rsidRPr="00E52A05">
        <w:rPr>
          <w:rFonts w:ascii="Georgia" w:hAnsi="Georgia"/>
          <w:rPrChange w:id="405" w:author="Jade Raposa" w:date="2024-10-15T02:19:00Z" w16du:dateUtc="2024-10-14T18:19:00Z">
            <w:rPr/>
          </w:rPrChange>
        </w:rPr>
        <w:t xml:space="preserve">You will enter your </w:t>
      </w:r>
      <w:r w:rsidRPr="00E52A05">
        <w:rPr>
          <w:rFonts w:ascii="Georgia" w:hAnsi="Georgia"/>
          <w:b/>
          <w:bCs/>
          <w:rPrChange w:id="406" w:author="Jade Raposa" w:date="2024-10-15T02:19:00Z" w16du:dateUtc="2024-10-14T18:19:00Z">
            <w:rPr>
              <w:b/>
              <w:bCs/>
            </w:rPr>
          </w:rPrChange>
        </w:rPr>
        <w:t>“FIRST NAME”,</w:t>
      </w:r>
      <w:r w:rsidRPr="00E52A05">
        <w:rPr>
          <w:rFonts w:ascii="Georgia" w:hAnsi="Georgia"/>
          <w:rPrChange w:id="407" w:author="Jade Raposa" w:date="2024-10-15T02:19:00Z" w16du:dateUtc="2024-10-14T18:19:00Z">
            <w:rPr/>
          </w:rPrChange>
        </w:rPr>
        <w:t xml:space="preserve"> </w:t>
      </w:r>
      <w:r w:rsidRPr="00E52A05">
        <w:rPr>
          <w:rFonts w:ascii="Georgia" w:hAnsi="Georgia"/>
          <w:b/>
          <w:bCs/>
          <w:rPrChange w:id="408" w:author="Jade Raposa" w:date="2024-10-15T02:19:00Z" w16du:dateUtc="2024-10-14T18:19:00Z">
            <w:rPr>
              <w:b/>
              <w:bCs/>
            </w:rPr>
          </w:rPrChange>
        </w:rPr>
        <w:t>“LAST NAME”, “GENDER”,</w:t>
      </w:r>
      <w:r w:rsidRPr="00E52A05">
        <w:rPr>
          <w:rFonts w:ascii="Georgia" w:hAnsi="Georgia"/>
          <w:rPrChange w:id="409" w:author="Jade Raposa" w:date="2024-10-15T02:19:00Z" w16du:dateUtc="2024-10-14T18:19:00Z">
            <w:rPr/>
          </w:rPrChange>
        </w:rPr>
        <w:t xml:space="preserve"> and </w:t>
      </w:r>
      <w:r w:rsidRPr="00E52A05">
        <w:rPr>
          <w:rFonts w:ascii="Georgia" w:hAnsi="Georgia"/>
          <w:b/>
          <w:bCs/>
          <w:rPrChange w:id="410" w:author="Jade Raposa" w:date="2024-10-15T02:19:00Z" w16du:dateUtc="2024-10-14T18:19:00Z">
            <w:rPr>
              <w:b/>
              <w:bCs/>
            </w:rPr>
          </w:rPrChange>
        </w:rPr>
        <w:t>“BIRTHDATE.”</w:t>
      </w:r>
      <w:r w:rsidRPr="00E52A05">
        <w:rPr>
          <w:rFonts w:ascii="Georgia" w:hAnsi="Georgia"/>
          <w:rPrChange w:id="411" w:author="Jade Raposa" w:date="2024-10-15T02:19:00Z" w16du:dateUtc="2024-10-14T18:19:00Z">
            <w:rPr/>
          </w:rPrChange>
        </w:rPr>
        <w:t xml:space="preserve"> After that, press </w:t>
      </w:r>
      <w:r w:rsidRPr="00E52A05">
        <w:rPr>
          <w:rFonts w:ascii="Georgia" w:hAnsi="Georgia"/>
          <w:b/>
          <w:bCs/>
          <w:rPrChange w:id="412" w:author="Jade Raposa" w:date="2024-10-15T02:19:00Z" w16du:dateUtc="2024-10-14T18:19:00Z">
            <w:rPr>
              <w:b/>
              <w:bCs/>
            </w:rPr>
          </w:rPrChange>
        </w:rPr>
        <w:t>“NEXT.”</w:t>
      </w:r>
    </w:p>
    <w:p w14:paraId="01207D98" w14:textId="77777777" w:rsidR="00F63D9C" w:rsidRPr="00E52A05" w:rsidRDefault="00F63D9C">
      <w:pPr>
        <w:spacing w:line="360" w:lineRule="auto"/>
        <w:ind w:left="1620" w:hanging="450"/>
        <w:rPr>
          <w:rFonts w:ascii="Georgia" w:hAnsi="Georgia"/>
          <w:rPrChange w:id="413" w:author="Jade Raposa" w:date="2024-10-15T02:18:00Z" w16du:dateUtc="2024-10-14T18:18:00Z">
            <w:rPr/>
          </w:rPrChange>
        </w:rPr>
        <w:pPrChange w:id="414" w:author="Jade Raposa" w:date="2024-10-15T02:46:00Z" w16du:dateUtc="2024-10-14T18:46:00Z">
          <w:pPr>
            <w:ind w:left="720"/>
          </w:pPr>
        </w:pPrChange>
      </w:pPr>
      <w:r w:rsidRPr="00E52A05">
        <w:rPr>
          <w:rFonts w:ascii="Georgia" w:hAnsi="Georgia"/>
          <w:noProof/>
          <w:rPrChange w:id="415" w:author="Jade Raposa" w:date="2024-10-15T02:18:00Z" w16du:dateUtc="2024-10-14T18:18:00Z">
            <w:rPr>
              <w:noProof/>
            </w:rPr>
          </w:rPrChange>
        </w:rPr>
        <w:drawing>
          <wp:anchor distT="0" distB="0" distL="114300" distR="114300" simplePos="0" relativeHeight="251677696" behindDoc="0" locked="0" layoutInCell="1" allowOverlap="1" wp14:anchorId="62AC2DA4" wp14:editId="79ECC6FF">
            <wp:simplePos x="0" y="0"/>
            <wp:positionH relativeFrom="margin">
              <wp:posOffset>1562100</wp:posOffset>
            </wp:positionH>
            <wp:positionV relativeFrom="paragraph">
              <wp:posOffset>101600</wp:posOffset>
            </wp:positionV>
            <wp:extent cx="986155" cy="2137410"/>
            <wp:effectExtent l="0" t="0" r="4445" b="0"/>
            <wp:wrapSquare wrapText="bothSides"/>
            <wp:docPr id="93987810"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810" name="Picture 7" descr="A screenshot of a login form&#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986155" cy="2137410"/>
                    </a:xfrm>
                    <a:prstGeom prst="rect">
                      <a:avLst/>
                    </a:prstGeom>
                  </pic:spPr>
                </pic:pic>
              </a:graphicData>
            </a:graphic>
            <wp14:sizeRelH relativeFrom="margin">
              <wp14:pctWidth>0</wp14:pctWidth>
            </wp14:sizeRelH>
            <wp14:sizeRelV relativeFrom="margin">
              <wp14:pctHeight>0</wp14:pctHeight>
            </wp14:sizeRelV>
          </wp:anchor>
        </w:drawing>
      </w:r>
    </w:p>
    <w:p w14:paraId="567EE4AB" w14:textId="77777777" w:rsidR="00F63D9C" w:rsidRPr="00E52A05" w:rsidRDefault="00F63D9C">
      <w:pPr>
        <w:spacing w:line="360" w:lineRule="auto"/>
        <w:ind w:left="1620" w:hanging="450"/>
        <w:rPr>
          <w:rFonts w:ascii="Georgia" w:hAnsi="Georgia"/>
          <w:rPrChange w:id="416" w:author="Jade Raposa" w:date="2024-10-15T02:18:00Z" w16du:dateUtc="2024-10-14T18:18:00Z">
            <w:rPr/>
          </w:rPrChange>
        </w:rPr>
        <w:pPrChange w:id="417" w:author="Jade Raposa" w:date="2024-10-15T02:46:00Z" w16du:dateUtc="2024-10-14T18:46:00Z">
          <w:pPr>
            <w:ind w:left="720"/>
          </w:pPr>
        </w:pPrChange>
      </w:pPr>
    </w:p>
    <w:p w14:paraId="5D1753A8" w14:textId="77777777" w:rsidR="00F63D9C" w:rsidRPr="00E52A05" w:rsidRDefault="00F63D9C">
      <w:pPr>
        <w:spacing w:line="360" w:lineRule="auto"/>
        <w:ind w:left="1620" w:hanging="450"/>
        <w:rPr>
          <w:rFonts w:ascii="Georgia" w:hAnsi="Georgia"/>
          <w:rPrChange w:id="418" w:author="Jade Raposa" w:date="2024-10-15T02:18:00Z" w16du:dateUtc="2024-10-14T18:18:00Z">
            <w:rPr/>
          </w:rPrChange>
        </w:rPr>
        <w:pPrChange w:id="419" w:author="Jade Raposa" w:date="2024-10-15T02:46:00Z" w16du:dateUtc="2024-10-14T18:46:00Z">
          <w:pPr>
            <w:ind w:left="720"/>
          </w:pPr>
        </w:pPrChange>
      </w:pPr>
    </w:p>
    <w:p w14:paraId="62F129AC" w14:textId="77777777" w:rsidR="00F63D9C" w:rsidRPr="00E52A05" w:rsidRDefault="00F63D9C">
      <w:pPr>
        <w:spacing w:line="360" w:lineRule="auto"/>
        <w:ind w:left="1620" w:hanging="450"/>
        <w:rPr>
          <w:rFonts w:ascii="Georgia" w:hAnsi="Georgia"/>
          <w:rPrChange w:id="420" w:author="Jade Raposa" w:date="2024-10-15T02:18:00Z" w16du:dateUtc="2024-10-14T18:18:00Z">
            <w:rPr/>
          </w:rPrChange>
        </w:rPr>
        <w:pPrChange w:id="421" w:author="Jade Raposa" w:date="2024-10-15T02:46:00Z" w16du:dateUtc="2024-10-14T18:46:00Z">
          <w:pPr>
            <w:ind w:left="720"/>
          </w:pPr>
        </w:pPrChange>
      </w:pPr>
    </w:p>
    <w:p w14:paraId="58D89CED" w14:textId="77777777" w:rsidR="00F63D9C" w:rsidRPr="00E52A05" w:rsidRDefault="00F63D9C">
      <w:pPr>
        <w:spacing w:line="360" w:lineRule="auto"/>
        <w:ind w:left="1620" w:hanging="450"/>
        <w:rPr>
          <w:rFonts w:ascii="Georgia" w:hAnsi="Georgia"/>
          <w:rPrChange w:id="422" w:author="Jade Raposa" w:date="2024-10-15T02:18:00Z" w16du:dateUtc="2024-10-14T18:18:00Z">
            <w:rPr/>
          </w:rPrChange>
        </w:rPr>
        <w:pPrChange w:id="423" w:author="Jade Raposa" w:date="2024-10-15T02:46:00Z" w16du:dateUtc="2024-10-14T18:46:00Z">
          <w:pPr>
            <w:ind w:left="720"/>
          </w:pPr>
        </w:pPrChange>
      </w:pPr>
    </w:p>
    <w:p w14:paraId="09090A17" w14:textId="77777777" w:rsidR="00F63D9C" w:rsidRPr="00E52A05" w:rsidRDefault="00F63D9C">
      <w:pPr>
        <w:spacing w:line="360" w:lineRule="auto"/>
        <w:ind w:left="1620" w:hanging="450"/>
        <w:rPr>
          <w:rFonts w:ascii="Georgia" w:hAnsi="Georgia"/>
          <w:rPrChange w:id="424" w:author="Jade Raposa" w:date="2024-10-15T02:18:00Z" w16du:dateUtc="2024-10-14T18:18:00Z">
            <w:rPr/>
          </w:rPrChange>
        </w:rPr>
        <w:pPrChange w:id="425" w:author="Jade Raposa" w:date="2024-10-15T02:46:00Z" w16du:dateUtc="2024-10-14T18:46:00Z">
          <w:pPr>
            <w:ind w:left="720"/>
          </w:pPr>
        </w:pPrChange>
      </w:pPr>
    </w:p>
    <w:p w14:paraId="3AD4CD9A" w14:textId="77777777" w:rsidR="00F63D9C" w:rsidRPr="00E52A05" w:rsidRDefault="00F63D9C">
      <w:pPr>
        <w:pStyle w:val="ListParagraph"/>
        <w:spacing w:line="360" w:lineRule="auto"/>
        <w:ind w:left="1620" w:hanging="450"/>
        <w:rPr>
          <w:rFonts w:ascii="Georgia" w:hAnsi="Georgia"/>
          <w:rPrChange w:id="426" w:author="Jade Raposa" w:date="2024-10-15T02:18:00Z" w16du:dateUtc="2024-10-14T18:18:00Z">
            <w:rPr/>
          </w:rPrChange>
        </w:rPr>
        <w:pPrChange w:id="427" w:author="Jade Raposa" w:date="2024-10-15T02:46:00Z" w16du:dateUtc="2024-10-14T18:46:00Z">
          <w:pPr>
            <w:pStyle w:val="ListParagraph"/>
            <w:ind w:left="1800"/>
          </w:pPr>
        </w:pPrChange>
      </w:pPr>
    </w:p>
    <w:p w14:paraId="10E05E19" w14:textId="77777777" w:rsidR="00F63D9C" w:rsidRPr="00E52A05" w:rsidRDefault="00F63D9C">
      <w:pPr>
        <w:pStyle w:val="ListParagraph"/>
        <w:spacing w:line="360" w:lineRule="auto"/>
        <w:ind w:left="1620" w:hanging="450"/>
        <w:rPr>
          <w:rFonts w:ascii="Georgia" w:hAnsi="Georgia"/>
          <w:rPrChange w:id="428" w:author="Jade Raposa" w:date="2024-10-15T02:18:00Z" w16du:dateUtc="2024-10-14T18:18:00Z">
            <w:rPr/>
          </w:rPrChange>
        </w:rPr>
        <w:pPrChange w:id="429" w:author="Jade Raposa" w:date="2024-10-15T02:46:00Z" w16du:dateUtc="2024-10-14T18:46:00Z">
          <w:pPr>
            <w:pStyle w:val="ListParagraph"/>
            <w:ind w:left="1800"/>
          </w:pPr>
        </w:pPrChange>
      </w:pPr>
    </w:p>
    <w:p w14:paraId="0A868DB2" w14:textId="77777777" w:rsidR="00F63D9C" w:rsidRPr="00E52A05" w:rsidRDefault="00F63D9C">
      <w:pPr>
        <w:pStyle w:val="ListParagraph"/>
        <w:spacing w:line="360" w:lineRule="auto"/>
        <w:ind w:left="1620" w:hanging="450"/>
        <w:rPr>
          <w:rFonts w:ascii="Georgia" w:hAnsi="Georgia"/>
          <w:rPrChange w:id="430" w:author="Jade Raposa" w:date="2024-10-15T02:18:00Z" w16du:dateUtc="2024-10-14T18:18:00Z">
            <w:rPr/>
          </w:rPrChange>
        </w:rPr>
        <w:pPrChange w:id="431" w:author="Jade Raposa" w:date="2024-10-15T02:46:00Z" w16du:dateUtc="2024-10-14T18:46:00Z">
          <w:pPr>
            <w:pStyle w:val="ListParagraph"/>
            <w:ind w:left="1800"/>
          </w:pPr>
        </w:pPrChange>
      </w:pPr>
    </w:p>
    <w:p w14:paraId="66F6AA5F" w14:textId="77777777" w:rsidR="00F63D9C" w:rsidRPr="00E52A05" w:rsidRDefault="00F63D9C">
      <w:pPr>
        <w:pStyle w:val="ListParagraph"/>
        <w:spacing w:line="360" w:lineRule="auto"/>
        <w:ind w:left="1620" w:hanging="450"/>
        <w:rPr>
          <w:rFonts w:ascii="Georgia" w:hAnsi="Georgia"/>
          <w:rPrChange w:id="432" w:author="Jade Raposa" w:date="2024-10-15T02:18:00Z" w16du:dateUtc="2024-10-14T18:18:00Z">
            <w:rPr/>
          </w:rPrChange>
        </w:rPr>
        <w:pPrChange w:id="433" w:author="Jade Raposa" w:date="2024-10-15T02:46:00Z" w16du:dateUtc="2024-10-14T18:46:00Z">
          <w:pPr>
            <w:pStyle w:val="ListParagraph"/>
            <w:ind w:left="1800"/>
          </w:pPr>
        </w:pPrChange>
      </w:pPr>
    </w:p>
    <w:p w14:paraId="1FF2EE02" w14:textId="77777777" w:rsidR="00F63D9C" w:rsidRPr="00E52A05" w:rsidRDefault="00F63D9C">
      <w:pPr>
        <w:pStyle w:val="ListParagraph"/>
        <w:numPr>
          <w:ilvl w:val="0"/>
          <w:numId w:val="17"/>
        </w:numPr>
        <w:spacing w:line="360" w:lineRule="auto"/>
        <w:ind w:left="1620" w:hanging="450"/>
        <w:rPr>
          <w:rFonts w:ascii="Georgia" w:hAnsi="Georgia"/>
          <w:b/>
          <w:bCs/>
          <w:rPrChange w:id="434" w:author="Jade Raposa" w:date="2024-10-15T02:18:00Z" w16du:dateUtc="2024-10-14T18:18:00Z">
            <w:rPr>
              <w:b/>
              <w:bCs/>
            </w:rPr>
          </w:rPrChange>
        </w:rPr>
        <w:pPrChange w:id="435" w:author="Jade Raposa" w:date="2024-10-15T02:46:00Z" w16du:dateUtc="2024-10-14T18:46:00Z">
          <w:pPr>
            <w:pStyle w:val="ListParagraph"/>
            <w:numPr>
              <w:numId w:val="17"/>
            </w:numPr>
            <w:ind w:left="2160" w:hanging="360"/>
          </w:pPr>
        </w:pPrChange>
      </w:pPr>
      <w:r w:rsidRPr="00E52A05">
        <w:rPr>
          <w:rFonts w:ascii="Georgia" w:hAnsi="Georgia"/>
          <w:rPrChange w:id="436" w:author="Jade Raposa" w:date="2024-10-15T02:18:00Z" w16du:dateUtc="2024-10-14T18:18:00Z">
            <w:rPr/>
          </w:rPrChange>
        </w:rPr>
        <w:t xml:space="preserve">Now, enter your preferred </w:t>
      </w:r>
      <w:r w:rsidRPr="00E52A05">
        <w:rPr>
          <w:rFonts w:ascii="Georgia" w:hAnsi="Georgia"/>
          <w:b/>
          <w:bCs/>
          <w:rPrChange w:id="437" w:author="Jade Raposa" w:date="2024-10-15T02:18:00Z" w16du:dateUtc="2024-10-14T18:18:00Z">
            <w:rPr>
              <w:b/>
              <w:bCs/>
            </w:rPr>
          </w:rPrChange>
        </w:rPr>
        <w:t>“DISPLAY NAME”</w:t>
      </w:r>
      <w:r w:rsidRPr="00E52A05">
        <w:rPr>
          <w:rFonts w:ascii="Georgia" w:hAnsi="Georgia"/>
          <w:rPrChange w:id="438" w:author="Jade Raposa" w:date="2024-10-15T02:18:00Z" w16du:dateUtc="2024-10-14T18:18:00Z">
            <w:rPr/>
          </w:rPrChange>
        </w:rPr>
        <w:t xml:space="preserve"> and your </w:t>
      </w:r>
      <w:r w:rsidRPr="00E52A05">
        <w:rPr>
          <w:rFonts w:ascii="Georgia" w:hAnsi="Georgia"/>
          <w:b/>
          <w:bCs/>
          <w:rPrChange w:id="439" w:author="Jade Raposa" w:date="2024-10-15T02:18:00Z" w16du:dateUtc="2024-10-14T18:18:00Z">
            <w:rPr>
              <w:b/>
              <w:bCs/>
            </w:rPr>
          </w:rPrChange>
        </w:rPr>
        <w:t>“YEAR LEVEL.”</w:t>
      </w:r>
      <w:r w:rsidRPr="00E52A05">
        <w:rPr>
          <w:rFonts w:ascii="Georgia" w:hAnsi="Georgia"/>
          <w:rPrChange w:id="440" w:author="Jade Raposa" w:date="2024-10-15T02:18:00Z" w16du:dateUtc="2024-10-14T18:18:00Z">
            <w:rPr/>
          </w:rPrChange>
        </w:rPr>
        <w:t xml:space="preserve"> After that, press </w:t>
      </w:r>
      <w:r w:rsidRPr="00E52A05">
        <w:rPr>
          <w:rFonts w:ascii="Georgia" w:hAnsi="Georgia"/>
          <w:b/>
          <w:bCs/>
          <w:rPrChange w:id="441" w:author="Jade Raposa" w:date="2024-10-15T02:18:00Z" w16du:dateUtc="2024-10-14T18:18:00Z">
            <w:rPr>
              <w:b/>
              <w:bCs/>
            </w:rPr>
          </w:rPrChange>
        </w:rPr>
        <w:t>“SUBMIT.”</w:t>
      </w:r>
    </w:p>
    <w:p w14:paraId="45A180FE" w14:textId="77777777" w:rsidR="00F63D9C" w:rsidRPr="00E52A05" w:rsidRDefault="00F63D9C">
      <w:pPr>
        <w:spacing w:line="360" w:lineRule="auto"/>
        <w:ind w:left="1620" w:hanging="450"/>
        <w:rPr>
          <w:rFonts w:ascii="Georgia" w:hAnsi="Georgia"/>
          <w:rPrChange w:id="442" w:author="Jade Raposa" w:date="2024-10-15T02:18:00Z" w16du:dateUtc="2024-10-14T18:18:00Z">
            <w:rPr/>
          </w:rPrChange>
        </w:rPr>
        <w:pPrChange w:id="443" w:author="Jade Raposa" w:date="2024-10-15T02:46:00Z" w16du:dateUtc="2024-10-14T18:46:00Z">
          <w:pPr>
            <w:ind w:left="720"/>
          </w:pPr>
        </w:pPrChange>
      </w:pPr>
      <w:r w:rsidRPr="00E52A05">
        <w:rPr>
          <w:rFonts w:ascii="Georgia" w:hAnsi="Georgia"/>
          <w:noProof/>
          <w:rPrChange w:id="444" w:author="Jade Raposa" w:date="2024-10-15T02:18:00Z" w16du:dateUtc="2024-10-14T18:18:00Z">
            <w:rPr>
              <w:noProof/>
            </w:rPr>
          </w:rPrChange>
        </w:rPr>
        <w:lastRenderedPageBreak/>
        <w:drawing>
          <wp:anchor distT="0" distB="0" distL="114300" distR="114300" simplePos="0" relativeHeight="251678720" behindDoc="0" locked="0" layoutInCell="1" allowOverlap="1" wp14:anchorId="34566E7A" wp14:editId="0B9B1C00">
            <wp:simplePos x="0" y="0"/>
            <wp:positionH relativeFrom="margin">
              <wp:posOffset>1562100</wp:posOffset>
            </wp:positionH>
            <wp:positionV relativeFrom="paragraph">
              <wp:posOffset>40005</wp:posOffset>
            </wp:positionV>
            <wp:extent cx="957580" cy="2075815"/>
            <wp:effectExtent l="0" t="0" r="0" b="635"/>
            <wp:wrapSquare wrapText="bothSides"/>
            <wp:docPr id="1080866595"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6595" name="Picture 8" descr="A screenshot of a login form&#10;&#10;Description automatically generated"/>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957580" cy="2075815"/>
                    </a:xfrm>
                    <a:prstGeom prst="rect">
                      <a:avLst/>
                    </a:prstGeom>
                  </pic:spPr>
                </pic:pic>
              </a:graphicData>
            </a:graphic>
            <wp14:sizeRelH relativeFrom="margin">
              <wp14:pctWidth>0</wp14:pctWidth>
            </wp14:sizeRelH>
            <wp14:sizeRelV relativeFrom="margin">
              <wp14:pctHeight>0</wp14:pctHeight>
            </wp14:sizeRelV>
          </wp:anchor>
        </w:drawing>
      </w:r>
    </w:p>
    <w:p w14:paraId="5FDE67F0" w14:textId="77777777" w:rsidR="00F63D9C" w:rsidRPr="00E52A05" w:rsidRDefault="00F63D9C">
      <w:pPr>
        <w:spacing w:line="360" w:lineRule="auto"/>
        <w:ind w:left="1620" w:hanging="450"/>
        <w:rPr>
          <w:rFonts w:ascii="Georgia" w:hAnsi="Georgia"/>
          <w:rPrChange w:id="445" w:author="Jade Raposa" w:date="2024-10-15T02:18:00Z" w16du:dateUtc="2024-10-14T18:18:00Z">
            <w:rPr/>
          </w:rPrChange>
        </w:rPr>
        <w:pPrChange w:id="446" w:author="Jade Raposa" w:date="2024-10-15T02:46:00Z" w16du:dateUtc="2024-10-14T18:46:00Z">
          <w:pPr>
            <w:ind w:left="720"/>
          </w:pPr>
        </w:pPrChange>
      </w:pPr>
    </w:p>
    <w:p w14:paraId="72464FF4" w14:textId="77777777" w:rsidR="00F63D9C" w:rsidRPr="00E52A05" w:rsidRDefault="00F63D9C">
      <w:pPr>
        <w:spacing w:line="360" w:lineRule="auto"/>
        <w:ind w:left="1620" w:hanging="450"/>
        <w:rPr>
          <w:rFonts w:ascii="Georgia" w:hAnsi="Georgia"/>
          <w:rPrChange w:id="447" w:author="Jade Raposa" w:date="2024-10-15T02:18:00Z" w16du:dateUtc="2024-10-14T18:18:00Z">
            <w:rPr/>
          </w:rPrChange>
        </w:rPr>
        <w:pPrChange w:id="448" w:author="Jade Raposa" w:date="2024-10-15T02:46:00Z" w16du:dateUtc="2024-10-14T18:46:00Z">
          <w:pPr>
            <w:ind w:left="720"/>
          </w:pPr>
        </w:pPrChange>
      </w:pPr>
    </w:p>
    <w:p w14:paraId="0E7647D1" w14:textId="77777777" w:rsidR="00F63D9C" w:rsidRPr="00E52A05" w:rsidRDefault="00F63D9C">
      <w:pPr>
        <w:spacing w:line="360" w:lineRule="auto"/>
        <w:ind w:left="1620" w:hanging="450"/>
        <w:rPr>
          <w:rFonts w:ascii="Georgia" w:hAnsi="Georgia"/>
          <w:rPrChange w:id="449" w:author="Jade Raposa" w:date="2024-10-15T02:18:00Z" w16du:dateUtc="2024-10-14T18:18:00Z">
            <w:rPr/>
          </w:rPrChange>
        </w:rPr>
        <w:pPrChange w:id="450" w:author="Jade Raposa" w:date="2024-10-15T02:46:00Z" w16du:dateUtc="2024-10-14T18:46:00Z">
          <w:pPr>
            <w:ind w:left="720"/>
          </w:pPr>
        </w:pPrChange>
      </w:pPr>
    </w:p>
    <w:p w14:paraId="6AADE049" w14:textId="77777777" w:rsidR="00F63D9C" w:rsidRPr="00E52A05" w:rsidRDefault="00F63D9C">
      <w:pPr>
        <w:spacing w:line="360" w:lineRule="auto"/>
        <w:ind w:left="1620" w:hanging="450"/>
        <w:rPr>
          <w:rFonts w:ascii="Georgia" w:hAnsi="Georgia"/>
          <w:rPrChange w:id="451" w:author="Jade Raposa" w:date="2024-10-15T02:18:00Z" w16du:dateUtc="2024-10-14T18:18:00Z">
            <w:rPr/>
          </w:rPrChange>
        </w:rPr>
        <w:pPrChange w:id="452" w:author="Jade Raposa" w:date="2024-10-15T02:46:00Z" w16du:dateUtc="2024-10-14T18:46:00Z">
          <w:pPr>
            <w:ind w:left="720"/>
          </w:pPr>
        </w:pPrChange>
      </w:pPr>
    </w:p>
    <w:p w14:paraId="2B8235AD" w14:textId="77777777" w:rsidR="00F63D9C" w:rsidRPr="00E52A05" w:rsidRDefault="00F63D9C">
      <w:pPr>
        <w:spacing w:line="360" w:lineRule="auto"/>
        <w:ind w:left="1620" w:hanging="450"/>
        <w:rPr>
          <w:rFonts w:ascii="Georgia" w:hAnsi="Georgia"/>
          <w:rPrChange w:id="453" w:author="Jade Raposa" w:date="2024-10-15T02:18:00Z" w16du:dateUtc="2024-10-14T18:18:00Z">
            <w:rPr/>
          </w:rPrChange>
        </w:rPr>
        <w:pPrChange w:id="454" w:author="Jade Raposa" w:date="2024-10-15T02:46:00Z" w16du:dateUtc="2024-10-14T18:46:00Z">
          <w:pPr>
            <w:ind w:left="720"/>
          </w:pPr>
        </w:pPrChange>
      </w:pPr>
    </w:p>
    <w:p w14:paraId="3D51E991" w14:textId="77777777" w:rsidR="00F63D9C" w:rsidRPr="00E52A05" w:rsidRDefault="00F63D9C">
      <w:pPr>
        <w:spacing w:line="360" w:lineRule="auto"/>
        <w:ind w:left="1620" w:hanging="450"/>
        <w:rPr>
          <w:rFonts w:ascii="Georgia" w:hAnsi="Georgia"/>
          <w:rPrChange w:id="455" w:author="Jade Raposa" w:date="2024-10-15T02:18:00Z" w16du:dateUtc="2024-10-14T18:18:00Z">
            <w:rPr/>
          </w:rPrChange>
        </w:rPr>
        <w:pPrChange w:id="456" w:author="Jade Raposa" w:date="2024-10-15T02:46:00Z" w16du:dateUtc="2024-10-14T18:46:00Z">
          <w:pPr>
            <w:ind w:left="720"/>
          </w:pPr>
        </w:pPrChange>
      </w:pPr>
    </w:p>
    <w:p w14:paraId="0A7A309A" w14:textId="77777777" w:rsidR="00F63D9C" w:rsidRPr="00E52A05" w:rsidRDefault="00F63D9C">
      <w:pPr>
        <w:spacing w:line="360" w:lineRule="auto"/>
        <w:ind w:left="1620" w:hanging="450"/>
        <w:rPr>
          <w:rFonts w:ascii="Georgia" w:hAnsi="Georgia"/>
          <w:rPrChange w:id="457" w:author="Jade Raposa" w:date="2024-10-15T02:18:00Z" w16du:dateUtc="2024-10-14T18:18:00Z">
            <w:rPr/>
          </w:rPrChange>
        </w:rPr>
        <w:pPrChange w:id="458" w:author="Jade Raposa" w:date="2024-10-15T02:46:00Z" w16du:dateUtc="2024-10-14T18:46:00Z">
          <w:pPr>
            <w:ind w:left="720"/>
          </w:pPr>
        </w:pPrChange>
      </w:pPr>
    </w:p>
    <w:p w14:paraId="340744C4" w14:textId="77777777" w:rsidR="00000000" w:rsidRDefault="00000000">
      <w:pPr>
        <w:pStyle w:val="ListParagraph"/>
        <w:numPr>
          <w:ilvl w:val="0"/>
          <w:numId w:val="17"/>
        </w:numPr>
        <w:spacing w:line="360" w:lineRule="auto"/>
        <w:ind w:left="1620" w:hanging="450"/>
        <w:rPr>
          <w:rFonts w:ascii="Georgia" w:hAnsi="Georgia"/>
          <w:rPrChange w:id="459" w:author="Jade Raposa" w:date="2024-10-15T02:18:00Z" w16du:dateUtc="2024-10-14T18:18:00Z">
            <w:rPr/>
          </w:rPrChange>
        </w:rPr>
        <w:sectPr w:rsidR="00000000" w:rsidSect="006B0480">
          <w:headerReference w:type="default" r:id="rId113"/>
          <w:pgSz w:w="12240" w:h="15840"/>
          <w:pgMar w:top="1440" w:right="1440" w:bottom="1440" w:left="1440" w:header="708" w:footer="708" w:gutter="0"/>
          <w:pgNumType w:start="1"/>
          <w:cols w:space="708"/>
          <w:docGrid w:linePitch="360"/>
        </w:sectPr>
        <w:pPrChange w:id="460" w:author="Jade Raposa" w:date="2024-10-15T02:46:00Z" w16du:dateUtc="2024-10-14T18:46:00Z">
          <w:pPr>
            <w:pStyle w:val="ListParagraph"/>
            <w:numPr>
              <w:numId w:val="17"/>
            </w:numPr>
            <w:ind w:left="2160" w:hanging="360"/>
          </w:pPr>
        </w:pPrChange>
      </w:pPr>
    </w:p>
    <w:p w14:paraId="0CA73E05" w14:textId="77777777" w:rsidR="00F63D9C" w:rsidRPr="00E52A05" w:rsidRDefault="00F63D9C">
      <w:pPr>
        <w:pStyle w:val="ListParagraph"/>
        <w:numPr>
          <w:ilvl w:val="0"/>
          <w:numId w:val="17"/>
        </w:numPr>
        <w:spacing w:line="360" w:lineRule="auto"/>
        <w:ind w:left="1620" w:hanging="450"/>
        <w:rPr>
          <w:rFonts w:ascii="Georgia" w:hAnsi="Georgia"/>
          <w:rPrChange w:id="461" w:author="Jade Raposa" w:date="2024-10-15T02:18:00Z" w16du:dateUtc="2024-10-14T18:18:00Z">
            <w:rPr/>
          </w:rPrChange>
        </w:rPr>
        <w:pPrChange w:id="462" w:author="Jade Raposa" w:date="2024-10-15T02:46:00Z" w16du:dateUtc="2024-10-14T18:46:00Z">
          <w:pPr>
            <w:pStyle w:val="ListParagraph"/>
            <w:numPr>
              <w:numId w:val="17"/>
            </w:numPr>
            <w:ind w:left="2160" w:hanging="360"/>
          </w:pPr>
        </w:pPrChange>
      </w:pPr>
      <w:r w:rsidRPr="00E52A05">
        <w:rPr>
          <w:rFonts w:ascii="Georgia" w:hAnsi="Georgia"/>
          <w:noProof/>
          <w:rPrChange w:id="463" w:author="Jade Raposa" w:date="2024-10-15T02:18:00Z" w16du:dateUtc="2024-10-14T18:18:00Z">
            <w:rPr>
              <w:noProof/>
            </w:rPr>
          </w:rPrChange>
        </w:rPr>
        <w:lastRenderedPageBreak/>
        <w:drawing>
          <wp:anchor distT="0" distB="0" distL="114300" distR="114300" simplePos="0" relativeHeight="251679744" behindDoc="0" locked="0" layoutInCell="1" allowOverlap="1" wp14:anchorId="0C1975BD" wp14:editId="588DED1D">
            <wp:simplePos x="0" y="0"/>
            <wp:positionH relativeFrom="margin">
              <wp:posOffset>1186815</wp:posOffset>
            </wp:positionH>
            <wp:positionV relativeFrom="paragraph">
              <wp:posOffset>393065</wp:posOffset>
            </wp:positionV>
            <wp:extent cx="1016771" cy="2203450"/>
            <wp:effectExtent l="0" t="0" r="0" b="6350"/>
            <wp:wrapSquare wrapText="bothSides"/>
            <wp:docPr id="1821379238"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9238" name="Picture 9" descr="A screenshot of a login form&#10;&#10;Description automatically generated"/>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016771" cy="2203450"/>
                    </a:xfrm>
                    <a:prstGeom prst="rect">
                      <a:avLst/>
                    </a:prstGeom>
                  </pic:spPr>
                </pic:pic>
              </a:graphicData>
            </a:graphic>
            <wp14:sizeRelH relativeFrom="margin">
              <wp14:pctWidth>0</wp14:pctWidth>
            </wp14:sizeRelH>
            <wp14:sizeRelV relativeFrom="margin">
              <wp14:pctHeight>0</wp14:pctHeight>
            </wp14:sizeRelV>
          </wp:anchor>
        </w:drawing>
      </w:r>
      <w:r w:rsidRPr="00E52A05">
        <w:rPr>
          <w:rFonts w:ascii="Georgia" w:hAnsi="Georgia"/>
          <w:rPrChange w:id="464" w:author="Jade Raposa" w:date="2024-10-15T02:18:00Z" w16du:dateUtc="2024-10-14T18:18:00Z">
            <w:rPr/>
          </w:rPrChange>
        </w:rPr>
        <w:t xml:space="preserve">You have now created an account. Enter your </w:t>
      </w:r>
      <w:r w:rsidRPr="00E52A05">
        <w:rPr>
          <w:rFonts w:ascii="Georgia" w:hAnsi="Georgia"/>
          <w:b/>
          <w:bCs/>
          <w:rPrChange w:id="465" w:author="Jade Raposa" w:date="2024-10-15T02:18:00Z" w16du:dateUtc="2024-10-14T18:18:00Z">
            <w:rPr>
              <w:b/>
              <w:bCs/>
            </w:rPr>
          </w:rPrChange>
        </w:rPr>
        <w:t>“EMAIL”</w:t>
      </w:r>
      <w:r w:rsidRPr="00E52A05">
        <w:rPr>
          <w:rFonts w:ascii="Georgia" w:hAnsi="Georgia"/>
          <w:rPrChange w:id="466" w:author="Jade Raposa" w:date="2024-10-15T02:18:00Z" w16du:dateUtc="2024-10-14T18:18:00Z">
            <w:rPr/>
          </w:rPrChange>
        </w:rPr>
        <w:t xml:space="preserve"> and </w:t>
      </w:r>
      <w:r w:rsidRPr="00E52A05">
        <w:rPr>
          <w:rFonts w:ascii="Georgia" w:hAnsi="Georgia"/>
          <w:b/>
          <w:bCs/>
          <w:rPrChange w:id="467" w:author="Jade Raposa" w:date="2024-10-15T02:18:00Z" w16du:dateUtc="2024-10-14T18:18:00Z">
            <w:rPr>
              <w:b/>
              <w:bCs/>
            </w:rPr>
          </w:rPrChange>
        </w:rPr>
        <w:t>“PASSWORD”</w:t>
      </w:r>
      <w:r w:rsidRPr="00E52A05">
        <w:rPr>
          <w:rFonts w:ascii="Georgia" w:hAnsi="Georgia"/>
          <w:rPrChange w:id="468" w:author="Jade Raposa" w:date="2024-10-15T02:18:00Z" w16du:dateUtc="2024-10-14T18:18:00Z">
            <w:rPr/>
          </w:rPrChange>
        </w:rPr>
        <w:t xml:space="preserve"> and press </w:t>
      </w:r>
      <w:r w:rsidRPr="00E52A05">
        <w:rPr>
          <w:rFonts w:ascii="Georgia" w:hAnsi="Georgia"/>
          <w:b/>
          <w:bCs/>
          <w:rPrChange w:id="469" w:author="Jade Raposa" w:date="2024-10-15T02:18:00Z" w16du:dateUtc="2024-10-14T18:18:00Z">
            <w:rPr>
              <w:b/>
              <w:bCs/>
            </w:rPr>
          </w:rPrChange>
        </w:rPr>
        <w:t xml:space="preserve">“SIGN IN” </w:t>
      </w:r>
      <w:r w:rsidRPr="00E52A05">
        <w:rPr>
          <w:rFonts w:ascii="Georgia" w:hAnsi="Georgia"/>
          <w:rPrChange w:id="470" w:author="Jade Raposa" w:date="2024-10-15T02:18:00Z" w16du:dateUtc="2024-10-14T18:18:00Z">
            <w:rPr/>
          </w:rPrChange>
        </w:rPr>
        <w:t>to log in.</w:t>
      </w:r>
    </w:p>
    <w:p w14:paraId="0702F088" w14:textId="77777777" w:rsidR="00F63D9C" w:rsidRPr="00E52A05" w:rsidRDefault="00F63D9C">
      <w:pPr>
        <w:spacing w:line="360" w:lineRule="auto"/>
        <w:ind w:left="1620" w:hanging="450"/>
        <w:rPr>
          <w:rFonts w:ascii="Georgia" w:hAnsi="Georgia"/>
          <w:rPrChange w:id="471" w:author="Jade Raposa" w:date="2024-10-15T02:18:00Z" w16du:dateUtc="2024-10-14T18:18:00Z">
            <w:rPr/>
          </w:rPrChange>
        </w:rPr>
        <w:pPrChange w:id="472" w:author="Jade Raposa" w:date="2024-10-15T02:46:00Z" w16du:dateUtc="2024-10-14T18:46:00Z">
          <w:pPr>
            <w:ind w:left="720"/>
          </w:pPr>
        </w:pPrChange>
      </w:pPr>
    </w:p>
    <w:p w14:paraId="16D2330D" w14:textId="77777777" w:rsidR="00F63D9C" w:rsidRPr="00E52A05" w:rsidRDefault="00F63D9C">
      <w:pPr>
        <w:spacing w:line="360" w:lineRule="auto"/>
        <w:ind w:left="1620" w:hanging="450"/>
        <w:rPr>
          <w:rFonts w:ascii="Georgia" w:hAnsi="Georgia"/>
          <w:rPrChange w:id="473" w:author="Jade Raposa" w:date="2024-10-15T02:18:00Z" w16du:dateUtc="2024-10-14T18:18:00Z">
            <w:rPr/>
          </w:rPrChange>
        </w:rPr>
        <w:pPrChange w:id="474" w:author="Jade Raposa" w:date="2024-10-15T02:46:00Z" w16du:dateUtc="2024-10-14T18:46:00Z">
          <w:pPr>
            <w:ind w:left="720"/>
          </w:pPr>
        </w:pPrChange>
      </w:pPr>
    </w:p>
    <w:p w14:paraId="18FD428E" w14:textId="77777777" w:rsidR="00F63D9C" w:rsidRPr="00E52A05" w:rsidRDefault="00F63D9C">
      <w:pPr>
        <w:spacing w:line="360" w:lineRule="auto"/>
        <w:ind w:left="1620" w:hanging="450"/>
        <w:rPr>
          <w:rFonts w:ascii="Georgia" w:hAnsi="Georgia"/>
          <w:rPrChange w:id="475" w:author="Jade Raposa" w:date="2024-10-15T02:18:00Z" w16du:dateUtc="2024-10-14T18:18:00Z">
            <w:rPr/>
          </w:rPrChange>
        </w:rPr>
        <w:pPrChange w:id="476" w:author="Jade Raposa" w:date="2024-10-15T02:46:00Z" w16du:dateUtc="2024-10-14T18:46:00Z">
          <w:pPr>
            <w:ind w:left="720"/>
          </w:pPr>
        </w:pPrChange>
      </w:pPr>
    </w:p>
    <w:p w14:paraId="46EF0A57" w14:textId="77777777" w:rsidR="00F63D9C" w:rsidRPr="00E52A05" w:rsidRDefault="00F63D9C">
      <w:pPr>
        <w:spacing w:line="360" w:lineRule="auto"/>
        <w:ind w:left="1620" w:hanging="450"/>
        <w:rPr>
          <w:rFonts w:ascii="Georgia" w:hAnsi="Georgia"/>
          <w:rPrChange w:id="477" w:author="Jade Raposa" w:date="2024-10-15T02:18:00Z" w16du:dateUtc="2024-10-14T18:18:00Z">
            <w:rPr/>
          </w:rPrChange>
        </w:rPr>
        <w:pPrChange w:id="478" w:author="Jade Raposa" w:date="2024-10-15T02:46:00Z" w16du:dateUtc="2024-10-14T18:46:00Z">
          <w:pPr>
            <w:ind w:left="720"/>
          </w:pPr>
        </w:pPrChange>
      </w:pPr>
    </w:p>
    <w:p w14:paraId="5B6C93C1" w14:textId="77777777" w:rsidR="00F63D9C" w:rsidRPr="00E52A05" w:rsidRDefault="00F63D9C">
      <w:pPr>
        <w:spacing w:line="360" w:lineRule="auto"/>
        <w:ind w:left="1620" w:hanging="450"/>
        <w:rPr>
          <w:rFonts w:ascii="Georgia" w:hAnsi="Georgia"/>
          <w:rPrChange w:id="479" w:author="Jade Raposa" w:date="2024-10-15T02:18:00Z" w16du:dateUtc="2024-10-14T18:18:00Z">
            <w:rPr/>
          </w:rPrChange>
        </w:rPr>
        <w:pPrChange w:id="480" w:author="Jade Raposa" w:date="2024-10-15T02:46:00Z" w16du:dateUtc="2024-10-14T18:46:00Z">
          <w:pPr>
            <w:ind w:left="720"/>
          </w:pPr>
        </w:pPrChange>
      </w:pPr>
    </w:p>
    <w:p w14:paraId="6F6D3F62" w14:textId="77777777" w:rsidR="00F63D9C" w:rsidRPr="00E52A05" w:rsidRDefault="00F63D9C">
      <w:pPr>
        <w:spacing w:line="360" w:lineRule="auto"/>
        <w:ind w:left="1620" w:hanging="450"/>
        <w:rPr>
          <w:rFonts w:ascii="Georgia" w:hAnsi="Georgia"/>
          <w:rPrChange w:id="481" w:author="Jade Raposa" w:date="2024-10-15T02:18:00Z" w16du:dateUtc="2024-10-14T18:18:00Z">
            <w:rPr/>
          </w:rPrChange>
        </w:rPr>
        <w:pPrChange w:id="482" w:author="Jade Raposa" w:date="2024-10-15T02:46:00Z" w16du:dateUtc="2024-10-14T18:46:00Z">
          <w:pPr>
            <w:ind w:left="720"/>
          </w:pPr>
        </w:pPrChange>
      </w:pPr>
    </w:p>
    <w:p w14:paraId="4D257E7F" w14:textId="77777777" w:rsidR="00F63D9C" w:rsidRPr="00E52A05" w:rsidRDefault="00F63D9C">
      <w:pPr>
        <w:spacing w:line="360" w:lineRule="auto"/>
        <w:ind w:left="1620" w:hanging="450"/>
        <w:rPr>
          <w:rFonts w:ascii="Georgia" w:hAnsi="Georgia"/>
          <w:rPrChange w:id="483" w:author="Jade Raposa" w:date="2024-10-15T02:18:00Z" w16du:dateUtc="2024-10-14T18:18:00Z">
            <w:rPr/>
          </w:rPrChange>
        </w:rPr>
        <w:pPrChange w:id="484" w:author="Jade Raposa" w:date="2024-10-15T02:46:00Z" w16du:dateUtc="2024-10-14T18:46:00Z">
          <w:pPr>
            <w:ind w:left="720"/>
          </w:pPr>
        </w:pPrChange>
      </w:pPr>
    </w:p>
    <w:p w14:paraId="3272BD8E" w14:textId="77777777" w:rsidR="00F63D9C" w:rsidRPr="00E52A05" w:rsidRDefault="00F63D9C">
      <w:pPr>
        <w:spacing w:line="360" w:lineRule="auto"/>
        <w:ind w:left="1620" w:hanging="450"/>
        <w:rPr>
          <w:rFonts w:ascii="Georgia" w:hAnsi="Georgia"/>
          <w:rPrChange w:id="485" w:author="Jade Raposa" w:date="2024-10-15T02:18:00Z" w16du:dateUtc="2024-10-14T18:18:00Z">
            <w:rPr/>
          </w:rPrChange>
        </w:rPr>
        <w:pPrChange w:id="486" w:author="Jade Raposa" w:date="2024-10-15T02:46:00Z" w16du:dateUtc="2024-10-14T18:46:00Z">
          <w:pPr>
            <w:ind w:left="720"/>
          </w:pPr>
        </w:pPrChange>
      </w:pPr>
    </w:p>
    <w:p w14:paraId="76DECE3E" w14:textId="77777777" w:rsidR="00F63D9C" w:rsidRPr="00E52A05" w:rsidRDefault="00F63D9C">
      <w:pPr>
        <w:pStyle w:val="ListParagraph"/>
        <w:numPr>
          <w:ilvl w:val="0"/>
          <w:numId w:val="17"/>
        </w:numPr>
        <w:spacing w:line="360" w:lineRule="auto"/>
        <w:ind w:left="1620" w:hanging="450"/>
        <w:rPr>
          <w:rFonts w:ascii="Georgia" w:hAnsi="Georgia"/>
          <w:rPrChange w:id="487" w:author="Jade Raposa" w:date="2024-10-15T02:18:00Z" w16du:dateUtc="2024-10-14T18:18:00Z">
            <w:rPr/>
          </w:rPrChange>
        </w:rPr>
        <w:pPrChange w:id="488" w:author="Jade Raposa" w:date="2024-10-15T02:46:00Z" w16du:dateUtc="2024-10-14T18:46:00Z">
          <w:pPr>
            <w:pStyle w:val="ListParagraph"/>
            <w:numPr>
              <w:numId w:val="17"/>
            </w:numPr>
            <w:ind w:left="2160" w:hanging="360"/>
          </w:pPr>
        </w:pPrChange>
      </w:pPr>
      <w:r w:rsidRPr="00E52A05">
        <w:rPr>
          <w:rFonts w:ascii="Georgia" w:hAnsi="Georgia"/>
          <w:rPrChange w:id="489" w:author="Jade Raposa" w:date="2024-10-15T02:18:00Z" w16du:dateUtc="2024-10-14T18:18:00Z">
            <w:rPr/>
          </w:rPrChange>
        </w:rPr>
        <w:t>After logging in, click the 3 lines at the top left.</w:t>
      </w:r>
    </w:p>
    <w:p w14:paraId="5C9B22AC" w14:textId="77777777" w:rsidR="00F63D9C" w:rsidRPr="00E52A05" w:rsidRDefault="00F63D9C">
      <w:pPr>
        <w:spacing w:line="360" w:lineRule="auto"/>
        <w:ind w:left="1620" w:hanging="450"/>
        <w:rPr>
          <w:rFonts w:ascii="Georgia" w:hAnsi="Georgia"/>
          <w:rPrChange w:id="490" w:author="Jade Raposa" w:date="2024-10-15T02:18:00Z" w16du:dateUtc="2024-10-14T18:18:00Z">
            <w:rPr/>
          </w:rPrChange>
        </w:rPr>
        <w:pPrChange w:id="491" w:author="Jade Raposa" w:date="2024-10-15T02:46:00Z" w16du:dateUtc="2024-10-14T18:46:00Z">
          <w:pPr>
            <w:ind w:left="720"/>
          </w:pPr>
        </w:pPrChange>
      </w:pPr>
      <w:r w:rsidRPr="00E52A05">
        <w:rPr>
          <w:rFonts w:ascii="Georgia" w:hAnsi="Georgia"/>
          <w:b/>
          <w:bCs/>
          <w:noProof/>
          <w:rPrChange w:id="492" w:author="Jade Raposa" w:date="2024-10-15T02:18:00Z" w16du:dateUtc="2024-10-14T18:18:00Z">
            <w:rPr>
              <w:b/>
              <w:bCs/>
              <w:noProof/>
            </w:rPr>
          </w:rPrChange>
        </w:rPr>
        <mc:AlternateContent>
          <mc:Choice Requires="wps">
            <w:drawing>
              <wp:anchor distT="0" distB="0" distL="114300" distR="114300" simplePos="0" relativeHeight="251702272" behindDoc="0" locked="0" layoutInCell="1" allowOverlap="1" wp14:anchorId="27438F7E" wp14:editId="65E48C4B">
                <wp:simplePos x="0" y="0"/>
                <wp:positionH relativeFrom="column">
                  <wp:posOffset>1337098</wp:posOffset>
                </wp:positionH>
                <wp:positionV relativeFrom="paragraph">
                  <wp:posOffset>221403</wp:posOffset>
                </wp:positionV>
                <wp:extent cx="129208" cy="233035"/>
                <wp:effectExtent l="38100" t="19050" r="4445" b="34290"/>
                <wp:wrapNone/>
                <wp:docPr id="1233372673" name="Arrow: Up 6"/>
                <wp:cNvGraphicFramePr/>
                <a:graphic xmlns:a="http://schemas.openxmlformats.org/drawingml/2006/main">
                  <a:graphicData uri="http://schemas.microsoft.com/office/word/2010/wordprocessingShape">
                    <wps:wsp>
                      <wps:cNvSpPr/>
                      <wps:spPr>
                        <a:xfrm rot="20700756">
                          <a:off x="0" y="0"/>
                          <a:ext cx="129208" cy="233035"/>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A4D2C" id="Arrow: Up 6" o:spid="_x0000_s1026" type="#_x0000_t68" style="position:absolute;margin-left:105.3pt;margin-top:17.45pt;width:10.15pt;height:18.35pt;rotation:-982214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" adj="5988" fillcolor="#c00000" strokecolor="#09101d [484]" strokeweight="1pt"/>
            </w:pict>
          </mc:Fallback>
        </mc:AlternateContent>
      </w:r>
      <w:r w:rsidRPr="00E52A05">
        <w:rPr>
          <w:rFonts w:ascii="Georgia" w:hAnsi="Georgia"/>
          <w:noProof/>
          <w:rPrChange w:id="493" w:author="Jade Raposa" w:date="2024-10-15T02:18:00Z" w16du:dateUtc="2024-10-14T18:18:00Z">
            <w:rPr>
              <w:noProof/>
            </w:rPr>
          </w:rPrChange>
        </w:rPr>
        <w:drawing>
          <wp:anchor distT="0" distB="0" distL="114300" distR="114300" simplePos="0" relativeHeight="251680768" behindDoc="0" locked="0" layoutInCell="1" allowOverlap="1" wp14:anchorId="0BE709F1" wp14:editId="57CE4574">
            <wp:simplePos x="0" y="0"/>
            <wp:positionH relativeFrom="column">
              <wp:posOffset>1219200</wp:posOffset>
            </wp:positionH>
            <wp:positionV relativeFrom="paragraph">
              <wp:posOffset>19050</wp:posOffset>
            </wp:positionV>
            <wp:extent cx="1089660" cy="2362200"/>
            <wp:effectExtent l="0" t="0" r="0" b="0"/>
            <wp:wrapSquare wrapText="bothSides"/>
            <wp:docPr id="148233632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36323" name="Picture 10" descr="A screenshot of a phone&#10;&#10;Description automatically generated"/>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089660" cy="2362200"/>
                    </a:xfrm>
                    <a:prstGeom prst="rect">
                      <a:avLst/>
                    </a:prstGeom>
                  </pic:spPr>
                </pic:pic>
              </a:graphicData>
            </a:graphic>
          </wp:anchor>
        </w:drawing>
      </w:r>
    </w:p>
    <w:p w14:paraId="468E0DF4" w14:textId="77777777" w:rsidR="00F63D9C" w:rsidRPr="00E52A05" w:rsidRDefault="00F63D9C">
      <w:pPr>
        <w:spacing w:line="360" w:lineRule="auto"/>
        <w:ind w:left="1620" w:hanging="450"/>
        <w:rPr>
          <w:rFonts w:ascii="Georgia" w:hAnsi="Georgia"/>
          <w:rPrChange w:id="494" w:author="Jade Raposa" w:date="2024-10-15T02:18:00Z" w16du:dateUtc="2024-10-14T18:18:00Z">
            <w:rPr/>
          </w:rPrChange>
        </w:rPr>
        <w:pPrChange w:id="495" w:author="Jade Raposa" w:date="2024-10-15T02:46:00Z" w16du:dateUtc="2024-10-14T18:46:00Z">
          <w:pPr>
            <w:ind w:left="720"/>
          </w:pPr>
        </w:pPrChange>
      </w:pPr>
    </w:p>
    <w:p w14:paraId="52BA31F1" w14:textId="77777777" w:rsidR="00F63D9C" w:rsidRPr="00E52A05" w:rsidRDefault="00F63D9C">
      <w:pPr>
        <w:spacing w:line="360" w:lineRule="auto"/>
        <w:ind w:left="1620" w:hanging="450"/>
        <w:rPr>
          <w:rFonts w:ascii="Georgia" w:hAnsi="Georgia"/>
          <w:rPrChange w:id="496" w:author="Jade Raposa" w:date="2024-10-15T02:18:00Z" w16du:dateUtc="2024-10-14T18:18:00Z">
            <w:rPr/>
          </w:rPrChange>
        </w:rPr>
        <w:pPrChange w:id="497" w:author="Jade Raposa" w:date="2024-10-15T02:46:00Z" w16du:dateUtc="2024-10-14T18:46:00Z">
          <w:pPr>
            <w:ind w:left="720"/>
          </w:pPr>
        </w:pPrChange>
      </w:pPr>
    </w:p>
    <w:p w14:paraId="4C1ABE65" w14:textId="77777777" w:rsidR="00F63D9C" w:rsidRPr="00E52A05" w:rsidRDefault="00F63D9C">
      <w:pPr>
        <w:spacing w:line="360" w:lineRule="auto"/>
        <w:ind w:left="1620" w:hanging="450"/>
        <w:rPr>
          <w:rFonts w:ascii="Georgia" w:hAnsi="Georgia"/>
          <w:rPrChange w:id="498" w:author="Jade Raposa" w:date="2024-10-15T02:18:00Z" w16du:dateUtc="2024-10-14T18:18:00Z">
            <w:rPr/>
          </w:rPrChange>
        </w:rPr>
        <w:pPrChange w:id="499" w:author="Jade Raposa" w:date="2024-10-15T02:46:00Z" w16du:dateUtc="2024-10-14T18:46:00Z">
          <w:pPr>
            <w:ind w:left="720"/>
          </w:pPr>
        </w:pPrChange>
      </w:pPr>
    </w:p>
    <w:p w14:paraId="39070C59" w14:textId="77777777" w:rsidR="00F63D9C" w:rsidRPr="00E52A05" w:rsidRDefault="00F63D9C">
      <w:pPr>
        <w:spacing w:line="360" w:lineRule="auto"/>
        <w:ind w:left="1620" w:hanging="450"/>
        <w:rPr>
          <w:rFonts w:ascii="Georgia" w:hAnsi="Georgia"/>
          <w:rPrChange w:id="500" w:author="Jade Raposa" w:date="2024-10-15T02:18:00Z" w16du:dateUtc="2024-10-14T18:18:00Z">
            <w:rPr/>
          </w:rPrChange>
        </w:rPr>
        <w:pPrChange w:id="501" w:author="Jade Raposa" w:date="2024-10-15T02:46:00Z" w16du:dateUtc="2024-10-14T18:46:00Z">
          <w:pPr>
            <w:ind w:left="720"/>
          </w:pPr>
        </w:pPrChange>
      </w:pPr>
    </w:p>
    <w:p w14:paraId="5E717C23" w14:textId="77777777" w:rsidR="00F63D9C" w:rsidRPr="00E52A05" w:rsidRDefault="00F63D9C">
      <w:pPr>
        <w:spacing w:line="360" w:lineRule="auto"/>
        <w:ind w:left="1620" w:hanging="450"/>
        <w:rPr>
          <w:rFonts w:ascii="Georgia" w:hAnsi="Georgia"/>
          <w:rPrChange w:id="502" w:author="Jade Raposa" w:date="2024-10-15T02:18:00Z" w16du:dateUtc="2024-10-14T18:18:00Z">
            <w:rPr/>
          </w:rPrChange>
        </w:rPr>
        <w:pPrChange w:id="503" w:author="Jade Raposa" w:date="2024-10-15T02:46:00Z" w16du:dateUtc="2024-10-14T18:46:00Z">
          <w:pPr>
            <w:ind w:left="720"/>
          </w:pPr>
        </w:pPrChange>
      </w:pPr>
    </w:p>
    <w:p w14:paraId="42B42155" w14:textId="77777777" w:rsidR="00F63D9C" w:rsidRPr="00E52A05" w:rsidRDefault="00F63D9C">
      <w:pPr>
        <w:spacing w:line="360" w:lineRule="auto"/>
        <w:ind w:left="1620" w:hanging="450"/>
        <w:rPr>
          <w:rFonts w:ascii="Georgia" w:hAnsi="Georgia"/>
          <w:rPrChange w:id="504" w:author="Jade Raposa" w:date="2024-10-15T02:18:00Z" w16du:dateUtc="2024-10-14T18:18:00Z">
            <w:rPr/>
          </w:rPrChange>
        </w:rPr>
        <w:pPrChange w:id="505" w:author="Jade Raposa" w:date="2024-10-15T02:46:00Z" w16du:dateUtc="2024-10-14T18:46:00Z">
          <w:pPr>
            <w:ind w:left="720"/>
          </w:pPr>
        </w:pPrChange>
      </w:pPr>
    </w:p>
    <w:p w14:paraId="136F92D2" w14:textId="77777777" w:rsidR="00F63D9C" w:rsidRPr="00E52A05" w:rsidRDefault="00F63D9C">
      <w:pPr>
        <w:spacing w:line="360" w:lineRule="auto"/>
        <w:ind w:left="1620" w:hanging="450"/>
        <w:rPr>
          <w:rFonts w:ascii="Georgia" w:hAnsi="Georgia"/>
          <w:rPrChange w:id="506" w:author="Jade Raposa" w:date="2024-10-15T02:18:00Z" w16du:dateUtc="2024-10-14T18:18:00Z">
            <w:rPr/>
          </w:rPrChange>
        </w:rPr>
        <w:pPrChange w:id="507" w:author="Jade Raposa" w:date="2024-10-15T02:46:00Z" w16du:dateUtc="2024-10-14T18:46:00Z">
          <w:pPr>
            <w:ind w:left="720"/>
          </w:pPr>
        </w:pPrChange>
      </w:pPr>
    </w:p>
    <w:p w14:paraId="3A604D11" w14:textId="77777777" w:rsidR="00F63D9C" w:rsidRDefault="00F63D9C">
      <w:pPr>
        <w:pStyle w:val="ListParagraph"/>
        <w:spacing w:line="360" w:lineRule="auto"/>
        <w:ind w:left="1620" w:hanging="450"/>
        <w:rPr>
          <w:ins w:id="508" w:author="Jade Raposa" w:date="2024-10-15T02:21:00Z" w16du:dateUtc="2024-10-14T18:21:00Z"/>
          <w:rFonts w:ascii="Georgia" w:hAnsi="Georgia"/>
        </w:rPr>
        <w:pPrChange w:id="509" w:author="Jade Raposa" w:date="2024-10-15T02:46:00Z" w16du:dateUtc="2024-10-14T18:46:00Z">
          <w:pPr>
            <w:pStyle w:val="ListParagraph"/>
            <w:ind w:left="1620" w:hanging="450"/>
          </w:pPr>
        </w:pPrChange>
      </w:pPr>
    </w:p>
    <w:p w14:paraId="4438D600" w14:textId="77777777" w:rsidR="003B41AC" w:rsidRPr="00E52A05" w:rsidRDefault="003B41AC">
      <w:pPr>
        <w:pStyle w:val="ListParagraph"/>
        <w:spacing w:line="360" w:lineRule="auto"/>
        <w:ind w:left="1620" w:hanging="450"/>
        <w:rPr>
          <w:rFonts w:ascii="Georgia" w:hAnsi="Georgia"/>
          <w:rPrChange w:id="510" w:author="Jade Raposa" w:date="2024-10-15T02:18:00Z" w16du:dateUtc="2024-10-14T18:18:00Z">
            <w:rPr/>
          </w:rPrChange>
        </w:rPr>
        <w:pPrChange w:id="511" w:author="Jade Raposa" w:date="2024-10-15T02:46:00Z" w16du:dateUtc="2024-10-14T18:46:00Z">
          <w:pPr>
            <w:pStyle w:val="ListParagraph"/>
            <w:ind w:left="1800"/>
          </w:pPr>
        </w:pPrChange>
      </w:pPr>
    </w:p>
    <w:p w14:paraId="1B7969A8" w14:textId="77777777" w:rsidR="00F63D9C" w:rsidRPr="00E52A05" w:rsidRDefault="00F63D9C">
      <w:pPr>
        <w:pStyle w:val="ListParagraph"/>
        <w:numPr>
          <w:ilvl w:val="0"/>
          <w:numId w:val="17"/>
        </w:numPr>
        <w:spacing w:line="360" w:lineRule="auto"/>
        <w:ind w:left="1620" w:hanging="450"/>
        <w:rPr>
          <w:rFonts w:ascii="Georgia" w:hAnsi="Georgia"/>
          <w:b/>
          <w:bCs/>
          <w:rPrChange w:id="512" w:author="Jade Raposa" w:date="2024-10-15T02:18:00Z" w16du:dateUtc="2024-10-14T18:18:00Z">
            <w:rPr>
              <w:b/>
              <w:bCs/>
            </w:rPr>
          </w:rPrChange>
        </w:rPr>
        <w:pPrChange w:id="513" w:author="Jade Raposa" w:date="2024-10-15T02:46:00Z" w16du:dateUtc="2024-10-14T18:46:00Z">
          <w:pPr>
            <w:pStyle w:val="ListParagraph"/>
            <w:numPr>
              <w:numId w:val="17"/>
            </w:numPr>
            <w:ind w:left="2160" w:hanging="360"/>
          </w:pPr>
        </w:pPrChange>
      </w:pPr>
      <w:r w:rsidRPr="00E52A05">
        <w:rPr>
          <w:rFonts w:ascii="Georgia" w:hAnsi="Georgia"/>
          <w:rPrChange w:id="514" w:author="Jade Raposa" w:date="2024-10-15T02:18:00Z" w16du:dateUtc="2024-10-14T18:18:00Z">
            <w:rPr/>
          </w:rPrChange>
        </w:rPr>
        <w:t xml:space="preserve">You will see options: </w:t>
      </w:r>
      <w:r w:rsidRPr="00E52A05">
        <w:rPr>
          <w:rFonts w:ascii="Georgia" w:hAnsi="Georgia"/>
          <w:b/>
          <w:bCs/>
          <w:rPrChange w:id="515" w:author="Jade Raposa" w:date="2024-10-15T02:18:00Z" w16du:dateUtc="2024-10-14T18:18:00Z">
            <w:rPr>
              <w:b/>
              <w:bCs/>
            </w:rPr>
          </w:rPrChange>
        </w:rPr>
        <w:t>“HOME”, “INBOX”, “SET PROFILE PIC”, “CHANGE PASSWORD”, “BROWSE SUBJECTS”, “SUBJECT ENROLLED”,</w:t>
      </w:r>
      <w:r w:rsidRPr="00E52A05">
        <w:rPr>
          <w:rFonts w:ascii="Georgia" w:hAnsi="Georgia"/>
          <w:rPrChange w:id="516" w:author="Jade Raposa" w:date="2024-10-15T02:18:00Z" w16du:dateUtc="2024-10-14T18:18:00Z">
            <w:rPr/>
          </w:rPrChange>
        </w:rPr>
        <w:t xml:space="preserve"> and </w:t>
      </w:r>
      <w:r w:rsidRPr="00E52A05">
        <w:rPr>
          <w:rFonts w:ascii="Georgia" w:hAnsi="Georgia"/>
          <w:b/>
          <w:bCs/>
          <w:rPrChange w:id="517" w:author="Jade Raposa" w:date="2024-10-15T02:18:00Z" w16du:dateUtc="2024-10-14T18:18:00Z">
            <w:rPr>
              <w:b/>
              <w:bCs/>
            </w:rPr>
          </w:rPrChange>
        </w:rPr>
        <w:t>“LOG OUT.”</w:t>
      </w:r>
    </w:p>
    <w:p w14:paraId="1BD71BC3" w14:textId="77777777" w:rsidR="00F63D9C" w:rsidRPr="00E52A05" w:rsidRDefault="00F63D9C">
      <w:pPr>
        <w:spacing w:line="360" w:lineRule="auto"/>
        <w:ind w:left="1620" w:hanging="450"/>
        <w:rPr>
          <w:rFonts w:ascii="Georgia" w:hAnsi="Georgia"/>
          <w:rPrChange w:id="518" w:author="Jade Raposa" w:date="2024-10-15T02:18:00Z" w16du:dateUtc="2024-10-14T18:18:00Z">
            <w:rPr/>
          </w:rPrChange>
        </w:rPr>
        <w:pPrChange w:id="519" w:author="Jade Raposa" w:date="2024-10-15T02:46:00Z" w16du:dateUtc="2024-10-14T18:46:00Z">
          <w:pPr>
            <w:ind w:left="720"/>
          </w:pPr>
        </w:pPrChange>
      </w:pPr>
      <w:r w:rsidRPr="00E52A05">
        <w:rPr>
          <w:rFonts w:ascii="Georgia" w:hAnsi="Georgia"/>
          <w:noProof/>
          <w:rPrChange w:id="520" w:author="Jade Raposa" w:date="2024-10-15T02:18:00Z" w16du:dateUtc="2024-10-14T18:18:00Z">
            <w:rPr>
              <w:noProof/>
            </w:rPr>
          </w:rPrChange>
        </w:rPr>
        <w:lastRenderedPageBreak/>
        <w:drawing>
          <wp:anchor distT="0" distB="0" distL="114300" distR="114300" simplePos="0" relativeHeight="251681792" behindDoc="0" locked="0" layoutInCell="1" allowOverlap="1" wp14:anchorId="5CEECFCC" wp14:editId="1F4B5DC4">
            <wp:simplePos x="0" y="0"/>
            <wp:positionH relativeFrom="margin">
              <wp:posOffset>1226185</wp:posOffset>
            </wp:positionH>
            <wp:positionV relativeFrom="paragraph">
              <wp:posOffset>-80010</wp:posOffset>
            </wp:positionV>
            <wp:extent cx="977900" cy="2118995"/>
            <wp:effectExtent l="0" t="0" r="0" b="0"/>
            <wp:wrapSquare wrapText="bothSides"/>
            <wp:docPr id="33405805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58058" name="Picture 12" descr="A screenshot of a phone&#10;&#10;Description automatically generated"/>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977900" cy="2118995"/>
                    </a:xfrm>
                    <a:prstGeom prst="rect">
                      <a:avLst/>
                    </a:prstGeom>
                  </pic:spPr>
                </pic:pic>
              </a:graphicData>
            </a:graphic>
            <wp14:sizeRelH relativeFrom="margin">
              <wp14:pctWidth>0</wp14:pctWidth>
            </wp14:sizeRelH>
            <wp14:sizeRelV relativeFrom="margin">
              <wp14:pctHeight>0</wp14:pctHeight>
            </wp14:sizeRelV>
          </wp:anchor>
        </w:drawing>
      </w:r>
    </w:p>
    <w:p w14:paraId="2650D77E" w14:textId="77777777" w:rsidR="00F63D9C" w:rsidRPr="00E52A05" w:rsidRDefault="00F63D9C">
      <w:pPr>
        <w:spacing w:line="360" w:lineRule="auto"/>
        <w:ind w:left="1620" w:hanging="450"/>
        <w:rPr>
          <w:rFonts w:ascii="Georgia" w:hAnsi="Georgia"/>
          <w:rPrChange w:id="521" w:author="Jade Raposa" w:date="2024-10-15T02:18:00Z" w16du:dateUtc="2024-10-14T18:18:00Z">
            <w:rPr/>
          </w:rPrChange>
        </w:rPr>
        <w:pPrChange w:id="522" w:author="Jade Raposa" w:date="2024-10-15T02:46:00Z" w16du:dateUtc="2024-10-14T18:46:00Z">
          <w:pPr>
            <w:ind w:left="720"/>
          </w:pPr>
        </w:pPrChange>
      </w:pPr>
    </w:p>
    <w:p w14:paraId="0667B37A" w14:textId="77777777" w:rsidR="00F63D9C" w:rsidRPr="00E52A05" w:rsidRDefault="00F63D9C">
      <w:pPr>
        <w:spacing w:line="360" w:lineRule="auto"/>
        <w:ind w:left="1620" w:hanging="450"/>
        <w:rPr>
          <w:rFonts w:ascii="Georgia" w:hAnsi="Georgia"/>
          <w:rPrChange w:id="523" w:author="Jade Raposa" w:date="2024-10-15T02:18:00Z" w16du:dateUtc="2024-10-14T18:18:00Z">
            <w:rPr/>
          </w:rPrChange>
        </w:rPr>
        <w:pPrChange w:id="524" w:author="Jade Raposa" w:date="2024-10-15T02:46:00Z" w16du:dateUtc="2024-10-14T18:46:00Z">
          <w:pPr>
            <w:ind w:left="720"/>
          </w:pPr>
        </w:pPrChange>
      </w:pPr>
    </w:p>
    <w:p w14:paraId="535CF35C" w14:textId="77777777" w:rsidR="00F63D9C" w:rsidRPr="00E52A05" w:rsidRDefault="00F63D9C">
      <w:pPr>
        <w:spacing w:line="360" w:lineRule="auto"/>
        <w:ind w:left="1620" w:hanging="450"/>
        <w:rPr>
          <w:rFonts w:ascii="Georgia" w:hAnsi="Georgia"/>
          <w:rPrChange w:id="525" w:author="Jade Raposa" w:date="2024-10-15T02:18:00Z" w16du:dateUtc="2024-10-14T18:18:00Z">
            <w:rPr/>
          </w:rPrChange>
        </w:rPr>
        <w:pPrChange w:id="526" w:author="Jade Raposa" w:date="2024-10-15T02:46:00Z" w16du:dateUtc="2024-10-14T18:46:00Z">
          <w:pPr>
            <w:ind w:left="720"/>
          </w:pPr>
        </w:pPrChange>
      </w:pPr>
    </w:p>
    <w:p w14:paraId="2FF0F86C" w14:textId="77777777" w:rsidR="00F63D9C" w:rsidRPr="00E52A05" w:rsidRDefault="00F63D9C">
      <w:pPr>
        <w:spacing w:line="360" w:lineRule="auto"/>
        <w:ind w:left="1620" w:hanging="450"/>
        <w:rPr>
          <w:rFonts w:ascii="Georgia" w:hAnsi="Georgia"/>
          <w:rPrChange w:id="527" w:author="Jade Raposa" w:date="2024-10-15T02:18:00Z" w16du:dateUtc="2024-10-14T18:18:00Z">
            <w:rPr/>
          </w:rPrChange>
        </w:rPr>
        <w:pPrChange w:id="528" w:author="Jade Raposa" w:date="2024-10-15T02:46:00Z" w16du:dateUtc="2024-10-14T18:46:00Z">
          <w:pPr>
            <w:ind w:left="720"/>
          </w:pPr>
        </w:pPrChange>
      </w:pPr>
    </w:p>
    <w:p w14:paraId="4A772592" w14:textId="77777777" w:rsidR="00F63D9C" w:rsidRPr="00E52A05" w:rsidRDefault="00F63D9C">
      <w:pPr>
        <w:spacing w:line="360" w:lineRule="auto"/>
        <w:ind w:left="1620" w:hanging="450"/>
        <w:rPr>
          <w:rFonts w:ascii="Georgia" w:hAnsi="Georgia"/>
          <w:rPrChange w:id="529" w:author="Jade Raposa" w:date="2024-10-15T02:18:00Z" w16du:dateUtc="2024-10-14T18:18:00Z">
            <w:rPr/>
          </w:rPrChange>
        </w:rPr>
        <w:pPrChange w:id="530" w:author="Jade Raposa" w:date="2024-10-15T02:46:00Z" w16du:dateUtc="2024-10-14T18:46:00Z">
          <w:pPr>
            <w:ind w:left="720"/>
          </w:pPr>
        </w:pPrChange>
      </w:pPr>
    </w:p>
    <w:p w14:paraId="57E91FD0" w14:textId="77777777" w:rsidR="00F63D9C" w:rsidRPr="00E52A05" w:rsidRDefault="00F63D9C">
      <w:pPr>
        <w:spacing w:line="360" w:lineRule="auto"/>
        <w:ind w:left="1620" w:hanging="450"/>
        <w:rPr>
          <w:rFonts w:ascii="Georgia" w:hAnsi="Georgia"/>
          <w:rPrChange w:id="531" w:author="Jade Raposa" w:date="2024-10-15T02:18:00Z" w16du:dateUtc="2024-10-14T18:18:00Z">
            <w:rPr/>
          </w:rPrChange>
        </w:rPr>
        <w:pPrChange w:id="532" w:author="Jade Raposa" w:date="2024-10-15T02:46:00Z" w16du:dateUtc="2024-10-14T18:46:00Z">
          <w:pPr>
            <w:ind w:left="720"/>
          </w:pPr>
        </w:pPrChange>
      </w:pPr>
    </w:p>
    <w:p w14:paraId="16A1C03E" w14:textId="77777777" w:rsidR="00000000" w:rsidRDefault="00000000">
      <w:pPr>
        <w:spacing w:line="360" w:lineRule="auto"/>
        <w:rPr>
          <w:rFonts w:ascii="Georgia" w:hAnsi="Georgia"/>
          <w:rPrChange w:id="533" w:author="Jade Raposa" w:date="2024-10-15T02:22:00Z" w16du:dateUtc="2024-10-14T18:22:00Z">
            <w:rPr/>
          </w:rPrChange>
        </w:rPr>
        <w:sectPr w:rsidR="00000000" w:rsidSect="006B0480">
          <w:headerReference w:type="default" r:id="rId117"/>
          <w:pgSz w:w="12240" w:h="15840"/>
          <w:pgMar w:top="1440" w:right="1440" w:bottom="1440" w:left="1440" w:header="708" w:footer="708" w:gutter="0"/>
          <w:pgNumType w:start="1"/>
          <w:cols w:space="708"/>
          <w:docGrid w:linePitch="360"/>
        </w:sectPr>
        <w:pPrChange w:id="534" w:author="Jade Raposa" w:date="2024-10-15T02:46:00Z" w16du:dateUtc="2024-10-14T18:46:00Z">
          <w:pPr>
            <w:pStyle w:val="ListParagraph"/>
            <w:numPr>
              <w:numId w:val="17"/>
            </w:numPr>
            <w:ind w:left="2160" w:hanging="360"/>
          </w:pPr>
        </w:pPrChange>
      </w:pPr>
    </w:p>
    <w:p w14:paraId="60684FF3" w14:textId="77777777" w:rsidR="003B41AC" w:rsidRDefault="003B41AC">
      <w:pPr>
        <w:pStyle w:val="ListParagraph"/>
        <w:spacing w:line="360" w:lineRule="auto"/>
        <w:ind w:left="1620"/>
        <w:rPr>
          <w:ins w:id="535" w:author="Jade Raposa" w:date="2024-10-15T02:22:00Z" w16du:dateUtc="2024-10-14T18:22:00Z"/>
          <w:rFonts w:ascii="Georgia" w:hAnsi="Georgia"/>
        </w:rPr>
        <w:pPrChange w:id="536" w:author="Jade Raposa" w:date="2024-10-15T02:46:00Z" w16du:dateUtc="2024-10-14T18:46:00Z">
          <w:pPr>
            <w:pStyle w:val="ListParagraph"/>
            <w:numPr>
              <w:numId w:val="17"/>
            </w:numPr>
            <w:ind w:left="1620" w:hanging="450"/>
          </w:pPr>
        </w:pPrChange>
      </w:pPr>
    </w:p>
    <w:p w14:paraId="25765D3C" w14:textId="5EF3C486" w:rsidR="00F63D9C" w:rsidRPr="00E52A05" w:rsidRDefault="00F63D9C">
      <w:pPr>
        <w:pStyle w:val="ListParagraph"/>
        <w:numPr>
          <w:ilvl w:val="0"/>
          <w:numId w:val="17"/>
        </w:numPr>
        <w:spacing w:line="360" w:lineRule="auto"/>
        <w:ind w:left="1620" w:hanging="450"/>
        <w:rPr>
          <w:rFonts w:ascii="Georgia" w:hAnsi="Georgia"/>
          <w:rPrChange w:id="537" w:author="Jade Raposa" w:date="2024-10-15T02:18:00Z" w16du:dateUtc="2024-10-14T18:18:00Z">
            <w:rPr/>
          </w:rPrChange>
        </w:rPr>
        <w:pPrChange w:id="538" w:author="Jade Raposa" w:date="2024-10-15T02:46:00Z" w16du:dateUtc="2024-10-14T18:46:00Z">
          <w:pPr>
            <w:pStyle w:val="ListParagraph"/>
            <w:numPr>
              <w:numId w:val="17"/>
            </w:numPr>
            <w:ind w:left="2160" w:hanging="360"/>
          </w:pPr>
        </w:pPrChange>
      </w:pPr>
      <w:r w:rsidRPr="00E52A05">
        <w:rPr>
          <w:rFonts w:ascii="Georgia" w:hAnsi="Georgia"/>
          <w:rPrChange w:id="539" w:author="Jade Raposa" w:date="2024-10-15T02:18:00Z" w16du:dateUtc="2024-10-14T18:18:00Z">
            <w:rPr/>
          </w:rPrChange>
        </w:rPr>
        <w:t xml:space="preserve">Since you are a mentee, click </w:t>
      </w:r>
      <w:r w:rsidRPr="00E52A05">
        <w:rPr>
          <w:rFonts w:ascii="Georgia" w:hAnsi="Georgia"/>
          <w:b/>
          <w:bCs/>
          <w:rPrChange w:id="540" w:author="Jade Raposa" w:date="2024-10-15T02:18:00Z" w16du:dateUtc="2024-10-14T18:18:00Z">
            <w:rPr>
              <w:b/>
              <w:bCs/>
            </w:rPr>
          </w:rPrChange>
        </w:rPr>
        <w:t>“BROWSE SUBJECTS”</w:t>
      </w:r>
      <w:r w:rsidRPr="00E52A05">
        <w:rPr>
          <w:rFonts w:ascii="Georgia" w:hAnsi="Georgia"/>
          <w:rPrChange w:id="541" w:author="Jade Raposa" w:date="2024-10-15T02:18:00Z" w16du:dateUtc="2024-10-14T18:18:00Z">
            <w:rPr/>
          </w:rPrChange>
        </w:rPr>
        <w:t xml:space="preserve"> to enroll in the subject you need. Before enrolling, you need to wait for confirmation from the professor. They will decide if you can enroll in their subject. You can check </w:t>
      </w:r>
      <w:r w:rsidRPr="00E52A05">
        <w:rPr>
          <w:rFonts w:ascii="Georgia" w:hAnsi="Georgia"/>
          <w:b/>
          <w:bCs/>
          <w:rPrChange w:id="542" w:author="Jade Raposa" w:date="2024-10-15T02:18:00Z" w16du:dateUtc="2024-10-14T18:18:00Z">
            <w:rPr>
              <w:b/>
              <w:bCs/>
            </w:rPr>
          </w:rPrChange>
        </w:rPr>
        <w:t>“SUBJECT ENROLLED”</w:t>
      </w:r>
      <w:r w:rsidRPr="00E52A05">
        <w:rPr>
          <w:rFonts w:ascii="Georgia" w:hAnsi="Georgia"/>
          <w:rPrChange w:id="543" w:author="Jade Raposa" w:date="2024-10-15T02:18:00Z" w16du:dateUtc="2024-10-14T18:18:00Z">
            <w:rPr/>
          </w:rPrChange>
        </w:rPr>
        <w:t xml:space="preserve"> to see if you’ve been enrolled or declined.</w:t>
      </w:r>
    </w:p>
    <w:p w14:paraId="48E38523" w14:textId="38093F66" w:rsidR="00F63D9C" w:rsidRPr="00E52A05" w:rsidRDefault="003B41AC">
      <w:pPr>
        <w:spacing w:line="360" w:lineRule="auto"/>
        <w:ind w:left="1620" w:hanging="450"/>
        <w:rPr>
          <w:rFonts w:ascii="Georgia" w:hAnsi="Georgia"/>
          <w:rPrChange w:id="544" w:author="Jade Raposa" w:date="2024-10-15T02:18:00Z" w16du:dateUtc="2024-10-14T18:18:00Z">
            <w:rPr/>
          </w:rPrChange>
        </w:rPr>
        <w:pPrChange w:id="545" w:author="Jade Raposa" w:date="2024-10-15T02:46:00Z" w16du:dateUtc="2024-10-14T18:46:00Z">
          <w:pPr>
            <w:ind w:left="720"/>
          </w:pPr>
        </w:pPrChange>
      </w:pPr>
      <w:r w:rsidRPr="00E52A05">
        <w:rPr>
          <w:rFonts w:ascii="Georgia" w:hAnsi="Georgia"/>
          <w:noProof/>
          <w:rPrChange w:id="546" w:author="Jade Raposa" w:date="2024-10-15T02:18:00Z" w16du:dateUtc="2024-10-14T18:18:00Z">
            <w:rPr>
              <w:noProof/>
            </w:rPr>
          </w:rPrChange>
        </w:rPr>
        <w:drawing>
          <wp:anchor distT="0" distB="0" distL="114300" distR="114300" simplePos="0" relativeHeight="251682816" behindDoc="0" locked="0" layoutInCell="1" allowOverlap="1" wp14:anchorId="71099480" wp14:editId="07BF634E">
            <wp:simplePos x="0" y="0"/>
            <wp:positionH relativeFrom="margin">
              <wp:posOffset>3389630</wp:posOffset>
            </wp:positionH>
            <wp:positionV relativeFrom="paragraph">
              <wp:posOffset>179705</wp:posOffset>
            </wp:positionV>
            <wp:extent cx="1028700" cy="2019935"/>
            <wp:effectExtent l="0" t="0" r="0" b="0"/>
            <wp:wrapTopAndBottom/>
            <wp:docPr id="965634407"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4407" name="Picture 13" descr="A screenshot of a phone&#10;&#10;Description automatically generated"/>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028700" cy="2019935"/>
                    </a:xfrm>
                    <a:prstGeom prst="rect">
                      <a:avLst/>
                    </a:prstGeom>
                  </pic:spPr>
                </pic:pic>
              </a:graphicData>
            </a:graphic>
            <wp14:sizeRelH relativeFrom="margin">
              <wp14:pctWidth>0</wp14:pctWidth>
            </wp14:sizeRelH>
            <wp14:sizeRelV relativeFrom="margin">
              <wp14:pctHeight>0</wp14:pctHeight>
            </wp14:sizeRelV>
          </wp:anchor>
        </w:drawing>
      </w:r>
      <w:r w:rsidRPr="00E52A05">
        <w:rPr>
          <w:rFonts w:ascii="Georgia" w:hAnsi="Georgia"/>
          <w:noProof/>
          <w:rPrChange w:id="547" w:author="Jade Raposa" w:date="2024-10-15T02:18:00Z" w16du:dateUtc="2024-10-14T18:18:00Z">
            <w:rPr>
              <w:noProof/>
            </w:rPr>
          </w:rPrChange>
        </w:rPr>
        <w:drawing>
          <wp:anchor distT="0" distB="0" distL="114300" distR="114300" simplePos="0" relativeHeight="251683840" behindDoc="0" locked="0" layoutInCell="1" allowOverlap="1" wp14:anchorId="270F3534" wp14:editId="0770A6E5">
            <wp:simplePos x="0" y="0"/>
            <wp:positionH relativeFrom="column">
              <wp:posOffset>1793911</wp:posOffset>
            </wp:positionH>
            <wp:positionV relativeFrom="paragraph">
              <wp:posOffset>197485</wp:posOffset>
            </wp:positionV>
            <wp:extent cx="1066800" cy="1981835"/>
            <wp:effectExtent l="0" t="0" r="0" b="0"/>
            <wp:wrapTopAndBottom/>
            <wp:docPr id="552235484" name="Picture 14"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35484" name="Picture 14" descr="A blue screen with white text&#10;&#10;Description automatically generated"/>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066800" cy="1981835"/>
                    </a:xfrm>
                    <a:prstGeom prst="rect">
                      <a:avLst/>
                    </a:prstGeom>
                  </pic:spPr>
                </pic:pic>
              </a:graphicData>
            </a:graphic>
            <wp14:sizeRelH relativeFrom="margin">
              <wp14:pctWidth>0</wp14:pctWidth>
            </wp14:sizeRelH>
            <wp14:sizeRelV relativeFrom="margin">
              <wp14:pctHeight>0</wp14:pctHeight>
            </wp14:sizeRelV>
          </wp:anchor>
        </w:drawing>
      </w:r>
    </w:p>
    <w:p w14:paraId="5B776E59" w14:textId="1E0661D0" w:rsidR="00F63D9C" w:rsidRPr="00E52A05" w:rsidDel="003B41AC" w:rsidRDefault="00F63D9C">
      <w:pPr>
        <w:spacing w:line="360" w:lineRule="auto"/>
        <w:ind w:left="1620" w:hanging="450"/>
        <w:rPr>
          <w:del w:id="548" w:author="Jade Raposa" w:date="2024-10-15T02:22:00Z" w16du:dateUtc="2024-10-14T18:22:00Z"/>
          <w:rFonts w:ascii="Georgia" w:hAnsi="Georgia"/>
          <w:rPrChange w:id="549" w:author="Jade Raposa" w:date="2024-10-15T02:18:00Z" w16du:dateUtc="2024-10-14T18:18:00Z">
            <w:rPr>
              <w:del w:id="550" w:author="Jade Raposa" w:date="2024-10-15T02:22:00Z" w16du:dateUtc="2024-10-14T18:22:00Z"/>
            </w:rPr>
          </w:rPrChange>
        </w:rPr>
        <w:pPrChange w:id="551" w:author="Jade Raposa" w:date="2024-10-15T02:46:00Z" w16du:dateUtc="2024-10-14T18:46:00Z">
          <w:pPr>
            <w:ind w:left="720"/>
          </w:pPr>
        </w:pPrChange>
      </w:pPr>
    </w:p>
    <w:p w14:paraId="0FD135FC" w14:textId="77777777" w:rsidR="00F63D9C" w:rsidRPr="00E52A05" w:rsidDel="003B41AC" w:rsidRDefault="00F63D9C">
      <w:pPr>
        <w:spacing w:line="360" w:lineRule="auto"/>
        <w:ind w:left="1620" w:hanging="450"/>
        <w:rPr>
          <w:del w:id="552" w:author="Jade Raposa" w:date="2024-10-15T02:22:00Z" w16du:dateUtc="2024-10-14T18:22:00Z"/>
          <w:rFonts w:ascii="Georgia" w:hAnsi="Georgia"/>
          <w:rPrChange w:id="553" w:author="Jade Raposa" w:date="2024-10-15T02:18:00Z" w16du:dateUtc="2024-10-14T18:18:00Z">
            <w:rPr>
              <w:del w:id="554" w:author="Jade Raposa" w:date="2024-10-15T02:22:00Z" w16du:dateUtc="2024-10-14T18:22:00Z"/>
            </w:rPr>
          </w:rPrChange>
        </w:rPr>
        <w:pPrChange w:id="555" w:author="Jade Raposa" w:date="2024-10-15T02:46:00Z" w16du:dateUtc="2024-10-14T18:46:00Z">
          <w:pPr>
            <w:ind w:left="720"/>
          </w:pPr>
        </w:pPrChange>
      </w:pPr>
    </w:p>
    <w:p w14:paraId="6810BC5E" w14:textId="77777777" w:rsidR="00F63D9C" w:rsidRPr="00E52A05" w:rsidDel="003B41AC" w:rsidRDefault="00F63D9C">
      <w:pPr>
        <w:spacing w:line="360" w:lineRule="auto"/>
        <w:ind w:left="1620" w:hanging="450"/>
        <w:rPr>
          <w:del w:id="556" w:author="Jade Raposa" w:date="2024-10-15T02:22:00Z" w16du:dateUtc="2024-10-14T18:22:00Z"/>
          <w:rFonts w:ascii="Georgia" w:hAnsi="Georgia"/>
          <w:rPrChange w:id="557" w:author="Jade Raposa" w:date="2024-10-15T02:18:00Z" w16du:dateUtc="2024-10-14T18:18:00Z">
            <w:rPr>
              <w:del w:id="558" w:author="Jade Raposa" w:date="2024-10-15T02:22:00Z" w16du:dateUtc="2024-10-14T18:22:00Z"/>
            </w:rPr>
          </w:rPrChange>
        </w:rPr>
        <w:pPrChange w:id="559" w:author="Jade Raposa" w:date="2024-10-15T02:46:00Z" w16du:dateUtc="2024-10-14T18:46:00Z">
          <w:pPr>
            <w:ind w:left="720"/>
          </w:pPr>
        </w:pPrChange>
      </w:pPr>
    </w:p>
    <w:p w14:paraId="65174859" w14:textId="77777777" w:rsidR="00F63D9C" w:rsidRPr="00E52A05" w:rsidDel="003B41AC" w:rsidRDefault="00F63D9C">
      <w:pPr>
        <w:spacing w:line="360" w:lineRule="auto"/>
        <w:rPr>
          <w:del w:id="560" w:author="Jade Raposa" w:date="2024-10-15T02:22:00Z" w16du:dateUtc="2024-10-14T18:22:00Z"/>
          <w:rFonts w:ascii="Georgia" w:hAnsi="Georgia"/>
          <w:rPrChange w:id="561" w:author="Jade Raposa" w:date="2024-10-15T02:18:00Z" w16du:dateUtc="2024-10-14T18:18:00Z">
            <w:rPr>
              <w:del w:id="562" w:author="Jade Raposa" w:date="2024-10-15T02:22:00Z" w16du:dateUtc="2024-10-14T18:22:00Z"/>
            </w:rPr>
          </w:rPrChange>
        </w:rPr>
        <w:pPrChange w:id="563" w:author="Jade Raposa" w:date="2024-10-15T02:46:00Z" w16du:dateUtc="2024-10-14T18:46:00Z">
          <w:pPr>
            <w:ind w:left="720"/>
          </w:pPr>
        </w:pPrChange>
      </w:pPr>
    </w:p>
    <w:p w14:paraId="493F753E" w14:textId="77777777" w:rsidR="00F63D9C" w:rsidRPr="00E52A05" w:rsidDel="00AE3B16" w:rsidRDefault="00F63D9C">
      <w:pPr>
        <w:spacing w:line="360" w:lineRule="auto"/>
        <w:ind w:left="1620" w:hanging="450"/>
        <w:rPr>
          <w:del w:id="564" w:author="Jade Raposa" w:date="2024-10-15T02:46:00Z" w16du:dateUtc="2024-10-14T18:46:00Z"/>
          <w:rFonts w:ascii="Georgia" w:hAnsi="Georgia"/>
          <w:rPrChange w:id="565" w:author="Jade Raposa" w:date="2024-10-15T02:18:00Z" w16du:dateUtc="2024-10-14T18:18:00Z">
            <w:rPr>
              <w:del w:id="566" w:author="Jade Raposa" w:date="2024-10-15T02:46:00Z" w16du:dateUtc="2024-10-14T18:46:00Z"/>
            </w:rPr>
          </w:rPrChange>
        </w:rPr>
        <w:pPrChange w:id="567" w:author="Jade Raposa" w:date="2024-10-15T02:46:00Z" w16du:dateUtc="2024-10-14T18:46:00Z">
          <w:pPr>
            <w:ind w:left="720"/>
          </w:pPr>
        </w:pPrChange>
      </w:pPr>
    </w:p>
    <w:p w14:paraId="2281AF7B" w14:textId="77777777" w:rsidR="00F63D9C" w:rsidRPr="00E52A05" w:rsidRDefault="00F63D9C">
      <w:pPr>
        <w:spacing w:line="360" w:lineRule="auto"/>
        <w:ind w:left="1620" w:hanging="450"/>
        <w:rPr>
          <w:rFonts w:ascii="Georgia" w:hAnsi="Georgia"/>
          <w:rPrChange w:id="568" w:author="Jade Raposa" w:date="2024-10-15T02:18:00Z" w16du:dateUtc="2024-10-14T18:18:00Z">
            <w:rPr/>
          </w:rPrChange>
        </w:rPr>
        <w:pPrChange w:id="569" w:author="Jade Raposa" w:date="2024-10-15T02:46:00Z" w16du:dateUtc="2024-10-14T18:46:00Z">
          <w:pPr>
            <w:ind w:left="720"/>
          </w:pPr>
        </w:pPrChange>
      </w:pPr>
    </w:p>
    <w:p w14:paraId="6435C0FF" w14:textId="315B3C83" w:rsidR="00F63D9C" w:rsidRPr="00E52A05" w:rsidRDefault="003B41AC">
      <w:pPr>
        <w:pStyle w:val="ListParagraph"/>
        <w:numPr>
          <w:ilvl w:val="0"/>
          <w:numId w:val="17"/>
        </w:numPr>
        <w:spacing w:line="360" w:lineRule="auto"/>
        <w:ind w:left="1620" w:hanging="450"/>
        <w:rPr>
          <w:rFonts w:ascii="Georgia" w:hAnsi="Georgia"/>
          <w:rPrChange w:id="570" w:author="Jade Raposa" w:date="2024-10-15T02:18:00Z" w16du:dateUtc="2024-10-14T18:18:00Z">
            <w:rPr/>
          </w:rPrChange>
        </w:rPr>
        <w:pPrChange w:id="571" w:author="Jade Raposa" w:date="2024-10-15T02:46:00Z" w16du:dateUtc="2024-10-14T18:46:00Z">
          <w:pPr>
            <w:pStyle w:val="ListParagraph"/>
            <w:numPr>
              <w:numId w:val="17"/>
            </w:numPr>
            <w:ind w:left="2160" w:hanging="360"/>
          </w:pPr>
        </w:pPrChange>
      </w:pPr>
      <w:r w:rsidRPr="00E52A05">
        <w:rPr>
          <w:rFonts w:ascii="Georgia" w:hAnsi="Georgia"/>
          <w:noProof/>
          <w:rPrChange w:id="572" w:author="Jade Raposa" w:date="2024-10-15T02:18:00Z" w16du:dateUtc="2024-10-14T18:18:00Z">
            <w:rPr>
              <w:noProof/>
            </w:rPr>
          </w:rPrChange>
        </w:rPr>
        <w:drawing>
          <wp:anchor distT="0" distB="0" distL="114300" distR="114300" simplePos="0" relativeHeight="251684864" behindDoc="0" locked="0" layoutInCell="1" allowOverlap="1" wp14:anchorId="7AB7FDAB" wp14:editId="29B332B6">
            <wp:simplePos x="0" y="0"/>
            <wp:positionH relativeFrom="column">
              <wp:posOffset>2000250</wp:posOffset>
            </wp:positionH>
            <wp:positionV relativeFrom="paragraph">
              <wp:posOffset>1058545</wp:posOffset>
            </wp:positionV>
            <wp:extent cx="1123950" cy="2028825"/>
            <wp:effectExtent l="0" t="0" r="0" b="9525"/>
            <wp:wrapTopAndBottom/>
            <wp:docPr id="113118006" name="Picture 15"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8006" name="Picture 15" descr="A blue background with white text&#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123950" cy="2028825"/>
                    </a:xfrm>
                    <a:prstGeom prst="rect">
                      <a:avLst/>
                    </a:prstGeom>
                  </pic:spPr>
                </pic:pic>
              </a:graphicData>
            </a:graphic>
            <wp14:sizeRelH relativeFrom="margin">
              <wp14:pctWidth>0</wp14:pctWidth>
            </wp14:sizeRelH>
            <wp14:sizeRelV relativeFrom="margin">
              <wp14:pctHeight>0</wp14:pctHeight>
            </wp14:sizeRelV>
          </wp:anchor>
        </w:drawing>
      </w:r>
      <w:r w:rsidR="00F63D9C" w:rsidRPr="00E52A05">
        <w:rPr>
          <w:rFonts w:ascii="Georgia" w:hAnsi="Georgia"/>
          <w:rPrChange w:id="573" w:author="Jade Raposa" w:date="2024-10-15T02:18:00Z" w16du:dateUtc="2024-10-14T18:18:00Z">
            <w:rPr/>
          </w:rPrChange>
        </w:rPr>
        <w:t xml:space="preserve">If you have been enrolled, there will be a blue icon on the right side. Click it, and you will see four buttons: </w:t>
      </w:r>
      <w:r w:rsidR="00F63D9C" w:rsidRPr="00E52A05">
        <w:rPr>
          <w:rFonts w:ascii="Georgia" w:hAnsi="Georgia"/>
          <w:b/>
          <w:bCs/>
          <w:rPrChange w:id="574" w:author="Jade Raposa" w:date="2024-10-15T02:18:00Z" w16du:dateUtc="2024-10-14T18:18:00Z">
            <w:rPr>
              <w:b/>
              <w:bCs/>
            </w:rPr>
          </w:rPrChange>
        </w:rPr>
        <w:t>“LESSONS”</w:t>
      </w:r>
      <w:r w:rsidR="00F63D9C" w:rsidRPr="00E52A05">
        <w:rPr>
          <w:rFonts w:ascii="Georgia" w:hAnsi="Georgia"/>
          <w:rPrChange w:id="575" w:author="Jade Raposa" w:date="2024-10-15T02:18:00Z" w16du:dateUtc="2024-10-14T18:18:00Z">
            <w:rPr/>
          </w:rPrChange>
        </w:rPr>
        <w:t xml:space="preserve"> (where the professor will post lesson files), </w:t>
      </w:r>
      <w:r w:rsidR="00F63D9C" w:rsidRPr="00E52A05">
        <w:rPr>
          <w:rFonts w:ascii="Georgia" w:hAnsi="Georgia"/>
          <w:b/>
          <w:bCs/>
          <w:rPrChange w:id="576" w:author="Jade Raposa" w:date="2024-10-15T02:18:00Z" w16du:dateUtc="2024-10-14T18:18:00Z">
            <w:rPr>
              <w:b/>
              <w:bCs/>
            </w:rPr>
          </w:rPrChange>
        </w:rPr>
        <w:t>“ACTIVITY”</w:t>
      </w:r>
      <w:r w:rsidR="00F63D9C" w:rsidRPr="00E52A05">
        <w:rPr>
          <w:rFonts w:ascii="Georgia" w:hAnsi="Georgia"/>
          <w:rPrChange w:id="577" w:author="Jade Raposa" w:date="2024-10-15T02:18:00Z" w16du:dateUtc="2024-10-14T18:18:00Z">
            <w:rPr/>
          </w:rPrChange>
        </w:rPr>
        <w:t xml:space="preserve"> (where quizzes will be posted), and </w:t>
      </w:r>
      <w:r w:rsidR="00F63D9C" w:rsidRPr="00E52A05">
        <w:rPr>
          <w:rFonts w:ascii="Georgia" w:hAnsi="Georgia"/>
          <w:b/>
          <w:bCs/>
          <w:rPrChange w:id="578" w:author="Jade Raposa" w:date="2024-10-15T02:18:00Z" w16du:dateUtc="2024-10-14T18:18:00Z">
            <w:rPr>
              <w:b/>
              <w:bCs/>
            </w:rPr>
          </w:rPrChange>
        </w:rPr>
        <w:t>“REPORTS”</w:t>
      </w:r>
      <w:r w:rsidR="00F63D9C" w:rsidRPr="00E52A05">
        <w:rPr>
          <w:rFonts w:ascii="Georgia" w:hAnsi="Georgia"/>
          <w:rPrChange w:id="579" w:author="Jade Raposa" w:date="2024-10-15T02:18:00Z" w16du:dateUtc="2024-10-14T18:18:00Z">
            <w:rPr/>
          </w:rPrChange>
        </w:rPr>
        <w:t xml:space="preserve"> (where you will see your progress in the class, your scores, and test details). </w:t>
      </w:r>
      <w:r w:rsidR="00F63D9C" w:rsidRPr="00E52A05">
        <w:rPr>
          <w:rFonts w:ascii="Georgia" w:hAnsi="Georgia"/>
          <w:b/>
          <w:bCs/>
          <w:rPrChange w:id="580" w:author="Jade Raposa" w:date="2024-10-15T02:18:00Z" w16du:dateUtc="2024-10-14T18:18:00Z">
            <w:rPr>
              <w:b/>
              <w:bCs/>
            </w:rPr>
          </w:rPrChange>
        </w:rPr>
        <w:t>“PEOPLE”</w:t>
      </w:r>
      <w:r w:rsidR="00F63D9C" w:rsidRPr="00E52A05">
        <w:rPr>
          <w:rFonts w:ascii="Georgia" w:hAnsi="Georgia"/>
          <w:rPrChange w:id="581" w:author="Jade Raposa" w:date="2024-10-15T02:18:00Z" w16du:dateUtc="2024-10-14T18:18:00Z">
            <w:rPr/>
          </w:rPrChange>
        </w:rPr>
        <w:t>(you can see here your professor ad your classmates.)</w:t>
      </w:r>
    </w:p>
    <w:p w14:paraId="7D39E321" w14:textId="78F26078" w:rsidR="00F63D9C" w:rsidRPr="00E52A05" w:rsidDel="00AE3B16" w:rsidRDefault="00F63D9C">
      <w:pPr>
        <w:spacing w:line="360" w:lineRule="auto"/>
        <w:ind w:left="1620" w:hanging="450"/>
        <w:rPr>
          <w:del w:id="582" w:author="Jade Raposa" w:date="2024-10-15T02:46:00Z" w16du:dateUtc="2024-10-14T18:46:00Z"/>
          <w:rFonts w:ascii="Georgia" w:hAnsi="Georgia"/>
          <w:rPrChange w:id="583" w:author="Jade Raposa" w:date="2024-10-15T02:18:00Z" w16du:dateUtc="2024-10-14T18:18:00Z">
            <w:rPr>
              <w:del w:id="584" w:author="Jade Raposa" w:date="2024-10-15T02:46:00Z" w16du:dateUtc="2024-10-14T18:46:00Z"/>
            </w:rPr>
          </w:rPrChange>
        </w:rPr>
        <w:pPrChange w:id="585" w:author="Jade Raposa" w:date="2024-10-15T02:46:00Z" w16du:dateUtc="2024-10-14T18:46:00Z">
          <w:pPr>
            <w:ind w:left="720"/>
          </w:pPr>
        </w:pPrChange>
      </w:pPr>
    </w:p>
    <w:p w14:paraId="30CB69CB" w14:textId="77777777" w:rsidR="00F63D9C" w:rsidRPr="00E52A05" w:rsidDel="00AE3B16" w:rsidRDefault="00F63D9C">
      <w:pPr>
        <w:spacing w:line="360" w:lineRule="auto"/>
        <w:ind w:left="1620" w:hanging="450"/>
        <w:rPr>
          <w:del w:id="586" w:author="Jade Raposa" w:date="2024-10-15T02:46:00Z" w16du:dateUtc="2024-10-14T18:46:00Z"/>
          <w:rFonts w:ascii="Georgia" w:hAnsi="Georgia"/>
          <w:rPrChange w:id="587" w:author="Jade Raposa" w:date="2024-10-15T02:18:00Z" w16du:dateUtc="2024-10-14T18:18:00Z">
            <w:rPr>
              <w:del w:id="588" w:author="Jade Raposa" w:date="2024-10-15T02:46:00Z" w16du:dateUtc="2024-10-14T18:46:00Z"/>
            </w:rPr>
          </w:rPrChange>
        </w:rPr>
        <w:pPrChange w:id="589" w:author="Jade Raposa" w:date="2024-10-15T02:46:00Z" w16du:dateUtc="2024-10-14T18:46:00Z">
          <w:pPr>
            <w:ind w:left="720"/>
          </w:pPr>
        </w:pPrChange>
      </w:pPr>
      <w:del w:id="590" w:author="Jade Raposa" w:date="2024-10-15T02:46:00Z" w16du:dateUtc="2024-10-14T18:46:00Z">
        <w:r w:rsidRPr="00E52A05" w:rsidDel="00AE3B16">
          <w:rPr>
            <w:rFonts w:ascii="Georgia" w:hAnsi="Georgia"/>
            <w:rPrChange w:id="591" w:author="Jade Raposa" w:date="2024-10-15T02:18:00Z" w16du:dateUtc="2024-10-14T18:18:00Z">
              <w:rPr/>
            </w:rPrChange>
          </w:rPr>
          <w:delText xml:space="preserve">    </w:delText>
        </w:r>
      </w:del>
    </w:p>
    <w:p w14:paraId="06A64D84" w14:textId="77777777" w:rsidR="00F63D9C" w:rsidRPr="00E52A05" w:rsidDel="00AE3B16" w:rsidRDefault="00F63D9C">
      <w:pPr>
        <w:pStyle w:val="ListParagraph"/>
        <w:spacing w:line="360" w:lineRule="auto"/>
        <w:ind w:left="1620" w:hanging="450"/>
        <w:rPr>
          <w:del w:id="592" w:author="Jade Raposa" w:date="2024-10-15T02:46:00Z" w16du:dateUtc="2024-10-14T18:46:00Z"/>
          <w:rFonts w:ascii="Georgia" w:hAnsi="Georgia"/>
          <w:rPrChange w:id="593" w:author="Jade Raposa" w:date="2024-10-15T02:18:00Z" w16du:dateUtc="2024-10-14T18:18:00Z">
            <w:rPr>
              <w:del w:id="594" w:author="Jade Raposa" w:date="2024-10-15T02:46:00Z" w16du:dateUtc="2024-10-14T18:46:00Z"/>
            </w:rPr>
          </w:rPrChange>
        </w:rPr>
        <w:pPrChange w:id="595" w:author="Jade Raposa" w:date="2024-10-15T02:46:00Z" w16du:dateUtc="2024-10-14T18:46:00Z">
          <w:pPr>
            <w:pStyle w:val="ListParagraph"/>
            <w:ind w:left="1800"/>
          </w:pPr>
        </w:pPrChange>
      </w:pPr>
    </w:p>
    <w:p w14:paraId="34F88058" w14:textId="77777777" w:rsidR="00F63D9C" w:rsidRPr="00E52A05" w:rsidDel="00AE3B16" w:rsidRDefault="00F63D9C">
      <w:pPr>
        <w:pStyle w:val="ListParagraph"/>
        <w:spacing w:line="360" w:lineRule="auto"/>
        <w:ind w:left="1620" w:hanging="450"/>
        <w:rPr>
          <w:del w:id="596" w:author="Jade Raposa" w:date="2024-10-15T02:46:00Z" w16du:dateUtc="2024-10-14T18:46:00Z"/>
          <w:rFonts w:ascii="Georgia" w:hAnsi="Georgia"/>
          <w:rPrChange w:id="597" w:author="Jade Raposa" w:date="2024-10-15T02:18:00Z" w16du:dateUtc="2024-10-14T18:18:00Z">
            <w:rPr>
              <w:del w:id="598" w:author="Jade Raposa" w:date="2024-10-15T02:46:00Z" w16du:dateUtc="2024-10-14T18:46:00Z"/>
            </w:rPr>
          </w:rPrChange>
        </w:rPr>
        <w:pPrChange w:id="599" w:author="Jade Raposa" w:date="2024-10-15T02:46:00Z" w16du:dateUtc="2024-10-14T18:46:00Z">
          <w:pPr>
            <w:pStyle w:val="ListParagraph"/>
            <w:ind w:left="1800"/>
          </w:pPr>
        </w:pPrChange>
      </w:pPr>
    </w:p>
    <w:p w14:paraId="3C607D12" w14:textId="77777777" w:rsidR="00F63D9C" w:rsidRPr="00E52A05" w:rsidDel="00AE3B16" w:rsidRDefault="00F63D9C">
      <w:pPr>
        <w:pStyle w:val="ListParagraph"/>
        <w:spacing w:line="360" w:lineRule="auto"/>
        <w:ind w:left="1620" w:hanging="450"/>
        <w:rPr>
          <w:del w:id="600" w:author="Jade Raposa" w:date="2024-10-15T02:46:00Z" w16du:dateUtc="2024-10-14T18:46:00Z"/>
          <w:rFonts w:ascii="Georgia" w:hAnsi="Georgia"/>
          <w:rPrChange w:id="601" w:author="Jade Raposa" w:date="2024-10-15T02:18:00Z" w16du:dateUtc="2024-10-14T18:18:00Z">
            <w:rPr>
              <w:del w:id="602" w:author="Jade Raposa" w:date="2024-10-15T02:46:00Z" w16du:dateUtc="2024-10-14T18:46:00Z"/>
            </w:rPr>
          </w:rPrChange>
        </w:rPr>
        <w:pPrChange w:id="603" w:author="Jade Raposa" w:date="2024-10-15T02:46:00Z" w16du:dateUtc="2024-10-14T18:46:00Z">
          <w:pPr>
            <w:pStyle w:val="ListParagraph"/>
            <w:ind w:left="1800"/>
          </w:pPr>
        </w:pPrChange>
      </w:pPr>
    </w:p>
    <w:p w14:paraId="5CAAF1DB" w14:textId="77777777" w:rsidR="00F63D9C" w:rsidRPr="00E52A05" w:rsidDel="00AE3B16" w:rsidRDefault="00F63D9C">
      <w:pPr>
        <w:pStyle w:val="ListParagraph"/>
        <w:spacing w:line="360" w:lineRule="auto"/>
        <w:ind w:left="1620" w:hanging="450"/>
        <w:rPr>
          <w:del w:id="604" w:author="Jade Raposa" w:date="2024-10-15T02:46:00Z" w16du:dateUtc="2024-10-14T18:46:00Z"/>
          <w:rFonts w:ascii="Georgia" w:hAnsi="Georgia"/>
          <w:rPrChange w:id="605" w:author="Jade Raposa" w:date="2024-10-15T02:18:00Z" w16du:dateUtc="2024-10-14T18:18:00Z">
            <w:rPr>
              <w:del w:id="606" w:author="Jade Raposa" w:date="2024-10-15T02:46:00Z" w16du:dateUtc="2024-10-14T18:46:00Z"/>
            </w:rPr>
          </w:rPrChange>
        </w:rPr>
        <w:pPrChange w:id="607" w:author="Jade Raposa" w:date="2024-10-15T02:46:00Z" w16du:dateUtc="2024-10-14T18:46:00Z">
          <w:pPr>
            <w:pStyle w:val="ListParagraph"/>
            <w:ind w:left="1800"/>
          </w:pPr>
        </w:pPrChange>
      </w:pPr>
    </w:p>
    <w:p w14:paraId="250D41FE" w14:textId="77777777" w:rsidR="00F63D9C" w:rsidRPr="00E52A05" w:rsidDel="003B41AC" w:rsidRDefault="00F63D9C">
      <w:pPr>
        <w:pStyle w:val="ListParagraph"/>
        <w:spacing w:line="360" w:lineRule="auto"/>
        <w:ind w:left="1620" w:hanging="450"/>
        <w:rPr>
          <w:del w:id="608" w:author="Jade Raposa" w:date="2024-10-15T02:23:00Z" w16du:dateUtc="2024-10-14T18:23:00Z"/>
          <w:rFonts w:ascii="Georgia" w:hAnsi="Georgia"/>
          <w:rPrChange w:id="609" w:author="Jade Raposa" w:date="2024-10-15T02:18:00Z" w16du:dateUtc="2024-10-14T18:18:00Z">
            <w:rPr>
              <w:del w:id="610" w:author="Jade Raposa" w:date="2024-10-15T02:23:00Z" w16du:dateUtc="2024-10-14T18:23:00Z"/>
            </w:rPr>
          </w:rPrChange>
        </w:rPr>
        <w:pPrChange w:id="611" w:author="Jade Raposa" w:date="2024-10-15T02:46:00Z" w16du:dateUtc="2024-10-14T18:46:00Z">
          <w:pPr>
            <w:pStyle w:val="ListParagraph"/>
            <w:ind w:left="1800"/>
          </w:pPr>
        </w:pPrChange>
      </w:pPr>
    </w:p>
    <w:p w14:paraId="08A9622D" w14:textId="77777777" w:rsidR="00F63D9C" w:rsidRPr="00E52A05" w:rsidDel="003B41AC" w:rsidRDefault="00F63D9C">
      <w:pPr>
        <w:pStyle w:val="ListParagraph"/>
        <w:spacing w:line="360" w:lineRule="auto"/>
        <w:ind w:left="1620" w:hanging="450"/>
        <w:rPr>
          <w:del w:id="612" w:author="Jade Raposa" w:date="2024-10-15T02:23:00Z" w16du:dateUtc="2024-10-14T18:23:00Z"/>
          <w:rFonts w:ascii="Georgia" w:hAnsi="Georgia"/>
          <w:rPrChange w:id="613" w:author="Jade Raposa" w:date="2024-10-15T02:18:00Z" w16du:dateUtc="2024-10-14T18:18:00Z">
            <w:rPr>
              <w:del w:id="614" w:author="Jade Raposa" w:date="2024-10-15T02:23:00Z" w16du:dateUtc="2024-10-14T18:23:00Z"/>
            </w:rPr>
          </w:rPrChange>
        </w:rPr>
        <w:pPrChange w:id="615" w:author="Jade Raposa" w:date="2024-10-15T02:46:00Z" w16du:dateUtc="2024-10-14T18:46:00Z">
          <w:pPr>
            <w:pStyle w:val="ListParagraph"/>
            <w:ind w:left="1800"/>
          </w:pPr>
        </w:pPrChange>
      </w:pPr>
    </w:p>
    <w:p w14:paraId="652814F6" w14:textId="77777777" w:rsidR="00F63D9C" w:rsidRPr="003B41AC" w:rsidDel="003B41AC" w:rsidRDefault="00F63D9C">
      <w:pPr>
        <w:spacing w:line="360" w:lineRule="auto"/>
        <w:rPr>
          <w:del w:id="616" w:author="Jade Raposa" w:date="2024-10-15T02:23:00Z" w16du:dateUtc="2024-10-14T18:23:00Z"/>
          <w:rFonts w:ascii="Georgia" w:hAnsi="Georgia"/>
          <w:rPrChange w:id="617" w:author="Jade Raposa" w:date="2024-10-15T02:23:00Z" w16du:dateUtc="2024-10-14T18:23:00Z">
            <w:rPr>
              <w:del w:id="618" w:author="Jade Raposa" w:date="2024-10-15T02:23:00Z" w16du:dateUtc="2024-10-14T18:23:00Z"/>
            </w:rPr>
          </w:rPrChange>
        </w:rPr>
        <w:pPrChange w:id="619" w:author="Jade Raposa" w:date="2024-10-15T02:46:00Z" w16du:dateUtc="2024-10-14T18:46:00Z">
          <w:pPr>
            <w:pStyle w:val="ListParagraph"/>
            <w:ind w:left="1800"/>
          </w:pPr>
        </w:pPrChange>
      </w:pPr>
    </w:p>
    <w:p w14:paraId="4DB91F8C" w14:textId="24007C8C" w:rsidR="00F63D9C" w:rsidRPr="003B41AC" w:rsidDel="00AE3B16" w:rsidRDefault="00F63D9C">
      <w:pPr>
        <w:spacing w:line="360" w:lineRule="auto"/>
        <w:ind w:left="1620" w:hanging="450"/>
        <w:rPr>
          <w:del w:id="620" w:author="Jade Raposa" w:date="2024-10-15T02:46:00Z" w16du:dateUtc="2024-10-14T18:46:00Z"/>
          <w:rFonts w:ascii="Georgia" w:hAnsi="Georgia"/>
          <w:rPrChange w:id="621" w:author="Jade Raposa" w:date="2024-10-15T02:23:00Z" w16du:dateUtc="2024-10-14T18:23:00Z">
            <w:rPr>
              <w:del w:id="622" w:author="Jade Raposa" w:date="2024-10-15T02:46:00Z" w16du:dateUtc="2024-10-14T18:46:00Z"/>
            </w:rPr>
          </w:rPrChange>
        </w:rPr>
        <w:pPrChange w:id="623" w:author="Jade Raposa" w:date="2024-10-15T02:46:00Z" w16du:dateUtc="2024-10-14T18:46:00Z">
          <w:pPr>
            <w:pStyle w:val="ListParagraph"/>
            <w:ind w:left="1800"/>
          </w:pPr>
        </w:pPrChange>
      </w:pPr>
    </w:p>
    <w:p w14:paraId="51FC1334" w14:textId="77777777" w:rsidR="00F63D9C" w:rsidRPr="00E52A05" w:rsidRDefault="00F63D9C">
      <w:pPr>
        <w:pStyle w:val="ListParagraph"/>
        <w:spacing w:line="360" w:lineRule="auto"/>
        <w:ind w:left="1620" w:hanging="450"/>
        <w:rPr>
          <w:rFonts w:ascii="Georgia" w:hAnsi="Georgia"/>
          <w:rPrChange w:id="624" w:author="Jade Raposa" w:date="2024-10-15T02:18:00Z" w16du:dateUtc="2024-10-14T18:18:00Z">
            <w:rPr/>
          </w:rPrChange>
        </w:rPr>
        <w:pPrChange w:id="625" w:author="Jade Raposa" w:date="2024-10-15T02:46:00Z" w16du:dateUtc="2024-10-14T18:46:00Z">
          <w:pPr>
            <w:pStyle w:val="ListParagraph"/>
            <w:ind w:left="1800"/>
          </w:pPr>
        </w:pPrChange>
      </w:pPr>
    </w:p>
    <w:p w14:paraId="4E798775" w14:textId="77777777" w:rsidR="00F63D9C" w:rsidRPr="00E52A05" w:rsidRDefault="00F63D9C">
      <w:pPr>
        <w:pStyle w:val="ListParagraph"/>
        <w:spacing w:line="360" w:lineRule="auto"/>
        <w:ind w:left="1620" w:hanging="450"/>
        <w:rPr>
          <w:rFonts w:ascii="Georgia" w:hAnsi="Georgia"/>
          <w:rPrChange w:id="626" w:author="Jade Raposa" w:date="2024-10-15T02:18:00Z" w16du:dateUtc="2024-10-14T18:18:00Z">
            <w:rPr/>
          </w:rPrChange>
        </w:rPr>
        <w:pPrChange w:id="627" w:author="Jade Raposa" w:date="2024-10-15T02:46:00Z" w16du:dateUtc="2024-10-14T18:46:00Z">
          <w:pPr>
            <w:pStyle w:val="ListParagraph"/>
            <w:ind w:left="1800"/>
          </w:pPr>
        </w:pPrChange>
      </w:pPr>
      <w:r w:rsidRPr="00E52A05">
        <w:rPr>
          <w:rFonts w:ascii="Georgia" w:hAnsi="Georgia"/>
          <w:rPrChange w:id="628" w:author="Jade Raposa" w:date="2024-10-15T02:18:00Z" w16du:dateUtc="2024-10-14T18:18:00Z">
            <w:rPr/>
          </w:rPrChange>
        </w:rPr>
        <w:t>11.</w:t>
      </w:r>
      <w:r w:rsidRPr="00E52A05">
        <w:rPr>
          <w:rFonts w:ascii="Georgia" w:hAnsi="Georgia"/>
          <w:rPrChange w:id="629" w:author="Jade Raposa" w:date="2024-10-15T02:18:00Z" w16du:dateUtc="2024-10-14T18:18:00Z">
            <w:rPr/>
          </w:rPrChange>
        </w:rPr>
        <w:tab/>
        <w:t xml:space="preserve">After completing quizzes and finishing the subject, you can view your certificate by clicking </w:t>
      </w:r>
      <w:r w:rsidRPr="00E52A05">
        <w:rPr>
          <w:rFonts w:ascii="Georgia" w:hAnsi="Georgia"/>
          <w:b/>
          <w:bCs/>
          <w:rPrChange w:id="630" w:author="Jade Raposa" w:date="2024-10-15T02:18:00Z" w16du:dateUtc="2024-10-14T18:18:00Z">
            <w:rPr>
              <w:b/>
              <w:bCs/>
            </w:rPr>
          </w:rPrChange>
        </w:rPr>
        <w:t>“VIEW CERTIFICATE.”</w:t>
      </w:r>
    </w:p>
    <w:p w14:paraId="274E7DFB" w14:textId="77777777" w:rsidR="00F63D9C" w:rsidRPr="00E52A05" w:rsidRDefault="00F63D9C">
      <w:pPr>
        <w:pStyle w:val="ListParagraph"/>
        <w:spacing w:line="360" w:lineRule="auto"/>
        <w:ind w:left="1620" w:hanging="450"/>
        <w:rPr>
          <w:rFonts w:ascii="Georgia" w:hAnsi="Georgia"/>
          <w:b/>
          <w:bCs/>
          <w:rPrChange w:id="631" w:author="Jade Raposa" w:date="2024-10-15T02:18:00Z" w16du:dateUtc="2024-10-14T18:18:00Z">
            <w:rPr>
              <w:b/>
              <w:bCs/>
            </w:rPr>
          </w:rPrChange>
        </w:rPr>
        <w:pPrChange w:id="632" w:author="Jade Raposa" w:date="2024-10-15T02:46:00Z" w16du:dateUtc="2024-10-14T18:46:00Z">
          <w:pPr>
            <w:pStyle w:val="ListParagraph"/>
            <w:ind w:left="1800"/>
          </w:pPr>
        </w:pPrChange>
      </w:pPr>
      <w:r w:rsidRPr="00E52A05">
        <w:rPr>
          <w:rFonts w:ascii="Georgia" w:hAnsi="Georgia"/>
          <w:rPrChange w:id="633" w:author="Jade Raposa" w:date="2024-10-15T02:18:00Z" w16du:dateUtc="2024-10-14T18:18:00Z">
            <w:rPr/>
          </w:rPrChange>
        </w:rPr>
        <w:t>12.</w:t>
      </w:r>
      <w:r w:rsidRPr="00E52A05">
        <w:rPr>
          <w:rFonts w:ascii="Georgia" w:hAnsi="Georgia"/>
          <w:rPrChange w:id="634" w:author="Jade Raposa" w:date="2024-10-15T02:18:00Z" w16du:dateUtc="2024-10-14T18:18:00Z">
            <w:rPr/>
          </w:rPrChange>
        </w:rPr>
        <w:tab/>
        <w:t xml:space="preserve">When you are done with everything, click </w:t>
      </w:r>
      <w:r w:rsidRPr="00E52A05">
        <w:rPr>
          <w:rFonts w:ascii="Georgia" w:hAnsi="Georgia"/>
          <w:b/>
          <w:bCs/>
          <w:rPrChange w:id="635" w:author="Jade Raposa" w:date="2024-10-15T02:18:00Z" w16du:dateUtc="2024-10-14T18:18:00Z">
            <w:rPr>
              <w:b/>
              <w:bCs/>
            </w:rPr>
          </w:rPrChange>
        </w:rPr>
        <w:t>“LOG OUT.”</w:t>
      </w:r>
    </w:p>
    <w:p w14:paraId="0943BDEF" w14:textId="77777777" w:rsidR="00F63D9C" w:rsidRPr="00E52A05" w:rsidDel="00AE3B16" w:rsidRDefault="00F63D9C">
      <w:pPr>
        <w:pStyle w:val="ListParagraph"/>
        <w:ind w:left="1620" w:hanging="450"/>
        <w:rPr>
          <w:del w:id="636" w:author="Jade Raposa" w:date="2024-10-15T02:46:00Z" w16du:dateUtc="2024-10-14T18:46:00Z"/>
          <w:rFonts w:ascii="Georgia" w:hAnsi="Georgia"/>
          <w:b/>
          <w:bCs/>
          <w:rPrChange w:id="637" w:author="Jade Raposa" w:date="2024-10-15T02:18:00Z" w16du:dateUtc="2024-10-14T18:18:00Z">
            <w:rPr>
              <w:del w:id="638" w:author="Jade Raposa" w:date="2024-10-15T02:46:00Z" w16du:dateUtc="2024-10-14T18:46:00Z"/>
              <w:b/>
              <w:bCs/>
            </w:rPr>
          </w:rPrChange>
        </w:rPr>
        <w:pPrChange w:id="639" w:author="Jade Raposa" w:date="2024-10-15T02:21:00Z" w16du:dateUtc="2024-10-14T18:21:00Z">
          <w:pPr>
            <w:pStyle w:val="ListParagraph"/>
            <w:ind w:left="1800"/>
          </w:pPr>
        </w:pPrChange>
      </w:pPr>
    </w:p>
    <w:p w14:paraId="06DA32B3" w14:textId="4F7C9979" w:rsidR="00F63D9C" w:rsidRPr="00E52A05" w:rsidDel="00AE3B16" w:rsidRDefault="00F63D9C">
      <w:pPr>
        <w:pStyle w:val="ListParagraph"/>
        <w:ind w:left="1620" w:hanging="450"/>
        <w:rPr>
          <w:del w:id="640" w:author="Jade Raposa" w:date="2024-10-15T02:46:00Z" w16du:dateUtc="2024-10-14T18:46:00Z"/>
          <w:rFonts w:ascii="Georgia" w:hAnsi="Georgia"/>
          <w:b/>
          <w:bCs/>
          <w:rPrChange w:id="641" w:author="Jade Raposa" w:date="2024-10-15T02:18:00Z" w16du:dateUtc="2024-10-14T18:18:00Z">
            <w:rPr>
              <w:del w:id="642" w:author="Jade Raposa" w:date="2024-10-15T02:46:00Z" w16du:dateUtc="2024-10-14T18:46:00Z"/>
              <w:b/>
              <w:bCs/>
            </w:rPr>
          </w:rPrChange>
        </w:rPr>
        <w:pPrChange w:id="643" w:author="Jade Raposa" w:date="2024-10-15T02:21:00Z" w16du:dateUtc="2024-10-14T18:21:00Z">
          <w:pPr>
            <w:pStyle w:val="ListParagraph"/>
            <w:ind w:left="1800"/>
          </w:pPr>
        </w:pPrChange>
      </w:pPr>
    </w:p>
    <w:p w14:paraId="7BD7AB54" w14:textId="7A189836" w:rsidR="00F63D9C" w:rsidRPr="00E52A05" w:rsidDel="00AE3B16" w:rsidRDefault="00F63D9C">
      <w:pPr>
        <w:pStyle w:val="ListParagraph"/>
        <w:ind w:left="1620" w:hanging="450"/>
        <w:rPr>
          <w:del w:id="644" w:author="Jade Raposa" w:date="2024-10-15T02:46:00Z" w16du:dateUtc="2024-10-14T18:46:00Z"/>
          <w:rFonts w:ascii="Georgia" w:hAnsi="Georgia"/>
          <w:b/>
          <w:bCs/>
          <w:rPrChange w:id="645" w:author="Jade Raposa" w:date="2024-10-15T02:18:00Z" w16du:dateUtc="2024-10-14T18:18:00Z">
            <w:rPr>
              <w:del w:id="646" w:author="Jade Raposa" w:date="2024-10-15T02:46:00Z" w16du:dateUtc="2024-10-14T18:46:00Z"/>
              <w:b/>
              <w:bCs/>
            </w:rPr>
          </w:rPrChange>
        </w:rPr>
        <w:pPrChange w:id="647" w:author="Jade Raposa" w:date="2024-10-15T02:21:00Z" w16du:dateUtc="2024-10-14T18:21:00Z">
          <w:pPr>
            <w:pStyle w:val="ListParagraph"/>
            <w:ind w:left="1800"/>
          </w:pPr>
        </w:pPrChange>
      </w:pPr>
    </w:p>
    <w:p w14:paraId="1BD4BF76" w14:textId="1C9446FB" w:rsidR="00F63D9C" w:rsidRPr="00E52A05" w:rsidDel="00AE3B16" w:rsidRDefault="00F63D9C">
      <w:pPr>
        <w:pStyle w:val="ListParagraph"/>
        <w:ind w:left="1620" w:hanging="450"/>
        <w:rPr>
          <w:del w:id="648" w:author="Jade Raposa" w:date="2024-10-15T02:46:00Z" w16du:dateUtc="2024-10-14T18:46:00Z"/>
          <w:rFonts w:ascii="Georgia" w:hAnsi="Georgia"/>
          <w:b/>
          <w:bCs/>
          <w:rPrChange w:id="649" w:author="Jade Raposa" w:date="2024-10-15T02:18:00Z" w16du:dateUtc="2024-10-14T18:18:00Z">
            <w:rPr>
              <w:del w:id="650" w:author="Jade Raposa" w:date="2024-10-15T02:46:00Z" w16du:dateUtc="2024-10-14T18:46:00Z"/>
              <w:b/>
              <w:bCs/>
            </w:rPr>
          </w:rPrChange>
        </w:rPr>
        <w:pPrChange w:id="651" w:author="Jade Raposa" w:date="2024-10-15T02:21:00Z" w16du:dateUtc="2024-10-14T18:21:00Z">
          <w:pPr>
            <w:pStyle w:val="ListParagraph"/>
            <w:ind w:left="1800"/>
          </w:pPr>
        </w:pPrChange>
      </w:pPr>
    </w:p>
    <w:p w14:paraId="4BC1D4C7" w14:textId="7F73CC4B" w:rsidR="00F63D9C" w:rsidRPr="00E52A05" w:rsidDel="00AE3B16" w:rsidRDefault="00F63D9C">
      <w:pPr>
        <w:ind w:left="1620" w:hanging="450"/>
        <w:rPr>
          <w:del w:id="652" w:author="Jade Raposa" w:date="2024-10-15T02:46:00Z" w16du:dateUtc="2024-10-14T18:46:00Z"/>
          <w:rFonts w:ascii="Georgia" w:hAnsi="Georgia"/>
          <w:b/>
          <w:bCs/>
          <w:rPrChange w:id="653" w:author="Jade Raposa" w:date="2024-10-15T02:18:00Z" w16du:dateUtc="2024-10-14T18:18:00Z">
            <w:rPr>
              <w:del w:id="654" w:author="Jade Raposa" w:date="2024-10-15T02:46:00Z" w16du:dateUtc="2024-10-14T18:46:00Z"/>
              <w:b/>
              <w:bCs/>
            </w:rPr>
          </w:rPrChange>
        </w:rPr>
        <w:pPrChange w:id="655" w:author="Jade Raposa" w:date="2024-10-15T02:21:00Z" w16du:dateUtc="2024-10-14T18:21:00Z">
          <w:pPr>
            <w:ind w:left="720"/>
          </w:pPr>
        </w:pPrChange>
      </w:pPr>
    </w:p>
    <w:p w14:paraId="10FBAC73" w14:textId="77777777" w:rsidR="00F63D9C" w:rsidRPr="00E52A05" w:rsidDel="00AE3B16" w:rsidRDefault="00F63D9C">
      <w:pPr>
        <w:ind w:left="1620" w:hanging="450"/>
        <w:rPr>
          <w:del w:id="656" w:author="Jade Raposa" w:date="2024-10-15T02:46:00Z" w16du:dateUtc="2024-10-14T18:46:00Z"/>
          <w:rFonts w:ascii="Georgia" w:hAnsi="Georgia"/>
          <w:b/>
          <w:bCs/>
          <w:rPrChange w:id="657" w:author="Jade Raposa" w:date="2024-10-15T02:18:00Z" w16du:dateUtc="2024-10-14T18:18:00Z">
            <w:rPr>
              <w:del w:id="658" w:author="Jade Raposa" w:date="2024-10-15T02:46:00Z" w16du:dateUtc="2024-10-14T18:46:00Z"/>
              <w:b/>
              <w:bCs/>
            </w:rPr>
          </w:rPrChange>
        </w:rPr>
        <w:pPrChange w:id="659" w:author="Jade Raposa" w:date="2024-10-15T02:21:00Z" w16du:dateUtc="2024-10-14T18:21:00Z">
          <w:pPr/>
        </w:pPrChange>
      </w:pPr>
    </w:p>
    <w:p w14:paraId="0E298585" w14:textId="77777777" w:rsidR="00000000" w:rsidRDefault="00000000">
      <w:pPr>
        <w:rPr>
          <w:rFonts w:ascii="Georgia" w:hAnsi="Georgia"/>
          <w:b/>
          <w:bCs/>
          <w:rPrChange w:id="660" w:author="Jade Raposa" w:date="2024-10-15T02:18:00Z" w16du:dateUtc="2024-10-14T18:18:00Z">
            <w:rPr>
              <w:b/>
              <w:bCs/>
            </w:rPr>
          </w:rPrChange>
        </w:rPr>
        <w:sectPr w:rsidR="00000000" w:rsidSect="006B0480">
          <w:headerReference w:type="default" r:id="rId121"/>
          <w:pgSz w:w="12240" w:h="15840"/>
          <w:pgMar w:top="1440" w:right="1440" w:bottom="1440" w:left="1440" w:header="708" w:footer="708" w:gutter="0"/>
          <w:pgNumType w:start="1"/>
          <w:cols w:space="708"/>
          <w:docGrid w:linePitch="360"/>
        </w:sectPr>
        <w:pPrChange w:id="661" w:author="Jade Raposa" w:date="2024-10-15T02:46:00Z" w16du:dateUtc="2024-10-14T18:46:00Z">
          <w:pPr>
            <w:ind w:left="720"/>
          </w:pPr>
        </w:pPrChange>
      </w:pPr>
    </w:p>
    <w:p w14:paraId="51AC5D05" w14:textId="77777777" w:rsidR="00AE3B16" w:rsidRDefault="00AE3B16" w:rsidP="003B41AC">
      <w:pPr>
        <w:ind w:left="1620" w:hanging="450"/>
        <w:rPr>
          <w:ins w:id="662" w:author="Jade Raposa" w:date="2024-10-15T02:46:00Z" w16du:dateUtc="2024-10-14T18:46:00Z"/>
          <w:rFonts w:ascii="Georgia" w:hAnsi="Georgia"/>
          <w:b/>
          <w:bCs/>
        </w:rPr>
      </w:pPr>
    </w:p>
    <w:p w14:paraId="22136017" w14:textId="68604E65" w:rsidR="00F63D9C" w:rsidRPr="00E52A05" w:rsidRDefault="00F63D9C">
      <w:pPr>
        <w:ind w:left="1620" w:hanging="450"/>
        <w:rPr>
          <w:rFonts w:ascii="Georgia" w:hAnsi="Georgia"/>
          <w:b/>
          <w:bCs/>
          <w:rPrChange w:id="663" w:author="Jade Raposa" w:date="2024-10-15T02:18:00Z" w16du:dateUtc="2024-10-14T18:18:00Z">
            <w:rPr>
              <w:b/>
              <w:bCs/>
            </w:rPr>
          </w:rPrChange>
        </w:rPr>
        <w:pPrChange w:id="664" w:author="Jade Raposa" w:date="2024-10-15T02:21:00Z" w16du:dateUtc="2024-10-14T18:21:00Z">
          <w:pPr>
            <w:ind w:left="720"/>
          </w:pPr>
        </w:pPrChange>
      </w:pPr>
      <w:r w:rsidRPr="00E52A05">
        <w:rPr>
          <w:rFonts w:ascii="Georgia" w:hAnsi="Georgia"/>
          <w:b/>
          <w:bCs/>
          <w:rPrChange w:id="665" w:author="Jade Raposa" w:date="2024-10-15T02:18:00Z" w16du:dateUtc="2024-10-14T18:18:00Z">
            <w:rPr>
              <w:b/>
              <w:bCs/>
            </w:rPr>
          </w:rPrChange>
        </w:rPr>
        <w:t>MENTOR SIDE:</w:t>
      </w:r>
    </w:p>
    <w:p w14:paraId="5C5A218E" w14:textId="77777777" w:rsidR="00F63D9C" w:rsidRPr="00E52A05" w:rsidRDefault="00F63D9C">
      <w:pPr>
        <w:pStyle w:val="ListParagraph"/>
        <w:numPr>
          <w:ilvl w:val="0"/>
          <w:numId w:val="18"/>
        </w:numPr>
        <w:ind w:left="1620" w:hanging="450"/>
        <w:rPr>
          <w:rFonts w:ascii="Georgia" w:hAnsi="Georgia"/>
          <w:b/>
          <w:bCs/>
          <w:rPrChange w:id="666" w:author="Jade Raposa" w:date="2024-10-15T02:18:00Z" w16du:dateUtc="2024-10-14T18:18:00Z">
            <w:rPr>
              <w:b/>
              <w:bCs/>
            </w:rPr>
          </w:rPrChange>
        </w:rPr>
        <w:pPrChange w:id="667" w:author="Jade Raposa" w:date="2024-10-15T02:21:00Z" w16du:dateUtc="2024-10-14T18:21:00Z">
          <w:pPr>
            <w:pStyle w:val="ListParagraph"/>
            <w:numPr>
              <w:numId w:val="18"/>
            </w:numPr>
            <w:ind w:left="2160" w:hanging="360"/>
          </w:pPr>
        </w:pPrChange>
      </w:pPr>
      <w:r w:rsidRPr="00E52A05">
        <w:rPr>
          <w:rFonts w:ascii="Georgia" w:hAnsi="Georgia"/>
          <w:rPrChange w:id="668" w:author="Jade Raposa" w:date="2024-10-15T02:18:00Z" w16du:dateUtc="2024-10-14T18:18:00Z">
            <w:rPr/>
          </w:rPrChange>
        </w:rPr>
        <w:t xml:space="preserve">Select your role, the option is </w:t>
      </w:r>
      <w:r w:rsidRPr="00E52A05">
        <w:rPr>
          <w:rFonts w:ascii="Georgia" w:hAnsi="Georgia"/>
          <w:b/>
          <w:bCs/>
          <w:rPrChange w:id="669" w:author="Jade Raposa" w:date="2024-10-15T02:18:00Z" w16du:dateUtc="2024-10-14T18:18:00Z">
            <w:rPr>
              <w:b/>
              <w:bCs/>
            </w:rPr>
          </w:rPrChange>
        </w:rPr>
        <w:t>“MENTOR.”</w:t>
      </w:r>
    </w:p>
    <w:p w14:paraId="08C61E34" w14:textId="77777777" w:rsidR="00F63D9C" w:rsidRPr="00E52A05" w:rsidRDefault="00F63D9C">
      <w:pPr>
        <w:ind w:left="1620" w:hanging="450"/>
        <w:rPr>
          <w:rFonts w:ascii="Georgia" w:hAnsi="Georgia"/>
          <w:rPrChange w:id="670" w:author="Jade Raposa" w:date="2024-10-15T02:18:00Z" w16du:dateUtc="2024-10-14T18:18:00Z">
            <w:rPr/>
          </w:rPrChange>
        </w:rPr>
        <w:pPrChange w:id="671" w:author="Jade Raposa" w:date="2024-10-15T02:21:00Z" w16du:dateUtc="2024-10-14T18:21:00Z">
          <w:pPr>
            <w:ind w:left="720"/>
          </w:pPr>
        </w:pPrChange>
      </w:pPr>
      <w:r w:rsidRPr="00E52A05">
        <w:rPr>
          <w:rFonts w:ascii="Georgia" w:hAnsi="Georgia"/>
          <w:noProof/>
          <w:rPrChange w:id="672" w:author="Jade Raposa" w:date="2024-10-15T02:18:00Z" w16du:dateUtc="2024-10-14T18:18:00Z">
            <w:rPr>
              <w:noProof/>
            </w:rPr>
          </w:rPrChange>
        </w:rPr>
        <w:drawing>
          <wp:anchor distT="0" distB="0" distL="114300" distR="114300" simplePos="0" relativeHeight="251685888" behindDoc="0" locked="0" layoutInCell="1" allowOverlap="1" wp14:anchorId="289E55A0" wp14:editId="3C1C9F3C">
            <wp:simplePos x="0" y="0"/>
            <wp:positionH relativeFrom="margin">
              <wp:posOffset>1816735</wp:posOffset>
            </wp:positionH>
            <wp:positionV relativeFrom="paragraph">
              <wp:posOffset>248285</wp:posOffset>
            </wp:positionV>
            <wp:extent cx="989965" cy="2147570"/>
            <wp:effectExtent l="0" t="0" r="635" b="5080"/>
            <wp:wrapSquare wrapText="bothSides"/>
            <wp:docPr id="116763740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7406" name="Picture 16" descr="A screenshot of a cell phone&#10;&#10;Description automatically generated"/>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989965" cy="2147570"/>
                    </a:xfrm>
                    <a:prstGeom prst="rect">
                      <a:avLst/>
                    </a:prstGeom>
                  </pic:spPr>
                </pic:pic>
              </a:graphicData>
            </a:graphic>
            <wp14:sizeRelH relativeFrom="margin">
              <wp14:pctWidth>0</wp14:pctWidth>
            </wp14:sizeRelH>
            <wp14:sizeRelV relativeFrom="margin">
              <wp14:pctHeight>0</wp14:pctHeight>
            </wp14:sizeRelV>
          </wp:anchor>
        </w:drawing>
      </w:r>
    </w:p>
    <w:p w14:paraId="33816DA9" w14:textId="77777777" w:rsidR="00F63D9C" w:rsidRPr="00E52A05" w:rsidRDefault="00F63D9C">
      <w:pPr>
        <w:ind w:left="1620" w:hanging="450"/>
        <w:rPr>
          <w:rFonts w:ascii="Georgia" w:hAnsi="Georgia"/>
          <w:rPrChange w:id="673" w:author="Jade Raposa" w:date="2024-10-15T02:18:00Z" w16du:dateUtc="2024-10-14T18:18:00Z">
            <w:rPr/>
          </w:rPrChange>
        </w:rPr>
        <w:pPrChange w:id="674" w:author="Jade Raposa" w:date="2024-10-15T02:21:00Z" w16du:dateUtc="2024-10-14T18:21:00Z">
          <w:pPr>
            <w:ind w:left="720"/>
          </w:pPr>
        </w:pPrChange>
      </w:pPr>
    </w:p>
    <w:p w14:paraId="0758ABCA" w14:textId="77777777" w:rsidR="00F63D9C" w:rsidRPr="00E52A05" w:rsidRDefault="00F63D9C">
      <w:pPr>
        <w:ind w:left="1620" w:hanging="450"/>
        <w:rPr>
          <w:rFonts w:ascii="Georgia" w:hAnsi="Georgia"/>
          <w:rPrChange w:id="675" w:author="Jade Raposa" w:date="2024-10-15T02:18:00Z" w16du:dateUtc="2024-10-14T18:18:00Z">
            <w:rPr/>
          </w:rPrChange>
        </w:rPr>
        <w:pPrChange w:id="676" w:author="Jade Raposa" w:date="2024-10-15T02:21:00Z" w16du:dateUtc="2024-10-14T18:21:00Z">
          <w:pPr>
            <w:ind w:left="720"/>
          </w:pPr>
        </w:pPrChange>
      </w:pPr>
    </w:p>
    <w:p w14:paraId="6FC30B1E" w14:textId="77777777" w:rsidR="00F63D9C" w:rsidRPr="00E52A05" w:rsidRDefault="00F63D9C">
      <w:pPr>
        <w:ind w:left="1620" w:hanging="450"/>
        <w:rPr>
          <w:rFonts w:ascii="Georgia" w:hAnsi="Georgia"/>
          <w:rPrChange w:id="677" w:author="Jade Raposa" w:date="2024-10-15T02:18:00Z" w16du:dateUtc="2024-10-14T18:18:00Z">
            <w:rPr/>
          </w:rPrChange>
        </w:rPr>
        <w:pPrChange w:id="678" w:author="Jade Raposa" w:date="2024-10-15T02:21:00Z" w16du:dateUtc="2024-10-14T18:21:00Z">
          <w:pPr>
            <w:ind w:left="720"/>
          </w:pPr>
        </w:pPrChange>
      </w:pPr>
    </w:p>
    <w:p w14:paraId="288E7A95" w14:textId="77777777" w:rsidR="00F63D9C" w:rsidRPr="00E52A05" w:rsidRDefault="00F63D9C">
      <w:pPr>
        <w:ind w:left="1620" w:hanging="450"/>
        <w:rPr>
          <w:rFonts w:ascii="Georgia" w:hAnsi="Georgia"/>
          <w:rPrChange w:id="679" w:author="Jade Raposa" w:date="2024-10-15T02:18:00Z" w16du:dateUtc="2024-10-14T18:18:00Z">
            <w:rPr/>
          </w:rPrChange>
        </w:rPr>
        <w:pPrChange w:id="680" w:author="Jade Raposa" w:date="2024-10-15T02:21:00Z" w16du:dateUtc="2024-10-14T18:21:00Z">
          <w:pPr>
            <w:ind w:left="720"/>
          </w:pPr>
        </w:pPrChange>
      </w:pPr>
    </w:p>
    <w:p w14:paraId="7D016331" w14:textId="7FF6DE95" w:rsidR="00F63D9C" w:rsidRPr="00E52A05" w:rsidRDefault="00B46B60">
      <w:pPr>
        <w:ind w:left="1620" w:hanging="450"/>
        <w:rPr>
          <w:rFonts w:ascii="Georgia" w:hAnsi="Georgia"/>
          <w:rPrChange w:id="681" w:author="Jade Raposa" w:date="2024-10-15T02:18:00Z" w16du:dateUtc="2024-10-14T18:18:00Z">
            <w:rPr/>
          </w:rPrChange>
        </w:rPr>
        <w:pPrChange w:id="682" w:author="Jade Raposa" w:date="2024-10-15T02:21:00Z" w16du:dateUtc="2024-10-14T18:21:00Z">
          <w:pPr>
            <w:ind w:left="720"/>
          </w:pPr>
        </w:pPrChange>
      </w:pPr>
      <w:r w:rsidRPr="00E52A05">
        <w:rPr>
          <w:rFonts w:ascii="Georgia" w:hAnsi="Georgia"/>
          <w:b/>
          <w:bCs/>
          <w:noProof/>
          <w:rPrChange w:id="683" w:author="Jade Raposa" w:date="2024-10-15T02:18:00Z" w16du:dateUtc="2024-10-14T18:18:00Z">
            <w:rPr>
              <w:b/>
              <w:bCs/>
              <w:noProof/>
            </w:rPr>
          </w:rPrChange>
        </w:rPr>
        <mc:AlternateContent>
          <mc:Choice Requires="wps">
            <w:drawing>
              <wp:anchor distT="0" distB="0" distL="114300" distR="114300" simplePos="0" relativeHeight="251703296" behindDoc="0" locked="0" layoutInCell="1" allowOverlap="1" wp14:anchorId="21414D10" wp14:editId="646771CB">
                <wp:simplePos x="0" y="0"/>
                <wp:positionH relativeFrom="column">
                  <wp:posOffset>2691598</wp:posOffset>
                </wp:positionH>
                <wp:positionV relativeFrom="paragraph">
                  <wp:posOffset>88791</wp:posOffset>
                </wp:positionV>
                <wp:extent cx="238247" cy="401929"/>
                <wp:effectExtent l="38100" t="0" r="85725" b="0"/>
                <wp:wrapNone/>
                <wp:docPr id="940163613"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31CDB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211.95pt;margin-top:7pt;width:18.75pt;height:31.65pt;rotation:-2902215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" adj="6402" fillcolor="#c00000" strokecolor="#09101d [484]" strokeweight="1pt"/>
            </w:pict>
          </mc:Fallback>
        </mc:AlternateContent>
      </w:r>
    </w:p>
    <w:p w14:paraId="3947506D" w14:textId="519298A5" w:rsidR="00F63D9C" w:rsidRPr="00E52A05" w:rsidRDefault="00F63D9C">
      <w:pPr>
        <w:ind w:left="1620" w:hanging="450"/>
        <w:rPr>
          <w:rFonts w:ascii="Georgia" w:hAnsi="Georgia"/>
          <w:rPrChange w:id="684" w:author="Jade Raposa" w:date="2024-10-15T02:18:00Z" w16du:dateUtc="2024-10-14T18:18:00Z">
            <w:rPr/>
          </w:rPrChange>
        </w:rPr>
        <w:pPrChange w:id="685" w:author="Jade Raposa" w:date="2024-10-15T02:21:00Z" w16du:dateUtc="2024-10-14T18:21:00Z">
          <w:pPr>
            <w:ind w:left="720"/>
          </w:pPr>
        </w:pPrChange>
      </w:pPr>
    </w:p>
    <w:p w14:paraId="7FE548B9" w14:textId="77777777" w:rsidR="00F63D9C" w:rsidRPr="00E52A05" w:rsidRDefault="00F63D9C">
      <w:pPr>
        <w:ind w:left="1620" w:hanging="450"/>
        <w:rPr>
          <w:rFonts w:ascii="Georgia" w:hAnsi="Georgia"/>
          <w:rPrChange w:id="686" w:author="Jade Raposa" w:date="2024-10-15T02:18:00Z" w16du:dateUtc="2024-10-14T18:18:00Z">
            <w:rPr/>
          </w:rPrChange>
        </w:rPr>
        <w:pPrChange w:id="687" w:author="Jade Raposa" w:date="2024-10-15T02:21:00Z" w16du:dateUtc="2024-10-14T18:21:00Z">
          <w:pPr>
            <w:ind w:left="720"/>
          </w:pPr>
        </w:pPrChange>
      </w:pPr>
    </w:p>
    <w:p w14:paraId="1A23ED53" w14:textId="77777777" w:rsidR="00F63D9C" w:rsidRPr="00E52A05" w:rsidRDefault="00F63D9C">
      <w:pPr>
        <w:ind w:left="1620" w:hanging="450"/>
        <w:rPr>
          <w:rFonts w:ascii="Georgia" w:hAnsi="Georgia"/>
          <w:rPrChange w:id="688" w:author="Jade Raposa" w:date="2024-10-15T02:18:00Z" w16du:dateUtc="2024-10-14T18:18:00Z">
            <w:rPr/>
          </w:rPrChange>
        </w:rPr>
        <w:pPrChange w:id="689" w:author="Jade Raposa" w:date="2024-10-15T02:21:00Z" w16du:dateUtc="2024-10-14T18:21:00Z">
          <w:pPr>
            <w:ind w:left="720"/>
          </w:pPr>
        </w:pPrChange>
      </w:pPr>
    </w:p>
    <w:p w14:paraId="6F545667" w14:textId="77777777" w:rsidR="00F63D9C" w:rsidRPr="00E52A05" w:rsidRDefault="00F63D9C">
      <w:pPr>
        <w:ind w:left="1620" w:hanging="450"/>
        <w:rPr>
          <w:rFonts w:ascii="Georgia" w:hAnsi="Georgia"/>
          <w:rPrChange w:id="690" w:author="Jade Raposa" w:date="2024-10-15T02:18:00Z" w16du:dateUtc="2024-10-14T18:18:00Z">
            <w:rPr/>
          </w:rPrChange>
        </w:rPr>
        <w:pPrChange w:id="691" w:author="Jade Raposa" w:date="2024-10-15T02:21:00Z" w16du:dateUtc="2024-10-14T18:21:00Z">
          <w:pPr>
            <w:ind w:left="720"/>
          </w:pPr>
        </w:pPrChange>
      </w:pPr>
    </w:p>
    <w:p w14:paraId="118391AD" w14:textId="77777777" w:rsidR="00F63D9C" w:rsidRPr="00E52A05" w:rsidRDefault="00F63D9C">
      <w:pPr>
        <w:ind w:left="1620" w:hanging="450"/>
        <w:rPr>
          <w:rFonts w:ascii="Georgia" w:hAnsi="Georgia"/>
          <w:rPrChange w:id="692" w:author="Jade Raposa" w:date="2024-10-15T02:18:00Z" w16du:dateUtc="2024-10-14T18:18:00Z">
            <w:rPr/>
          </w:rPrChange>
        </w:rPr>
        <w:pPrChange w:id="693" w:author="Jade Raposa" w:date="2024-10-15T02:21:00Z" w16du:dateUtc="2024-10-14T18:21:00Z">
          <w:pPr>
            <w:ind w:left="720"/>
          </w:pPr>
        </w:pPrChange>
      </w:pPr>
    </w:p>
    <w:p w14:paraId="7F784ED2" w14:textId="1DB67E8C" w:rsidR="00F63D9C" w:rsidRPr="00E52A05" w:rsidRDefault="00F63D9C">
      <w:pPr>
        <w:pStyle w:val="ListParagraph"/>
        <w:numPr>
          <w:ilvl w:val="0"/>
          <w:numId w:val="18"/>
        </w:numPr>
        <w:ind w:left="1620" w:hanging="450"/>
        <w:rPr>
          <w:rFonts w:ascii="Georgia" w:hAnsi="Georgia"/>
          <w:rPrChange w:id="694" w:author="Jade Raposa" w:date="2024-10-15T02:18:00Z" w16du:dateUtc="2024-10-14T18:18:00Z">
            <w:rPr/>
          </w:rPrChange>
        </w:rPr>
        <w:pPrChange w:id="695" w:author="Jade Raposa" w:date="2024-10-15T02:21:00Z" w16du:dateUtc="2024-10-14T18:21:00Z">
          <w:pPr>
            <w:pStyle w:val="ListParagraph"/>
            <w:numPr>
              <w:numId w:val="18"/>
            </w:numPr>
            <w:ind w:left="2160" w:hanging="360"/>
          </w:pPr>
        </w:pPrChange>
      </w:pPr>
      <w:r w:rsidRPr="00E52A05">
        <w:rPr>
          <w:rFonts w:ascii="Georgia" w:hAnsi="Georgia"/>
          <w:rPrChange w:id="696" w:author="Jade Raposa" w:date="2024-10-15T02:18:00Z" w16du:dateUtc="2024-10-14T18:18:00Z">
            <w:rPr/>
          </w:rPrChange>
        </w:rPr>
        <w:t xml:space="preserve">Tap </w:t>
      </w:r>
      <w:r w:rsidRPr="00E52A05">
        <w:rPr>
          <w:rFonts w:ascii="Georgia" w:hAnsi="Georgia"/>
          <w:b/>
          <w:bCs/>
          <w:rPrChange w:id="697" w:author="Jade Raposa" w:date="2024-10-15T02:18:00Z" w16du:dateUtc="2024-10-14T18:18:00Z">
            <w:rPr>
              <w:b/>
              <w:bCs/>
            </w:rPr>
          </w:rPrChange>
        </w:rPr>
        <w:t>“SIGN UP”</w:t>
      </w:r>
      <w:r w:rsidRPr="00E52A05">
        <w:rPr>
          <w:rFonts w:ascii="Georgia" w:hAnsi="Georgia"/>
          <w:rPrChange w:id="698" w:author="Jade Raposa" w:date="2024-10-15T02:18:00Z" w16du:dateUtc="2024-10-14T18:18:00Z">
            <w:rPr/>
          </w:rPrChange>
        </w:rPr>
        <w:t xml:space="preserve"> to create an account. Make sure to use your </w:t>
      </w:r>
      <w:r w:rsidRPr="00E52A05">
        <w:rPr>
          <w:rFonts w:ascii="Georgia" w:hAnsi="Georgia"/>
          <w:b/>
          <w:bCs/>
          <w:rPrChange w:id="699" w:author="Jade Raposa" w:date="2024-10-15T02:18:00Z" w16du:dateUtc="2024-10-14T18:18:00Z">
            <w:rPr>
              <w:b/>
              <w:bCs/>
            </w:rPr>
          </w:rPrChange>
        </w:rPr>
        <w:t>“@dwc-legazpi.edu”</w:t>
      </w:r>
      <w:r w:rsidRPr="00E52A05">
        <w:rPr>
          <w:rFonts w:ascii="Georgia" w:hAnsi="Georgia"/>
          <w:rPrChange w:id="700" w:author="Jade Raposa" w:date="2024-10-15T02:18:00Z" w16du:dateUtc="2024-10-14T18:18:00Z">
            <w:rPr/>
          </w:rPrChange>
        </w:rPr>
        <w:t xml:space="preserve"> email.</w:t>
      </w:r>
    </w:p>
    <w:p w14:paraId="4574B83D" w14:textId="1CC6F584" w:rsidR="00F63D9C" w:rsidRPr="00E52A05" w:rsidRDefault="00F63D9C">
      <w:pPr>
        <w:ind w:left="1620" w:hanging="450"/>
        <w:rPr>
          <w:rFonts w:ascii="Georgia" w:hAnsi="Georgia"/>
          <w:rPrChange w:id="701" w:author="Jade Raposa" w:date="2024-10-15T02:18:00Z" w16du:dateUtc="2024-10-14T18:18:00Z">
            <w:rPr/>
          </w:rPrChange>
        </w:rPr>
        <w:pPrChange w:id="702" w:author="Jade Raposa" w:date="2024-10-15T02:21:00Z" w16du:dateUtc="2024-10-14T18:21:00Z">
          <w:pPr>
            <w:ind w:left="720"/>
          </w:pPr>
        </w:pPrChange>
      </w:pPr>
    </w:p>
    <w:p w14:paraId="29CCD002" w14:textId="7D2175FB" w:rsidR="00F63D9C" w:rsidRPr="00E52A05" w:rsidRDefault="00B46B60">
      <w:pPr>
        <w:ind w:left="1620" w:hanging="450"/>
        <w:rPr>
          <w:rFonts w:ascii="Georgia" w:hAnsi="Georgia"/>
          <w:rPrChange w:id="703" w:author="Jade Raposa" w:date="2024-10-15T02:18:00Z" w16du:dateUtc="2024-10-14T18:18:00Z">
            <w:rPr/>
          </w:rPrChange>
        </w:rPr>
        <w:pPrChange w:id="704" w:author="Jade Raposa" w:date="2024-10-15T02:21:00Z" w16du:dateUtc="2024-10-14T18:21:00Z">
          <w:pPr>
            <w:ind w:left="720"/>
          </w:pPr>
        </w:pPrChange>
      </w:pPr>
      <w:r w:rsidRPr="00E52A05">
        <w:rPr>
          <w:rFonts w:ascii="Georgia" w:hAnsi="Georgia"/>
          <w:noProof/>
          <w:rPrChange w:id="705" w:author="Jade Raposa" w:date="2024-10-15T02:18:00Z" w16du:dateUtc="2024-10-14T18:18:00Z">
            <w:rPr>
              <w:noProof/>
            </w:rPr>
          </w:rPrChange>
        </w:rPr>
        <w:drawing>
          <wp:anchor distT="0" distB="0" distL="114300" distR="114300" simplePos="0" relativeHeight="251686912" behindDoc="0" locked="0" layoutInCell="1" allowOverlap="1" wp14:anchorId="743A1D9A" wp14:editId="487B34CB">
            <wp:simplePos x="0" y="0"/>
            <wp:positionH relativeFrom="margin">
              <wp:posOffset>1743506</wp:posOffset>
            </wp:positionH>
            <wp:positionV relativeFrom="paragraph">
              <wp:posOffset>14389</wp:posOffset>
            </wp:positionV>
            <wp:extent cx="1090295" cy="2087245"/>
            <wp:effectExtent l="0" t="0" r="0" b="8255"/>
            <wp:wrapSquare wrapText="bothSides"/>
            <wp:docPr id="828689823" name="Picture 1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9823" name="Picture 17" descr="A screenshot of a login form&#10;&#10;Description automatically generated"/>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090295" cy="2087245"/>
                    </a:xfrm>
                    <a:prstGeom prst="rect">
                      <a:avLst/>
                    </a:prstGeom>
                  </pic:spPr>
                </pic:pic>
              </a:graphicData>
            </a:graphic>
            <wp14:sizeRelH relativeFrom="margin">
              <wp14:pctWidth>0</wp14:pctWidth>
            </wp14:sizeRelH>
            <wp14:sizeRelV relativeFrom="margin">
              <wp14:pctHeight>0</wp14:pctHeight>
            </wp14:sizeRelV>
          </wp:anchor>
        </w:drawing>
      </w:r>
    </w:p>
    <w:p w14:paraId="31549A05" w14:textId="77777777" w:rsidR="00F63D9C" w:rsidRPr="00E52A05" w:rsidRDefault="00F63D9C">
      <w:pPr>
        <w:ind w:left="1620" w:hanging="450"/>
        <w:rPr>
          <w:rFonts w:ascii="Georgia" w:hAnsi="Georgia"/>
          <w:rPrChange w:id="706" w:author="Jade Raposa" w:date="2024-10-15T02:18:00Z" w16du:dateUtc="2024-10-14T18:18:00Z">
            <w:rPr/>
          </w:rPrChange>
        </w:rPr>
        <w:pPrChange w:id="707" w:author="Jade Raposa" w:date="2024-10-15T02:21:00Z" w16du:dateUtc="2024-10-14T18:21:00Z">
          <w:pPr>
            <w:ind w:left="720"/>
          </w:pPr>
        </w:pPrChange>
      </w:pPr>
    </w:p>
    <w:p w14:paraId="15A57BA0" w14:textId="77777777" w:rsidR="00F63D9C" w:rsidRPr="00E52A05" w:rsidRDefault="00F63D9C">
      <w:pPr>
        <w:ind w:left="1620" w:hanging="450"/>
        <w:rPr>
          <w:rFonts w:ascii="Georgia" w:hAnsi="Georgia"/>
          <w:rPrChange w:id="708" w:author="Jade Raposa" w:date="2024-10-15T02:18:00Z" w16du:dateUtc="2024-10-14T18:18:00Z">
            <w:rPr/>
          </w:rPrChange>
        </w:rPr>
        <w:pPrChange w:id="709" w:author="Jade Raposa" w:date="2024-10-15T02:21:00Z" w16du:dateUtc="2024-10-14T18:21:00Z">
          <w:pPr>
            <w:ind w:left="720"/>
          </w:pPr>
        </w:pPrChange>
      </w:pPr>
    </w:p>
    <w:p w14:paraId="08845962" w14:textId="2C3F0E04" w:rsidR="00F63D9C" w:rsidRPr="00E52A05" w:rsidRDefault="00B46B60">
      <w:pPr>
        <w:ind w:left="1620" w:hanging="450"/>
        <w:rPr>
          <w:rFonts w:ascii="Georgia" w:hAnsi="Georgia"/>
          <w:rPrChange w:id="710" w:author="Jade Raposa" w:date="2024-10-15T02:18:00Z" w16du:dateUtc="2024-10-14T18:18:00Z">
            <w:rPr/>
          </w:rPrChange>
        </w:rPr>
        <w:pPrChange w:id="711" w:author="Jade Raposa" w:date="2024-10-15T02:21:00Z" w16du:dateUtc="2024-10-14T18:21:00Z">
          <w:pPr>
            <w:ind w:left="720"/>
          </w:pPr>
        </w:pPrChange>
      </w:pPr>
      <w:ins w:id="712" w:author="Jade Raposa" w:date="2024-10-15T02:45:00Z" w16du:dateUtc="2024-10-14T18:45:00Z">
        <w:r w:rsidRPr="00E52A05">
          <w:rPr>
            <w:rFonts w:ascii="Georgia" w:hAnsi="Georgia"/>
            <w:b/>
            <w:bCs/>
            <w:noProof/>
            <w:rPrChange w:id="713" w:author="Jade Raposa" w:date="2024-10-15T02:18:00Z" w16du:dateUtc="2024-10-14T18:18:00Z">
              <w:rPr>
                <w:b/>
                <w:bCs/>
                <w:noProof/>
              </w:rPr>
            </w:rPrChange>
          </w:rPr>
          <mc:AlternateContent>
            <mc:Choice Requires="wps">
              <w:drawing>
                <wp:anchor distT="0" distB="0" distL="114300" distR="114300" simplePos="0" relativeHeight="251708416" behindDoc="0" locked="0" layoutInCell="1" allowOverlap="1" wp14:anchorId="2A6BC5A7" wp14:editId="60FF1B61">
                  <wp:simplePos x="0" y="0"/>
                  <wp:positionH relativeFrom="column">
                    <wp:posOffset>2484487</wp:posOffset>
                  </wp:positionH>
                  <wp:positionV relativeFrom="paragraph">
                    <wp:posOffset>191494</wp:posOffset>
                  </wp:positionV>
                  <wp:extent cx="238247" cy="401929"/>
                  <wp:effectExtent l="38100" t="0" r="85725" b="0"/>
                  <wp:wrapNone/>
                  <wp:docPr id="1509623180"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CC4ED" id="Arrow: Up 6" o:spid="_x0000_s1026" type="#_x0000_t68" style="position:absolute;margin-left:195.65pt;margin-top:15.1pt;width:18.75pt;height:31.65pt;rotation:-2902215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" adj="6402" fillcolor="#c00000" strokecolor="#09101d [484]" strokeweight="1pt"/>
              </w:pict>
            </mc:Fallback>
          </mc:AlternateContent>
        </w:r>
      </w:ins>
    </w:p>
    <w:p w14:paraId="5865B72D" w14:textId="2C9005E6" w:rsidR="00F63D9C" w:rsidRPr="00E52A05" w:rsidRDefault="00F63D9C">
      <w:pPr>
        <w:ind w:left="1620" w:hanging="450"/>
        <w:rPr>
          <w:rFonts w:ascii="Georgia" w:hAnsi="Georgia"/>
          <w:rPrChange w:id="714" w:author="Jade Raposa" w:date="2024-10-15T02:18:00Z" w16du:dateUtc="2024-10-14T18:18:00Z">
            <w:rPr/>
          </w:rPrChange>
        </w:rPr>
        <w:pPrChange w:id="715" w:author="Jade Raposa" w:date="2024-10-15T02:21:00Z" w16du:dateUtc="2024-10-14T18:21:00Z">
          <w:pPr>
            <w:ind w:left="720"/>
          </w:pPr>
        </w:pPrChange>
      </w:pPr>
    </w:p>
    <w:p w14:paraId="51312A7D" w14:textId="63274571" w:rsidR="00F63D9C" w:rsidRPr="00E52A05" w:rsidRDefault="00F63D9C">
      <w:pPr>
        <w:ind w:left="1620" w:hanging="450"/>
        <w:rPr>
          <w:rFonts w:ascii="Georgia" w:hAnsi="Georgia"/>
          <w:rPrChange w:id="716" w:author="Jade Raposa" w:date="2024-10-15T02:18:00Z" w16du:dateUtc="2024-10-14T18:18:00Z">
            <w:rPr/>
          </w:rPrChange>
        </w:rPr>
        <w:pPrChange w:id="717" w:author="Jade Raposa" w:date="2024-10-15T02:21:00Z" w16du:dateUtc="2024-10-14T18:21:00Z">
          <w:pPr>
            <w:ind w:left="720"/>
          </w:pPr>
        </w:pPrChange>
      </w:pPr>
    </w:p>
    <w:p w14:paraId="6637E1E3" w14:textId="77777777" w:rsidR="00F63D9C" w:rsidRPr="00E52A05" w:rsidRDefault="00F63D9C">
      <w:pPr>
        <w:ind w:left="1620" w:hanging="450"/>
        <w:rPr>
          <w:rFonts w:ascii="Georgia" w:hAnsi="Georgia"/>
          <w:rPrChange w:id="718" w:author="Jade Raposa" w:date="2024-10-15T02:18:00Z" w16du:dateUtc="2024-10-14T18:18:00Z">
            <w:rPr/>
          </w:rPrChange>
        </w:rPr>
        <w:pPrChange w:id="719" w:author="Jade Raposa" w:date="2024-10-15T02:21:00Z" w16du:dateUtc="2024-10-14T18:21:00Z">
          <w:pPr>
            <w:ind w:left="720"/>
          </w:pPr>
        </w:pPrChange>
      </w:pPr>
    </w:p>
    <w:p w14:paraId="4DD4537A" w14:textId="77777777" w:rsidR="00000000" w:rsidRDefault="00000000">
      <w:pPr>
        <w:ind w:left="1620" w:hanging="450"/>
        <w:rPr>
          <w:rFonts w:ascii="Georgia" w:hAnsi="Georgia"/>
          <w:rPrChange w:id="720" w:author="Jade Raposa" w:date="2024-10-15T02:18:00Z" w16du:dateUtc="2024-10-14T18:18:00Z">
            <w:rPr/>
          </w:rPrChange>
        </w:rPr>
        <w:sectPr w:rsidR="00000000" w:rsidSect="006B0480">
          <w:headerReference w:type="default" r:id="rId124"/>
          <w:pgSz w:w="12240" w:h="15840"/>
          <w:pgMar w:top="1440" w:right="1440" w:bottom="1440" w:left="1440" w:header="708" w:footer="708" w:gutter="0"/>
          <w:pgNumType w:start="1"/>
          <w:cols w:space="708"/>
          <w:docGrid w:linePitch="360"/>
        </w:sectPr>
        <w:pPrChange w:id="721" w:author="Jade Raposa" w:date="2024-10-15T02:21:00Z" w16du:dateUtc="2024-10-14T18:21:00Z">
          <w:pPr/>
        </w:pPrChange>
      </w:pPr>
    </w:p>
    <w:p w14:paraId="6D8E9AF7" w14:textId="77777777" w:rsidR="00F63D9C" w:rsidRPr="00E52A05" w:rsidRDefault="00F63D9C">
      <w:pPr>
        <w:ind w:left="1620" w:hanging="450"/>
        <w:rPr>
          <w:rFonts w:ascii="Georgia" w:hAnsi="Georgia"/>
          <w:rPrChange w:id="722" w:author="Jade Raposa" w:date="2024-10-15T02:18:00Z" w16du:dateUtc="2024-10-14T18:18:00Z">
            <w:rPr/>
          </w:rPrChange>
        </w:rPr>
        <w:pPrChange w:id="723" w:author="Jade Raposa" w:date="2024-10-15T02:21:00Z" w16du:dateUtc="2024-10-14T18:21:00Z">
          <w:pPr/>
        </w:pPrChange>
      </w:pPr>
    </w:p>
    <w:p w14:paraId="12DBDA83" w14:textId="29217322" w:rsidR="00F63D9C" w:rsidRPr="009B46C9" w:rsidRDefault="00F63D9C">
      <w:pPr>
        <w:pStyle w:val="ListParagraph"/>
        <w:numPr>
          <w:ilvl w:val="0"/>
          <w:numId w:val="18"/>
        </w:numPr>
        <w:rPr>
          <w:rFonts w:ascii="Georgia" w:hAnsi="Georgia"/>
          <w:rPrChange w:id="724" w:author="Jade Raposa" w:date="2024-10-15T02:25:00Z" w16du:dateUtc="2024-10-14T18:25:00Z">
            <w:rPr/>
          </w:rPrChange>
        </w:rPr>
        <w:pPrChange w:id="725" w:author="Jade Raposa" w:date="2024-10-15T02:25:00Z" w16du:dateUtc="2024-10-14T18:25:00Z">
          <w:pPr>
            <w:ind w:firstLine="720"/>
          </w:pPr>
        </w:pPrChange>
      </w:pPr>
      <w:del w:id="726" w:author="Jade Raposa" w:date="2024-10-15T02:25:00Z" w16du:dateUtc="2024-10-14T18:25:00Z">
        <w:r w:rsidRPr="009B46C9" w:rsidDel="009B46C9">
          <w:rPr>
            <w:rFonts w:ascii="Georgia" w:hAnsi="Georgia"/>
            <w:rPrChange w:id="727" w:author="Jade Raposa" w:date="2024-10-15T02:25:00Z" w16du:dateUtc="2024-10-14T18:25:00Z">
              <w:rPr/>
            </w:rPrChange>
          </w:rPr>
          <w:delText xml:space="preserve">3. </w:delText>
        </w:r>
      </w:del>
      <w:r w:rsidRPr="009B46C9">
        <w:rPr>
          <w:rFonts w:ascii="Georgia" w:hAnsi="Georgia"/>
          <w:rPrChange w:id="728" w:author="Jade Raposa" w:date="2024-10-15T02:25:00Z" w16du:dateUtc="2024-10-14T18:25:00Z">
            <w:rPr/>
          </w:rPrChange>
        </w:rPr>
        <w:t xml:space="preserve">Enter your </w:t>
      </w:r>
      <w:r w:rsidRPr="009B46C9">
        <w:rPr>
          <w:rFonts w:ascii="Georgia" w:hAnsi="Georgia"/>
          <w:b/>
          <w:bCs/>
          <w:rPrChange w:id="729" w:author="Jade Raposa" w:date="2024-10-15T02:25:00Z" w16du:dateUtc="2024-10-14T18:25:00Z">
            <w:rPr>
              <w:b/>
              <w:bCs/>
            </w:rPr>
          </w:rPrChange>
        </w:rPr>
        <w:t>“EMAIL”</w:t>
      </w:r>
      <w:r w:rsidRPr="009B46C9">
        <w:rPr>
          <w:rFonts w:ascii="Georgia" w:hAnsi="Georgia"/>
          <w:rPrChange w:id="730" w:author="Jade Raposa" w:date="2024-10-15T02:25:00Z" w16du:dateUtc="2024-10-14T18:25:00Z">
            <w:rPr/>
          </w:rPrChange>
        </w:rPr>
        <w:t xml:space="preserve"> using the school account, and set your </w:t>
      </w:r>
      <w:r w:rsidRPr="009B46C9">
        <w:rPr>
          <w:rFonts w:ascii="Georgia" w:hAnsi="Georgia"/>
          <w:b/>
          <w:bCs/>
          <w:rPrChange w:id="731" w:author="Jade Raposa" w:date="2024-10-15T02:25:00Z" w16du:dateUtc="2024-10-14T18:25:00Z">
            <w:rPr>
              <w:b/>
              <w:bCs/>
            </w:rPr>
          </w:rPrChange>
        </w:rPr>
        <w:t>“PASSWORD.”</w:t>
      </w:r>
      <w:r w:rsidRPr="009B46C9">
        <w:rPr>
          <w:rFonts w:ascii="Georgia" w:hAnsi="Georgia"/>
          <w:rPrChange w:id="732" w:author="Jade Raposa" w:date="2024-10-15T02:25:00Z" w16du:dateUtc="2024-10-14T18:25:00Z">
            <w:rPr/>
          </w:rPrChange>
        </w:rPr>
        <w:t xml:space="preserve"> Press </w:t>
      </w:r>
      <w:r w:rsidRPr="009B46C9">
        <w:rPr>
          <w:rFonts w:ascii="Georgia" w:hAnsi="Georgia"/>
          <w:b/>
          <w:bCs/>
          <w:rPrChange w:id="733" w:author="Jade Raposa" w:date="2024-10-15T02:25:00Z" w16du:dateUtc="2024-10-14T18:25:00Z">
            <w:rPr>
              <w:b/>
              <w:bCs/>
            </w:rPr>
          </w:rPrChange>
        </w:rPr>
        <w:t>“Next.”</w:t>
      </w:r>
    </w:p>
    <w:p w14:paraId="175A92E8" w14:textId="713AAE57" w:rsidR="00F63D9C" w:rsidRPr="00E52A05" w:rsidDel="009B46C9" w:rsidRDefault="009B46C9">
      <w:pPr>
        <w:pStyle w:val="ListParagraph"/>
        <w:ind w:left="1620" w:hanging="450"/>
        <w:rPr>
          <w:del w:id="734" w:author="Jade Raposa" w:date="2024-10-15T02:24:00Z" w16du:dateUtc="2024-10-14T18:24:00Z"/>
          <w:rFonts w:ascii="Georgia" w:hAnsi="Georgia"/>
          <w:rPrChange w:id="735" w:author="Jade Raposa" w:date="2024-10-15T02:18:00Z" w16du:dateUtc="2024-10-14T18:18:00Z">
            <w:rPr>
              <w:del w:id="736" w:author="Jade Raposa" w:date="2024-10-15T02:24:00Z" w16du:dateUtc="2024-10-14T18:24:00Z"/>
            </w:rPr>
          </w:rPrChange>
        </w:rPr>
        <w:pPrChange w:id="737" w:author="Jade Raposa" w:date="2024-10-15T02:21:00Z" w16du:dateUtc="2024-10-14T18:21:00Z">
          <w:pPr>
            <w:pStyle w:val="ListParagraph"/>
            <w:ind w:left="1800"/>
          </w:pPr>
        </w:pPrChange>
      </w:pPr>
      <w:r w:rsidRPr="00E52A05">
        <w:rPr>
          <w:rFonts w:ascii="Georgia" w:hAnsi="Georgia"/>
          <w:noProof/>
          <w:rPrChange w:id="738" w:author="Jade Raposa" w:date="2024-10-15T02:18:00Z" w16du:dateUtc="2024-10-14T18:18:00Z">
            <w:rPr>
              <w:noProof/>
            </w:rPr>
          </w:rPrChange>
        </w:rPr>
        <w:drawing>
          <wp:anchor distT="0" distB="0" distL="114300" distR="114300" simplePos="0" relativeHeight="251687936" behindDoc="0" locked="0" layoutInCell="1" allowOverlap="1" wp14:anchorId="1BCE27F9" wp14:editId="6086BDE7">
            <wp:simplePos x="0" y="0"/>
            <wp:positionH relativeFrom="margin">
              <wp:posOffset>2223135</wp:posOffset>
            </wp:positionH>
            <wp:positionV relativeFrom="paragraph">
              <wp:posOffset>204470</wp:posOffset>
            </wp:positionV>
            <wp:extent cx="922655" cy="2000885"/>
            <wp:effectExtent l="0" t="0" r="0" b="0"/>
            <wp:wrapTopAndBottom/>
            <wp:docPr id="391727335" name="Picture 1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7335" name="Picture 18" descr="A screenshot of a login form&#10;&#10;Description automatically generated"/>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922655" cy="2000885"/>
                    </a:xfrm>
                    <a:prstGeom prst="rect">
                      <a:avLst/>
                    </a:prstGeom>
                  </pic:spPr>
                </pic:pic>
              </a:graphicData>
            </a:graphic>
            <wp14:sizeRelH relativeFrom="margin">
              <wp14:pctWidth>0</wp14:pctWidth>
            </wp14:sizeRelH>
            <wp14:sizeRelV relativeFrom="margin">
              <wp14:pctHeight>0</wp14:pctHeight>
            </wp14:sizeRelV>
          </wp:anchor>
        </w:drawing>
      </w:r>
    </w:p>
    <w:p w14:paraId="08C2946B" w14:textId="633B33AF" w:rsidR="00F63D9C" w:rsidRPr="00E52A05" w:rsidDel="009B46C9" w:rsidRDefault="00F63D9C">
      <w:pPr>
        <w:pStyle w:val="ListParagraph"/>
        <w:ind w:left="1620" w:hanging="450"/>
        <w:rPr>
          <w:del w:id="739" w:author="Jade Raposa" w:date="2024-10-15T02:24:00Z" w16du:dateUtc="2024-10-14T18:24:00Z"/>
          <w:rFonts w:ascii="Georgia" w:hAnsi="Georgia"/>
          <w:rPrChange w:id="740" w:author="Jade Raposa" w:date="2024-10-15T02:18:00Z" w16du:dateUtc="2024-10-14T18:18:00Z">
            <w:rPr>
              <w:del w:id="741" w:author="Jade Raposa" w:date="2024-10-15T02:24:00Z" w16du:dateUtc="2024-10-14T18:24:00Z"/>
            </w:rPr>
          </w:rPrChange>
        </w:rPr>
        <w:pPrChange w:id="742" w:author="Jade Raposa" w:date="2024-10-15T02:21:00Z" w16du:dateUtc="2024-10-14T18:21:00Z">
          <w:pPr>
            <w:pStyle w:val="ListParagraph"/>
            <w:ind w:left="1800"/>
          </w:pPr>
        </w:pPrChange>
      </w:pPr>
    </w:p>
    <w:p w14:paraId="2BC480F3" w14:textId="116E9CF8" w:rsidR="00F63D9C" w:rsidRPr="00E52A05" w:rsidDel="009B46C9" w:rsidRDefault="00F63D9C">
      <w:pPr>
        <w:pStyle w:val="ListParagraph"/>
        <w:ind w:left="1620" w:hanging="450"/>
        <w:rPr>
          <w:del w:id="743" w:author="Jade Raposa" w:date="2024-10-15T02:24:00Z" w16du:dateUtc="2024-10-14T18:24:00Z"/>
          <w:rFonts w:ascii="Georgia" w:hAnsi="Georgia"/>
          <w:rPrChange w:id="744" w:author="Jade Raposa" w:date="2024-10-15T02:18:00Z" w16du:dateUtc="2024-10-14T18:18:00Z">
            <w:rPr>
              <w:del w:id="745" w:author="Jade Raposa" w:date="2024-10-15T02:24:00Z" w16du:dateUtc="2024-10-14T18:24:00Z"/>
            </w:rPr>
          </w:rPrChange>
        </w:rPr>
        <w:pPrChange w:id="746" w:author="Jade Raposa" w:date="2024-10-15T02:21:00Z" w16du:dateUtc="2024-10-14T18:21:00Z">
          <w:pPr>
            <w:pStyle w:val="ListParagraph"/>
            <w:ind w:left="1800"/>
          </w:pPr>
        </w:pPrChange>
      </w:pPr>
    </w:p>
    <w:p w14:paraId="2C93A6F9" w14:textId="77777777" w:rsidR="00F63D9C" w:rsidRPr="00E52A05" w:rsidDel="009B46C9" w:rsidRDefault="00F63D9C">
      <w:pPr>
        <w:pStyle w:val="ListParagraph"/>
        <w:ind w:left="1620" w:hanging="450"/>
        <w:rPr>
          <w:del w:id="747" w:author="Jade Raposa" w:date="2024-10-15T02:24:00Z" w16du:dateUtc="2024-10-14T18:24:00Z"/>
          <w:rFonts w:ascii="Georgia" w:hAnsi="Georgia"/>
          <w:rPrChange w:id="748" w:author="Jade Raposa" w:date="2024-10-15T02:18:00Z" w16du:dateUtc="2024-10-14T18:18:00Z">
            <w:rPr>
              <w:del w:id="749" w:author="Jade Raposa" w:date="2024-10-15T02:24:00Z" w16du:dateUtc="2024-10-14T18:24:00Z"/>
            </w:rPr>
          </w:rPrChange>
        </w:rPr>
        <w:pPrChange w:id="750" w:author="Jade Raposa" w:date="2024-10-15T02:21:00Z" w16du:dateUtc="2024-10-14T18:21:00Z">
          <w:pPr>
            <w:pStyle w:val="ListParagraph"/>
            <w:ind w:left="1800"/>
          </w:pPr>
        </w:pPrChange>
      </w:pPr>
    </w:p>
    <w:p w14:paraId="377956E1" w14:textId="77777777" w:rsidR="00F63D9C" w:rsidRPr="009B46C9" w:rsidRDefault="00F63D9C">
      <w:pPr>
        <w:pStyle w:val="ListParagraph"/>
        <w:ind w:left="1620" w:hanging="450"/>
        <w:pPrChange w:id="751" w:author="Jade Raposa" w:date="2024-10-15T02:24:00Z" w16du:dateUtc="2024-10-14T18:24:00Z">
          <w:pPr>
            <w:pStyle w:val="ListParagraph"/>
            <w:ind w:left="1800"/>
          </w:pPr>
        </w:pPrChange>
      </w:pPr>
    </w:p>
    <w:p w14:paraId="4506C6F6" w14:textId="77777777" w:rsidR="00F63D9C" w:rsidRPr="00E52A05" w:rsidDel="009B46C9" w:rsidRDefault="00F63D9C">
      <w:pPr>
        <w:pStyle w:val="ListParagraph"/>
        <w:ind w:left="1620" w:hanging="450"/>
        <w:rPr>
          <w:del w:id="752" w:author="Jade Raposa" w:date="2024-10-15T02:24:00Z" w16du:dateUtc="2024-10-14T18:24:00Z"/>
          <w:rFonts w:ascii="Georgia" w:hAnsi="Georgia"/>
          <w:rPrChange w:id="753" w:author="Jade Raposa" w:date="2024-10-15T02:18:00Z" w16du:dateUtc="2024-10-14T18:18:00Z">
            <w:rPr>
              <w:del w:id="754" w:author="Jade Raposa" w:date="2024-10-15T02:24:00Z" w16du:dateUtc="2024-10-14T18:24:00Z"/>
            </w:rPr>
          </w:rPrChange>
        </w:rPr>
        <w:pPrChange w:id="755" w:author="Jade Raposa" w:date="2024-10-15T02:21:00Z" w16du:dateUtc="2024-10-14T18:21:00Z">
          <w:pPr>
            <w:pStyle w:val="ListParagraph"/>
            <w:ind w:left="1800"/>
          </w:pPr>
        </w:pPrChange>
      </w:pPr>
    </w:p>
    <w:p w14:paraId="300BA150" w14:textId="77777777" w:rsidR="00F63D9C" w:rsidRPr="00E52A05" w:rsidDel="009B46C9" w:rsidRDefault="00F63D9C">
      <w:pPr>
        <w:pStyle w:val="ListParagraph"/>
        <w:ind w:left="1620" w:hanging="450"/>
        <w:rPr>
          <w:del w:id="756" w:author="Jade Raposa" w:date="2024-10-15T02:24:00Z" w16du:dateUtc="2024-10-14T18:24:00Z"/>
          <w:rFonts w:ascii="Georgia" w:hAnsi="Georgia"/>
          <w:rPrChange w:id="757" w:author="Jade Raposa" w:date="2024-10-15T02:18:00Z" w16du:dateUtc="2024-10-14T18:18:00Z">
            <w:rPr>
              <w:del w:id="758" w:author="Jade Raposa" w:date="2024-10-15T02:24:00Z" w16du:dateUtc="2024-10-14T18:24:00Z"/>
            </w:rPr>
          </w:rPrChange>
        </w:rPr>
        <w:pPrChange w:id="759" w:author="Jade Raposa" w:date="2024-10-15T02:21:00Z" w16du:dateUtc="2024-10-14T18:21:00Z">
          <w:pPr>
            <w:pStyle w:val="ListParagraph"/>
            <w:ind w:left="1800"/>
          </w:pPr>
        </w:pPrChange>
      </w:pPr>
    </w:p>
    <w:p w14:paraId="49383AA7" w14:textId="77777777" w:rsidR="00F63D9C" w:rsidRPr="00E52A05" w:rsidDel="009B46C9" w:rsidRDefault="00F63D9C">
      <w:pPr>
        <w:pStyle w:val="ListParagraph"/>
        <w:ind w:left="1620" w:hanging="450"/>
        <w:rPr>
          <w:del w:id="760" w:author="Jade Raposa" w:date="2024-10-15T02:24:00Z" w16du:dateUtc="2024-10-14T18:24:00Z"/>
          <w:rFonts w:ascii="Georgia" w:hAnsi="Georgia"/>
          <w:rPrChange w:id="761" w:author="Jade Raposa" w:date="2024-10-15T02:18:00Z" w16du:dateUtc="2024-10-14T18:18:00Z">
            <w:rPr>
              <w:del w:id="762" w:author="Jade Raposa" w:date="2024-10-15T02:24:00Z" w16du:dateUtc="2024-10-14T18:24:00Z"/>
            </w:rPr>
          </w:rPrChange>
        </w:rPr>
        <w:pPrChange w:id="763" w:author="Jade Raposa" w:date="2024-10-15T02:21:00Z" w16du:dateUtc="2024-10-14T18:21:00Z">
          <w:pPr>
            <w:pStyle w:val="ListParagraph"/>
            <w:ind w:left="1800"/>
          </w:pPr>
        </w:pPrChange>
      </w:pPr>
    </w:p>
    <w:p w14:paraId="0D2EE22D" w14:textId="77777777" w:rsidR="00F63D9C" w:rsidRPr="00E52A05" w:rsidDel="009B46C9" w:rsidRDefault="00F63D9C">
      <w:pPr>
        <w:pStyle w:val="ListParagraph"/>
        <w:ind w:left="1620" w:hanging="450"/>
        <w:rPr>
          <w:del w:id="764" w:author="Jade Raposa" w:date="2024-10-15T02:24:00Z" w16du:dateUtc="2024-10-14T18:24:00Z"/>
          <w:rFonts w:ascii="Georgia" w:hAnsi="Georgia"/>
          <w:rPrChange w:id="765" w:author="Jade Raposa" w:date="2024-10-15T02:18:00Z" w16du:dateUtc="2024-10-14T18:18:00Z">
            <w:rPr>
              <w:del w:id="766" w:author="Jade Raposa" w:date="2024-10-15T02:24:00Z" w16du:dateUtc="2024-10-14T18:24:00Z"/>
            </w:rPr>
          </w:rPrChange>
        </w:rPr>
        <w:pPrChange w:id="767" w:author="Jade Raposa" w:date="2024-10-15T02:21:00Z" w16du:dateUtc="2024-10-14T18:21:00Z">
          <w:pPr>
            <w:pStyle w:val="ListParagraph"/>
            <w:ind w:left="1800"/>
          </w:pPr>
        </w:pPrChange>
      </w:pPr>
    </w:p>
    <w:p w14:paraId="5AA79317" w14:textId="77777777" w:rsidR="00F63D9C" w:rsidRPr="00E52A05" w:rsidDel="009B46C9" w:rsidRDefault="00F63D9C">
      <w:pPr>
        <w:pStyle w:val="ListParagraph"/>
        <w:ind w:left="1620" w:hanging="450"/>
        <w:rPr>
          <w:del w:id="768" w:author="Jade Raposa" w:date="2024-10-15T02:24:00Z" w16du:dateUtc="2024-10-14T18:24:00Z"/>
          <w:rFonts w:ascii="Georgia" w:hAnsi="Georgia"/>
          <w:rPrChange w:id="769" w:author="Jade Raposa" w:date="2024-10-15T02:18:00Z" w16du:dateUtc="2024-10-14T18:18:00Z">
            <w:rPr>
              <w:del w:id="770" w:author="Jade Raposa" w:date="2024-10-15T02:24:00Z" w16du:dateUtc="2024-10-14T18:24:00Z"/>
            </w:rPr>
          </w:rPrChange>
        </w:rPr>
        <w:pPrChange w:id="771" w:author="Jade Raposa" w:date="2024-10-15T02:21:00Z" w16du:dateUtc="2024-10-14T18:21:00Z">
          <w:pPr>
            <w:pStyle w:val="ListParagraph"/>
            <w:ind w:left="1800"/>
          </w:pPr>
        </w:pPrChange>
      </w:pPr>
    </w:p>
    <w:p w14:paraId="69C2C2C7" w14:textId="77777777" w:rsidR="00F63D9C" w:rsidRPr="009B46C9" w:rsidDel="009B46C9" w:rsidRDefault="00F63D9C">
      <w:pPr>
        <w:rPr>
          <w:del w:id="772" w:author="Jade Raposa" w:date="2024-10-15T02:24:00Z" w16du:dateUtc="2024-10-14T18:24:00Z"/>
          <w:rFonts w:ascii="Georgia" w:hAnsi="Georgia"/>
          <w:rPrChange w:id="773" w:author="Jade Raposa" w:date="2024-10-15T02:24:00Z" w16du:dateUtc="2024-10-14T18:24:00Z">
            <w:rPr>
              <w:del w:id="774" w:author="Jade Raposa" w:date="2024-10-15T02:24:00Z" w16du:dateUtc="2024-10-14T18:24:00Z"/>
            </w:rPr>
          </w:rPrChange>
        </w:rPr>
        <w:pPrChange w:id="775" w:author="Jade Raposa" w:date="2024-10-15T02:24:00Z" w16du:dateUtc="2024-10-14T18:24:00Z">
          <w:pPr>
            <w:pStyle w:val="ListParagraph"/>
            <w:ind w:left="1800"/>
          </w:pPr>
        </w:pPrChange>
      </w:pPr>
    </w:p>
    <w:p w14:paraId="6FB73BEF" w14:textId="77777777" w:rsidR="00F63D9C" w:rsidRPr="00E52A05" w:rsidDel="009B46C9" w:rsidRDefault="00F63D9C">
      <w:pPr>
        <w:pStyle w:val="ListParagraph"/>
        <w:ind w:left="1620" w:hanging="450"/>
        <w:rPr>
          <w:del w:id="776" w:author="Jade Raposa" w:date="2024-10-15T02:24:00Z" w16du:dateUtc="2024-10-14T18:24:00Z"/>
          <w:rFonts w:ascii="Georgia" w:hAnsi="Georgia"/>
          <w:rPrChange w:id="777" w:author="Jade Raposa" w:date="2024-10-15T02:18:00Z" w16du:dateUtc="2024-10-14T18:18:00Z">
            <w:rPr>
              <w:del w:id="778" w:author="Jade Raposa" w:date="2024-10-15T02:24:00Z" w16du:dateUtc="2024-10-14T18:24:00Z"/>
            </w:rPr>
          </w:rPrChange>
        </w:rPr>
        <w:pPrChange w:id="779" w:author="Jade Raposa" w:date="2024-10-15T02:21:00Z" w16du:dateUtc="2024-10-14T18:21:00Z">
          <w:pPr>
            <w:pStyle w:val="ListParagraph"/>
            <w:ind w:left="1800"/>
          </w:pPr>
        </w:pPrChange>
      </w:pPr>
    </w:p>
    <w:p w14:paraId="63833263" w14:textId="77777777" w:rsidR="00F63D9C" w:rsidRPr="00E52A05" w:rsidDel="009B46C9" w:rsidRDefault="00F63D9C">
      <w:pPr>
        <w:pStyle w:val="ListParagraph"/>
        <w:ind w:left="1620" w:hanging="450"/>
        <w:rPr>
          <w:del w:id="780" w:author="Jade Raposa" w:date="2024-10-15T02:24:00Z" w16du:dateUtc="2024-10-14T18:24:00Z"/>
          <w:rFonts w:ascii="Georgia" w:hAnsi="Georgia"/>
          <w:rPrChange w:id="781" w:author="Jade Raposa" w:date="2024-10-15T02:18:00Z" w16du:dateUtc="2024-10-14T18:18:00Z">
            <w:rPr>
              <w:del w:id="782" w:author="Jade Raposa" w:date="2024-10-15T02:24:00Z" w16du:dateUtc="2024-10-14T18:24:00Z"/>
            </w:rPr>
          </w:rPrChange>
        </w:rPr>
        <w:pPrChange w:id="783" w:author="Jade Raposa" w:date="2024-10-15T02:21:00Z" w16du:dateUtc="2024-10-14T18:21:00Z">
          <w:pPr>
            <w:pStyle w:val="ListParagraph"/>
            <w:ind w:left="1800"/>
          </w:pPr>
        </w:pPrChange>
      </w:pPr>
    </w:p>
    <w:p w14:paraId="3B30F5D4" w14:textId="77777777" w:rsidR="00F63D9C" w:rsidRPr="009B46C9" w:rsidRDefault="00F63D9C">
      <w:pPr>
        <w:rPr>
          <w:ins w:id="784" w:author="Jade Raposa" w:date="2024-10-15T02:24:00Z" w16du:dateUtc="2024-10-14T18:24:00Z"/>
          <w:rFonts w:ascii="Georgia" w:hAnsi="Georgia"/>
          <w:rPrChange w:id="785" w:author="Jade Raposa" w:date="2024-10-15T02:24:00Z" w16du:dateUtc="2024-10-14T18:24:00Z">
            <w:rPr>
              <w:ins w:id="786" w:author="Jade Raposa" w:date="2024-10-15T02:24:00Z" w16du:dateUtc="2024-10-14T18:24:00Z"/>
            </w:rPr>
          </w:rPrChange>
        </w:rPr>
        <w:pPrChange w:id="787" w:author="Jade Raposa" w:date="2024-10-15T02:24:00Z" w16du:dateUtc="2024-10-14T18:24:00Z">
          <w:pPr>
            <w:pStyle w:val="ListParagraph"/>
            <w:ind w:left="1620" w:hanging="450"/>
          </w:pPr>
        </w:pPrChange>
      </w:pPr>
    </w:p>
    <w:p w14:paraId="1F4828B4" w14:textId="77777777" w:rsidR="009B46C9" w:rsidRPr="00E52A05" w:rsidRDefault="009B46C9">
      <w:pPr>
        <w:pStyle w:val="ListParagraph"/>
        <w:ind w:left="1620" w:hanging="450"/>
        <w:rPr>
          <w:rFonts w:ascii="Georgia" w:hAnsi="Georgia"/>
          <w:rPrChange w:id="788" w:author="Jade Raposa" w:date="2024-10-15T02:18:00Z" w16du:dateUtc="2024-10-14T18:18:00Z">
            <w:rPr/>
          </w:rPrChange>
        </w:rPr>
        <w:pPrChange w:id="789" w:author="Jade Raposa" w:date="2024-10-15T02:21:00Z" w16du:dateUtc="2024-10-14T18:21:00Z">
          <w:pPr>
            <w:pStyle w:val="ListParagraph"/>
            <w:ind w:left="1800"/>
          </w:pPr>
        </w:pPrChange>
      </w:pPr>
    </w:p>
    <w:p w14:paraId="60539523" w14:textId="37DDF40C" w:rsidR="00F63D9C" w:rsidRPr="009B46C9" w:rsidRDefault="006B3E23">
      <w:pPr>
        <w:pStyle w:val="ListParagraph"/>
        <w:numPr>
          <w:ilvl w:val="0"/>
          <w:numId w:val="18"/>
        </w:numPr>
        <w:rPr>
          <w:rFonts w:ascii="Georgia" w:hAnsi="Georgia"/>
          <w:rPrChange w:id="790" w:author="Jade Raposa" w:date="2024-10-15T02:25:00Z" w16du:dateUtc="2024-10-14T18:25:00Z">
            <w:rPr/>
          </w:rPrChange>
        </w:rPr>
        <w:pPrChange w:id="791" w:author="Jade Raposa" w:date="2024-10-15T02:25:00Z" w16du:dateUtc="2024-10-14T18:25:00Z">
          <w:pPr/>
        </w:pPrChange>
      </w:pPr>
      <w:r w:rsidRPr="00E52A05">
        <w:rPr>
          <w:rFonts w:ascii="Georgia" w:hAnsi="Georgia"/>
          <w:noProof/>
          <w:rPrChange w:id="792" w:author="Jade Raposa" w:date="2024-10-15T02:18:00Z" w16du:dateUtc="2024-10-14T18:18:00Z">
            <w:rPr>
              <w:noProof/>
            </w:rPr>
          </w:rPrChange>
        </w:rPr>
        <w:drawing>
          <wp:anchor distT="0" distB="0" distL="114300" distR="114300" simplePos="0" relativeHeight="251688960" behindDoc="0" locked="0" layoutInCell="1" allowOverlap="1" wp14:anchorId="0924DC1F" wp14:editId="422D92B5">
            <wp:simplePos x="0" y="0"/>
            <wp:positionH relativeFrom="column">
              <wp:posOffset>2199245</wp:posOffset>
            </wp:positionH>
            <wp:positionV relativeFrom="paragraph">
              <wp:posOffset>578856</wp:posOffset>
            </wp:positionV>
            <wp:extent cx="858520" cy="1860550"/>
            <wp:effectExtent l="0" t="0" r="0" b="6350"/>
            <wp:wrapTopAndBottom/>
            <wp:docPr id="201709776" name="Picture 1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9776" name="Picture 19" descr="A screenshot of a login form&#10;&#10;Description automatically generated"/>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858520" cy="1860550"/>
                    </a:xfrm>
                    <a:prstGeom prst="rect">
                      <a:avLst/>
                    </a:prstGeom>
                  </pic:spPr>
                </pic:pic>
              </a:graphicData>
            </a:graphic>
            <wp14:sizeRelH relativeFrom="margin">
              <wp14:pctWidth>0</wp14:pctWidth>
            </wp14:sizeRelH>
            <wp14:sizeRelV relativeFrom="margin">
              <wp14:pctHeight>0</wp14:pctHeight>
            </wp14:sizeRelV>
          </wp:anchor>
        </w:drawing>
      </w:r>
      <w:del w:id="793" w:author="Jade Raposa" w:date="2024-10-15T02:25:00Z" w16du:dateUtc="2024-10-14T18:25:00Z">
        <w:r w:rsidR="00F63D9C" w:rsidRPr="009B46C9" w:rsidDel="009B46C9">
          <w:rPr>
            <w:rFonts w:ascii="Georgia" w:hAnsi="Georgia"/>
            <w:rPrChange w:id="794" w:author="Jade Raposa" w:date="2024-10-15T02:25:00Z" w16du:dateUtc="2024-10-14T18:25:00Z">
              <w:rPr/>
            </w:rPrChange>
          </w:rPr>
          <w:delText>4.</w:delText>
        </w:r>
      </w:del>
      <w:r w:rsidR="00F63D9C" w:rsidRPr="009B46C9">
        <w:rPr>
          <w:rFonts w:ascii="Georgia" w:hAnsi="Georgia"/>
          <w:rPrChange w:id="795" w:author="Jade Raposa" w:date="2024-10-15T02:25:00Z" w16du:dateUtc="2024-10-14T18:25:00Z">
            <w:rPr/>
          </w:rPrChange>
        </w:rPr>
        <w:t xml:space="preserve">Enter your </w:t>
      </w:r>
      <w:r w:rsidR="00F63D9C" w:rsidRPr="009B46C9">
        <w:rPr>
          <w:rFonts w:ascii="Georgia" w:hAnsi="Georgia"/>
          <w:b/>
          <w:bCs/>
          <w:rPrChange w:id="796" w:author="Jade Raposa" w:date="2024-10-15T02:25:00Z" w16du:dateUtc="2024-10-14T18:25:00Z">
            <w:rPr>
              <w:b/>
              <w:bCs/>
            </w:rPr>
          </w:rPrChange>
        </w:rPr>
        <w:t>“FIRST NAME,” “LAST NAME,” “GENDER,”</w:t>
      </w:r>
      <w:r w:rsidR="00F63D9C" w:rsidRPr="009B46C9">
        <w:rPr>
          <w:rFonts w:ascii="Georgia" w:hAnsi="Georgia"/>
          <w:rPrChange w:id="797" w:author="Jade Raposa" w:date="2024-10-15T02:25:00Z" w16du:dateUtc="2024-10-14T18:25:00Z">
            <w:rPr/>
          </w:rPrChange>
        </w:rPr>
        <w:t xml:space="preserve"> and </w:t>
      </w:r>
      <w:r w:rsidR="00F63D9C" w:rsidRPr="009B46C9">
        <w:rPr>
          <w:rFonts w:ascii="Georgia" w:hAnsi="Georgia"/>
          <w:b/>
          <w:bCs/>
          <w:rPrChange w:id="798" w:author="Jade Raposa" w:date="2024-10-15T02:25:00Z" w16du:dateUtc="2024-10-14T18:25:00Z">
            <w:rPr>
              <w:b/>
              <w:bCs/>
            </w:rPr>
          </w:rPrChange>
        </w:rPr>
        <w:t>“BIRTHDATE.”</w:t>
      </w:r>
      <w:r w:rsidR="00F63D9C" w:rsidRPr="009B46C9">
        <w:rPr>
          <w:rFonts w:ascii="Georgia" w:hAnsi="Georgia"/>
          <w:rPrChange w:id="799" w:author="Jade Raposa" w:date="2024-10-15T02:25:00Z" w16du:dateUtc="2024-10-14T18:25:00Z">
            <w:rPr/>
          </w:rPrChange>
        </w:rPr>
        <w:t xml:space="preserve"> After that, press </w:t>
      </w:r>
      <w:r w:rsidR="00F63D9C" w:rsidRPr="009B46C9">
        <w:rPr>
          <w:rFonts w:ascii="Georgia" w:hAnsi="Georgia"/>
          <w:b/>
          <w:bCs/>
          <w:rPrChange w:id="800" w:author="Jade Raposa" w:date="2024-10-15T02:25:00Z" w16du:dateUtc="2024-10-14T18:25:00Z">
            <w:rPr>
              <w:b/>
              <w:bCs/>
            </w:rPr>
          </w:rPrChange>
        </w:rPr>
        <w:t>“NEXT.”</w:t>
      </w:r>
    </w:p>
    <w:p w14:paraId="018D58BA" w14:textId="69FD5CCC" w:rsidR="00F63D9C" w:rsidRPr="00E52A05" w:rsidDel="006B3E23" w:rsidRDefault="00F63D9C">
      <w:pPr>
        <w:rPr>
          <w:del w:id="801" w:author="Jade Raposa" w:date="2024-10-15T02:25:00Z" w16du:dateUtc="2024-10-14T18:25:00Z"/>
          <w:rFonts w:ascii="Georgia" w:hAnsi="Georgia"/>
          <w:rPrChange w:id="802" w:author="Jade Raposa" w:date="2024-10-15T02:18:00Z" w16du:dateUtc="2024-10-14T18:18:00Z">
            <w:rPr>
              <w:del w:id="803" w:author="Jade Raposa" w:date="2024-10-15T02:25:00Z" w16du:dateUtc="2024-10-14T18:25:00Z"/>
            </w:rPr>
          </w:rPrChange>
        </w:rPr>
        <w:pPrChange w:id="804" w:author="Jade Raposa" w:date="2024-10-15T02:25:00Z" w16du:dateUtc="2024-10-14T18:25:00Z">
          <w:pPr>
            <w:ind w:left="720"/>
          </w:pPr>
        </w:pPrChange>
      </w:pPr>
    </w:p>
    <w:p w14:paraId="26919876" w14:textId="77777777" w:rsidR="00F63D9C" w:rsidRPr="00E52A05" w:rsidDel="006B3E23" w:rsidRDefault="00F63D9C">
      <w:pPr>
        <w:rPr>
          <w:del w:id="805" w:author="Jade Raposa" w:date="2024-10-15T02:25:00Z" w16du:dateUtc="2024-10-14T18:25:00Z"/>
          <w:rFonts w:ascii="Georgia" w:hAnsi="Georgia"/>
          <w:rPrChange w:id="806" w:author="Jade Raposa" w:date="2024-10-15T02:18:00Z" w16du:dateUtc="2024-10-14T18:18:00Z">
            <w:rPr>
              <w:del w:id="807" w:author="Jade Raposa" w:date="2024-10-15T02:25:00Z" w16du:dateUtc="2024-10-14T18:25:00Z"/>
            </w:rPr>
          </w:rPrChange>
        </w:rPr>
        <w:pPrChange w:id="808" w:author="Jade Raposa" w:date="2024-10-15T02:25:00Z" w16du:dateUtc="2024-10-14T18:25:00Z">
          <w:pPr>
            <w:ind w:left="720"/>
          </w:pPr>
        </w:pPrChange>
      </w:pPr>
    </w:p>
    <w:p w14:paraId="3A92A5E2" w14:textId="77777777" w:rsidR="00F63D9C" w:rsidRPr="00E52A05" w:rsidDel="006B3E23" w:rsidRDefault="00F63D9C">
      <w:pPr>
        <w:rPr>
          <w:del w:id="809" w:author="Jade Raposa" w:date="2024-10-15T02:25:00Z" w16du:dateUtc="2024-10-14T18:25:00Z"/>
          <w:rFonts w:ascii="Georgia" w:hAnsi="Georgia"/>
          <w:rPrChange w:id="810" w:author="Jade Raposa" w:date="2024-10-15T02:18:00Z" w16du:dateUtc="2024-10-14T18:18:00Z">
            <w:rPr>
              <w:del w:id="811" w:author="Jade Raposa" w:date="2024-10-15T02:25:00Z" w16du:dateUtc="2024-10-14T18:25:00Z"/>
            </w:rPr>
          </w:rPrChange>
        </w:rPr>
        <w:pPrChange w:id="812" w:author="Jade Raposa" w:date="2024-10-15T02:25:00Z" w16du:dateUtc="2024-10-14T18:25:00Z">
          <w:pPr>
            <w:ind w:left="720"/>
          </w:pPr>
        </w:pPrChange>
      </w:pPr>
    </w:p>
    <w:p w14:paraId="26F2AB3A" w14:textId="77777777" w:rsidR="00F63D9C" w:rsidRPr="00E52A05" w:rsidDel="006B3E23" w:rsidRDefault="00F63D9C">
      <w:pPr>
        <w:rPr>
          <w:del w:id="813" w:author="Jade Raposa" w:date="2024-10-15T02:25:00Z" w16du:dateUtc="2024-10-14T18:25:00Z"/>
          <w:rFonts w:ascii="Georgia" w:hAnsi="Georgia"/>
          <w:rPrChange w:id="814" w:author="Jade Raposa" w:date="2024-10-15T02:18:00Z" w16du:dateUtc="2024-10-14T18:18:00Z">
            <w:rPr>
              <w:del w:id="815" w:author="Jade Raposa" w:date="2024-10-15T02:25:00Z" w16du:dateUtc="2024-10-14T18:25:00Z"/>
            </w:rPr>
          </w:rPrChange>
        </w:rPr>
        <w:pPrChange w:id="816" w:author="Jade Raposa" w:date="2024-10-15T02:25:00Z" w16du:dateUtc="2024-10-14T18:25:00Z">
          <w:pPr>
            <w:ind w:left="720"/>
          </w:pPr>
        </w:pPrChange>
      </w:pPr>
    </w:p>
    <w:p w14:paraId="469FA33E" w14:textId="77777777" w:rsidR="00F63D9C" w:rsidRPr="00E52A05" w:rsidDel="006B3E23" w:rsidRDefault="00F63D9C">
      <w:pPr>
        <w:rPr>
          <w:del w:id="817" w:author="Jade Raposa" w:date="2024-10-15T02:25:00Z" w16du:dateUtc="2024-10-14T18:25:00Z"/>
          <w:rFonts w:ascii="Georgia" w:hAnsi="Georgia"/>
          <w:rPrChange w:id="818" w:author="Jade Raposa" w:date="2024-10-15T02:18:00Z" w16du:dateUtc="2024-10-14T18:18:00Z">
            <w:rPr>
              <w:del w:id="819" w:author="Jade Raposa" w:date="2024-10-15T02:25:00Z" w16du:dateUtc="2024-10-14T18:25:00Z"/>
            </w:rPr>
          </w:rPrChange>
        </w:rPr>
        <w:pPrChange w:id="820" w:author="Jade Raposa" w:date="2024-10-15T02:25:00Z" w16du:dateUtc="2024-10-14T18:25:00Z">
          <w:pPr>
            <w:ind w:left="720"/>
          </w:pPr>
        </w:pPrChange>
      </w:pPr>
    </w:p>
    <w:p w14:paraId="75464CD3" w14:textId="77777777" w:rsidR="00F63D9C" w:rsidRPr="00E52A05" w:rsidDel="006B3E23" w:rsidRDefault="00F63D9C">
      <w:pPr>
        <w:rPr>
          <w:del w:id="821" w:author="Jade Raposa" w:date="2024-10-15T02:25:00Z" w16du:dateUtc="2024-10-14T18:25:00Z"/>
          <w:rFonts w:ascii="Georgia" w:hAnsi="Georgia"/>
          <w:rPrChange w:id="822" w:author="Jade Raposa" w:date="2024-10-15T02:18:00Z" w16du:dateUtc="2024-10-14T18:18:00Z">
            <w:rPr>
              <w:del w:id="823" w:author="Jade Raposa" w:date="2024-10-15T02:25:00Z" w16du:dateUtc="2024-10-14T18:25:00Z"/>
            </w:rPr>
          </w:rPrChange>
        </w:rPr>
        <w:pPrChange w:id="824" w:author="Jade Raposa" w:date="2024-10-15T02:25:00Z" w16du:dateUtc="2024-10-14T18:25:00Z">
          <w:pPr>
            <w:ind w:left="720"/>
          </w:pPr>
        </w:pPrChange>
      </w:pPr>
    </w:p>
    <w:p w14:paraId="03ECD9C0" w14:textId="77777777" w:rsidR="006B3E23" w:rsidRPr="00E52A05" w:rsidRDefault="006B3E23">
      <w:pPr>
        <w:rPr>
          <w:rFonts w:ascii="Georgia" w:hAnsi="Georgia"/>
          <w:rPrChange w:id="825" w:author="Jade Raposa" w:date="2024-10-15T02:18:00Z" w16du:dateUtc="2024-10-14T18:18:00Z">
            <w:rPr/>
          </w:rPrChange>
        </w:rPr>
        <w:pPrChange w:id="826" w:author="Jade Raposa" w:date="2024-10-15T02:25:00Z" w16du:dateUtc="2024-10-14T18:25:00Z">
          <w:pPr>
            <w:ind w:left="720"/>
          </w:pPr>
        </w:pPrChange>
      </w:pPr>
    </w:p>
    <w:p w14:paraId="458CB31B" w14:textId="62852236" w:rsidR="00F63D9C" w:rsidRPr="006B3E23" w:rsidRDefault="006B3E23">
      <w:pPr>
        <w:pStyle w:val="ListParagraph"/>
        <w:numPr>
          <w:ilvl w:val="0"/>
          <w:numId w:val="18"/>
        </w:numPr>
        <w:rPr>
          <w:rFonts w:ascii="Georgia" w:hAnsi="Georgia"/>
          <w:rPrChange w:id="827" w:author="Jade Raposa" w:date="2024-10-15T02:26:00Z" w16du:dateUtc="2024-10-14T18:26:00Z">
            <w:rPr/>
          </w:rPrChange>
        </w:rPr>
        <w:pPrChange w:id="828" w:author="Jade Raposa" w:date="2024-10-15T02:26:00Z" w16du:dateUtc="2024-10-14T18:26:00Z">
          <w:pPr/>
        </w:pPrChange>
      </w:pPr>
      <w:r w:rsidRPr="006B3E23">
        <w:rPr>
          <w:noProof/>
        </w:rPr>
        <w:drawing>
          <wp:anchor distT="0" distB="0" distL="114300" distR="114300" simplePos="0" relativeHeight="251689984" behindDoc="0" locked="0" layoutInCell="1" allowOverlap="1" wp14:anchorId="0BDD1898" wp14:editId="596902F1">
            <wp:simplePos x="0" y="0"/>
            <wp:positionH relativeFrom="column">
              <wp:posOffset>2233247</wp:posOffset>
            </wp:positionH>
            <wp:positionV relativeFrom="paragraph">
              <wp:posOffset>316230</wp:posOffset>
            </wp:positionV>
            <wp:extent cx="857250" cy="1857375"/>
            <wp:effectExtent l="0" t="0" r="0" b="9525"/>
            <wp:wrapTopAndBottom/>
            <wp:docPr id="1474170397" name="Picture 2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0397" name="Picture 20" descr="A screenshot of a login form&#10;&#10;Description automatically generated"/>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857250" cy="1857375"/>
                    </a:xfrm>
                    <a:prstGeom prst="rect">
                      <a:avLst/>
                    </a:prstGeom>
                  </pic:spPr>
                </pic:pic>
              </a:graphicData>
            </a:graphic>
            <wp14:sizeRelH relativeFrom="margin">
              <wp14:pctWidth>0</wp14:pctWidth>
            </wp14:sizeRelH>
            <wp14:sizeRelV relativeFrom="margin">
              <wp14:pctHeight>0</wp14:pctHeight>
            </wp14:sizeRelV>
          </wp:anchor>
        </w:drawing>
      </w:r>
      <w:del w:id="829" w:author="Jade Raposa" w:date="2024-10-15T02:26:00Z" w16du:dateUtc="2024-10-14T18:26:00Z">
        <w:r w:rsidR="00F63D9C" w:rsidRPr="006B3E23" w:rsidDel="006B3E23">
          <w:rPr>
            <w:rFonts w:ascii="Georgia" w:hAnsi="Georgia"/>
            <w:rPrChange w:id="830" w:author="Jade Raposa" w:date="2024-10-15T02:26:00Z" w16du:dateUtc="2024-10-14T18:26:00Z">
              <w:rPr/>
            </w:rPrChange>
          </w:rPr>
          <w:delText xml:space="preserve">5. </w:delText>
        </w:r>
      </w:del>
      <w:r w:rsidR="00F63D9C" w:rsidRPr="006B3E23">
        <w:rPr>
          <w:rFonts w:ascii="Georgia" w:hAnsi="Georgia"/>
          <w:rPrChange w:id="831" w:author="Jade Raposa" w:date="2024-10-15T02:26:00Z" w16du:dateUtc="2024-10-14T18:26:00Z">
            <w:rPr/>
          </w:rPrChange>
        </w:rPr>
        <w:t xml:space="preserve">Now, enter your preferred </w:t>
      </w:r>
      <w:r w:rsidR="00F63D9C" w:rsidRPr="006B3E23">
        <w:rPr>
          <w:rFonts w:ascii="Georgia" w:hAnsi="Georgia"/>
          <w:b/>
          <w:bCs/>
          <w:rPrChange w:id="832" w:author="Jade Raposa" w:date="2024-10-15T02:26:00Z" w16du:dateUtc="2024-10-14T18:26:00Z">
            <w:rPr>
              <w:b/>
              <w:bCs/>
            </w:rPr>
          </w:rPrChange>
        </w:rPr>
        <w:t>“DISPLAY NAME.”</w:t>
      </w:r>
      <w:r w:rsidR="00F63D9C" w:rsidRPr="006B3E23">
        <w:rPr>
          <w:rFonts w:ascii="Georgia" w:hAnsi="Georgia"/>
          <w:rPrChange w:id="833" w:author="Jade Raposa" w:date="2024-10-15T02:26:00Z" w16du:dateUtc="2024-10-14T18:26:00Z">
            <w:rPr/>
          </w:rPrChange>
        </w:rPr>
        <w:t xml:space="preserve"> After that, press </w:t>
      </w:r>
      <w:r w:rsidR="00F63D9C" w:rsidRPr="006B3E23">
        <w:rPr>
          <w:rFonts w:ascii="Georgia" w:hAnsi="Georgia"/>
          <w:b/>
          <w:bCs/>
          <w:rPrChange w:id="834" w:author="Jade Raposa" w:date="2024-10-15T02:26:00Z" w16du:dateUtc="2024-10-14T18:26:00Z">
            <w:rPr>
              <w:b/>
              <w:bCs/>
            </w:rPr>
          </w:rPrChange>
        </w:rPr>
        <w:t>“SUBMIT.”</w:t>
      </w:r>
    </w:p>
    <w:p w14:paraId="41BFE515" w14:textId="4C7AD978" w:rsidR="00F63D9C" w:rsidRPr="00E52A05" w:rsidDel="006B3E23" w:rsidRDefault="00F63D9C">
      <w:pPr>
        <w:pStyle w:val="ListParagraph"/>
        <w:ind w:left="1620" w:hanging="450"/>
        <w:rPr>
          <w:del w:id="835" w:author="Jade Raposa" w:date="2024-10-15T02:26:00Z" w16du:dateUtc="2024-10-14T18:26:00Z"/>
          <w:rFonts w:ascii="Georgia" w:hAnsi="Georgia"/>
          <w:rPrChange w:id="836" w:author="Jade Raposa" w:date="2024-10-15T02:18:00Z" w16du:dateUtc="2024-10-14T18:18:00Z">
            <w:rPr>
              <w:del w:id="837" w:author="Jade Raposa" w:date="2024-10-15T02:26:00Z" w16du:dateUtc="2024-10-14T18:26:00Z"/>
            </w:rPr>
          </w:rPrChange>
        </w:rPr>
        <w:pPrChange w:id="838" w:author="Jade Raposa" w:date="2024-10-15T02:21:00Z" w16du:dateUtc="2024-10-14T18:21:00Z">
          <w:pPr>
            <w:pStyle w:val="ListParagraph"/>
            <w:ind w:left="1800"/>
          </w:pPr>
        </w:pPrChange>
      </w:pPr>
    </w:p>
    <w:p w14:paraId="79C41B09" w14:textId="7D50F7A1" w:rsidR="00F63D9C" w:rsidRPr="00E52A05" w:rsidDel="006B3E23" w:rsidRDefault="00F63D9C">
      <w:pPr>
        <w:pStyle w:val="ListParagraph"/>
        <w:ind w:left="1620" w:hanging="450"/>
        <w:rPr>
          <w:del w:id="839" w:author="Jade Raposa" w:date="2024-10-15T02:26:00Z" w16du:dateUtc="2024-10-14T18:26:00Z"/>
          <w:rFonts w:ascii="Georgia" w:hAnsi="Georgia"/>
          <w:rPrChange w:id="840" w:author="Jade Raposa" w:date="2024-10-15T02:18:00Z" w16du:dateUtc="2024-10-14T18:18:00Z">
            <w:rPr>
              <w:del w:id="841" w:author="Jade Raposa" w:date="2024-10-15T02:26:00Z" w16du:dateUtc="2024-10-14T18:26:00Z"/>
            </w:rPr>
          </w:rPrChange>
        </w:rPr>
        <w:pPrChange w:id="842" w:author="Jade Raposa" w:date="2024-10-15T02:21:00Z" w16du:dateUtc="2024-10-14T18:21:00Z">
          <w:pPr>
            <w:pStyle w:val="ListParagraph"/>
            <w:ind w:left="1800"/>
          </w:pPr>
        </w:pPrChange>
      </w:pPr>
    </w:p>
    <w:p w14:paraId="734E2240" w14:textId="7435B790" w:rsidR="00F63D9C" w:rsidRPr="00E52A05" w:rsidDel="006B3E23" w:rsidRDefault="00F63D9C">
      <w:pPr>
        <w:pStyle w:val="ListParagraph"/>
        <w:ind w:left="1620" w:hanging="450"/>
        <w:rPr>
          <w:del w:id="843" w:author="Jade Raposa" w:date="2024-10-15T02:26:00Z" w16du:dateUtc="2024-10-14T18:26:00Z"/>
          <w:rFonts w:ascii="Georgia" w:hAnsi="Georgia"/>
          <w:rPrChange w:id="844" w:author="Jade Raposa" w:date="2024-10-15T02:18:00Z" w16du:dateUtc="2024-10-14T18:18:00Z">
            <w:rPr>
              <w:del w:id="845" w:author="Jade Raposa" w:date="2024-10-15T02:26:00Z" w16du:dateUtc="2024-10-14T18:26:00Z"/>
            </w:rPr>
          </w:rPrChange>
        </w:rPr>
        <w:pPrChange w:id="846" w:author="Jade Raposa" w:date="2024-10-15T02:21:00Z" w16du:dateUtc="2024-10-14T18:21:00Z">
          <w:pPr>
            <w:pStyle w:val="ListParagraph"/>
            <w:ind w:left="1800"/>
          </w:pPr>
        </w:pPrChange>
      </w:pPr>
    </w:p>
    <w:p w14:paraId="1784E65E" w14:textId="4E807D60" w:rsidR="00F63D9C" w:rsidRPr="00E52A05" w:rsidDel="006B3E23" w:rsidRDefault="00F63D9C">
      <w:pPr>
        <w:pStyle w:val="ListParagraph"/>
        <w:ind w:left="1620" w:hanging="450"/>
        <w:rPr>
          <w:del w:id="847" w:author="Jade Raposa" w:date="2024-10-15T02:26:00Z" w16du:dateUtc="2024-10-14T18:26:00Z"/>
          <w:rFonts w:ascii="Georgia" w:hAnsi="Georgia"/>
          <w:rPrChange w:id="848" w:author="Jade Raposa" w:date="2024-10-15T02:18:00Z" w16du:dateUtc="2024-10-14T18:18:00Z">
            <w:rPr>
              <w:del w:id="849" w:author="Jade Raposa" w:date="2024-10-15T02:26:00Z" w16du:dateUtc="2024-10-14T18:26:00Z"/>
            </w:rPr>
          </w:rPrChange>
        </w:rPr>
        <w:pPrChange w:id="850" w:author="Jade Raposa" w:date="2024-10-15T02:21:00Z" w16du:dateUtc="2024-10-14T18:21:00Z">
          <w:pPr>
            <w:pStyle w:val="ListParagraph"/>
            <w:ind w:left="1800"/>
          </w:pPr>
        </w:pPrChange>
      </w:pPr>
    </w:p>
    <w:p w14:paraId="60865407" w14:textId="44E95806" w:rsidR="00F63D9C" w:rsidRPr="00E52A05" w:rsidDel="006B3E23" w:rsidRDefault="00F63D9C">
      <w:pPr>
        <w:pStyle w:val="ListParagraph"/>
        <w:ind w:left="1620" w:hanging="450"/>
        <w:rPr>
          <w:del w:id="851" w:author="Jade Raposa" w:date="2024-10-15T02:26:00Z" w16du:dateUtc="2024-10-14T18:26:00Z"/>
          <w:rFonts w:ascii="Georgia" w:hAnsi="Georgia"/>
          <w:rPrChange w:id="852" w:author="Jade Raposa" w:date="2024-10-15T02:18:00Z" w16du:dateUtc="2024-10-14T18:18:00Z">
            <w:rPr>
              <w:del w:id="853" w:author="Jade Raposa" w:date="2024-10-15T02:26:00Z" w16du:dateUtc="2024-10-14T18:26:00Z"/>
            </w:rPr>
          </w:rPrChange>
        </w:rPr>
        <w:pPrChange w:id="854" w:author="Jade Raposa" w:date="2024-10-15T02:21:00Z" w16du:dateUtc="2024-10-14T18:21:00Z">
          <w:pPr>
            <w:pStyle w:val="ListParagraph"/>
            <w:ind w:left="1800"/>
          </w:pPr>
        </w:pPrChange>
      </w:pPr>
    </w:p>
    <w:p w14:paraId="1C526D02" w14:textId="77777777" w:rsidR="00F63D9C" w:rsidRPr="00E52A05" w:rsidDel="006B3E23" w:rsidRDefault="00F63D9C">
      <w:pPr>
        <w:pStyle w:val="ListParagraph"/>
        <w:ind w:left="1620" w:hanging="450"/>
        <w:rPr>
          <w:del w:id="855" w:author="Jade Raposa" w:date="2024-10-15T02:26:00Z" w16du:dateUtc="2024-10-14T18:26:00Z"/>
          <w:rFonts w:ascii="Georgia" w:hAnsi="Georgia"/>
          <w:rPrChange w:id="856" w:author="Jade Raposa" w:date="2024-10-15T02:18:00Z" w16du:dateUtc="2024-10-14T18:18:00Z">
            <w:rPr>
              <w:del w:id="857" w:author="Jade Raposa" w:date="2024-10-15T02:26:00Z" w16du:dateUtc="2024-10-14T18:26:00Z"/>
            </w:rPr>
          </w:rPrChange>
        </w:rPr>
        <w:pPrChange w:id="858" w:author="Jade Raposa" w:date="2024-10-15T02:21:00Z" w16du:dateUtc="2024-10-14T18:21:00Z">
          <w:pPr>
            <w:pStyle w:val="ListParagraph"/>
            <w:ind w:left="1800"/>
          </w:pPr>
        </w:pPrChange>
      </w:pPr>
    </w:p>
    <w:p w14:paraId="212C9EC0" w14:textId="77777777" w:rsidR="00F63D9C" w:rsidRPr="00E52A05" w:rsidDel="006B3E23" w:rsidRDefault="00F63D9C">
      <w:pPr>
        <w:pStyle w:val="ListParagraph"/>
        <w:ind w:left="1620" w:hanging="450"/>
        <w:rPr>
          <w:del w:id="859" w:author="Jade Raposa" w:date="2024-10-15T02:26:00Z" w16du:dateUtc="2024-10-14T18:26:00Z"/>
          <w:rFonts w:ascii="Georgia" w:hAnsi="Georgia"/>
          <w:rPrChange w:id="860" w:author="Jade Raposa" w:date="2024-10-15T02:18:00Z" w16du:dateUtc="2024-10-14T18:18:00Z">
            <w:rPr>
              <w:del w:id="861" w:author="Jade Raposa" w:date="2024-10-15T02:26:00Z" w16du:dateUtc="2024-10-14T18:26:00Z"/>
            </w:rPr>
          </w:rPrChange>
        </w:rPr>
        <w:pPrChange w:id="862" w:author="Jade Raposa" w:date="2024-10-15T02:21:00Z" w16du:dateUtc="2024-10-14T18:21:00Z">
          <w:pPr>
            <w:pStyle w:val="ListParagraph"/>
            <w:ind w:left="1800"/>
          </w:pPr>
        </w:pPrChange>
      </w:pPr>
    </w:p>
    <w:p w14:paraId="47D2E7FE" w14:textId="77777777" w:rsidR="00F63D9C" w:rsidRPr="00E52A05" w:rsidDel="006B3E23" w:rsidRDefault="00F63D9C">
      <w:pPr>
        <w:pStyle w:val="ListParagraph"/>
        <w:ind w:left="1620" w:hanging="450"/>
        <w:rPr>
          <w:del w:id="863" w:author="Jade Raposa" w:date="2024-10-15T02:26:00Z" w16du:dateUtc="2024-10-14T18:26:00Z"/>
          <w:rFonts w:ascii="Georgia" w:hAnsi="Georgia"/>
          <w:rPrChange w:id="864" w:author="Jade Raposa" w:date="2024-10-15T02:18:00Z" w16du:dateUtc="2024-10-14T18:18:00Z">
            <w:rPr>
              <w:del w:id="865" w:author="Jade Raposa" w:date="2024-10-15T02:26:00Z" w16du:dateUtc="2024-10-14T18:26:00Z"/>
            </w:rPr>
          </w:rPrChange>
        </w:rPr>
        <w:pPrChange w:id="866" w:author="Jade Raposa" w:date="2024-10-15T02:21:00Z" w16du:dateUtc="2024-10-14T18:21:00Z">
          <w:pPr>
            <w:pStyle w:val="ListParagraph"/>
            <w:ind w:left="1800"/>
          </w:pPr>
        </w:pPrChange>
      </w:pPr>
    </w:p>
    <w:p w14:paraId="011AD69D" w14:textId="6AFEE67E" w:rsidR="00F63D9C" w:rsidRPr="00E52A05" w:rsidDel="006B3E23" w:rsidRDefault="00F63D9C">
      <w:pPr>
        <w:pStyle w:val="ListParagraph"/>
        <w:ind w:left="1620" w:hanging="450"/>
        <w:rPr>
          <w:del w:id="867" w:author="Jade Raposa" w:date="2024-10-15T02:26:00Z" w16du:dateUtc="2024-10-14T18:26:00Z"/>
          <w:rFonts w:ascii="Georgia" w:hAnsi="Georgia"/>
          <w:rPrChange w:id="868" w:author="Jade Raposa" w:date="2024-10-15T02:18:00Z" w16du:dateUtc="2024-10-14T18:18:00Z">
            <w:rPr>
              <w:del w:id="869" w:author="Jade Raposa" w:date="2024-10-15T02:26:00Z" w16du:dateUtc="2024-10-14T18:26:00Z"/>
            </w:rPr>
          </w:rPrChange>
        </w:rPr>
        <w:pPrChange w:id="870" w:author="Jade Raposa" w:date="2024-10-15T02:21:00Z" w16du:dateUtc="2024-10-14T18:21:00Z">
          <w:pPr>
            <w:pStyle w:val="ListParagraph"/>
            <w:ind w:left="1800"/>
          </w:pPr>
        </w:pPrChange>
      </w:pPr>
    </w:p>
    <w:p w14:paraId="7DA8089E" w14:textId="77777777" w:rsidR="00F63D9C" w:rsidRPr="00E52A05" w:rsidDel="006B3E23" w:rsidRDefault="00F63D9C">
      <w:pPr>
        <w:pStyle w:val="ListParagraph"/>
        <w:ind w:left="1620" w:hanging="450"/>
        <w:rPr>
          <w:del w:id="871" w:author="Jade Raposa" w:date="2024-10-15T02:26:00Z" w16du:dateUtc="2024-10-14T18:26:00Z"/>
          <w:rFonts w:ascii="Georgia" w:hAnsi="Georgia"/>
          <w:rPrChange w:id="872" w:author="Jade Raposa" w:date="2024-10-15T02:18:00Z" w16du:dateUtc="2024-10-14T18:18:00Z">
            <w:rPr>
              <w:del w:id="873" w:author="Jade Raposa" w:date="2024-10-15T02:26:00Z" w16du:dateUtc="2024-10-14T18:26:00Z"/>
            </w:rPr>
          </w:rPrChange>
        </w:rPr>
        <w:pPrChange w:id="874" w:author="Jade Raposa" w:date="2024-10-15T02:21:00Z" w16du:dateUtc="2024-10-14T18:21:00Z">
          <w:pPr>
            <w:pStyle w:val="ListParagraph"/>
            <w:ind w:left="1800"/>
          </w:pPr>
        </w:pPrChange>
      </w:pPr>
    </w:p>
    <w:p w14:paraId="325F8F75" w14:textId="0DA5364F" w:rsidR="00F63D9C" w:rsidRPr="00E52A05" w:rsidDel="006B3E23" w:rsidRDefault="00F63D9C">
      <w:pPr>
        <w:pStyle w:val="ListParagraph"/>
        <w:ind w:left="1620" w:hanging="450"/>
        <w:rPr>
          <w:del w:id="875" w:author="Jade Raposa" w:date="2024-10-15T02:26:00Z" w16du:dateUtc="2024-10-14T18:26:00Z"/>
          <w:rFonts w:ascii="Georgia" w:hAnsi="Georgia"/>
          <w:rPrChange w:id="876" w:author="Jade Raposa" w:date="2024-10-15T02:18:00Z" w16du:dateUtc="2024-10-14T18:18:00Z">
            <w:rPr>
              <w:del w:id="877" w:author="Jade Raposa" w:date="2024-10-15T02:26:00Z" w16du:dateUtc="2024-10-14T18:26:00Z"/>
            </w:rPr>
          </w:rPrChange>
        </w:rPr>
        <w:pPrChange w:id="878" w:author="Jade Raposa" w:date="2024-10-15T02:21:00Z" w16du:dateUtc="2024-10-14T18:21:00Z">
          <w:pPr>
            <w:pStyle w:val="ListParagraph"/>
            <w:ind w:left="1800"/>
          </w:pPr>
        </w:pPrChange>
      </w:pPr>
    </w:p>
    <w:p w14:paraId="571DBD1B" w14:textId="77777777" w:rsidR="0040093C" w:rsidRPr="00E52A05" w:rsidRDefault="0040093C" w:rsidP="006B3E23">
      <w:pPr>
        <w:rPr>
          <w:rFonts w:ascii="Georgia" w:hAnsi="Georgia"/>
          <w:rPrChange w:id="879" w:author="Jade Raposa" w:date="2024-10-15T02:18:00Z" w16du:dateUtc="2024-10-14T18:18:00Z">
            <w:rPr/>
          </w:rPrChange>
        </w:rPr>
        <w:sectPr w:rsidR="0040093C" w:rsidRPr="00E52A05" w:rsidSect="006B0480">
          <w:headerReference w:type="default" r:id="rId128"/>
          <w:pgSz w:w="12240" w:h="15840"/>
          <w:pgMar w:top="1440" w:right="1440" w:bottom="1440" w:left="1440" w:header="708" w:footer="708" w:gutter="0"/>
          <w:pgNumType w:start="1"/>
          <w:cols w:space="708"/>
          <w:docGrid w:linePitch="360"/>
        </w:sectPr>
      </w:pPr>
    </w:p>
    <w:p w14:paraId="436955B5" w14:textId="77777777" w:rsidR="00F63D9C" w:rsidRPr="00E52A05" w:rsidRDefault="00F63D9C">
      <w:pPr>
        <w:ind w:left="1620" w:hanging="450"/>
        <w:rPr>
          <w:rFonts w:ascii="Georgia" w:hAnsi="Georgia"/>
          <w:rPrChange w:id="880" w:author="Jade Raposa" w:date="2024-10-15T02:18:00Z" w16du:dateUtc="2024-10-14T18:18:00Z">
            <w:rPr/>
          </w:rPrChange>
        </w:rPr>
        <w:pPrChange w:id="881" w:author="Jade Raposa" w:date="2024-10-15T02:21:00Z" w16du:dateUtc="2024-10-14T18:21:00Z">
          <w:pPr/>
        </w:pPrChange>
      </w:pPr>
    </w:p>
    <w:p w14:paraId="3B09E409" w14:textId="7C092BCF" w:rsidR="00F63D9C" w:rsidRPr="00E52A05" w:rsidRDefault="00F63D9C">
      <w:pPr>
        <w:pStyle w:val="ListParagraph"/>
        <w:numPr>
          <w:ilvl w:val="0"/>
          <w:numId w:val="18"/>
        </w:numPr>
        <w:rPr>
          <w:rFonts w:ascii="Georgia" w:hAnsi="Georgia"/>
          <w:rPrChange w:id="882" w:author="Jade Raposa" w:date="2024-10-15T02:18:00Z" w16du:dateUtc="2024-10-14T18:18:00Z">
            <w:rPr/>
          </w:rPrChange>
        </w:rPr>
        <w:pPrChange w:id="883" w:author="Jade Raposa" w:date="2024-10-15T02:26:00Z" w16du:dateUtc="2024-10-14T18:26:00Z">
          <w:pPr>
            <w:pStyle w:val="ListParagraph"/>
            <w:ind w:left="1800"/>
          </w:pPr>
        </w:pPrChange>
      </w:pPr>
      <w:del w:id="884" w:author="Jade Raposa" w:date="2024-10-15T02:26:00Z" w16du:dateUtc="2024-10-14T18:26:00Z">
        <w:r w:rsidRPr="00E52A05" w:rsidDel="006B3E23">
          <w:rPr>
            <w:rFonts w:ascii="Georgia" w:hAnsi="Georgia"/>
            <w:rPrChange w:id="885" w:author="Jade Raposa" w:date="2024-10-15T02:18:00Z" w16du:dateUtc="2024-10-14T18:18:00Z">
              <w:rPr/>
            </w:rPrChange>
          </w:rPr>
          <w:delText xml:space="preserve">6. </w:delText>
        </w:r>
      </w:del>
      <w:r w:rsidRPr="00E52A05">
        <w:rPr>
          <w:rFonts w:ascii="Georgia" w:hAnsi="Georgia"/>
          <w:rPrChange w:id="886" w:author="Jade Raposa" w:date="2024-10-15T02:18:00Z" w16du:dateUtc="2024-10-14T18:18:00Z">
            <w:rPr/>
          </w:rPrChange>
        </w:rPr>
        <w:t xml:space="preserve">You have now created an account. Enter your </w:t>
      </w:r>
      <w:r w:rsidRPr="00E52A05">
        <w:rPr>
          <w:rFonts w:ascii="Georgia" w:hAnsi="Georgia"/>
          <w:b/>
          <w:bCs/>
          <w:rPrChange w:id="887" w:author="Jade Raposa" w:date="2024-10-15T02:18:00Z" w16du:dateUtc="2024-10-14T18:18:00Z">
            <w:rPr>
              <w:b/>
              <w:bCs/>
            </w:rPr>
          </w:rPrChange>
        </w:rPr>
        <w:t>“EMAIL”</w:t>
      </w:r>
      <w:r w:rsidRPr="00E52A05">
        <w:rPr>
          <w:rFonts w:ascii="Georgia" w:hAnsi="Georgia"/>
          <w:rPrChange w:id="888" w:author="Jade Raposa" w:date="2024-10-15T02:18:00Z" w16du:dateUtc="2024-10-14T18:18:00Z">
            <w:rPr/>
          </w:rPrChange>
        </w:rPr>
        <w:t xml:space="preserve"> and </w:t>
      </w:r>
      <w:r w:rsidRPr="00E52A05">
        <w:rPr>
          <w:rFonts w:ascii="Georgia" w:hAnsi="Georgia"/>
          <w:b/>
          <w:bCs/>
          <w:rPrChange w:id="889" w:author="Jade Raposa" w:date="2024-10-15T02:18:00Z" w16du:dateUtc="2024-10-14T18:18:00Z">
            <w:rPr>
              <w:b/>
              <w:bCs/>
            </w:rPr>
          </w:rPrChange>
        </w:rPr>
        <w:t>“PASSWORD,”</w:t>
      </w:r>
      <w:r w:rsidRPr="00E52A05">
        <w:rPr>
          <w:rFonts w:ascii="Georgia" w:hAnsi="Georgia"/>
          <w:rPrChange w:id="890" w:author="Jade Raposa" w:date="2024-10-15T02:18:00Z" w16du:dateUtc="2024-10-14T18:18:00Z">
            <w:rPr/>
          </w:rPrChange>
        </w:rPr>
        <w:t xml:space="preserve"> then press </w:t>
      </w:r>
      <w:r w:rsidRPr="00E52A05">
        <w:rPr>
          <w:rFonts w:ascii="Georgia" w:hAnsi="Georgia"/>
          <w:b/>
          <w:bCs/>
          <w:rPrChange w:id="891" w:author="Jade Raposa" w:date="2024-10-15T02:18:00Z" w16du:dateUtc="2024-10-14T18:18:00Z">
            <w:rPr>
              <w:b/>
              <w:bCs/>
            </w:rPr>
          </w:rPrChange>
        </w:rPr>
        <w:t>“SIGN IN”</w:t>
      </w:r>
      <w:r w:rsidRPr="00E52A05">
        <w:rPr>
          <w:rFonts w:ascii="Georgia" w:hAnsi="Georgia"/>
          <w:rPrChange w:id="892" w:author="Jade Raposa" w:date="2024-10-15T02:18:00Z" w16du:dateUtc="2024-10-14T18:18:00Z">
            <w:rPr/>
          </w:rPrChange>
        </w:rPr>
        <w:t xml:space="preserve"> to log in.</w:t>
      </w:r>
    </w:p>
    <w:p w14:paraId="057DFA99" w14:textId="78F53FE3" w:rsidR="00F63D9C" w:rsidRPr="00E52A05" w:rsidRDefault="00F63D9C">
      <w:pPr>
        <w:pStyle w:val="ListParagraph"/>
        <w:ind w:left="1620" w:hanging="450"/>
        <w:rPr>
          <w:rFonts w:ascii="Georgia" w:hAnsi="Georgia"/>
          <w:rPrChange w:id="893" w:author="Jade Raposa" w:date="2024-10-15T02:18:00Z" w16du:dateUtc="2024-10-14T18:18:00Z">
            <w:rPr/>
          </w:rPrChange>
        </w:rPr>
        <w:pPrChange w:id="894" w:author="Jade Raposa" w:date="2024-10-15T02:21:00Z" w16du:dateUtc="2024-10-14T18:21:00Z">
          <w:pPr>
            <w:pStyle w:val="ListParagraph"/>
            <w:ind w:left="1800"/>
          </w:pPr>
        </w:pPrChange>
      </w:pPr>
    </w:p>
    <w:p w14:paraId="4D038471" w14:textId="73A0CF3D" w:rsidR="00F63D9C" w:rsidRPr="00E52A05" w:rsidRDefault="00DB1E48">
      <w:pPr>
        <w:pStyle w:val="ListParagraph"/>
        <w:ind w:left="1620" w:hanging="450"/>
        <w:rPr>
          <w:rFonts w:ascii="Georgia" w:hAnsi="Georgia"/>
          <w:rPrChange w:id="895" w:author="Jade Raposa" w:date="2024-10-15T02:18:00Z" w16du:dateUtc="2024-10-14T18:18:00Z">
            <w:rPr/>
          </w:rPrChange>
        </w:rPr>
        <w:pPrChange w:id="896" w:author="Jade Raposa" w:date="2024-10-15T02:21:00Z" w16du:dateUtc="2024-10-14T18:21:00Z">
          <w:pPr>
            <w:pStyle w:val="ListParagraph"/>
            <w:ind w:left="1800"/>
          </w:pPr>
        </w:pPrChange>
      </w:pPr>
      <w:r w:rsidRPr="00E52A05">
        <w:rPr>
          <w:rFonts w:ascii="Georgia" w:hAnsi="Georgia"/>
          <w:noProof/>
          <w:rPrChange w:id="897" w:author="Jade Raposa" w:date="2024-10-15T02:18:00Z" w16du:dateUtc="2024-10-14T18:18:00Z">
            <w:rPr>
              <w:noProof/>
            </w:rPr>
          </w:rPrChange>
        </w:rPr>
        <w:drawing>
          <wp:anchor distT="0" distB="0" distL="114300" distR="114300" simplePos="0" relativeHeight="251691008" behindDoc="0" locked="0" layoutInCell="1" allowOverlap="1" wp14:anchorId="2FA19AE3" wp14:editId="73E78304">
            <wp:simplePos x="0" y="0"/>
            <wp:positionH relativeFrom="column">
              <wp:posOffset>2162810</wp:posOffset>
            </wp:positionH>
            <wp:positionV relativeFrom="paragraph">
              <wp:posOffset>58420</wp:posOffset>
            </wp:positionV>
            <wp:extent cx="1010920" cy="2190750"/>
            <wp:effectExtent l="0" t="0" r="0" b="0"/>
            <wp:wrapSquare wrapText="bothSides"/>
            <wp:docPr id="1572548155" name="Picture 2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8155" name="Picture 22" descr="A screenshot of a login form&#10;&#10;Description automatically generated"/>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010920" cy="2190750"/>
                    </a:xfrm>
                    <a:prstGeom prst="rect">
                      <a:avLst/>
                    </a:prstGeom>
                  </pic:spPr>
                </pic:pic>
              </a:graphicData>
            </a:graphic>
            <wp14:sizeRelH relativeFrom="margin">
              <wp14:pctWidth>0</wp14:pctWidth>
            </wp14:sizeRelH>
            <wp14:sizeRelV relativeFrom="margin">
              <wp14:pctHeight>0</wp14:pctHeight>
            </wp14:sizeRelV>
          </wp:anchor>
        </w:drawing>
      </w:r>
    </w:p>
    <w:p w14:paraId="1AFCBA1F" w14:textId="77777777" w:rsidR="00F63D9C" w:rsidRPr="00E52A05" w:rsidRDefault="00F63D9C">
      <w:pPr>
        <w:pStyle w:val="ListParagraph"/>
        <w:ind w:left="1620" w:hanging="450"/>
        <w:rPr>
          <w:rFonts w:ascii="Georgia" w:hAnsi="Georgia"/>
          <w:rPrChange w:id="898" w:author="Jade Raposa" w:date="2024-10-15T02:18:00Z" w16du:dateUtc="2024-10-14T18:18:00Z">
            <w:rPr/>
          </w:rPrChange>
        </w:rPr>
        <w:pPrChange w:id="899" w:author="Jade Raposa" w:date="2024-10-15T02:21:00Z" w16du:dateUtc="2024-10-14T18:21:00Z">
          <w:pPr>
            <w:pStyle w:val="ListParagraph"/>
            <w:ind w:left="1800"/>
          </w:pPr>
        </w:pPrChange>
      </w:pPr>
    </w:p>
    <w:p w14:paraId="6C7CED48" w14:textId="77777777" w:rsidR="00F63D9C" w:rsidRPr="00E52A05" w:rsidRDefault="00F63D9C">
      <w:pPr>
        <w:pStyle w:val="ListParagraph"/>
        <w:ind w:left="1620" w:hanging="450"/>
        <w:rPr>
          <w:rFonts w:ascii="Georgia" w:hAnsi="Georgia"/>
          <w:rPrChange w:id="900" w:author="Jade Raposa" w:date="2024-10-15T02:18:00Z" w16du:dateUtc="2024-10-14T18:18:00Z">
            <w:rPr/>
          </w:rPrChange>
        </w:rPr>
        <w:pPrChange w:id="901" w:author="Jade Raposa" w:date="2024-10-15T02:21:00Z" w16du:dateUtc="2024-10-14T18:21:00Z">
          <w:pPr>
            <w:pStyle w:val="ListParagraph"/>
            <w:ind w:left="1800"/>
          </w:pPr>
        </w:pPrChange>
      </w:pPr>
    </w:p>
    <w:p w14:paraId="0FA7E1F0" w14:textId="77777777" w:rsidR="00F63D9C" w:rsidRPr="00E52A05" w:rsidRDefault="00F63D9C">
      <w:pPr>
        <w:pStyle w:val="ListParagraph"/>
        <w:ind w:left="1620" w:hanging="450"/>
        <w:rPr>
          <w:rFonts w:ascii="Georgia" w:hAnsi="Georgia"/>
          <w:rPrChange w:id="902" w:author="Jade Raposa" w:date="2024-10-15T02:18:00Z" w16du:dateUtc="2024-10-14T18:18:00Z">
            <w:rPr/>
          </w:rPrChange>
        </w:rPr>
        <w:pPrChange w:id="903" w:author="Jade Raposa" w:date="2024-10-15T02:21:00Z" w16du:dateUtc="2024-10-14T18:21:00Z">
          <w:pPr>
            <w:pStyle w:val="ListParagraph"/>
            <w:ind w:left="1800"/>
          </w:pPr>
        </w:pPrChange>
      </w:pPr>
    </w:p>
    <w:p w14:paraId="3693748D" w14:textId="77777777" w:rsidR="00F63D9C" w:rsidRPr="00E52A05" w:rsidRDefault="00F63D9C">
      <w:pPr>
        <w:pStyle w:val="ListParagraph"/>
        <w:ind w:left="1620" w:hanging="450"/>
        <w:rPr>
          <w:rFonts w:ascii="Georgia" w:hAnsi="Georgia"/>
          <w:rPrChange w:id="904" w:author="Jade Raposa" w:date="2024-10-15T02:18:00Z" w16du:dateUtc="2024-10-14T18:18:00Z">
            <w:rPr/>
          </w:rPrChange>
        </w:rPr>
        <w:pPrChange w:id="905" w:author="Jade Raposa" w:date="2024-10-15T02:21:00Z" w16du:dateUtc="2024-10-14T18:21:00Z">
          <w:pPr>
            <w:pStyle w:val="ListParagraph"/>
            <w:ind w:left="1800"/>
          </w:pPr>
        </w:pPrChange>
      </w:pPr>
    </w:p>
    <w:p w14:paraId="51EB202F" w14:textId="77777777" w:rsidR="00F63D9C" w:rsidRPr="00E52A05" w:rsidRDefault="00F63D9C">
      <w:pPr>
        <w:pStyle w:val="ListParagraph"/>
        <w:ind w:left="1620" w:hanging="450"/>
        <w:rPr>
          <w:rFonts w:ascii="Georgia" w:hAnsi="Georgia"/>
          <w:rPrChange w:id="906" w:author="Jade Raposa" w:date="2024-10-15T02:18:00Z" w16du:dateUtc="2024-10-14T18:18:00Z">
            <w:rPr/>
          </w:rPrChange>
        </w:rPr>
        <w:pPrChange w:id="907" w:author="Jade Raposa" w:date="2024-10-15T02:21:00Z" w16du:dateUtc="2024-10-14T18:21:00Z">
          <w:pPr>
            <w:pStyle w:val="ListParagraph"/>
            <w:ind w:left="1800"/>
          </w:pPr>
        </w:pPrChange>
      </w:pPr>
    </w:p>
    <w:p w14:paraId="443E988B" w14:textId="77777777" w:rsidR="00F63D9C" w:rsidRPr="00E52A05" w:rsidRDefault="00F63D9C">
      <w:pPr>
        <w:pStyle w:val="ListParagraph"/>
        <w:ind w:left="1620" w:hanging="450"/>
        <w:rPr>
          <w:rFonts w:ascii="Georgia" w:hAnsi="Georgia"/>
          <w:rPrChange w:id="908" w:author="Jade Raposa" w:date="2024-10-15T02:18:00Z" w16du:dateUtc="2024-10-14T18:18:00Z">
            <w:rPr/>
          </w:rPrChange>
        </w:rPr>
        <w:pPrChange w:id="909" w:author="Jade Raposa" w:date="2024-10-15T02:21:00Z" w16du:dateUtc="2024-10-14T18:21:00Z">
          <w:pPr>
            <w:pStyle w:val="ListParagraph"/>
            <w:ind w:left="1800"/>
          </w:pPr>
        </w:pPrChange>
      </w:pPr>
    </w:p>
    <w:p w14:paraId="306EF4CC" w14:textId="77777777" w:rsidR="00F63D9C" w:rsidRPr="00E52A05" w:rsidRDefault="00F63D9C">
      <w:pPr>
        <w:pStyle w:val="ListParagraph"/>
        <w:ind w:left="1620" w:hanging="450"/>
        <w:rPr>
          <w:rFonts w:ascii="Georgia" w:hAnsi="Georgia"/>
          <w:rPrChange w:id="910" w:author="Jade Raposa" w:date="2024-10-15T02:18:00Z" w16du:dateUtc="2024-10-14T18:18:00Z">
            <w:rPr/>
          </w:rPrChange>
        </w:rPr>
        <w:pPrChange w:id="911" w:author="Jade Raposa" w:date="2024-10-15T02:21:00Z" w16du:dateUtc="2024-10-14T18:21:00Z">
          <w:pPr>
            <w:pStyle w:val="ListParagraph"/>
            <w:ind w:left="1800"/>
          </w:pPr>
        </w:pPrChange>
      </w:pPr>
    </w:p>
    <w:p w14:paraId="2BB209F5" w14:textId="77777777" w:rsidR="00F63D9C" w:rsidRPr="00E52A05" w:rsidRDefault="00F63D9C">
      <w:pPr>
        <w:pStyle w:val="ListParagraph"/>
        <w:ind w:left="1620" w:hanging="450"/>
        <w:rPr>
          <w:rFonts w:ascii="Georgia" w:hAnsi="Georgia"/>
          <w:rPrChange w:id="912" w:author="Jade Raposa" w:date="2024-10-15T02:18:00Z" w16du:dateUtc="2024-10-14T18:18:00Z">
            <w:rPr/>
          </w:rPrChange>
        </w:rPr>
        <w:pPrChange w:id="913" w:author="Jade Raposa" w:date="2024-10-15T02:21:00Z" w16du:dateUtc="2024-10-14T18:21:00Z">
          <w:pPr>
            <w:pStyle w:val="ListParagraph"/>
            <w:ind w:left="1800"/>
          </w:pPr>
        </w:pPrChange>
      </w:pPr>
    </w:p>
    <w:p w14:paraId="6834B94B" w14:textId="77777777" w:rsidR="00F63D9C" w:rsidRPr="00E52A05" w:rsidRDefault="00F63D9C">
      <w:pPr>
        <w:pStyle w:val="ListParagraph"/>
        <w:ind w:left="1620" w:hanging="450"/>
        <w:rPr>
          <w:rFonts w:ascii="Georgia" w:hAnsi="Georgia"/>
          <w:rPrChange w:id="914" w:author="Jade Raposa" w:date="2024-10-15T02:18:00Z" w16du:dateUtc="2024-10-14T18:18:00Z">
            <w:rPr/>
          </w:rPrChange>
        </w:rPr>
        <w:pPrChange w:id="915" w:author="Jade Raposa" w:date="2024-10-15T02:21:00Z" w16du:dateUtc="2024-10-14T18:21:00Z">
          <w:pPr>
            <w:pStyle w:val="ListParagraph"/>
            <w:ind w:left="1800"/>
          </w:pPr>
        </w:pPrChange>
      </w:pPr>
    </w:p>
    <w:p w14:paraId="49B5626A" w14:textId="77777777" w:rsidR="00F63D9C" w:rsidRPr="00E52A05" w:rsidRDefault="00F63D9C">
      <w:pPr>
        <w:pStyle w:val="ListParagraph"/>
        <w:ind w:left="1620" w:hanging="450"/>
        <w:rPr>
          <w:rFonts w:ascii="Georgia" w:hAnsi="Georgia"/>
          <w:rPrChange w:id="916" w:author="Jade Raposa" w:date="2024-10-15T02:18:00Z" w16du:dateUtc="2024-10-14T18:18:00Z">
            <w:rPr/>
          </w:rPrChange>
        </w:rPr>
        <w:pPrChange w:id="917" w:author="Jade Raposa" w:date="2024-10-15T02:21:00Z" w16du:dateUtc="2024-10-14T18:21:00Z">
          <w:pPr>
            <w:pStyle w:val="ListParagraph"/>
            <w:ind w:left="1800"/>
          </w:pPr>
        </w:pPrChange>
      </w:pPr>
    </w:p>
    <w:p w14:paraId="4E8D5320" w14:textId="77777777" w:rsidR="00F63D9C" w:rsidRDefault="00F63D9C" w:rsidP="003B41AC">
      <w:pPr>
        <w:pStyle w:val="ListParagraph"/>
        <w:ind w:left="1620" w:hanging="450"/>
        <w:rPr>
          <w:ins w:id="918" w:author="Jade Raposa" w:date="2024-10-15T02:26:00Z" w16du:dateUtc="2024-10-14T18:26:00Z"/>
          <w:rFonts w:ascii="Georgia" w:hAnsi="Georgia"/>
        </w:rPr>
      </w:pPr>
    </w:p>
    <w:p w14:paraId="1DAC20F2" w14:textId="77777777" w:rsidR="006B3E23" w:rsidRPr="00E52A05" w:rsidDel="00DB1E48" w:rsidRDefault="006B3E23">
      <w:pPr>
        <w:pStyle w:val="ListParagraph"/>
        <w:ind w:left="1620" w:hanging="450"/>
        <w:rPr>
          <w:del w:id="919" w:author="Jade Raposa" w:date="2024-10-15T02:32:00Z" w16du:dateUtc="2024-10-14T18:32:00Z"/>
          <w:rFonts w:ascii="Georgia" w:hAnsi="Georgia"/>
          <w:rPrChange w:id="920" w:author="Jade Raposa" w:date="2024-10-15T02:18:00Z" w16du:dateUtc="2024-10-14T18:18:00Z">
            <w:rPr>
              <w:del w:id="921" w:author="Jade Raposa" w:date="2024-10-15T02:32:00Z" w16du:dateUtc="2024-10-14T18:32:00Z"/>
            </w:rPr>
          </w:rPrChange>
        </w:rPr>
        <w:pPrChange w:id="922" w:author="Jade Raposa" w:date="2024-10-15T02:21:00Z" w16du:dateUtc="2024-10-14T18:21:00Z">
          <w:pPr>
            <w:pStyle w:val="ListParagraph"/>
            <w:ind w:left="1800"/>
          </w:pPr>
        </w:pPrChange>
      </w:pPr>
    </w:p>
    <w:p w14:paraId="1EBACB91" w14:textId="77777777" w:rsidR="00F63D9C" w:rsidRPr="00DB1E48" w:rsidRDefault="00F63D9C">
      <w:pPr>
        <w:rPr>
          <w:rFonts w:ascii="Georgia" w:hAnsi="Georgia"/>
          <w:rPrChange w:id="923" w:author="Jade Raposa" w:date="2024-10-15T02:32:00Z" w16du:dateUtc="2024-10-14T18:32:00Z">
            <w:rPr/>
          </w:rPrChange>
        </w:rPr>
        <w:pPrChange w:id="924" w:author="Jade Raposa" w:date="2024-10-15T02:32:00Z" w16du:dateUtc="2024-10-14T18:32:00Z">
          <w:pPr>
            <w:pStyle w:val="ListParagraph"/>
            <w:ind w:left="1800"/>
          </w:pPr>
        </w:pPrChange>
      </w:pPr>
    </w:p>
    <w:p w14:paraId="7F204473" w14:textId="53E50C5D" w:rsidR="00F63D9C" w:rsidRDefault="00F63D9C" w:rsidP="00EB1388">
      <w:pPr>
        <w:pStyle w:val="ListParagraph"/>
        <w:numPr>
          <w:ilvl w:val="0"/>
          <w:numId w:val="18"/>
        </w:numPr>
        <w:rPr>
          <w:ins w:id="925" w:author="Jade Raposa" w:date="2024-10-15T02:30:00Z" w16du:dateUtc="2024-10-14T18:30:00Z"/>
          <w:rFonts w:ascii="Georgia" w:hAnsi="Georgia"/>
        </w:rPr>
      </w:pPr>
      <w:del w:id="926" w:author="Jade Raposa" w:date="2024-10-15T02:26:00Z" w16du:dateUtc="2024-10-14T18:26:00Z">
        <w:r w:rsidRPr="00EB1388" w:rsidDel="006B3E23">
          <w:rPr>
            <w:rFonts w:ascii="Georgia" w:hAnsi="Georgia"/>
            <w:rPrChange w:id="927" w:author="Jade Raposa" w:date="2024-10-15T02:27:00Z" w16du:dateUtc="2024-10-14T18:27:00Z">
              <w:rPr/>
            </w:rPrChange>
          </w:rPr>
          <w:delText xml:space="preserve">7. </w:delText>
        </w:r>
      </w:del>
      <w:r w:rsidRPr="00EB1388">
        <w:rPr>
          <w:rFonts w:ascii="Georgia" w:hAnsi="Georgia"/>
          <w:rPrChange w:id="928" w:author="Jade Raposa" w:date="2024-10-15T02:27:00Z" w16du:dateUtc="2024-10-14T18:27:00Z">
            <w:rPr/>
          </w:rPrChange>
        </w:rPr>
        <w:t>After logging in, click the 3 lines at the top left.</w:t>
      </w:r>
    </w:p>
    <w:p w14:paraId="05FF6973" w14:textId="5B39564C" w:rsidR="00DB1E48" w:rsidRPr="00DB1E48" w:rsidRDefault="00DB1E48">
      <w:pPr>
        <w:rPr>
          <w:rFonts w:ascii="Georgia" w:hAnsi="Georgia"/>
          <w:rPrChange w:id="929" w:author="Jade Raposa" w:date="2024-10-15T02:30:00Z" w16du:dateUtc="2024-10-14T18:30:00Z">
            <w:rPr/>
          </w:rPrChange>
        </w:rPr>
        <w:pPrChange w:id="930" w:author="Jade Raposa" w:date="2024-10-15T02:30:00Z" w16du:dateUtc="2024-10-14T18:30:00Z">
          <w:pPr>
            <w:pStyle w:val="ListParagraph"/>
            <w:ind w:left="1800"/>
          </w:pPr>
        </w:pPrChange>
      </w:pPr>
      <w:r w:rsidRPr="00E52A05">
        <w:rPr>
          <w:rFonts w:ascii="Georgia" w:hAnsi="Georgia"/>
          <w:b/>
          <w:bCs/>
          <w:noProof/>
          <w:rPrChange w:id="931" w:author="Jade Raposa" w:date="2024-10-15T02:18:00Z" w16du:dateUtc="2024-10-14T18:18:00Z">
            <w:rPr>
              <w:b/>
              <w:bCs/>
              <w:noProof/>
            </w:rPr>
          </w:rPrChange>
        </w:rPr>
        <mc:AlternateContent>
          <mc:Choice Requires="wps">
            <w:drawing>
              <wp:anchor distT="0" distB="0" distL="114300" distR="114300" simplePos="0" relativeHeight="251704320" behindDoc="0" locked="0" layoutInCell="1" allowOverlap="1" wp14:anchorId="4FEDCA10" wp14:editId="56FE4476">
                <wp:simplePos x="0" y="0"/>
                <wp:positionH relativeFrom="column">
                  <wp:posOffset>1689764</wp:posOffset>
                </wp:positionH>
                <wp:positionV relativeFrom="paragraph">
                  <wp:posOffset>182397</wp:posOffset>
                </wp:positionV>
                <wp:extent cx="258888" cy="483857"/>
                <wp:effectExtent l="1905" t="55245" r="0" b="105410"/>
                <wp:wrapNone/>
                <wp:docPr id="427847531" name="Arrow: Up 6"/>
                <wp:cNvGraphicFramePr/>
                <a:graphic xmlns:a="http://schemas.openxmlformats.org/drawingml/2006/main">
                  <a:graphicData uri="http://schemas.microsoft.com/office/word/2010/wordprocessingShape">
                    <wps:wsp>
                      <wps:cNvSpPr/>
                      <wps:spPr>
                        <a:xfrm rot="2862080">
                          <a:off x="0" y="0"/>
                          <a:ext cx="258888" cy="483857"/>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41FF" id="Arrow: Up 6" o:spid="_x0000_s1026" type="#_x0000_t68" style="position:absolute;margin-left:133.05pt;margin-top:14.35pt;width:20.4pt;height:38.1pt;rotation:3126155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" adj="5779" fillcolor="#c00000" strokecolor="#09101d [484]" strokeweight="1pt"/>
            </w:pict>
          </mc:Fallback>
        </mc:AlternateContent>
      </w:r>
      <w:r w:rsidRPr="00DB1E48">
        <w:rPr>
          <w:noProof/>
        </w:rPr>
        <w:drawing>
          <wp:anchor distT="0" distB="0" distL="114300" distR="114300" simplePos="0" relativeHeight="251692032" behindDoc="0" locked="0" layoutInCell="1" allowOverlap="1" wp14:anchorId="0998DE2B" wp14:editId="11B1FA99">
            <wp:simplePos x="0" y="0"/>
            <wp:positionH relativeFrom="column">
              <wp:posOffset>1991360</wp:posOffset>
            </wp:positionH>
            <wp:positionV relativeFrom="paragraph">
              <wp:posOffset>64770</wp:posOffset>
            </wp:positionV>
            <wp:extent cx="946785" cy="2052955"/>
            <wp:effectExtent l="0" t="0" r="5715" b="4445"/>
            <wp:wrapSquare wrapText="bothSides"/>
            <wp:docPr id="1487352897" name="Picture 23" descr="A cat looking out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2897" name="Picture 23" descr="A cat looking out of a circle&#10;&#10;Description automatically generated"/>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946785" cy="2052955"/>
                    </a:xfrm>
                    <a:prstGeom prst="rect">
                      <a:avLst/>
                    </a:prstGeom>
                  </pic:spPr>
                </pic:pic>
              </a:graphicData>
            </a:graphic>
            <wp14:sizeRelH relativeFrom="margin">
              <wp14:pctWidth>0</wp14:pctWidth>
            </wp14:sizeRelH>
            <wp14:sizeRelV relativeFrom="margin">
              <wp14:pctHeight>0</wp14:pctHeight>
            </wp14:sizeRelV>
          </wp:anchor>
        </w:drawing>
      </w:r>
    </w:p>
    <w:p w14:paraId="13EEFA9F" w14:textId="430A1572" w:rsidR="00F63D9C" w:rsidRPr="00E52A05" w:rsidRDefault="00F63D9C">
      <w:pPr>
        <w:pStyle w:val="ListParagraph"/>
        <w:ind w:left="1620" w:hanging="450"/>
        <w:rPr>
          <w:rFonts w:ascii="Georgia" w:hAnsi="Georgia"/>
          <w:rPrChange w:id="932" w:author="Jade Raposa" w:date="2024-10-15T02:18:00Z" w16du:dateUtc="2024-10-14T18:18:00Z">
            <w:rPr/>
          </w:rPrChange>
        </w:rPr>
        <w:pPrChange w:id="933" w:author="Jade Raposa" w:date="2024-10-15T02:21:00Z" w16du:dateUtc="2024-10-14T18:21:00Z">
          <w:pPr>
            <w:pStyle w:val="ListParagraph"/>
            <w:ind w:left="1800"/>
          </w:pPr>
        </w:pPrChange>
      </w:pPr>
    </w:p>
    <w:p w14:paraId="52116F91" w14:textId="2A7496A0" w:rsidR="00F63D9C" w:rsidRPr="00E52A05" w:rsidRDefault="00F63D9C">
      <w:pPr>
        <w:pStyle w:val="ListParagraph"/>
        <w:ind w:left="1620" w:hanging="450"/>
        <w:rPr>
          <w:rFonts w:ascii="Georgia" w:hAnsi="Georgia"/>
          <w:rPrChange w:id="934" w:author="Jade Raposa" w:date="2024-10-15T02:18:00Z" w16du:dateUtc="2024-10-14T18:18:00Z">
            <w:rPr/>
          </w:rPrChange>
        </w:rPr>
        <w:pPrChange w:id="935" w:author="Jade Raposa" w:date="2024-10-15T02:21:00Z" w16du:dateUtc="2024-10-14T18:21:00Z">
          <w:pPr>
            <w:pStyle w:val="ListParagraph"/>
            <w:ind w:left="1800"/>
          </w:pPr>
        </w:pPrChange>
      </w:pPr>
    </w:p>
    <w:p w14:paraId="01F1E44C" w14:textId="1CB4B2BA" w:rsidR="00F63D9C" w:rsidRPr="00E52A05" w:rsidRDefault="00F63D9C">
      <w:pPr>
        <w:pStyle w:val="ListParagraph"/>
        <w:ind w:left="1620" w:hanging="450"/>
        <w:rPr>
          <w:rFonts w:ascii="Georgia" w:hAnsi="Georgia"/>
          <w:rPrChange w:id="936" w:author="Jade Raposa" w:date="2024-10-15T02:18:00Z" w16du:dateUtc="2024-10-14T18:18:00Z">
            <w:rPr/>
          </w:rPrChange>
        </w:rPr>
        <w:pPrChange w:id="937" w:author="Jade Raposa" w:date="2024-10-15T02:21:00Z" w16du:dateUtc="2024-10-14T18:21:00Z">
          <w:pPr>
            <w:pStyle w:val="ListParagraph"/>
            <w:ind w:left="1800"/>
          </w:pPr>
        </w:pPrChange>
      </w:pPr>
    </w:p>
    <w:p w14:paraId="37CFEA30" w14:textId="77777777" w:rsidR="00F63D9C" w:rsidRPr="00E52A05" w:rsidRDefault="00F63D9C">
      <w:pPr>
        <w:pStyle w:val="ListParagraph"/>
        <w:ind w:left="1620" w:hanging="450"/>
        <w:rPr>
          <w:rFonts w:ascii="Georgia" w:hAnsi="Georgia"/>
          <w:rPrChange w:id="938" w:author="Jade Raposa" w:date="2024-10-15T02:18:00Z" w16du:dateUtc="2024-10-14T18:18:00Z">
            <w:rPr/>
          </w:rPrChange>
        </w:rPr>
        <w:pPrChange w:id="939" w:author="Jade Raposa" w:date="2024-10-15T02:21:00Z" w16du:dateUtc="2024-10-14T18:21:00Z">
          <w:pPr>
            <w:pStyle w:val="ListParagraph"/>
            <w:ind w:left="1800"/>
          </w:pPr>
        </w:pPrChange>
      </w:pPr>
    </w:p>
    <w:p w14:paraId="3E57FE38" w14:textId="77777777" w:rsidR="00F63D9C" w:rsidRPr="00E52A05" w:rsidRDefault="00F63D9C">
      <w:pPr>
        <w:pStyle w:val="ListParagraph"/>
        <w:ind w:left="1620" w:hanging="450"/>
        <w:rPr>
          <w:rFonts w:ascii="Georgia" w:hAnsi="Georgia"/>
          <w:rPrChange w:id="940" w:author="Jade Raposa" w:date="2024-10-15T02:18:00Z" w16du:dateUtc="2024-10-14T18:18:00Z">
            <w:rPr/>
          </w:rPrChange>
        </w:rPr>
        <w:pPrChange w:id="941" w:author="Jade Raposa" w:date="2024-10-15T02:21:00Z" w16du:dateUtc="2024-10-14T18:21:00Z">
          <w:pPr>
            <w:pStyle w:val="ListParagraph"/>
            <w:ind w:left="1800"/>
          </w:pPr>
        </w:pPrChange>
      </w:pPr>
    </w:p>
    <w:p w14:paraId="50C07F76" w14:textId="23916997" w:rsidR="00F63D9C" w:rsidRPr="00E52A05" w:rsidRDefault="00DB1E48">
      <w:pPr>
        <w:pStyle w:val="ListParagraph"/>
        <w:ind w:left="1620" w:hanging="450"/>
        <w:rPr>
          <w:rFonts w:ascii="Georgia" w:hAnsi="Georgia"/>
          <w:rPrChange w:id="942" w:author="Jade Raposa" w:date="2024-10-15T02:18:00Z" w16du:dateUtc="2024-10-14T18:18:00Z">
            <w:rPr/>
          </w:rPrChange>
        </w:rPr>
        <w:pPrChange w:id="943" w:author="Jade Raposa" w:date="2024-10-15T02:21:00Z" w16du:dateUtc="2024-10-14T18:21:00Z">
          <w:pPr>
            <w:pStyle w:val="ListParagraph"/>
            <w:ind w:left="1800"/>
          </w:pPr>
        </w:pPrChange>
      </w:pPr>
      <w:ins w:id="944" w:author="Jade Raposa" w:date="2024-10-15T02:32:00Z" w16du:dateUtc="2024-10-14T18:32:00Z">
        <w:r>
          <w:rPr>
            <w:rFonts w:ascii="Georgia" w:hAnsi="Georgia"/>
          </w:rPr>
          <w:t xml:space="preserve"> </w:t>
        </w:r>
      </w:ins>
    </w:p>
    <w:p w14:paraId="03E6B8E6" w14:textId="77777777" w:rsidR="00F63D9C" w:rsidRPr="00E52A05" w:rsidRDefault="00F63D9C">
      <w:pPr>
        <w:pStyle w:val="ListParagraph"/>
        <w:ind w:left="1620" w:hanging="450"/>
        <w:rPr>
          <w:rFonts w:ascii="Georgia" w:hAnsi="Georgia"/>
          <w:rPrChange w:id="945" w:author="Jade Raposa" w:date="2024-10-15T02:18:00Z" w16du:dateUtc="2024-10-14T18:18:00Z">
            <w:rPr/>
          </w:rPrChange>
        </w:rPr>
        <w:pPrChange w:id="946" w:author="Jade Raposa" w:date="2024-10-15T02:21:00Z" w16du:dateUtc="2024-10-14T18:21:00Z">
          <w:pPr>
            <w:pStyle w:val="ListParagraph"/>
            <w:ind w:left="1800"/>
          </w:pPr>
        </w:pPrChange>
      </w:pPr>
    </w:p>
    <w:p w14:paraId="454FF9AA" w14:textId="77777777" w:rsidR="00F63D9C" w:rsidRPr="00E52A05" w:rsidRDefault="00F63D9C">
      <w:pPr>
        <w:pStyle w:val="ListParagraph"/>
        <w:ind w:left="1620" w:hanging="450"/>
        <w:rPr>
          <w:rFonts w:ascii="Georgia" w:hAnsi="Georgia"/>
          <w:rPrChange w:id="947" w:author="Jade Raposa" w:date="2024-10-15T02:18:00Z" w16du:dateUtc="2024-10-14T18:18:00Z">
            <w:rPr/>
          </w:rPrChange>
        </w:rPr>
        <w:pPrChange w:id="948" w:author="Jade Raposa" w:date="2024-10-15T02:21:00Z" w16du:dateUtc="2024-10-14T18:21:00Z">
          <w:pPr>
            <w:pStyle w:val="ListParagraph"/>
            <w:ind w:left="1800"/>
          </w:pPr>
        </w:pPrChange>
      </w:pPr>
    </w:p>
    <w:p w14:paraId="2829CBBF" w14:textId="77777777" w:rsidR="00F63D9C" w:rsidRPr="00E52A05" w:rsidRDefault="00F63D9C">
      <w:pPr>
        <w:pStyle w:val="ListParagraph"/>
        <w:ind w:left="1620" w:hanging="450"/>
        <w:rPr>
          <w:rFonts w:ascii="Georgia" w:hAnsi="Georgia"/>
          <w:rPrChange w:id="949" w:author="Jade Raposa" w:date="2024-10-15T02:18:00Z" w16du:dateUtc="2024-10-14T18:18:00Z">
            <w:rPr/>
          </w:rPrChange>
        </w:rPr>
        <w:pPrChange w:id="950" w:author="Jade Raposa" w:date="2024-10-15T02:21:00Z" w16du:dateUtc="2024-10-14T18:21:00Z">
          <w:pPr>
            <w:pStyle w:val="ListParagraph"/>
            <w:ind w:left="1800"/>
          </w:pPr>
        </w:pPrChange>
      </w:pPr>
    </w:p>
    <w:p w14:paraId="667A21D2" w14:textId="77777777" w:rsidR="00F63D9C" w:rsidRPr="00E52A05" w:rsidDel="00E75D98" w:rsidRDefault="00F63D9C">
      <w:pPr>
        <w:pStyle w:val="ListParagraph"/>
        <w:ind w:left="1620" w:hanging="450"/>
        <w:rPr>
          <w:del w:id="951" w:author="Jade Raposa" w:date="2024-10-15T02:33:00Z" w16du:dateUtc="2024-10-14T18:33:00Z"/>
          <w:rFonts w:ascii="Georgia" w:hAnsi="Georgia"/>
          <w:rPrChange w:id="952" w:author="Jade Raposa" w:date="2024-10-15T02:18:00Z" w16du:dateUtc="2024-10-14T18:18:00Z">
            <w:rPr>
              <w:del w:id="953" w:author="Jade Raposa" w:date="2024-10-15T02:33:00Z" w16du:dateUtc="2024-10-14T18:33:00Z"/>
            </w:rPr>
          </w:rPrChange>
        </w:rPr>
        <w:pPrChange w:id="954" w:author="Jade Raposa" w:date="2024-10-15T02:21:00Z" w16du:dateUtc="2024-10-14T18:21:00Z">
          <w:pPr>
            <w:pStyle w:val="ListParagraph"/>
            <w:ind w:left="1800"/>
          </w:pPr>
        </w:pPrChange>
      </w:pPr>
    </w:p>
    <w:p w14:paraId="1BE8855F" w14:textId="1A92C342" w:rsidR="00DB1E48" w:rsidRPr="00E75D98" w:rsidRDefault="00DB1E48">
      <w:pPr>
        <w:rPr>
          <w:ins w:id="955" w:author="Jade Raposa" w:date="2024-10-15T02:31:00Z" w16du:dateUtc="2024-10-14T18:31:00Z"/>
          <w:rFonts w:ascii="Georgia" w:hAnsi="Georgia"/>
          <w:rPrChange w:id="956" w:author="Jade Raposa" w:date="2024-10-15T02:33:00Z" w16du:dateUtc="2024-10-14T18:33:00Z">
            <w:rPr>
              <w:ins w:id="957" w:author="Jade Raposa" w:date="2024-10-15T02:31:00Z" w16du:dateUtc="2024-10-14T18:31:00Z"/>
            </w:rPr>
          </w:rPrChange>
        </w:rPr>
        <w:pPrChange w:id="958" w:author="Jade Raposa" w:date="2024-10-15T02:33:00Z" w16du:dateUtc="2024-10-14T18:33:00Z">
          <w:pPr>
            <w:pStyle w:val="ListParagraph"/>
            <w:ind w:left="1620" w:hanging="450"/>
          </w:pPr>
        </w:pPrChange>
      </w:pPr>
    </w:p>
    <w:p w14:paraId="2C68ED16" w14:textId="32F32182" w:rsidR="00DB1E48" w:rsidRDefault="00DB1E48" w:rsidP="003B41AC">
      <w:pPr>
        <w:pStyle w:val="ListParagraph"/>
        <w:ind w:left="1620" w:hanging="450"/>
        <w:rPr>
          <w:ins w:id="959" w:author="Jade Raposa" w:date="2024-10-15T02:31:00Z" w16du:dateUtc="2024-10-14T18:31:00Z"/>
          <w:rFonts w:ascii="Georgia" w:hAnsi="Georgia"/>
        </w:rPr>
      </w:pPr>
    </w:p>
    <w:p w14:paraId="5EC1A1AA" w14:textId="7F9DCF99" w:rsidR="00DB1E48" w:rsidDel="001857EC" w:rsidRDefault="00DB1E48" w:rsidP="001857EC">
      <w:pPr>
        <w:pStyle w:val="ListParagraph"/>
        <w:numPr>
          <w:ilvl w:val="0"/>
          <w:numId w:val="18"/>
        </w:numPr>
        <w:rPr>
          <w:del w:id="960" w:author="Jade Raposa" w:date="2024-10-15T02:33:00Z" w16du:dateUtc="2024-10-14T18:33:00Z"/>
          <w:rFonts w:ascii="Georgia" w:hAnsi="Georgia"/>
        </w:rPr>
      </w:pPr>
      <w:ins w:id="961" w:author="Jade Raposa" w:date="2024-10-15T02:31:00Z" w16du:dateUtc="2024-10-14T18:31:00Z">
        <w:r w:rsidRPr="00E52A05">
          <w:rPr>
            <w:noProof/>
            <w:rPrChange w:id="962" w:author="Jade Raposa" w:date="2024-10-15T02:18:00Z" w16du:dateUtc="2024-10-14T18:18:00Z">
              <w:rPr>
                <w:b/>
                <w:bCs/>
                <w:noProof/>
              </w:rPr>
            </w:rPrChange>
          </w:rPr>
          <w:drawing>
            <wp:anchor distT="0" distB="0" distL="114300" distR="114300" simplePos="0" relativeHeight="251706368" behindDoc="0" locked="0" layoutInCell="1" allowOverlap="1" wp14:anchorId="19540D35" wp14:editId="30B1024C">
              <wp:simplePos x="0" y="0"/>
              <wp:positionH relativeFrom="margin">
                <wp:posOffset>2242976</wp:posOffset>
              </wp:positionH>
              <wp:positionV relativeFrom="paragraph">
                <wp:posOffset>366586</wp:posOffset>
              </wp:positionV>
              <wp:extent cx="835660" cy="1811020"/>
              <wp:effectExtent l="0" t="0" r="2540" b="0"/>
              <wp:wrapTopAndBottom/>
              <wp:docPr id="102239532"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798" name="Picture 24" descr="A screenshot of a phone&#10;&#10;Description automatically generated"/>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835660" cy="1811020"/>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Y</w:t>
        </w:r>
        <w:r w:rsidRPr="00DB1E48">
          <w:rPr>
            <w:rFonts w:ascii="Georgia" w:hAnsi="Georgia"/>
          </w:rPr>
          <w:t>ou will see the options: “</w:t>
        </w:r>
        <w:r w:rsidRPr="00DB1E48">
          <w:rPr>
            <w:rFonts w:ascii="Georgia" w:hAnsi="Georgia"/>
            <w:b/>
            <w:bCs/>
            <w:rPrChange w:id="963" w:author="Jade Raposa" w:date="2024-10-15T02:31:00Z" w16du:dateUtc="2024-10-14T18:31:00Z">
              <w:rPr>
                <w:rFonts w:ascii="Georgia" w:hAnsi="Georgia"/>
              </w:rPr>
            </w:rPrChange>
          </w:rPr>
          <w:t>HOME</w:t>
        </w:r>
        <w:r w:rsidRPr="00DB1E48">
          <w:rPr>
            <w:rFonts w:ascii="Georgia" w:hAnsi="Georgia"/>
          </w:rPr>
          <w:t>,” “</w:t>
        </w:r>
        <w:r w:rsidRPr="00DB1E48">
          <w:rPr>
            <w:rFonts w:ascii="Georgia" w:hAnsi="Georgia"/>
            <w:b/>
            <w:bCs/>
            <w:rPrChange w:id="964" w:author="Jade Raposa" w:date="2024-10-15T02:31:00Z" w16du:dateUtc="2024-10-14T18:31:00Z">
              <w:rPr>
                <w:rFonts w:ascii="Georgia" w:hAnsi="Georgia"/>
              </w:rPr>
            </w:rPrChange>
          </w:rPr>
          <w:t>INBOX</w:t>
        </w:r>
        <w:r w:rsidRPr="00DB1E48">
          <w:rPr>
            <w:rFonts w:ascii="Georgia" w:hAnsi="Georgia"/>
          </w:rPr>
          <w:t>,” “</w:t>
        </w:r>
        <w:r w:rsidRPr="00DB1E48">
          <w:rPr>
            <w:rFonts w:ascii="Georgia" w:hAnsi="Georgia"/>
            <w:b/>
            <w:bCs/>
            <w:rPrChange w:id="965" w:author="Jade Raposa" w:date="2024-10-15T02:31:00Z" w16du:dateUtc="2024-10-14T18:31:00Z">
              <w:rPr>
                <w:rFonts w:ascii="Georgia" w:hAnsi="Georgia"/>
              </w:rPr>
            </w:rPrChange>
          </w:rPr>
          <w:t>SET PROFILE PIC</w:t>
        </w:r>
        <w:r w:rsidRPr="00DB1E48">
          <w:rPr>
            <w:rFonts w:ascii="Georgia" w:hAnsi="Georgia"/>
          </w:rPr>
          <w:t>,” “</w:t>
        </w:r>
        <w:r w:rsidRPr="00DB1E48">
          <w:rPr>
            <w:rFonts w:ascii="Georgia" w:hAnsi="Georgia"/>
            <w:b/>
            <w:bCs/>
            <w:rPrChange w:id="966" w:author="Jade Raposa" w:date="2024-10-15T02:31:00Z" w16du:dateUtc="2024-10-14T18:31:00Z">
              <w:rPr>
                <w:rFonts w:ascii="Georgia" w:hAnsi="Georgia"/>
              </w:rPr>
            </w:rPrChange>
          </w:rPr>
          <w:t>CHANGE</w:t>
        </w:r>
        <w:r w:rsidRPr="00DB1E48">
          <w:rPr>
            <w:rFonts w:ascii="Georgia" w:hAnsi="Georgia"/>
          </w:rPr>
          <w:t xml:space="preserve"> </w:t>
        </w:r>
        <w:r w:rsidRPr="00DB1E48">
          <w:rPr>
            <w:rFonts w:ascii="Georgia" w:hAnsi="Georgia"/>
            <w:b/>
            <w:bCs/>
            <w:rPrChange w:id="967" w:author="Jade Raposa" w:date="2024-10-15T02:31:00Z" w16du:dateUtc="2024-10-14T18:31:00Z">
              <w:rPr>
                <w:rFonts w:ascii="Georgia" w:hAnsi="Georgia"/>
              </w:rPr>
            </w:rPrChange>
          </w:rPr>
          <w:t>PASSWORD</w:t>
        </w:r>
        <w:r w:rsidRPr="00DB1E48">
          <w:rPr>
            <w:rFonts w:ascii="Georgia" w:hAnsi="Georgia"/>
          </w:rPr>
          <w:t>,” “</w:t>
        </w:r>
        <w:r w:rsidRPr="00DB1E48">
          <w:rPr>
            <w:rFonts w:ascii="Georgia" w:hAnsi="Georgia"/>
            <w:b/>
            <w:bCs/>
            <w:rPrChange w:id="968" w:author="Jade Raposa" w:date="2024-10-15T02:31:00Z" w16du:dateUtc="2024-10-14T18:31:00Z">
              <w:rPr>
                <w:rFonts w:ascii="Georgia" w:hAnsi="Georgia"/>
              </w:rPr>
            </w:rPrChange>
          </w:rPr>
          <w:t>SUBJECTS</w:t>
        </w:r>
        <w:r w:rsidRPr="00DB1E48">
          <w:rPr>
            <w:rFonts w:ascii="Georgia" w:hAnsi="Georgia"/>
          </w:rPr>
          <w:t>,” and “</w:t>
        </w:r>
        <w:r w:rsidRPr="00DB1E48">
          <w:rPr>
            <w:rFonts w:ascii="Georgia" w:hAnsi="Georgia"/>
            <w:b/>
            <w:bCs/>
            <w:rPrChange w:id="969" w:author="Jade Raposa" w:date="2024-10-15T02:31:00Z" w16du:dateUtc="2024-10-14T18:31:00Z">
              <w:rPr>
                <w:rFonts w:ascii="Georgia" w:hAnsi="Georgia"/>
              </w:rPr>
            </w:rPrChange>
          </w:rPr>
          <w:t>LOG OUT</w:t>
        </w:r>
        <w:r w:rsidRPr="00DB1E48">
          <w:rPr>
            <w:rFonts w:ascii="Georgia" w:hAnsi="Georgia"/>
          </w:rPr>
          <w:t>.”</w:t>
        </w:r>
      </w:ins>
    </w:p>
    <w:p w14:paraId="52D402E7" w14:textId="77777777" w:rsidR="001857EC" w:rsidRPr="001857EC" w:rsidRDefault="001857EC">
      <w:pPr>
        <w:pStyle w:val="ListParagraph"/>
        <w:numPr>
          <w:ilvl w:val="0"/>
          <w:numId w:val="18"/>
        </w:numPr>
        <w:rPr>
          <w:ins w:id="970" w:author="Jade Raposa" w:date="2024-10-15T02:34:00Z" w16du:dateUtc="2024-10-14T18:34:00Z"/>
          <w:rFonts w:ascii="Georgia" w:hAnsi="Georgia"/>
          <w:rPrChange w:id="971" w:author="Jade Raposa" w:date="2024-10-15T02:33:00Z" w16du:dateUtc="2024-10-14T18:33:00Z">
            <w:rPr>
              <w:ins w:id="972" w:author="Jade Raposa" w:date="2024-10-15T02:34:00Z" w16du:dateUtc="2024-10-14T18:34:00Z"/>
            </w:rPr>
          </w:rPrChange>
        </w:rPr>
        <w:pPrChange w:id="973" w:author="Jade Raposa" w:date="2024-10-15T02:33:00Z" w16du:dateUtc="2024-10-14T18:33:00Z">
          <w:pPr>
            <w:pStyle w:val="ListParagraph"/>
            <w:ind w:left="1800"/>
          </w:pPr>
        </w:pPrChange>
      </w:pPr>
    </w:p>
    <w:p w14:paraId="595D553F" w14:textId="108FDF25" w:rsidR="00EB1388" w:rsidDel="00234346" w:rsidRDefault="00EB1388">
      <w:pPr>
        <w:ind w:left="1080"/>
        <w:rPr>
          <w:del w:id="974" w:author="Jade Raposa" w:date="2024-10-15T02:28:00Z" w16du:dateUtc="2024-10-14T18:28:00Z"/>
        </w:rPr>
        <w:pPrChange w:id="975" w:author="Jade Raposa" w:date="2024-10-15T02:34:00Z" w16du:dateUtc="2024-10-14T18:34:00Z">
          <w:pPr/>
        </w:pPrChange>
      </w:pPr>
    </w:p>
    <w:p w14:paraId="713013AB" w14:textId="27F81736" w:rsidR="00EB1388" w:rsidRPr="001857EC" w:rsidDel="00234346" w:rsidRDefault="00EB1388">
      <w:pPr>
        <w:ind w:left="1080"/>
        <w:rPr>
          <w:del w:id="976" w:author="Jade Raposa" w:date="2024-10-15T02:28:00Z" w16du:dateUtc="2024-10-14T18:28:00Z"/>
        </w:rPr>
        <w:pPrChange w:id="977" w:author="Jade Raposa" w:date="2024-10-15T02:34:00Z" w16du:dateUtc="2024-10-14T18:34:00Z">
          <w:pPr>
            <w:pStyle w:val="ListParagraph"/>
            <w:ind w:left="1800"/>
          </w:pPr>
        </w:pPrChange>
      </w:pPr>
    </w:p>
    <w:p w14:paraId="4D25C076" w14:textId="77777777" w:rsidR="00F63D9C" w:rsidRPr="001857EC" w:rsidDel="00E75D98" w:rsidRDefault="00F63D9C">
      <w:pPr>
        <w:ind w:left="1080"/>
        <w:rPr>
          <w:del w:id="978" w:author="Jade Raposa" w:date="2024-10-15T02:33:00Z" w16du:dateUtc="2024-10-14T18:33:00Z"/>
        </w:rPr>
        <w:pPrChange w:id="979" w:author="Jade Raposa" w:date="2024-10-15T02:34:00Z" w16du:dateUtc="2024-10-14T18:34:00Z">
          <w:pPr>
            <w:pStyle w:val="ListParagraph"/>
            <w:ind w:left="1800"/>
          </w:pPr>
        </w:pPrChange>
      </w:pPr>
    </w:p>
    <w:p w14:paraId="0CC3D725" w14:textId="29139541" w:rsidR="0040093C" w:rsidRPr="00234346" w:rsidDel="00234346" w:rsidRDefault="00EB1388">
      <w:pPr>
        <w:ind w:left="1080"/>
        <w:rPr>
          <w:del w:id="980" w:author="Jade Raposa" w:date="2024-10-15T02:29:00Z" w16du:dateUtc="2024-10-14T18:29:00Z"/>
          <w:b/>
          <w:bCs/>
          <w:rPrChange w:id="981" w:author="Jade Raposa" w:date="2024-10-15T02:30:00Z" w16du:dateUtc="2024-10-14T18:30:00Z">
            <w:rPr>
              <w:del w:id="982" w:author="Jade Raposa" w:date="2024-10-15T02:29:00Z" w16du:dateUtc="2024-10-14T18:29:00Z"/>
            </w:rPr>
          </w:rPrChange>
        </w:rPr>
        <w:pPrChange w:id="983" w:author="Jade Raposa" w:date="2024-10-15T02:34:00Z" w16du:dateUtc="2024-10-14T18:34:00Z">
          <w:pPr>
            <w:pStyle w:val="ListParagraph"/>
            <w:numPr>
              <w:numId w:val="18"/>
            </w:numPr>
            <w:ind w:left="1440" w:hanging="360"/>
          </w:pPr>
        </w:pPrChange>
      </w:pPr>
      <w:del w:id="984" w:author="Jade Raposa" w:date="2024-10-15T02:31:00Z" w16du:dateUtc="2024-10-14T18:31:00Z">
        <w:r w:rsidRPr="00E52A05" w:rsidDel="00DB1E48">
          <w:rPr>
            <w:noProof/>
            <w:rPrChange w:id="985" w:author="Jade Raposa" w:date="2024-10-15T02:18:00Z" w16du:dateUtc="2024-10-14T18:18:00Z">
              <w:rPr>
                <w:b/>
                <w:bCs/>
                <w:noProof/>
              </w:rPr>
            </w:rPrChange>
          </w:rPr>
          <w:drawing>
            <wp:anchor distT="0" distB="0" distL="114300" distR="114300" simplePos="0" relativeHeight="251693056" behindDoc="0" locked="0" layoutInCell="1" allowOverlap="1" wp14:anchorId="3A608403" wp14:editId="345C20C0">
              <wp:simplePos x="0" y="0"/>
              <wp:positionH relativeFrom="margin">
                <wp:align>center</wp:align>
              </wp:positionH>
              <wp:positionV relativeFrom="paragraph">
                <wp:posOffset>76188</wp:posOffset>
              </wp:positionV>
              <wp:extent cx="984250" cy="2132965"/>
              <wp:effectExtent l="0" t="0" r="6350" b="635"/>
              <wp:wrapTopAndBottom/>
              <wp:docPr id="208367798"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798" name="Picture 24" descr="A screenshot of a phone&#10;&#10;Description automatically generated"/>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984250" cy="2132965"/>
                      </a:xfrm>
                      <a:prstGeom prst="rect">
                        <a:avLst/>
                      </a:prstGeom>
                    </pic:spPr>
                  </pic:pic>
                </a:graphicData>
              </a:graphic>
              <wp14:sizeRelH relativeFrom="margin">
                <wp14:pctWidth>0</wp14:pctWidth>
              </wp14:sizeRelH>
              <wp14:sizeRelV relativeFrom="margin">
                <wp14:pctHeight>0</wp14:pctHeight>
              </wp14:sizeRelV>
            </wp:anchor>
          </w:drawing>
        </w:r>
      </w:del>
      <w:del w:id="986" w:author="Jade Raposa" w:date="2024-10-15T02:27:00Z" w16du:dateUtc="2024-10-14T18:27:00Z">
        <w:r w:rsidR="00F63D9C" w:rsidRPr="001857EC" w:rsidDel="00EB1388">
          <w:delText xml:space="preserve">8. </w:delText>
        </w:r>
      </w:del>
      <w:del w:id="987" w:author="Jade Raposa" w:date="2024-10-15T02:31:00Z" w16du:dateUtc="2024-10-14T18:31:00Z">
        <w:r w:rsidR="00F63D9C" w:rsidRPr="001857EC" w:rsidDel="00DB1E48">
          <w:delText>Y</w:delText>
        </w:r>
      </w:del>
      <w:del w:id="988" w:author="Jade Raposa" w:date="2024-10-15T02:30:00Z" w16du:dateUtc="2024-10-14T18:30:00Z">
        <w:r w:rsidR="00F63D9C" w:rsidRPr="001857EC" w:rsidDel="00DB1E48">
          <w:delText xml:space="preserve">ou will see the options: </w:delText>
        </w:r>
        <w:r w:rsidR="00F63D9C" w:rsidRPr="001857EC" w:rsidDel="00DB1E48">
          <w:rPr>
            <w:b/>
            <w:bCs/>
          </w:rPr>
          <w:delText xml:space="preserve">“HOME,” “INBOX,” “SET PROFILE PIC,” “CHANGE PASSWORD,” “SUBJECTS,” </w:delText>
        </w:r>
        <w:r w:rsidR="00F63D9C" w:rsidRPr="001857EC" w:rsidDel="00DB1E48">
          <w:delText>and</w:delText>
        </w:r>
        <w:r w:rsidR="00F63D9C" w:rsidRPr="001857EC" w:rsidDel="00DB1E48">
          <w:rPr>
            <w:b/>
            <w:bCs/>
          </w:rPr>
          <w:delText xml:space="preserve"> “LOG OUT.”</w:delText>
        </w:r>
      </w:del>
    </w:p>
    <w:p w14:paraId="3C554975" w14:textId="1BF897F4" w:rsidR="00F63D9C" w:rsidRPr="001857EC" w:rsidDel="00EB1388" w:rsidRDefault="00F63D9C">
      <w:pPr>
        <w:ind w:left="1080"/>
        <w:rPr>
          <w:del w:id="989" w:author="Jade Raposa" w:date="2024-10-15T02:27:00Z" w16du:dateUtc="2024-10-14T18:27:00Z"/>
          <w:b/>
          <w:bCs/>
        </w:rPr>
        <w:pPrChange w:id="990" w:author="Jade Raposa" w:date="2024-10-15T02:34:00Z" w16du:dateUtc="2024-10-14T18:34:00Z">
          <w:pPr>
            <w:pStyle w:val="ListParagraph"/>
            <w:ind w:left="1800"/>
          </w:pPr>
        </w:pPrChange>
      </w:pPr>
    </w:p>
    <w:p w14:paraId="2EEFD822" w14:textId="4D01B9C5" w:rsidR="00F63D9C" w:rsidRPr="00E52A05" w:rsidDel="00EB1388" w:rsidRDefault="00F63D9C">
      <w:pPr>
        <w:ind w:left="1080"/>
        <w:rPr>
          <w:del w:id="991" w:author="Jade Raposa" w:date="2024-10-15T02:27:00Z" w16du:dateUtc="2024-10-14T18:27:00Z"/>
          <w:rPrChange w:id="992" w:author="Jade Raposa" w:date="2024-10-15T02:18:00Z" w16du:dateUtc="2024-10-14T18:18:00Z">
            <w:rPr>
              <w:del w:id="993" w:author="Jade Raposa" w:date="2024-10-15T02:27:00Z" w16du:dateUtc="2024-10-14T18:27:00Z"/>
              <w:b/>
              <w:bCs/>
            </w:rPr>
          </w:rPrChange>
        </w:rPr>
        <w:pPrChange w:id="994" w:author="Jade Raposa" w:date="2024-10-15T02:34:00Z" w16du:dateUtc="2024-10-14T18:34:00Z">
          <w:pPr>
            <w:pStyle w:val="ListParagraph"/>
            <w:ind w:left="1800"/>
          </w:pPr>
        </w:pPrChange>
      </w:pPr>
    </w:p>
    <w:p w14:paraId="424366E5" w14:textId="1C1FF8EB" w:rsidR="00F63D9C" w:rsidRPr="00EB1388" w:rsidDel="00EB1388" w:rsidRDefault="00F63D9C">
      <w:pPr>
        <w:ind w:left="1080"/>
        <w:rPr>
          <w:del w:id="995" w:author="Jade Raposa" w:date="2024-10-15T02:27:00Z" w16du:dateUtc="2024-10-14T18:27:00Z"/>
          <w:rPrChange w:id="996" w:author="Jade Raposa" w:date="2024-10-15T02:27:00Z" w16du:dateUtc="2024-10-14T18:27:00Z">
            <w:rPr>
              <w:del w:id="997" w:author="Jade Raposa" w:date="2024-10-15T02:27:00Z" w16du:dateUtc="2024-10-14T18:27:00Z"/>
              <w:b/>
              <w:bCs/>
            </w:rPr>
          </w:rPrChange>
        </w:rPr>
        <w:pPrChange w:id="998" w:author="Jade Raposa" w:date="2024-10-15T02:34:00Z" w16du:dateUtc="2024-10-14T18:34:00Z">
          <w:pPr>
            <w:pStyle w:val="ListParagraph"/>
            <w:ind w:left="1800"/>
          </w:pPr>
        </w:pPrChange>
      </w:pPr>
    </w:p>
    <w:p w14:paraId="2ECF312A" w14:textId="119D05B3" w:rsidR="00F63D9C" w:rsidRPr="00E52A05" w:rsidDel="00EB1388" w:rsidRDefault="00F63D9C">
      <w:pPr>
        <w:ind w:left="1080"/>
        <w:rPr>
          <w:del w:id="999" w:author="Jade Raposa" w:date="2024-10-15T02:27:00Z" w16du:dateUtc="2024-10-14T18:27:00Z"/>
          <w:rPrChange w:id="1000" w:author="Jade Raposa" w:date="2024-10-15T02:18:00Z" w16du:dateUtc="2024-10-14T18:18:00Z">
            <w:rPr>
              <w:del w:id="1001" w:author="Jade Raposa" w:date="2024-10-15T02:27:00Z" w16du:dateUtc="2024-10-14T18:27:00Z"/>
              <w:b/>
              <w:bCs/>
            </w:rPr>
          </w:rPrChange>
        </w:rPr>
        <w:pPrChange w:id="1002" w:author="Jade Raposa" w:date="2024-10-15T02:34:00Z" w16du:dateUtc="2024-10-14T18:34:00Z">
          <w:pPr>
            <w:pStyle w:val="ListParagraph"/>
            <w:ind w:left="1800"/>
          </w:pPr>
        </w:pPrChange>
      </w:pPr>
    </w:p>
    <w:p w14:paraId="5D9DE728" w14:textId="77777777" w:rsidR="00F63D9C" w:rsidRPr="00E52A05" w:rsidDel="00EB1388" w:rsidRDefault="00F63D9C">
      <w:pPr>
        <w:ind w:left="1080"/>
        <w:rPr>
          <w:del w:id="1003" w:author="Jade Raposa" w:date="2024-10-15T02:27:00Z" w16du:dateUtc="2024-10-14T18:27:00Z"/>
          <w:rPrChange w:id="1004" w:author="Jade Raposa" w:date="2024-10-15T02:18:00Z" w16du:dateUtc="2024-10-14T18:18:00Z">
            <w:rPr>
              <w:del w:id="1005" w:author="Jade Raposa" w:date="2024-10-15T02:27:00Z" w16du:dateUtc="2024-10-14T18:27:00Z"/>
              <w:b/>
              <w:bCs/>
            </w:rPr>
          </w:rPrChange>
        </w:rPr>
        <w:pPrChange w:id="1006" w:author="Jade Raposa" w:date="2024-10-15T02:34:00Z" w16du:dateUtc="2024-10-14T18:34:00Z">
          <w:pPr>
            <w:pStyle w:val="ListParagraph"/>
            <w:ind w:left="1800"/>
          </w:pPr>
        </w:pPrChange>
      </w:pPr>
    </w:p>
    <w:p w14:paraId="0DB9CDA4" w14:textId="4FF04B97" w:rsidR="00F63D9C" w:rsidRPr="00EB1388" w:rsidDel="00EB1388" w:rsidRDefault="00F63D9C">
      <w:pPr>
        <w:ind w:left="1080"/>
        <w:rPr>
          <w:del w:id="1007" w:author="Jade Raposa" w:date="2024-10-15T02:27:00Z" w16du:dateUtc="2024-10-14T18:27:00Z"/>
          <w:rPrChange w:id="1008" w:author="Jade Raposa" w:date="2024-10-15T02:27:00Z" w16du:dateUtc="2024-10-14T18:27:00Z">
            <w:rPr>
              <w:del w:id="1009" w:author="Jade Raposa" w:date="2024-10-15T02:27:00Z" w16du:dateUtc="2024-10-14T18:27:00Z"/>
              <w:b/>
              <w:bCs/>
            </w:rPr>
          </w:rPrChange>
        </w:rPr>
        <w:pPrChange w:id="1010" w:author="Jade Raposa" w:date="2024-10-15T02:34:00Z" w16du:dateUtc="2024-10-14T18:34:00Z">
          <w:pPr>
            <w:pStyle w:val="ListParagraph"/>
            <w:ind w:left="1800"/>
          </w:pPr>
        </w:pPrChange>
      </w:pPr>
    </w:p>
    <w:p w14:paraId="2C12B378" w14:textId="5090B619" w:rsidR="00F63D9C" w:rsidRPr="00EB1388" w:rsidDel="00EB1388" w:rsidRDefault="00F63D9C">
      <w:pPr>
        <w:ind w:left="1080"/>
        <w:rPr>
          <w:del w:id="1011" w:author="Jade Raposa" w:date="2024-10-15T02:27:00Z" w16du:dateUtc="2024-10-14T18:27:00Z"/>
          <w:rPrChange w:id="1012" w:author="Jade Raposa" w:date="2024-10-15T02:27:00Z" w16du:dateUtc="2024-10-14T18:27:00Z">
            <w:rPr>
              <w:del w:id="1013" w:author="Jade Raposa" w:date="2024-10-15T02:27:00Z" w16du:dateUtc="2024-10-14T18:27:00Z"/>
              <w:b/>
              <w:bCs/>
            </w:rPr>
          </w:rPrChange>
        </w:rPr>
        <w:pPrChange w:id="1014" w:author="Jade Raposa" w:date="2024-10-15T02:34:00Z" w16du:dateUtc="2024-10-14T18:34:00Z">
          <w:pPr>
            <w:pStyle w:val="ListParagraph"/>
            <w:ind w:left="1800"/>
          </w:pPr>
        </w:pPrChange>
      </w:pPr>
    </w:p>
    <w:p w14:paraId="647BC07C" w14:textId="77777777" w:rsidR="00F63D9C" w:rsidRPr="00E52A05" w:rsidDel="00EB1388" w:rsidRDefault="00F63D9C">
      <w:pPr>
        <w:ind w:left="1080"/>
        <w:rPr>
          <w:del w:id="1015" w:author="Jade Raposa" w:date="2024-10-15T02:27:00Z" w16du:dateUtc="2024-10-14T18:27:00Z"/>
          <w:rPrChange w:id="1016" w:author="Jade Raposa" w:date="2024-10-15T02:18:00Z" w16du:dateUtc="2024-10-14T18:18:00Z">
            <w:rPr>
              <w:del w:id="1017" w:author="Jade Raposa" w:date="2024-10-15T02:27:00Z" w16du:dateUtc="2024-10-14T18:27:00Z"/>
              <w:b/>
              <w:bCs/>
            </w:rPr>
          </w:rPrChange>
        </w:rPr>
        <w:pPrChange w:id="1018" w:author="Jade Raposa" w:date="2024-10-15T02:34:00Z" w16du:dateUtc="2024-10-14T18:34:00Z">
          <w:pPr>
            <w:pStyle w:val="ListParagraph"/>
            <w:ind w:left="1800"/>
          </w:pPr>
        </w:pPrChange>
      </w:pPr>
    </w:p>
    <w:p w14:paraId="7A94303B" w14:textId="77777777" w:rsidR="00F63D9C" w:rsidRPr="00E52A05" w:rsidDel="00EB1388" w:rsidRDefault="00F63D9C">
      <w:pPr>
        <w:ind w:left="1080"/>
        <w:rPr>
          <w:del w:id="1019" w:author="Jade Raposa" w:date="2024-10-15T02:27:00Z" w16du:dateUtc="2024-10-14T18:27:00Z"/>
          <w:rPrChange w:id="1020" w:author="Jade Raposa" w:date="2024-10-15T02:18:00Z" w16du:dateUtc="2024-10-14T18:18:00Z">
            <w:rPr>
              <w:del w:id="1021" w:author="Jade Raposa" w:date="2024-10-15T02:27:00Z" w16du:dateUtc="2024-10-14T18:27:00Z"/>
              <w:b/>
              <w:bCs/>
            </w:rPr>
          </w:rPrChange>
        </w:rPr>
        <w:pPrChange w:id="1022" w:author="Jade Raposa" w:date="2024-10-15T02:34:00Z" w16du:dateUtc="2024-10-14T18:34:00Z">
          <w:pPr>
            <w:pStyle w:val="ListParagraph"/>
            <w:ind w:left="1800"/>
          </w:pPr>
        </w:pPrChange>
      </w:pPr>
    </w:p>
    <w:p w14:paraId="220B49D0" w14:textId="77777777" w:rsidR="00F63D9C" w:rsidRPr="00E52A05" w:rsidDel="00EB1388" w:rsidRDefault="00F63D9C">
      <w:pPr>
        <w:ind w:left="1080"/>
        <w:rPr>
          <w:del w:id="1023" w:author="Jade Raposa" w:date="2024-10-15T02:27:00Z" w16du:dateUtc="2024-10-14T18:27:00Z"/>
          <w:rPrChange w:id="1024" w:author="Jade Raposa" w:date="2024-10-15T02:18:00Z" w16du:dateUtc="2024-10-14T18:18:00Z">
            <w:rPr>
              <w:del w:id="1025" w:author="Jade Raposa" w:date="2024-10-15T02:27:00Z" w16du:dateUtc="2024-10-14T18:27:00Z"/>
              <w:b/>
              <w:bCs/>
            </w:rPr>
          </w:rPrChange>
        </w:rPr>
        <w:pPrChange w:id="1026" w:author="Jade Raposa" w:date="2024-10-15T02:34:00Z" w16du:dateUtc="2024-10-14T18:34:00Z">
          <w:pPr>
            <w:pStyle w:val="ListParagraph"/>
            <w:ind w:left="1800"/>
          </w:pPr>
        </w:pPrChange>
      </w:pPr>
    </w:p>
    <w:p w14:paraId="261B6623" w14:textId="77777777" w:rsidR="00F63D9C" w:rsidRPr="00EB1388" w:rsidDel="00EB1388" w:rsidRDefault="00F63D9C">
      <w:pPr>
        <w:ind w:left="1080"/>
        <w:rPr>
          <w:del w:id="1027" w:author="Jade Raposa" w:date="2024-10-15T02:27:00Z" w16du:dateUtc="2024-10-14T18:27:00Z"/>
          <w:rPrChange w:id="1028" w:author="Jade Raposa" w:date="2024-10-15T02:27:00Z" w16du:dateUtc="2024-10-14T18:27:00Z">
            <w:rPr>
              <w:del w:id="1029" w:author="Jade Raposa" w:date="2024-10-15T02:27:00Z" w16du:dateUtc="2024-10-14T18:27:00Z"/>
              <w:b/>
              <w:bCs/>
            </w:rPr>
          </w:rPrChange>
        </w:rPr>
        <w:pPrChange w:id="1030" w:author="Jade Raposa" w:date="2024-10-15T02:34:00Z" w16du:dateUtc="2024-10-14T18:34:00Z">
          <w:pPr>
            <w:pStyle w:val="ListParagraph"/>
            <w:ind w:left="1800"/>
          </w:pPr>
        </w:pPrChange>
      </w:pPr>
    </w:p>
    <w:p w14:paraId="042A21B0" w14:textId="77777777" w:rsidR="00F63D9C" w:rsidRPr="00E52A05" w:rsidDel="00EB1388" w:rsidRDefault="00F63D9C">
      <w:pPr>
        <w:ind w:left="1080"/>
        <w:rPr>
          <w:del w:id="1031" w:author="Jade Raposa" w:date="2024-10-15T02:27:00Z" w16du:dateUtc="2024-10-14T18:27:00Z"/>
          <w:rPrChange w:id="1032" w:author="Jade Raposa" w:date="2024-10-15T02:18:00Z" w16du:dateUtc="2024-10-14T18:18:00Z">
            <w:rPr>
              <w:del w:id="1033" w:author="Jade Raposa" w:date="2024-10-15T02:27:00Z" w16du:dateUtc="2024-10-14T18:27:00Z"/>
              <w:b/>
              <w:bCs/>
            </w:rPr>
          </w:rPrChange>
        </w:rPr>
        <w:pPrChange w:id="1034" w:author="Jade Raposa" w:date="2024-10-15T02:34:00Z" w16du:dateUtc="2024-10-14T18:34:00Z">
          <w:pPr>
            <w:pStyle w:val="ListParagraph"/>
            <w:ind w:left="1800"/>
          </w:pPr>
        </w:pPrChange>
      </w:pPr>
    </w:p>
    <w:p w14:paraId="5F5B0FAA" w14:textId="77777777" w:rsidR="00F63D9C" w:rsidRPr="00E75D98" w:rsidDel="00EB1388" w:rsidRDefault="00F63D9C">
      <w:pPr>
        <w:ind w:left="1080"/>
        <w:rPr>
          <w:del w:id="1035" w:author="Jade Raposa" w:date="2024-10-15T02:27:00Z" w16du:dateUtc="2024-10-14T18:27:00Z"/>
        </w:rPr>
        <w:pPrChange w:id="1036" w:author="Jade Raposa" w:date="2024-10-15T02:34:00Z" w16du:dateUtc="2024-10-14T18:34:00Z">
          <w:pPr>
            <w:pStyle w:val="ListParagraph"/>
            <w:ind w:left="1800"/>
          </w:pPr>
        </w:pPrChange>
      </w:pPr>
    </w:p>
    <w:p w14:paraId="4374C579" w14:textId="77777777" w:rsidR="00F63D9C" w:rsidRPr="00E75D98" w:rsidRDefault="00F63D9C">
      <w:pPr>
        <w:ind w:left="1080"/>
        <w:pPrChange w:id="1037" w:author="Jade Raposa" w:date="2024-10-15T02:34:00Z" w16du:dateUtc="2024-10-14T18:34:00Z">
          <w:pPr>
            <w:pStyle w:val="ListParagraph"/>
            <w:ind w:left="1800"/>
          </w:pPr>
        </w:pPrChange>
      </w:pPr>
    </w:p>
    <w:p w14:paraId="71C88F31" w14:textId="3E4D902D" w:rsidR="00F63D9C" w:rsidRPr="00E52A05" w:rsidRDefault="00F63D9C">
      <w:pPr>
        <w:pStyle w:val="ListParagraph"/>
        <w:numPr>
          <w:ilvl w:val="0"/>
          <w:numId w:val="18"/>
        </w:numPr>
        <w:spacing w:line="360" w:lineRule="auto"/>
        <w:rPr>
          <w:rFonts w:ascii="Georgia" w:hAnsi="Georgia"/>
          <w:rPrChange w:id="1038" w:author="Jade Raposa" w:date="2024-10-15T02:18:00Z" w16du:dateUtc="2024-10-14T18:18:00Z">
            <w:rPr/>
          </w:rPrChange>
        </w:rPr>
        <w:pPrChange w:id="1039" w:author="Jade Raposa" w:date="2024-10-15T02:35:00Z" w16du:dateUtc="2024-10-14T18:35:00Z">
          <w:pPr>
            <w:pStyle w:val="ListParagraph"/>
            <w:ind w:left="1800"/>
          </w:pPr>
        </w:pPrChange>
      </w:pPr>
      <w:del w:id="1040" w:author="Jade Raposa" w:date="2024-10-15T02:33:00Z" w16du:dateUtc="2024-10-14T18:33:00Z">
        <w:r w:rsidRPr="00E52A05" w:rsidDel="001857EC">
          <w:rPr>
            <w:rFonts w:ascii="Georgia" w:hAnsi="Georgia"/>
            <w:rPrChange w:id="1041" w:author="Jade Raposa" w:date="2024-10-15T02:18:00Z" w16du:dateUtc="2024-10-14T18:18:00Z">
              <w:rPr/>
            </w:rPrChange>
          </w:rPr>
          <w:delText xml:space="preserve">9. </w:delText>
        </w:r>
      </w:del>
      <w:r w:rsidRPr="00E52A05">
        <w:rPr>
          <w:rFonts w:ascii="Georgia" w:hAnsi="Georgia"/>
          <w:rPrChange w:id="1042" w:author="Jade Raposa" w:date="2024-10-15T02:18:00Z" w16du:dateUtc="2024-10-14T18:18:00Z">
            <w:rPr/>
          </w:rPrChange>
        </w:rPr>
        <w:t xml:space="preserve">Click </w:t>
      </w:r>
      <w:r w:rsidRPr="00E52A05">
        <w:rPr>
          <w:rFonts w:ascii="Georgia" w:hAnsi="Georgia"/>
          <w:b/>
          <w:bCs/>
          <w:rPrChange w:id="1043" w:author="Jade Raposa" w:date="2024-10-15T02:18:00Z" w16du:dateUtc="2024-10-14T18:18:00Z">
            <w:rPr>
              <w:b/>
              <w:bCs/>
            </w:rPr>
          </w:rPrChange>
        </w:rPr>
        <w:t>“SUBJECTS”</w:t>
      </w:r>
      <w:r w:rsidRPr="00E52A05">
        <w:rPr>
          <w:rFonts w:ascii="Georgia" w:hAnsi="Georgia"/>
          <w:rPrChange w:id="1044" w:author="Jade Raposa" w:date="2024-10-15T02:18:00Z" w16du:dateUtc="2024-10-14T18:18:00Z">
            <w:rPr/>
          </w:rPrChange>
        </w:rPr>
        <w:t xml:space="preserve"> so that you can start adding the subjects you will teach.</w:t>
      </w:r>
    </w:p>
    <w:p w14:paraId="362A3BA5" w14:textId="67A9F1BC" w:rsidR="00F63D9C" w:rsidRPr="001857EC" w:rsidRDefault="00F63D9C">
      <w:pPr>
        <w:pStyle w:val="ListParagraph"/>
        <w:numPr>
          <w:ilvl w:val="0"/>
          <w:numId w:val="18"/>
        </w:numPr>
        <w:spacing w:line="360" w:lineRule="auto"/>
        <w:rPr>
          <w:rFonts w:ascii="Georgia" w:hAnsi="Georgia"/>
          <w:rPrChange w:id="1045" w:author="Jade Raposa" w:date="2024-10-15T02:34:00Z" w16du:dateUtc="2024-10-14T18:34:00Z">
            <w:rPr/>
          </w:rPrChange>
        </w:rPr>
        <w:pPrChange w:id="1046" w:author="Jade Raposa" w:date="2024-10-15T02:35:00Z" w16du:dateUtc="2024-10-14T18:35:00Z">
          <w:pPr>
            <w:pStyle w:val="ListParagraph"/>
            <w:ind w:left="1800"/>
          </w:pPr>
        </w:pPrChange>
      </w:pPr>
      <w:del w:id="1047" w:author="Jade Raposa" w:date="2024-10-15T02:34:00Z" w16du:dateUtc="2024-10-14T18:34:00Z">
        <w:r w:rsidRPr="001857EC" w:rsidDel="001857EC">
          <w:rPr>
            <w:rFonts w:ascii="Georgia" w:hAnsi="Georgia"/>
            <w:rPrChange w:id="1048" w:author="Jade Raposa" w:date="2024-10-15T02:34:00Z" w16du:dateUtc="2024-10-14T18:34:00Z">
              <w:rPr/>
            </w:rPrChange>
          </w:rPr>
          <w:delText xml:space="preserve">10. </w:delText>
        </w:r>
      </w:del>
      <w:r w:rsidRPr="001857EC">
        <w:rPr>
          <w:rFonts w:ascii="Georgia" w:hAnsi="Georgia"/>
          <w:rPrChange w:id="1049" w:author="Jade Raposa" w:date="2024-10-15T02:34:00Z" w16du:dateUtc="2024-10-14T18:34:00Z">
            <w:rPr/>
          </w:rPrChange>
        </w:rPr>
        <w:t xml:space="preserve">After clicking </w:t>
      </w:r>
      <w:r w:rsidRPr="001857EC">
        <w:rPr>
          <w:rFonts w:ascii="Georgia" w:hAnsi="Georgia"/>
          <w:b/>
          <w:bCs/>
          <w:rPrChange w:id="1050" w:author="Jade Raposa" w:date="2024-10-15T02:34:00Z" w16du:dateUtc="2024-10-14T18:34:00Z">
            <w:rPr>
              <w:b/>
              <w:bCs/>
            </w:rPr>
          </w:rPrChange>
        </w:rPr>
        <w:t>“SUBJECTS,”</w:t>
      </w:r>
      <w:r w:rsidRPr="001857EC">
        <w:rPr>
          <w:rFonts w:ascii="Georgia" w:hAnsi="Georgia"/>
          <w:rPrChange w:id="1051" w:author="Jade Raposa" w:date="2024-10-15T02:34:00Z" w16du:dateUtc="2024-10-14T18:34:00Z">
            <w:rPr/>
          </w:rPrChange>
        </w:rPr>
        <w:t xml:space="preserve"> click the </w:t>
      </w:r>
      <w:r w:rsidRPr="001857EC">
        <w:rPr>
          <w:rFonts w:ascii="Georgia" w:hAnsi="Georgia"/>
          <w:b/>
          <w:bCs/>
          <w:rPrChange w:id="1052" w:author="Jade Raposa" w:date="2024-10-15T02:34:00Z" w16du:dateUtc="2024-10-14T18:34:00Z">
            <w:rPr>
              <w:b/>
              <w:bCs/>
            </w:rPr>
          </w:rPrChange>
        </w:rPr>
        <w:t>“ADD”</w:t>
      </w:r>
      <w:r w:rsidRPr="001857EC">
        <w:rPr>
          <w:rFonts w:ascii="Georgia" w:hAnsi="Georgia"/>
          <w:rPrChange w:id="1053" w:author="Jade Raposa" w:date="2024-10-15T02:34:00Z" w16du:dateUtc="2024-10-14T18:34:00Z">
            <w:rPr/>
          </w:rPrChange>
        </w:rPr>
        <w:t xml:space="preserve"> button to add the subjects you want.</w:t>
      </w:r>
    </w:p>
    <w:p w14:paraId="0D3EF1B3" w14:textId="50CD9ABC" w:rsidR="00F63D9C" w:rsidRPr="00E52A05" w:rsidRDefault="00F63D9C">
      <w:pPr>
        <w:pStyle w:val="ListParagraph"/>
        <w:ind w:left="1620" w:hanging="450"/>
        <w:rPr>
          <w:rFonts w:ascii="Georgia" w:hAnsi="Georgia"/>
          <w:rPrChange w:id="1054" w:author="Jade Raposa" w:date="2024-10-15T02:18:00Z" w16du:dateUtc="2024-10-14T18:18:00Z">
            <w:rPr/>
          </w:rPrChange>
        </w:rPr>
        <w:pPrChange w:id="1055" w:author="Jade Raposa" w:date="2024-10-15T02:21:00Z" w16du:dateUtc="2024-10-14T18:21:00Z">
          <w:pPr>
            <w:pStyle w:val="ListParagraph"/>
            <w:ind w:left="1800"/>
          </w:pPr>
        </w:pPrChange>
      </w:pPr>
      <w:r w:rsidRPr="00E52A05">
        <w:rPr>
          <w:rFonts w:ascii="Georgia" w:hAnsi="Georgia"/>
          <w:noProof/>
          <w:rPrChange w:id="1056" w:author="Jade Raposa" w:date="2024-10-15T02:18:00Z" w16du:dateUtc="2024-10-14T18:18:00Z">
            <w:rPr>
              <w:noProof/>
            </w:rPr>
          </w:rPrChange>
        </w:rPr>
        <w:drawing>
          <wp:anchor distT="0" distB="0" distL="114300" distR="114300" simplePos="0" relativeHeight="251694080" behindDoc="0" locked="0" layoutInCell="1" allowOverlap="1" wp14:anchorId="7932D708" wp14:editId="3D356D77">
            <wp:simplePos x="0" y="0"/>
            <wp:positionH relativeFrom="column">
              <wp:posOffset>1714500</wp:posOffset>
            </wp:positionH>
            <wp:positionV relativeFrom="paragraph">
              <wp:posOffset>63500</wp:posOffset>
            </wp:positionV>
            <wp:extent cx="933450" cy="2022475"/>
            <wp:effectExtent l="0" t="0" r="0" b="0"/>
            <wp:wrapSquare wrapText="bothSides"/>
            <wp:docPr id="1868784279"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4279" name="Picture 25" descr="A screenshot of a phone&#10;&#10;Description automatically generated"/>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933450" cy="2022475"/>
                    </a:xfrm>
                    <a:prstGeom prst="rect">
                      <a:avLst/>
                    </a:prstGeom>
                  </pic:spPr>
                </pic:pic>
              </a:graphicData>
            </a:graphic>
            <wp14:sizeRelH relativeFrom="margin">
              <wp14:pctWidth>0</wp14:pctWidth>
            </wp14:sizeRelH>
            <wp14:sizeRelV relativeFrom="margin">
              <wp14:pctHeight>0</wp14:pctHeight>
            </wp14:sizeRelV>
          </wp:anchor>
        </w:drawing>
      </w:r>
      <w:r w:rsidRPr="00E52A05">
        <w:rPr>
          <w:rFonts w:ascii="Georgia" w:hAnsi="Georgia"/>
          <w:noProof/>
          <w:rPrChange w:id="1057" w:author="Jade Raposa" w:date="2024-10-15T02:18:00Z" w16du:dateUtc="2024-10-14T18:18:00Z">
            <w:rPr>
              <w:noProof/>
            </w:rPr>
          </w:rPrChange>
        </w:rPr>
        <w:drawing>
          <wp:anchor distT="0" distB="0" distL="114300" distR="114300" simplePos="0" relativeHeight="251695104" behindDoc="0" locked="0" layoutInCell="1" allowOverlap="1" wp14:anchorId="219A4626" wp14:editId="45B55375">
            <wp:simplePos x="0" y="0"/>
            <wp:positionH relativeFrom="column">
              <wp:posOffset>3257550</wp:posOffset>
            </wp:positionH>
            <wp:positionV relativeFrom="paragraph">
              <wp:posOffset>95250</wp:posOffset>
            </wp:positionV>
            <wp:extent cx="890270" cy="1930400"/>
            <wp:effectExtent l="0" t="0" r="5080" b="0"/>
            <wp:wrapSquare wrapText="bothSides"/>
            <wp:docPr id="121501217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12179" name="Picture 26" descr="A screenshot of a computer&#10;&#10;Description automatically generated"/>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890270" cy="1930400"/>
                    </a:xfrm>
                    <a:prstGeom prst="rect">
                      <a:avLst/>
                    </a:prstGeom>
                  </pic:spPr>
                </pic:pic>
              </a:graphicData>
            </a:graphic>
            <wp14:sizeRelH relativeFrom="margin">
              <wp14:pctWidth>0</wp14:pctWidth>
            </wp14:sizeRelH>
            <wp14:sizeRelV relativeFrom="margin">
              <wp14:pctHeight>0</wp14:pctHeight>
            </wp14:sizeRelV>
          </wp:anchor>
        </w:drawing>
      </w:r>
    </w:p>
    <w:p w14:paraId="42CB21D1" w14:textId="77777777" w:rsidR="00F63D9C" w:rsidRPr="00E52A05" w:rsidRDefault="00F63D9C">
      <w:pPr>
        <w:pStyle w:val="ListParagraph"/>
        <w:ind w:left="1620" w:hanging="450"/>
        <w:rPr>
          <w:rFonts w:ascii="Georgia" w:hAnsi="Georgia"/>
          <w:rPrChange w:id="1058" w:author="Jade Raposa" w:date="2024-10-15T02:18:00Z" w16du:dateUtc="2024-10-14T18:18:00Z">
            <w:rPr/>
          </w:rPrChange>
        </w:rPr>
        <w:pPrChange w:id="1059" w:author="Jade Raposa" w:date="2024-10-15T02:21:00Z" w16du:dateUtc="2024-10-14T18:21:00Z">
          <w:pPr>
            <w:pStyle w:val="ListParagraph"/>
            <w:ind w:left="1800"/>
          </w:pPr>
        </w:pPrChange>
      </w:pPr>
    </w:p>
    <w:p w14:paraId="05DD14D6" w14:textId="77777777" w:rsidR="00F63D9C" w:rsidRPr="00E52A05" w:rsidRDefault="00F63D9C">
      <w:pPr>
        <w:pStyle w:val="ListParagraph"/>
        <w:ind w:left="1620" w:hanging="450"/>
        <w:rPr>
          <w:rFonts w:ascii="Georgia" w:hAnsi="Georgia"/>
          <w:rPrChange w:id="1060" w:author="Jade Raposa" w:date="2024-10-15T02:18:00Z" w16du:dateUtc="2024-10-14T18:18:00Z">
            <w:rPr/>
          </w:rPrChange>
        </w:rPr>
        <w:pPrChange w:id="1061" w:author="Jade Raposa" w:date="2024-10-15T02:21:00Z" w16du:dateUtc="2024-10-14T18:21:00Z">
          <w:pPr>
            <w:pStyle w:val="ListParagraph"/>
            <w:ind w:left="1800"/>
          </w:pPr>
        </w:pPrChange>
      </w:pPr>
    </w:p>
    <w:p w14:paraId="0D751B47" w14:textId="77777777" w:rsidR="00F63D9C" w:rsidRPr="00E52A05" w:rsidRDefault="00F63D9C">
      <w:pPr>
        <w:pStyle w:val="ListParagraph"/>
        <w:ind w:left="1620" w:hanging="450"/>
        <w:rPr>
          <w:rFonts w:ascii="Georgia" w:hAnsi="Georgia"/>
          <w:rPrChange w:id="1062" w:author="Jade Raposa" w:date="2024-10-15T02:18:00Z" w16du:dateUtc="2024-10-14T18:18:00Z">
            <w:rPr/>
          </w:rPrChange>
        </w:rPr>
        <w:pPrChange w:id="1063" w:author="Jade Raposa" w:date="2024-10-15T02:21:00Z" w16du:dateUtc="2024-10-14T18:21:00Z">
          <w:pPr>
            <w:pStyle w:val="ListParagraph"/>
            <w:ind w:left="1800"/>
          </w:pPr>
        </w:pPrChange>
      </w:pPr>
    </w:p>
    <w:p w14:paraId="60A43BD9" w14:textId="77777777" w:rsidR="00F63D9C" w:rsidRPr="00E52A05" w:rsidRDefault="00F63D9C">
      <w:pPr>
        <w:pStyle w:val="ListParagraph"/>
        <w:ind w:left="1620" w:hanging="450"/>
        <w:rPr>
          <w:rFonts w:ascii="Georgia" w:hAnsi="Georgia"/>
          <w:rPrChange w:id="1064" w:author="Jade Raposa" w:date="2024-10-15T02:18:00Z" w16du:dateUtc="2024-10-14T18:18:00Z">
            <w:rPr/>
          </w:rPrChange>
        </w:rPr>
        <w:pPrChange w:id="1065" w:author="Jade Raposa" w:date="2024-10-15T02:21:00Z" w16du:dateUtc="2024-10-14T18:21:00Z">
          <w:pPr>
            <w:pStyle w:val="ListParagraph"/>
            <w:ind w:left="1800"/>
          </w:pPr>
        </w:pPrChange>
      </w:pPr>
    </w:p>
    <w:p w14:paraId="1798D17F" w14:textId="77777777" w:rsidR="00F63D9C" w:rsidRPr="00E52A05" w:rsidRDefault="00F63D9C">
      <w:pPr>
        <w:pStyle w:val="ListParagraph"/>
        <w:ind w:left="1620" w:hanging="450"/>
        <w:rPr>
          <w:rFonts w:ascii="Georgia" w:hAnsi="Georgia"/>
          <w:rPrChange w:id="1066" w:author="Jade Raposa" w:date="2024-10-15T02:18:00Z" w16du:dateUtc="2024-10-14T18:18:00Z">
            <w:rPr/>
          </w:rPrChange>
        </w:rPr>
        <w:pPrChange w:id="1067" w:author="Jade Raposa" w:date="2024-10-15T02:21:00Z" w16du:dateUtc="2024-10-14T18:21:00Z">
          <w:pPr>
            <w:pStyle w:val="ListParagraph"/>
            <w:ind w:left="1800"/>
          </w:pPr>
        </w:pPrChange>
      </w:pPr>
    </w:p>
    <w:p w14:paraId="5CA9AA8F" w14:textId="77777777" w:rsidR="00F63D9C" w:rsidRPr="00E52A05" w:rsidRDefault="00F63D9C">
      <w:pPr>
        <w:pStyle w:val="ListParagraph"/>
        <w:ind w:left="1620" w:hanging="450"/>
        <w:rPr>
          <w:rFonts w:ascii="Georgia" w:hAnsi="Georgia"/>
          <w:rPrChange w:id="1068" w:author="Jade Raposa" w:date="2024-10-15T02:18:00Z" w16du:dateUtc="2024-10-14T18:18:00Z">
            <w:rPr/>
          </w:rPrChange>
        </w:rPr>
        <w:pPrChange w:id="1069" w:author="Jade Raposa" w:date="2024-10-15T02:21:00Z" w16du:dateUtc="2024-10-14T18:21:00Z">
          <w:pPr>
            <w:pStyle w:val="ListParagraph"/>
            <w:ind w:left="1800"/>
          </w:pPr>
        </w:pPrChange>
      </w:pPr>
    </w:p>
    <w:p w14:paraId="74011D57" w14:textId="77777777" w:rsidR="00F63D9C" w:rsidRPr="00E52A05" w:rsidRDefault="00F63D9C">
      <w:pPr>
        <w:pStyle w:val="ListParagraph"/>
        <w:ind w:left="1620" w:hanging="450"/>
        <w:rPr>
          <w:rFonts w:ascii="Georgia" w:hAnsi="Georgia"/>
          <w:rPrChange w:id="1070" w:author="Jade Raposa" w:date="2024-10-15T02:18:00Z" w16du:dateUtc="2024-10-14T18:18:00Z">
            <w:rPr/>
          </w:rPrChange>
        </w:rPr>
        <w:pPrChange w:id="1071" w:author="Jade Raposa" w:date="2024-10-15T02:21:00Z" w16du:dateUtc="2024-10-14T18:21:00Z">
          <w:pPr>
            <w:pStyle w:val="ListParagraph"/>
            <w:ind w:left="1800"/>
          </w:pPr>
        </w:pPrChange>
      </w:pPr>
    </w:p>
    <w:p w14:paraId="69CF9A4C" w14:textId="77777777" w:rsidR="00F63D9C" w:rsidRPr="00E52A05" w:rsidRDefault="00F63D9C">
      <w:pPr>
        <w:pStyle w:val="ListParagraph"/>
        <w:ind w:left="1620" w:hanging="450"/>
        <w:rPr>
          <w:rFonts w:ascii="Georgia" w:hAnsi="Georgia"/>
          <w:rPrChange w:id="1072" w:author="Jade Raposa" w:date="2024-10-15T02:18:00Z" w16du:dateUtc="2024-10-14T18:18:00Z">
            <w:rPr/>
          </w:rPrChange>
        </w:rPr>
        <w:pPrChange w:id="1073" w:author="Jade Raposa" w:date="2024-10-15T02:21:00Z" w16du:dateUtc="2024-10-14T18:21:00Z">
          <w:pPr>
            <w:pStyle w:val="ListParagraph"/>
            <w:ind w:left="1800"/>
          </w:pPr>
        </w:pPrChange>
      </w:pPr>
    </w:p>
    <w:p w14:paraId="5C5F5403" w14:textId="77777777" w:rsidR="00F63D9C" w:rsidRDefault="00F63D9C" w:rsidP="003B41AC">
      <w:pPr>
        <w:pStyle w:val="ListParagraph"/>
        <w:ind w:left="1620" w:hanging="450"/>
        <w:rPr>
          <w:ins w:id="1074" w:author="Jade Raposa" w:date="2024-10-15T02:40:00Z" w16du:dateUtc="2024-10-14T18:40:00Z"/>
          <w:rFonts w:ascii="Georgia" w:hAnsi="Georgia"/>
        </w:rPr>
      </w:pPr>
    </w:p>
    <w:p w14:paraId="17A386FF" w14:textId="77777777" w:rsidR="0037612D" w:rsidRDefault="0037612D" w:rsidP="003B41AC">
      <w:pPr>
        <w:pStyle w:val="ListParagraph"/>
        <w:ind w:left="1620" w:hanging="450"/>
        <w:rPr>
          <w:ins w:id="1075" w:author="Jade Raposa" w:date="2024-10-15T02:40:00Z" w16du:dateUtc="2024-10-14T18:40:00Z"/>
          <w:rFonts w:ascii="Georgia" w:hAnsi="Georgia"/>
        </w:rPr>
      </w:pPr>
    </w:p>
    <w:p w14:paraId="0C377A92" w14:textId="77777777" w:rsidR="0037612D" w:rsidRPr="00E52A05" w:rsidRDefault="0037612D">
      <w:pPr>
        <w:pStyle w:val="ListParagraph"/>
        <w:ind w:left="1620" w:hanging="450"/>
        <w:rPr>
          <w:rFonts w:ascii="Georgia" w:hAnsi="Georgia"/>
          <w:rPrChange w:id="1076" w:author="Jade Raposa" w:date="2024-10-15T02:18:00Z" w16du:dateUtc="2024-10-14T18:18:00Z">
            <w:rPr/>
          </w:rPrChange>
        </w:rPr>
        <w:pPrChange w:id="1077" w:author="Jade Raposa" w:date="2024-10-15T02:21:00Z" w16du:dateUtc="2024-10-14T18:21:00Z">
          <w:pPr>
            <w:pStyle w:val="ListParagraph"/>
            <w:ind w:left="1800"/>
          </w:pPr>
        </w:pPrChange>
      </w:pPr>
    </w:p>
    <w:p w14:paraId="5026E156" w14:textId="77777777" w:rsidR="00F63D9C" w:rsidRDefault="00F63D9C" w:rsidP="003B41AC">
      <w:pPr>
        <w:pStyle w:val="ListParagraph"/>
        <w:ind w:left="1620" w:hanging="450"/>
        <w:rPr>
          <w:ins w:id="1078" w:author="Jade Raposa" w:date="2024-10-15T02:40:00Z" w16du:dateUtc="2024-10-14T18:40:00Z"/>
          <w:rFonts w:ascii="Georgia" w:hAnsi="Georgia"/>
        </w:rPr>
      </w:pPr>
    </w:p>
    <w:p w14:paraId="5C9F11AE" w14:textId="77777777" w:rsidR="0037612D" w:rsidRDefault="0037612D">
      <w:pPr>
        <w:pStyle w:val="ListParagraph"/>
        <w:numPr>
          <w:ilvl w:val="0"/>
          <w:numId w:val="18"/>
        </w:numPr>
        <w:spacing w:line="360" w:lineRule="auto"/>
        <w:rPr>
          <w:ins w:id="1079" w:author="Jade Raposa" w:date="2024-10-15T02:40:00Z" w16du:dateUtc="2024-10-14T18:40:00Z"/>
          <w:rFonts w:ascii="Georgia" w:hAnsi="Georgia"/>
        </w:rPr>
        <w:pPrChange w:id="1080" w:author="Jade Raposa" w:date="2024-10-15T02:41:00Z" w16du:dateUtc="2024-10-14T18:41:00Z">
          <w:pPr>
            <w:pStyle w:val="ListParagraph"/>
            <w:numPr>
              <w:numId w:val="18"/>
            </w:numPr>
            <w:ind w:left="1440" w:hanging="360"/>
          </w:pPr>
        </w:pPrChange>
      </w:pPr>
      <w:ins w:id="1081" w:author="Jade Raposa" w:date="2024-10-15T02:40:00Z" w16du:dateUtc="2024-10-14T18:40:00Z">
        <w:r w:rsidRPr="005D49C6">
          <w:rPr>
            <w:rFonts w:ascii="Georgia" w:hAnsi="Georgia"/>
          </w:rPr>
          <w:t>You will have to wait for students to enroll in your class, but before they can enroll, you have the right to accept or decline their enrollment. If you accept, they will be automatically enrolled in your class.</w:t>
        </w:r>
      </w:ins>
    </w:p>
    <w:p w14:paraId="39AAC631" w14:textId="5E085690" w:rsidR="0037612D" w:rsidRDefault="00AE5535">
      <w:pPr>
        <w:pStyle w:val="ListParagraph"/>
        <w:numPr>
          <w:ilvl w:val="0"/>
          <w:numId w:val="18"/>
        </w:numPr>
        <w:spacing w:line="360" w:lineRule="auto"/>
        <w:rPr>
          <w:ins w:id="1082" w:author="Jade Raposa" w:date="2024-10-15T02:41:00Z" w16du:dateUtc="2024-10-14T18:41:00Z"/>
          <w:rFonts w:ascii="Georgia" w:hAnsi="Georgia"/>
          <w:b/>
          <w:bCs/>
        </w:rPr>
        <w:pPrChange w:id="1083" w:author="Jade Raposa" w:date="2024-10-15T02:41:00Z" w16du:dateUtc="2024-10-14T18:41:00Z">
          <w:pPr>
            <w:pStyle w:val="ListParagraph"/>
            <w:numPr>
              <w:numId w:val="18"/>
            </w:numPr>
            <w:ind w:left="1440" w:hanging="360"/>
          </w:pPr>
        </w:pPrChange>
      </w:pPr>
      <w:r w:rsidRPr="00E52A05">
        <w:rPr>
          <w:rFonts w:ascii="Georgia" w:hAnsi="Georgia"/>
          <w:b/>
          <w:bCs/>
          <w:noProof/>
          <w:rPrChange w:id="1084" w:author="Jade Raposa" w:date="2024-10-15T02:18:00Z" w16du:dateUtc="2024-10-14T18:18:00Z">
            <w:rPr>
              <w:b/>
              <w:bCs/>
              <w:noProof/>
            </w:rPr>
          </w:rPrChange>
        </w:rPr>
        <w:drawing>
          <wp:anchor distT="0" distB="0" distL="114300" distR="114300" simplePos="0" relativeHeight="251696128" behindDoc="0" locked="0" layoutInCell="1" allowOverlap="1" wp14:anchorId="32CBE6B1" wp14:editId="65D07BB3">
            <wp:simplePos x="0" y="0"/>
            <wp:positionH relativeFrom="margin">
              <wp:posOffset>2434745</wp:posOffset>
            </wp:positionH>
            <wp:positionV relativeFrom="paragraph">
              <wp:posOffset>596660</wp:posOffset>
            </wp:positionV>
            <wp:extent cx="946150" cy="2050415"/>
            <wp:effectExtent l="0" t="0" r="6350" b="6985"/>
            <wp:wrapTopAndBottom/>
            <wp:docPr id="1289439379"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9379" name="Picture 27" descr="A screenshot of a phone&#10;&#10;Description automatically generated"/>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946150" cy="2050415"/>
                    </a:xfrm>
                    <a:prstGeom prst="rect">
                      <a:avLst/>
                    </a:prstGeom>
                  </pic:spPr>
                </pic:pic>
              </a:graphicData>
            </a:graphic>
            <wp14:sizeRelH relativeFrom="margin">
              <wp14:pctWidth>0</wp14:pctWidth>
            </wp14:sizeRelH>
            <wp14:sizeRelV relativeFrom="margin">
              <wp14:pctHeight>0</wp14:pctHeight>
            </wp14:sizeRelV>
          </wp:anchor>
        </w:drawing>
      </w:r>
      <w:ins w:id="1085" w:author="Jade Raposa" w:date="2024-10-15T02:40:00Z" w16du:dateUtc="2024-10-14T18:40:00Z">
        <w:r w:rsidR="0037612D" w:rsidRPr="005D49C6">
          <w:rPr>
            <w:rFonts w:ascii="Georgia" w:hAnsi="Georgia"/>
          </w:rPr>
          <w:t xml:space="preserve">In the dashboard, you’ll see the subjects you added, along with </w:t>
        </w:r>
        <w:r w:rsidR="0037612D" w:rsidRPr="005D49C6">
          <w:rPr>
            <w:rFonts w:ascii="Georgia" w:hAnsi="Georgia"/>
            <w:b/>
            <w:bCs/>
          </w:rPr>
          <w:t>“SUBJECT,” “NO. OF STUDENTS,”</w:t>
        </w:r>
        <w:r w:rsidR="0037612D" w:rsidRPr="005D49C6">
          <w:rPr>
            <w:rFonts w:ascii="Georgia" w:hAnsi="Georgia"/>
          </w:rPr>
          <w:t xml:space="preserve"> and</w:t>
        </w:r>
        <w:r w:rsidR="0037612D" w:rsidRPr="005D49C6">
          <w:rPr>
            <w:rFonts w:ascii="Georgia" w:hAnsi="Georgia"/>
            <w:b/>
            <w:bCs/>
          </w:rPr>
          <w:t xml:space="preserve"> “ACTIONS.”</w:t>
        </w:r>
      </w:ins>
    </w:p>
    <w:p w14:paraId="3007E53B" w14:textId="77777777" w:rsidR="00AE5535" w:rsidRPr="00AE5535" w:rsidRDefault="00AE5535">
      <w:pPr>
        <w:spacing w:line="360" w:lineRule="auto"/>
        <w:rPr>
          <w:ins w:id="1086" w:author="Jade Raposa" w:date="2024-10-15T02:40:00Z" w16du:dateUtc="2024-10-14T18:40:00Z"/>
          <w:rFonts w:ascii="Georgia" w:hAnsi="Georgia"/>
          <w:b/>
          <w:bCs/>
          <w:rPrChange w:id="1087" w:author="Jade Raposa" w:date="2024-10-15T02:41:00Z" w16du:dateUtc="2024-10-14T18:41:00Z">
            <w:rPr>
              <w:ins w:id="1088" w:author="Jade Raposa" w:date="2024-10-15T02:40:00Z" w16du:dateUtc="2024-10-14T18:40:00Z"/>
            </w:rPr>
          </w:rPrChange>
        </w:rPr>
        <w:pPrChange w:id="1089" w:author="Jade Raposa" w:date="2024-10-15T02:41:00Z" w16du:dateUtc="2024-10-14T18:41:00Z">
          <w:pPr>
            <w:pStyle w:val="ListParagraph"/>
            <w:numPr>
              <w:numId w:val="18"/>
            </w:numPr>
            <w:ind w:left="1440" w:hanging="360"/>
          </w:pPr>
        </w:pPrChange>
      </w:pPr>
    </w:p>
    <w:p w14:paraId="626F658D" w14:textId="1FD8F2B5" w:rsidR="0037612D" w:rsidRDefault="0037612D" w:rsidP="00AE5535">
      <w:pPr>
        <w:pStyle w:val="ListParagraph"/>
        <w:numPr>
          <w:ilvl w:val="0"/>
          <w:numId w:val="18"/>
        </w:numPr>
        <w:spacing w:line="360" w:lineRule="auto"/>
        <w:rPr>
          <w:ins w:id="1090" w:author="Jade Raposa" w:date="2024-10-15T02:42:00Z" w16du:dateUtc="2024-10-14T18:42:00Z"/>
          <w:rFonts w:ascii="Georgia" w:hAnsi="Georgia"/>
        </w:rPr>
      </w:pPr>
      <w:ins w:id="1091" w:author="Jade Raposa" w:date="2024-10-15T02:40:00Z" w16du:dateUtc="2024-10-14T18:40:00Z">
        <w:r w:rsidRPr="0037612D">
          <w:rPr>
            <w:rFonts w:ascii="Georgia" w:hAnsi="Georgia"/>
          </w:rPr>
          <w:t>Click the blue icon under “</w:t>
        </w:r>
        <w:r w:rsidRPr="00AE5535">
          <w:rPr>
            <w:rFonts w:ascii="Georgia" w:hAnsi="Georgia"/>
            <w:b/>
            <w:bCs/>
            <w:rPrChange w:id="1092" w:author="Jade Raposa" w:date="2024-10-15T02:41:00Z" w16du:dateUtc="2024-10-14T18:41:00Z">
              <w:rPr>
                <w:rFonts w:ascii="Georgia" w:hAnsi="Georgia"/>
              </w:rPr>
            </w:rPrChange>
          </w:rPr>
          <w:t>ACTIONS</w:t>
        </w:r>
        <w:r w:rsidRPr="0037612D">
          <w:rPr>
            <w:rFonts w:ascii="Georgia" w:hAnsi="Georgia"/>
          </w:rPr>
          <w:t>,” which will direct you to: “</w:t>
        </w:r>
        <w:r w:rsidRPr="00AE5535">
          <w:rPr>
            <w:rFonts w:ascii="Georgia" w:hAnsi="Georgia"/>
            <w:b/>
            <w:bCs/>
            <w:rPrChange w:id="1093" w:author="Jade Raposa" w:date="2024-10-15T02:41:00Z" w16du:dateUtc="2024-10-14T18:41:00Z">
              <w:rPr>
                <w:rFonts w:ascii="Georgia" w:hAnsi="Georgia"/>
              </w:rPr>
            </w:rPrChange>
          </w:rPr>
          <w:t>LESSONS</w:t>
        </w:r>
        <w:r w:rsidRPr="0037612D">
          <w:rPr>
            <w:rFonts w:ascii="Georgia" w:hAnsi="Georgia"/>
          </w:rPr>
          <w:t>” (where you will post lesson files), “</w:t>
        </w:r>
        <w:r w:rsidRPr="00AE5535">
          <w:rPr>
            <w:rFonts w:ascii="Georgia" w:hAnsi="Georgia"/>
            <w:b/>
            <w:bCs/>
            <w:rPrChange w:id="1094" w:author="Jade Raposa" w:date="2024-10-15T02:41:00Z" w16du:dateUtc="2024-10-14T18:41:00Z">
              <w:rPr>
                <w:rFonts w:ascii="Georgia" w:hAnsi="Georgia"/>
              </w:rPr>
            </w:rPrChange>
          </w:rPr>
          <w:t>ACTIVITY</w:t>
        </w:r>
        <w:r w:rsidRPr="0037612D">
          <w:rPr>
            <w:rFonts w:ascii="Georgia" w:hAnsi="Georgia"/>
          </w:rPr>
          <w:t>” (where you will upload quizzes), “</w:t>
        </w:r>
        <w:r w:rsidRPr="00AE5535">
          <w:rPr>
            <w:rFonts w:ascii="Georgia" w:hAnsi="Georgia"/>
            <w:b/>
            <w:bCs/>
            <w:rPrChange w:id="1095" w:author="Jade Raposa" w:date="2024-10-15T02:41:00Z" w16du:dateUtc="2024-10-14T18:41:00Z">
              <w:rPr>
                <w:rFonts w:ascii="Georgia" w:hAnsi="Georgia"/>
              </w:rPr>
            </w:rPrChange>
          </w:rPr>
          <w:t>REPORTS</w:t>
        </w:r>
        <w:r w:rsidRPr="0037612D">
          <w:rPr>
            <w:rFonts w:ascii="Georgia" w:hAnsi="Georgia"/>
          </w:rPr>
          <w:t>” (where you will track your students' progress), and “</w:t>
        </w:r>
        <w:r w:rsidRPr="00AE5535">
          <w:rPr>
            <w:rFonts w:ascii="Georgia" w:hAnsi="Georgia"/>
            <w:b/>
            <w:bCs/>
            <w:rPrChange w:id="1096" w:author="Jade Raposa" w:date="2024-10-15T02:41:00Z" w16du:dateUtc="2024-10-14T18:41:00Z">
              <w:rPr>
                <w:rFonts w:ascii="Georgia" w:hAnsi="Georgia"/>
              </w:rPr>
            </w:rPrChange>
          </w:rPr>
          <w:t>PEOPLE</w:t>
        </w:r>
        <w:r w:rsidRPr="0037612D">
          <w:rPr>
            <w:rFonts w:ascii="Georgia" w:hAnsi="Georgia"/>
          </w:rPr>
          <w:t>” (where you can see and message your students).</w:t>
        </w:r>
      </w:ins>
    </w:p>
    <w:p w14:paraId="22228BD9" w14:textId="77777777" w:rsidR="00B46B60" w:rsidRPr="00B46B60" w:rsidRDefault="00B46B60">
      <w:pPr>
        <w:spacing w:line="360" w:lineRule="auto"/>
        <w:rPr>
          <w:ins w:id="1097" w:author="Jade Raposa" w:date="2024-10-15T02:44:00Z" w16du:dateUtc="2024-10-14T18:44:00Z"/>
          <w:rFonts w:ascii="Georgia" w:hAnsi="Georgia"/>
          <w:rPrChange w:id="1098" w:author="Jade Raposa" w:date="2024-10-15T02:44:00Z" w16du:dateUtc="2024-10-14T18:44:00Z">
            <w:rPr>
              <w:ins w:id="1099" w:author="Jade Raposa" w:date="2024-10-15T02:44:00Z" w16du:dateUtc="2024-10-14T18:44:00Z"/>
            </w:rPr>
          </w:rPrChange>
        </w:rPr>
        <w:pPrChange w:id="1100" w:author="Jade Raposa" w:date="2024-10-15T02:44:00Z" w16du:dateUtc="2024-10-14T18:44:00Z">
          <w:pPr>
            <w:pStyle w:val="ListParagraph"/>
            <w:numPr>
              <w:numId w:val="18"/>
            </w:numPr>
            <w:spacing w:line="360" w:lineRule="auto"/>
            <w:ind w:left="1440" w:hanging="360"/>
          </w:pPr>
        </w:pPrChange>
      </w:pPr>
    </w:p>
    <w:p w14:paraId="225BBCEE" w14:textId="77777777" w:rsidR="00B46B60" w:rsidRPr="00B46B60" w:rsidRDefault="00B46B60">
      <w:pPr>
        <w:pStyle w:val="ListParagraph"/>
        <w:rPr>
          <w:ins w:id="1101" w:author="Jade Raposa" w:date="2024-10-15T02:44:00Z" w16du:dateUtc="2024-10-14T18:44:00Z"/>
          <w:rFonts w:ascii="Georgia" w:hAnsi="Georgia"/>
          <w:rPrChange w:id="1102" w:author="Jade Raposa" w:date="2024-10-15T02:44:00Z" w16du:dateUtc="2024-10-14T18:44:00Z">
            <w:rPr>
              <w:ins w:id="1103" w:author="Jade Raposa" w:date="2024-10-15T02:44:00Z" w16du:dateUtc="2024-10-14T18:44:00Z"/>
            </w:rPr>
          </w:rPrChange>
        </w:rPr>
        <w:pPrChange w:id="1104" w:author="Jade Raposa" w:date="2024-10-15T02:44:00Z" w16du:dateUtc="2024-10-14T18:44:00Z">
          <w:pPr>
            <w:pStyle w:val="ListParagraph"/>
            <w:numPr>
              <w:numId w:val="18"/>
            </w:numPr>
            <w:spacing w:line="360" w:lineRule="auto"/>
            <w:ind w:left="1440" w:hanging="360"/>
          </w:pPr>
        </w:pPrChange>
      </w:pPr>
    </w:p>
    <w:p w14:paraId="7311F6B4" w14:textId="0E7463BA" w:rsidR="002165B3" w:rsidRDefault="002165B3" w:rsidP="00AE5535">
      <w:pPr>
        <w:pStyle w:val="ListParagraph"/>
        <w:numPr>
          <w:ilvl w:val="0"/>
          <w:numId w:val="18"/>
        </w:numPr>
        <w:spacing w:line="360" w:lineRule="auto"/>
        <w:rPr>
          <w:ins w:id="1105" w:author="Jade Raposa" w:date="2024-10-15T02:42:00Z" w16du:dateUtc="2024-10-14T18:42:00Z"/>
          <w:rFonts w:ascii="Georgia" w:hAnsi="Georgia"/>
        </w:rPr>
      </w:pPr>
      <w:ins w:id="1106" w:author="Jade Raposa" w:date="2024-10-15T02:42:00Z" w16du:dateUtc="2024-10-14T18:42:00Z">
        <w:r w:rsidRPr="002165B3">
          <w:rPr>
            <w:rFonts w:ascii="Georgia" w:hAnsi="Georgia"/>
          </w:rPr>
          <w:t>You can add lessons by clicking “</w:t>
        </w:r>
        <w:r w:rsidRPr="002165B3">
          <w:rPr>
            <w:rFonts w:ascii="Georgia" w:hAnsi="Georgia"/>
            <w:b/>
            <w:bCs/>
            <w:rPrChange w:id="1107" w:author="Jade Raposa" w:date="2024-10-15T02:43:00Z" w16du:dateUtc="2024-10-14T18:43:00Z">
              <w:rPr>
                <w:rFonts w:ascii="Georgia" w:hAnsi="Georgia"/>
              </w:rPr>
            </w:rPrChange>
          </w:rPr>
          <w:t>VIDEO</w:t>
        </w:r>
        <w:r w:rsidRPr="002165B3">
          <w:rPr>
            <w:rFonts w:ascii="Georgia" w:hAnsi="Georgia"/>
          </w:rPr>
          <w:t>” and “</w:t>
        </w:r>
        <w:r w:rsidRPr="002165B3">
          <w:rPr>
            <w:rFonts w:ascii="Georgia" w:hAnsi="Georgia"/>
            <w:b/>
            <w:bCs/>
            <w:rPrChange w:id="1108" w:author="Jade Raposa" w:date="2024-10-15T02:43:00Z" w16du:dateUtc="2024-10-14T18:43:00Z">
              <w:rPr>
                <w:rFonts w:ascii="Georgia" w:hAnsi="Georgia"/>
              </w:rPr>
            </w:rPrChange>
          </w:rPr>
          <w:t>EBOOK</w:t>
        </w:r>
        <w:r w:rsidRPr="002165B3">
          <w:rPr>
            <w:rFonts w:ascii="Georgia" w:hAnsi="Georgia"/>
          </w:rPr>
          <w:t xml:space="preserve">.” You can choose to upload lessons as video </w:t>
        </w:r>
        <w:proofErr w:type="spellStart"/>
        <w:r w:rsidRPr="002165B3">
          <w:rPr>
            <w:rFonts w:ascii="Georgia" w:hAnsi="Georgia"/>
          </w:rPr>
          <w:t>url</w:t>
        </w:r>
        <w:proofErr w:type="spellEnd"/>
        <w:r w:rsidRPr="002165B3">
          <w:rPr>
            <w:rFonts w:ascii="Georgia" w:hAnsi="Georgia"/>
          </w:rPr>
          <w:t xml:space="preserve"> link from </w:t>
        </w:r>
        <w:proofErr w:type="spellStart"/>
        <w:r w:rsidRPr="002165B3">
          <w:rPr>
            <w:rFonts w:ascii="Georgia" w:hAnsi="Georgia"/>
          </w:rPr>
          <w:t>Youtube</w:t>
        </w:r>
        <w:proofErr w:type="spellEnd"/>
        <w:r w:rsidRPr="002165B3">
          <w:rPr>
            <w:rFonts w:ascii="Georgia" w:hAnsi="Georgia"/>
          </w:rPr>
          <w:t xml:space="preserve"> or PDF files.</w:t>
        </w:r>
      </w:ins>
    </w:p>
    <w:p w14:paraId="0D7A3182" w14:textId="77777777" w:rsidR="002165B3" w:rsidRPr="002165B3" w:rsidRDefault="002165B3">
      <w:pPr>
        <w:pStyle w:val="ListParagraph"/>
        <w:rPr>
          <w:ins w:id="1109" w:author="Jade Raposa" w:date="2024-10-15T02:42:00Z" w16du:dateUtc="2024-10-14T18:42:00Z"/>
          <w:rFonts w:ascii="Georgia" w:hAnsi="Georgia"/>
          <w:rPrChange w:id="1110" w:author="Jade Raposa" w:date="2024-10-15T02:42:00Z" w16du:dateUtc="2024-10-14T18:42:00Z">
            <w:rPr>
              <w:ins w:id="1111" w:author="Jade Raposa" w:date="2024-10-15T02:42:00Z" w16du:dateUtc="2024-10-14T18:42:00Z"/>
            </w:rPr>
          </w:rPrChange>
        </w:rPr>
        <w:pPrChange w:id="1112" w:author="Jade Raposa" w:date="2024-10-15T02:42:00Z" w16du:dateUtc="2024-10-14T18:42:00Z">
          <w:pPr>
            <w:pStyle w:val="ListParagraph"/>
            <w:numPr>
              <w:numId w:val="18"/>
            </w:numPr>
            <w:spacing w:line="360" w:lineRule="auto"/>
            <w:ind w:left="1440" w:hanging="360"/>
          </w:pPr>
        </w:pPrChange>
      </w:pPr>
    </w:p>
    <w:p w14:paraId="7C380DE6" w14:textId="18137AA9" w:rsidR="002165B3" w:rsidRDefault="002165B3" w:rsidP="00AE5535">
      <w:pPr>
        <w:pStyle w:val="ListParagraph"/>
        <w:numPr>
          <w:ilvl w:val="0"/>
          <w:numId w:val="18"/>
        </w:numPr>
        <w:spacing w:line="360" w:lineRule="auto"/>
        <w:rPr>
          <w:ins w:id="1113" w:author="Jade Raposa" w:date="2024-10-15T02:42:00Z" w16du:dateUtc="2024-10-14T18:42:00Z"/>
          <w:rFonts w:ascii="Georgia" w:hAnsi="Georgia"/>
        </w:rPr>
      </w:pPr>
      <w:ins w:id="1114" w:author="Jade Raposa" w:date="2024-10-15T02:42:00Z" w16du:dateUtc="2024-10-14T18:42:00Z">
        <w:r w:rsidRPr="002165B3">
          <w:rPr>
            <w:rFonts w:ascii="Georgia" w:hAnsi="Georgia"/>
          </w:rPr>
          <w:t>If you want to hold a Google Meet, click the “</w:t>
        </w:r>
        <w:r w:rsidRPr="002165B3">
          <w:rPr>
            <w:rFonts w:ascii="Georgia" w:hAnsi="Georgia"/>
            <w:b/>
            <w:bCs/>
            <w:rPrChange w:id="1115" w:author="Jade Raposa" w:date="2024-10-15T02:43:00Z" w16du:dateUtc="2024-10-14T18:43:00Z">
              <w:rPr>
                <w:rFonts w:ascii="Georgia" w:hAnsi="Georgia"/>
              </w:rPr>
            </w:rPrChange>
          </w:rPr>
          <w:t>ACTIVITY</w:t>
        </w:r>
        <w:r w:rsidRPr="002165B3">
          <w:rPr>
            <w:rFonts w:ascii="Georgia" w:hAnsi="Georgia"/>
          </w:rPr>
          <w:t>” button. There, you will see two options: “</w:t>
        </w:r>
        <w:r w:rsidRPr="002165B3">
          <w:rPr>
            <w:rFonts w:ascii="Georgia" w:hAnsi="Georgia"/>
            <w:b/>
            <w:bCs/>
            <w:rPrChange w:id="1116" w:author="Jade Raposa" w:date="2024-10-15T02:43:00Z" w16du:dateUtc="2024-10-14T18:43:00Z">
              <w:rPr>
                <w:rFonts w:ascii="Georgia" w:hAnsi="Georgia"/>
              </w:rPr>
            </w:rPrChange>
          </w:rPr>
          <w:t>Virtual meetings</w:t>
        </w:r>
        <w:r w:rsidRPr="002165B3">
          <w:rPr>
            <w:rFonts w:ascii="Georgia" w:hAnsi="Georgia"/>
          </w:rPr>
          <w:t>” (to interact with your students online) and “</w:t>
        </w:r>
        <w:r w:rsidRPr="002165B3">
          <w:rPr>
            <w:rFonts w:ascii="Georgia" w:hAnsi="Georgia"/>
            <w:b/>
            <w:bCs/>
            <w:rPrChange w:id="1117" w:author="Jade Raposa" w:date="2024-10-15T02:42:00Z" w16du:dateUtc="2024-10-14T18:42:00Z">
              <w:rPr>
                <w:rFonts w:ascii="Georgia" w:hAnsi="Georgia"/>
              </w:rPr>
            </w:rPrChange>
          </w:rPr>
          <w:t>Google Form</w:t>
        </w:r>
        <w:r w:rsidRPr="002165B3">
          <w:rPr>
            <w:rFonts w:ascii="Georgia" w:hAnsi="Georgia"/>
          </w:rPr>
          <w:t>” (this is where you will put your quizzes)</w:t>
        </w:r>
      </w:ins>
    </w:p>
    <w:p w14:paraId="78FF757D" w14:textId="77777777" w:rsidR="002165B3" w:rsidRPr="002165B3" w:rsidRDefault="002165B3">
      <w:pPr>
        <w:pStyle w:val="ListParagraph"/>
        <w:rPr>
          <w:ins w:id="1118" w:author="Jade Raposa" w:date="2024-10-15T02:42:00Z" w16du:dateUtc="2024-10-14T18:42:00Z"/>
          <w:rFonts w:ascii="Georgia" w:hAnsi="Georgia"/>
          <w:rPrChange w:id="1119" w:author="Jade Raposa" w:date="2024-10-15T02:42:00Z" w16du:dateUtc="2024-10-14T18:42:00Z">
            <w:rPr>
              <w:ins w:id="1120" w:author="Jade Raposa" w:date="2024-10-15T02:42:00Z" w16du:dateUtc="2024-10-14T18:42:00Z"/>
            </w:rPr>
          </w:rPrChange>
        </w:rPr>
        <w:pPrChange w:id="1121" w:author="Jade Raposa" w:date="2024-10-15T02:42:00Z" w16du:dateUtc="2024-10-14T18:42:00Z">
          <w:pPr>
            <w:pStyle w:val="ListParagraph"/>
            <w:numPr>
              <w:numId w:val="18"/>
            </w:numPr>
            <w:spacing w:line="360" w:lineRule="auto"/>
            <w:ind w:left="1440" w:hanging="360"/>
          </w:pPr>
        </w:pPrChange>
      </w:pPr>
    </w:p>
    <w:p w14:paraId="4DC77C7C" w14:textId="5BE2F101" w:rsidR="002165B3" w:rsidRPr="005D49C6" w:rsidRDefault="002165B3">
      <w:pPr>
        <w:pStyle w:val="ListParagraph"/>
        <w:numPr>
          <w:ilvl w:val="0"/>
          <w:numId w:val="18"/>
        </w:numPr>
        <w:spacing w:line="360" w:lineRule="auto"/>
        <w:rPr>
          <w:ins w:id="1122" w:author="Jade Raposa" w:date="2024-10-15T02:40:00Z" w16du:dateUtc="2024-10-14T18:40:00Z"/>
          <w:rFonts w:ascii="Georgia" w:hAnsi="Georgia"/>
        </w:rPr>
        <w:pPrChange w:id="1123" w:author="Jade Raposa" w:date="2024-10-15T02:41:00Z" w16du:dateUtc="2024-10-14T18:41:00Z">
          <w:pPr>
            <w:pStyle w:val="ListParagraph"/>
            <w:numPr>
              <w:numId w:val="18"/>
            </w:numPr>
            <w:ind w:left="1440" w:hanging="360"/>
          </w:pPr>
        </w:pPrChange>
      </w:pPr>
      <w:ins w:id="1124" w:author="Jade Raposa" w:date="2024-10-15T02:42:00Z" w16du:dateUtc="2024-10-14T18:42:00Z">
        <w:r w:rsidRPr="002165B3">
          <w:rPr>
            <w:rFonts w:ascii="Georgia" w:hAnsi="Georgia"/>
          </w:rPr>
          <w:t>After quizzes or when the term ends, you can issue certificates to your students. To do this, click the “</w:t>
        </w:r>
        <w:r w:rsidRPr="00A22105">
          <w:rPr>
            <w:rFonts w:ascii="Georgia" w:hAnsi="Georgia"/>
            <w:b/>
            <w:bCs/>
            <w:rPrChange w:id="1125" w:author="Jade Raposa" w:date="2024-10-15T02:43:00Z" w16du:dateUtc="2024-10-14T18:43:00Z">
              <w:rPr>
                <w:rFonts w:ascii="Georgia" w:hAnsi="Georgia"/>
              </w:rPr>
            </w:rPrChange>
          </w:rPr>
          <w:t>PEOPLE</w:t>
        </w:r>
        <w:r w:rsidRPr="002165B3">
          <w:rPr>
            <w:rFonts w:ascii="Georgia" w:hAnsi="Georgia"/>
          </w:rPr>
          <w:t>” button, find the student you wish to give the certificate to, and click the “</w:t>
        </w:r>
        <w:r w:rsidRPr="00A22105">
          <w:rPr>
            <w:rFonts w:ascii="Georgia" w:hAnsi="Georgia"/>
            <w:b/>
            <w:bCs/>
            <w:rPrChange w:id="1126" w:author="Jade Raposa" w:date="2024-10-15T02:43:00Z" w16du:dateUtc="2024-10-14T18:43:00Z">
              <w:rPr>
                <w:rFonts w:ascii="Georgia" w:hAnsi="Georgia"/>
              </w:rPr>
            </w:rPrChange>
          </w:rPr>
          <w:t>CERTIFICATE</w:t>
        </w:r>
        <w:r w:rsidRPr="002165B3">
          <w:rPr>
            <w:rFonts w:ascii="Georgia" w:hAnsi="Georgia"/>
          </w:rPr>
          <w:t>” button next to the “</w:t>
        </w:r>
        <w:r w:rsidRPr="00A22105">
          <w:rPr>
            <w:rFonts w:ascii="Georgia" w:hAnsi="Georgia"/>
            <w:b/>
            <w:bCs/>
            <w:rPrChange w:id="1127" w:author="Jade Raposa" w:date="2024-10-15T02:43:00Z" w16du:dateUtc="2024-10-14T18:43:00Z">
              <w:rPr>
                <w:rFonts w:ascii="Georgia" w:hAnsi="Georgia"/>
              </w:rPr>
            </w:rPrChange>
          </w:rPr>
          <w:t>MESSAGE</w:t>
        </w:r>
        <w:r w:rsidRPr="002165B3">
          <w:rPr>
            <w:rFonts w:ascii="Georgia" w:hAnsi="Georgia"/>
          </w:rPr>
          <w:t>” button.</w:t>
        </w:r>
      </w:ins>
    </w:p>
    <w:p w14:paraId="06B2566F" w14:textId="01268DC9" w:rsidR="001857EC" w:rsidRPr="00E52A05" w:rsidDel="002165B3" w:rsidRDefault="001857EC">
      <w:pPr>
        <w:pStyle w:val="ListParagraph"/>
        <w:ind w:left="1620" w:hanging="450"/>
        <w:rPr>
          <w:del w:id="1128" w:author="Jade Raposa" w:date="2024-10-15T02:42:00Z" w16du:dateUtc="2024-10-14T18:42:00Z"/>
          <w:rFonts w:ascii="Georgia" w:hAnsi="Georgia"/>
          <w:rPrChange w:id="1129" w:author="Jade Raposa" w:date="2024-10-15T02:18:00Z" w16du:dateUtc="2024-10-14T18:18:00Z">
            <w:rPr>
              <w:del w:id="1130" w:author="Jade Raposa" w:date="2024-10-15T02:42:00Z" w16du:dateUtc="2024-10-14T18:42:00Z"/>
            </w:rPr>
          </w:rPrChange>
        </w:rPr>
        <w:pPrChange w:id="1131" w:author="Jade Raposa" w:date="2024-10-15T02:21:00Z" w16du:dateUtc="2024-10-14T18:21:00Z">
          <w:pPr>
            <w:pStyle w:val="ListParagraph"/>
            <w:ind w:left="1800"/>
          </w:pPr>
        </w:pPrChange>
      </w:pPr>
    </w:p>
    <w:p w14:paraId="7E9F8FCF" w14:textId="354F4667" w:rsidR="00F63D9C" w:rsidRPr="0037612D" w:rsidDel="0037612D" w:rsidRDefault="00F63D9C">
      <w:pPr>
        <w:rPr>
          <w:del w:id="1132" w:author="Jade Raposa" w:date="2024-10-15T02:40:00Z" w16du:dateUtc="2024-10-14T18:40:00Z"/>
          <w:rFonts w:ascii="Georgia" w:hAnsi="Georgia"/>
          <w:rPrChange w:id="1133" w:author="Jade Raposa" w:date="2024-10-15T02:40:00Z" w16du:dateUtc="2024-10-14T18:40:00Z">
            <w:rPr>
              <w:del w:id="1134" w:author="Jade Raposa" w:date="2024-10-15T02:40:00Z" w16du:dateUtc="2024-10-14T18:40:00Z"/>
            </w:rPr>
          </w:rPrChange>
        </w:rPr>
        <w:pPrChange w:id="1135" w:author="Jade Raposa" w:date="2024-10-15T02:40:00Z" w16du:dateUtc="2024-10-14T18:40:00Z">
          <w:pPr>
            <w:pStyle w:val="ListParagraph"/>
            <w:ind w:left="1800"/>
          </w:pPr>
        </w:pPrChange>
      </w:pPr>
    </w:p>
    <w:p w14:paraId="4A5CE3CC" w14:textId="6608F819" w:rsidR="00F63D9C" w:rsidRPr="0037612D" w:rsidDel="0037612D" w:rsidRDefault="00F63D9C">
      <w:pPr>
        <w:rPr>
          <w:del w:id="1136" w:author="Jade Raposa" w:date="2024-10-15T02:40:00Z" w16du:dateUtc="2024-10-14T18:40:00Z"/>
        </w:rPr>
        <w:pPrChange w:id="1137" w:author="Jade Raposa" w:date="2024-10-15T02:40:00Z" w16du:dateUtc="2024-10-14T18:40:00Z">
          <w:pPr>
            <w:pStyle w:val="ListParagraph"/>
            <w:ind w:left="1800"/>
          </w:pPr>
        </w:pPrChange>
      </w:pPr>
      <w:del w:id="1138" w:author="Jade Raposa" w:date="2024-10-15T02:39:00Z" w16du:dateUtc="2024-10-14T18:39:00Z">
        <w:r w:rsidRPr="0037612D" w:rsidDel="0037612D">
          <w:delText xml:space="preserve">11. </w:delText>
        </w:r>
      </w:del>
      <w:del w:id="1139" w:author="Jade Raposa" w:date="2024-10-15T02:40:00Z" w16du:dateUtc="2024-10-14T18:40:00Z">
        <w:r w:rsidRPr="0037612D" w:rsidDel="0037612D">
          <w:delText>You will have to wait for students to enroll in your class, but before they can enroll, you have the right to accept or decline their enrollment. If you accept, they will be automatically enrolled in your class.</w:delText>
        </w:r>
      </w:del>
    </w:p>
    <w:p w14:paraId="689BDCA7" w14:textId="42F132B8" w:rsidR="00F63D9C" w:rsidRPr="0037612D" w:rsidDel="0037612D" w:rsidRDefault="00F63D9C">
      <w:pPr>
        <w:rPr>
          <w:del w:id="1140" w:author="Jade Raposa" w:date="2024-10-15T02:40:00Z" w16du:dateUtc="2024-10-14T18:40:00Z"/>
          <w:b/>
          <w:bCs/>
        </w:rPr>
        <w:pPrChange w:id="1141" w:author="Jade Raposa" w:date="2024-10-15T02:40:00Z" w16du:dateUtc="2024-10-14T18:40:00Z">
          <w:pPr>
            <w:pStyle w:val="ListParagraph"/>
            <w:ind w:left="1800"/>
          </w:pPr>
        </w:pPrChange>
      </w:pPr>
      <w:del w:id="1142" w:author="Jade Raposa" w:date="2024-10-15T02:40:00Z" w16du:dateUtc="2024-10-14T18:40:00Z">
        <w:r w:rsidRPr="0037612D" w:rsidDel="0037612D">
          <w:delText xml:space="preserve">12. In the dashboard, you’ll see the subjects you added, along with </w:delText>
        </w:r>
        <w:r w:rsidRPr="0037612D" w:rsidDel="0037612D">
          <w:rPr>
            <w:b/>
            <w:bCs/>
          </w:rPr>
          <w:delText>“SUBJECT,” “NO. OF STUDENTS,”</w:delText>
        </w:r>
        <w:r w:rsidRPr="0037612D" w:rsidDel="0037612D">
          <w:delText xml:space="preserve"> and</w:delText>
        </w:r>
        <w:r w:rsidRPr="0037612D" w:rsidDel="0037612D">
          <w:rPr>
            <w:b/>
            <w:bCs/>
          </w:rPr>
          <w:delText xml:space="preserve"> “ACTIONS.”</w:delText>
        </w:r>
      </w:del>
    </w:p>
    <w:p w14:paraId="11A00C89" w14:textId="66795CA5" w:rsidR="0040093C" w:rsidRPr="0037612D" w:rsidDel="0037612D" w:rsidRDefault="00F63D9C">
      <w:pPr>
        <w:rPr>
          <w:del w:id="1143" w:author="Jade Raposa" w:date="2024-10-15T02:40:00Z" w16du:dateUtc="2024-10-14T18:40:00Z"/>
        </w:rPr>
        <w:sectPr w:rsidR="0040093C" w:rsidRPr="0037612D" w:rsidDel="0037612D" w:rsidSect="006B0480">
          <w:headerReference w:type="default" r:id="rId136"/>
          <w:pgSz w:w="12240" w:h="15840"/>
          <w:pgMar w:top="1440" w:right="1440" w:bottom="1440" w:left="1440" w:header="708" w:footer="708" w:gutter="0"/>
          <w:pgNumType w:start="1"/>
          <w:cols w:space="708"/>
          <w:docGrid w:linePitch="360"/>
        </w:sectPr>
        <w:pPrChange w:id="1144" w:author="Jade Raposa" w:date="2024-10-15T02:40:00Z" w16du:dateUtc="2024-10-14T18:40:00Z">
          <w:pPr>
            <w:pStyle w:val="ListParagraph"/>
            <w:ind w:left="1800"/>
          </w:pPr>
        </w:pPrChange>
      </w:pPr>
      <w:del w:id="1145" w:author="Jade Raposa" w:date="2024-10-15T02:40:00Z" w16du:dateUtc="2024-10-14T18:40:00Z">
        <w:r w:rsidRPr="0037612D" w:rsidDel="0037612D">
          <w:delText xml:space="preserve">13. Click the blue icon under </w:delText>
        </w:r>
        <w:r w:rsidRPr="0037612D" w:rsidDel="0037612D">
          <w:rPr>
            <w:b/>
            <w:bCs/>
          </w:rPr>
          <w:delText>“ACTIONS,”</w:delText>
        </w:r>
        <w:r w:rsidRPr="0037612D" w:rsidDel="0037612D">
          <w:delText xml:space="preserve"> which will direct you to: </w:delText>
        </w:r>
        <w:r w:rsidRPr="0037612D" w:rsidDel="0037612D">
          <w:rPr>
            <w:b/>
            <w:bCs/>
          </w:rPr>
          <w:delText>“LESSONS”</w:delText>
        </w:r>
        <w:r w:rsidRPr="0037612D" w:rsidDel="0037612D">
          <w:delText xml:space="preserve"> (where you will post lesson files), </w:delText>
        </w:r>
        <w:r w:rsidRPr="0037612D" w:rsidDel="0037612D">
          <w:rPr>
            <w:b/>
            <w:bCs/>
          </w:rPr>
          <w:delText>“ACTIVITY”</w:delText>
        </w:r>
        <w:r w:rsidRPr="0037612D" w:rsidDel="0037612D">
          <w:delText xml:space="preserve"> (where you will upload quizzes), </w:delText>
        </w:r>
        <w:r w:rsidRPr="0037612D" w:rsidDel="0037612D">
          <w:rPr>
            <w:b/>
            <w:bCs/>
          </w:rPr>
          <w:delText>“REPORTS”</w:delText>
        </w:r>
        <w:r w:rsidRPr="0037612D" w:rsidDel="0037612D">
          <w:delText xml:space="preserve"> (where you will track your students' progress), and </w:delText>
        </w:r>
        <w:r w:rsidRPr="0037612D" w:rsidDel="0037612D">
          <w:rPr>
            <w:b/>
            <w:bCs/>
          </w:rPr>
          <w:delText>“PEOPLE”</w:delText>
        </w:r>
        <w:r w:rsidRPr="0037612D" w:rsidDel="0037612D">
          <w:delText xml:space="preserve"> (where you can see and message your students).</w:delText>
        </w:r>
      </w:del>
    </w:p>
    <w:p w14:paraId="3E6CE0D0" w14:textId="3F19F611" w:rsidR="00F63D9C" w:rsidRPr="0037612D" w:rsidDel="002165B3" w:rsidRDefault="00F63D9C">
      <w:pPr>
        <w:rPr>
          <w:del w:id="1146" w:author="Jade Raposa" w:date="2024-10-15T02:42:00Z" w16du:dateUtc="2024-10-14T18:42:00Z"/>
        </w:rPr>
        <w:pPrChange w:id="1147" w:author="Jade Raposa" w:date="2024-10-15T02:40:00Z" w16du:dateUtc="2024-10-14T18:40:00Z">
          <w:pPr>
            <w:pStyle w:val="ListParagraph"/>
            <w:ind w:left="1800"/>
          </w:pPr>
        </w:pPrChange>
      </w:pPr>
    </w:p>
    <w:p w14:paraId="71F965D9" w14:textId="6201BDCC" w:rsidR="00F63D9C" w:rsidRPr="00E52A05" w:rsidDel="002165B3" w:rsidRDefault="00F63D9C">
      <w:pPr>
        <w:pStyle w:val="ListParagraph"/>
        <w:ind w:left="1620" w:hanging="450"/>
        <w:rPr>
          <w:del w:id="1148" w:author="Jade Raposa" w:date="2024-10-15T02:42:00Z" w16du:dateUtc="2024-10-14T18:42:00Z"/>
          <w:rFonts w:ascii="Georgia" w:hAnsi="Georgia"/>
          <w:rPrChange w:id="1149" w:author="Jade Raposa" w:date="2024-10-15T02:18:00Z" w16du:dateUtc="2024-10-14T18:18:00Z">
            <w:rPr>
              <w:del w:id="1150" w:author="Jade Raposa" w:date="2024-10-15T02:42:00Z" w16du:dateUtc="2024-10-14T18:42:00Z"/>
            </w:rPr>
          </w:rPrChange>
        </w:rPr>
        <w:pPrChange w:id="1151" w:author="Jade Raposa" w:date="2024-10-15T02:21:00Z" w16du:dateUtc="2024-10-14T18:21:00Z">
          <w:pPr>
            <w:pStyle w:val="ListParagraph"/>
            <w:ind w:left="1800"/>
          </w:pPr>
        </w:pPrChange>
      </w:pPr>
    </w:p>
    <w:p w14:paraId="07C53151" w14:textId="77DB1552" w:rsidR="00F63D9C" w:rsidRPr="00E52A05" w:rsidDel="002165B3" w:rsidRDefault="00F63D9C">
      <w:pPr>
        <w:pStyle w:val="ListParagraph"/>
        <w:ind w:left="1620" w:hanging="450"/>
        <w:rPr>
          <w:del w:id="1152" w:author="Jade Raposa" w:date="2024-10-15T02:42:00Z" w16du:dateUtc="2024-10-14T18:42:00Z"/>
          <w:rFonts w:ascii="Georgia" w:hAnsi="Georgia"/>
          <w:rPrChange w:id="1153" w:author="Jade Raposa" w:date="2024-10-15T02:18:00Z" w16du:dateUtc="2024-10-14T18:18:00Z">
            <w:rPr>
              <w:del w:id="1154" w:author="Jade Raposa" w:date="2024-10-15T02:42:00Z" w16du:dateUtc="2024-10-14T18:42:00Z"/>
            </w:rPr>
          </w:rPrChange>
        </w:rPr>
        <w:pPrChange w:id="1155" w:author="Jade Raposa" w:date="2024-10-15T02:21:00Z" w16du:dateUtc="2024-10-14T18:21:00Z">
          <w:pPr>
            <w:pStyle w:val="ListParagraph"/>
            <w:ind w:left="1800"/>
          </w:pPr>
        </w:pPrChange>
      </w:pPr>
    </w:p>
    <w:p w14:paraId="3301B117" w14:textId="2ACDDF4E" w:rsidR="00F63D9C" w:rsidRPr="00E52A05" w:rsidDel="002165B3" w:rsidRDefault="00F63D9C">
      <w:pPr>
        <w:pStyle w:val="ListParagraph"/>
        <w:ind w:left="1620" w:hanging="450"/>
        <w:rPr>
          <w:del w:id="1156" w:author="Jade Raposa" w:date="2024-10-15T02:42:00Z" w16du:dateUtc="2024-10-14T18:42:00Z"/>
          <w:rFonts w:ascii="Georgia" w:hAnsi="Georgia"/>
          <w:rPrChange w:id="1157" w:author="Jade Raposa" w:date="2024-10-15T02:18:00Z" w16du:dateUtc="2024-10-14T18:18:00Z">
            <w:rPr>
              <w:del w:id="1158" w:author="Jade Raposa" w:date="2024-10-15T02:42:00Z" w16du:dateUtc="2024-10-14T18:42:00Z"/>
            </w:rPr>
          </w:rPrChange>
        </w:rPr>
        <w:pPrChange w:id="1159" w:author="Jade Raposa" w:date="2024-10-15T02:21:00Z" w16du:dateUtc="2024-10-14T18:21:00Z">
          <w:pPr>
            <w:pStyle w:val="ListParagraph"/>
            <w:ind w:left="1800"/>
          </w:pPr>
        </w:pPrChange>
      </w:pPr>
    </w:p>
    <w:p w14:paraId="62F38FD4" w14:textId="36FC7832" w:rsidR="00F63D9C" w:rsidRPr="00E52A05" w:rsidDel="002165B3" w:rsidRDefault="00F63D9C">
      <w:pPr>
        <w:pStyle w:val="ListParagraph"/>
        <w:ind w:left="1620" w:hanging="450"/>
        <w:rPr>
          <w:del w:id="1160" w:author="Jade Raposa" w:date="2024-10-15T02:42:00Z" w16du:dateUtc="2024-10-14T18:42:00Z"/>
          <w:rFonts w:ascii="Georgia" w:hAnsi="Georgia"/>
          <w:rPrChange w:id="1161" w:author="Jade Raposa" w:date="2024-10-15T02:18:00Z" w16du:dateUtc="2024-10-14T18:18:00Z">
            <w:rPr>
              <w:del w:id="1162" w:author="Jade Raposa" w:date="2024-10-15T02:42:00Z" w16du:dateUtc="2024-10-14T18:42:00Z"/>
            </w:rPr>
          </w:rPrChange>
        </w:rPr>
        <w:pPrChange w:id="1163" w:author="Jade Raposa" w:date="2024-10-15T02:21:00Z" w16du:dateUtc="2024-10-14T18:21:00Z">
          <w:pPr>
            <w:pStyle w:val="ListParagraph"/>
            <w:ind w:left="1800"/>
          </w:pPr>
        </w:pPrChange>
      </w:pPr>
    </w:p>
    <w:p w14:paraId="34E19501" w14:textId="0E9BED3C" w:rsidR="00F63D9C" w:rsidRPr="00E52A05" w:rsidDel="002165B3" w:rsidRDefault="00F63D9C">
      <w:pPr>
        <w:pStyle w:val="ListParagraph"/>
        <w:ind w:left="1620" w:hanging="450"/>
        <w:rPr>
          <w:del w:id="1164" w:author="Jade Raposa" w:date="2024-10-15T02:42:00Z" w16du:dateUtc="2024-10-14T18:42:00Z"/>
          <w:rFonts w:ascii="Georgia" w:hAnsi="Georgia"/>
          <w:rPrChange w:id="1165" w:author="Jade Raposa" w:date="2024-10-15T02:18:00Z" w16du:dateUtc="2024-10-14T18:18:00Z">
            <w:rPr>
              <w:del w:id="1166" w:author="Jade Raposa" w:date="2024-10-15T02:42:00Z" w16du:dateUtc="2024-10-14T18:42:00Z"/>
            </w:rPr>
          </w:rPrChange>
        </w:rPr>
        <w:pPrChange w:id="1167" w:author="Jade Raposa" w:date="2024-10-15T02:21:00Z" w16du:dateUtc="2024-10-14T18:21:00Z">
          <w:pPr>
            <w:pStyle w:val="ListParagraph"/>
            <w:ind w:left="1800"/>
          </w:pPr>
        </w:pPrChange>
      </w:pPr>
    </w:p>
    <w:p w14:paraId="4D1E0ACC" w14:textId="0EE8CCD3" w:rsidR="00F63D9C" w:rsidRPr="00E52A05" w:rsidDel="002165B3" w:rsidRDefault="00F63D9C">
      <w:pPr>
        <w:pStyle w:val="ListParagraph"/>
        <w:ind w:left="1620" w:hanging="450"/>
        <w:rPr>
          <w:del w:id="1168" w:author="Jade Raposa" w:date="2024-10-15T02:42:00Z" w16du:dateUtc="2024-10-14T18:42:00Z"/>
          <w:rFonts w:ascii="Georgia" w:hAnsi="Georgia"/>
          <w:rPrChange w:id="1169" w:author="Jade Raposa" w:date="2024-10-15T02:18:00Z" w16du:dateUtc="2024-10-14T18:18:00Z">
            <w:rPr>
              <w:del w:id="1170" w:author="Jade Raposa" w:date="2024-10-15T02:42:00Z" w16du:dateUtc="2024-10-14T18:42:00Z"/>
            </w:rPr>
          </w:rPrChange>
        </w:rPr>
        <w:pPrChange w:id="1171" w:author="Jade Raposa" w:date="2024-10-15T02:21:00Z" w16du:dateUtc="2024-10-14T18:21:00Z">
          <w:pPr>
            <w:pStyle w:val="ListParagraph"/>
            <w:ind w:left="1800"/>
          </w:pPr>
        </w:pPrChange>
      </w:pPr>
    </w:p>
    <w:p w14:paraId="1491203C" w14:textId="14066CB5" w:rsidR="00F63D9C" w:rsidRPr="00E52A05" w:rsidDel="002165B3" w:rsidRDefault="00F63D9C">
      <w:pPr>
        <w:pStyle w:val="ListParagraph"/>
        <w:ind w:left="1620" w:hanging="450"/>
        <w:rPr>
          <w:del w:id="1172" w:author="Jade Raposa" w:date="2024-10-15T02:42:00Z" w16du:dateUtc="2024-10-14T18:42:00Z"/>
          <w:rFonts w:ascii="Georgia" w:hAnsi="Georgia"/>
          <w:rPrChange w:id="1173" w:author="Jade Raposa" w:date="2024-10-15T02:18:00Z" w16du:dateUtc="2024-10-14T18:18:00Z">
            <w:rPr>
              <w:del w:id="1174" w:author="Jade Raposa" w:date="2024-10-15T02:42:00Z" w16du:dateUtc="2024-10-14T18:42:00Z"/>
            </w:rPr>
          </w:rPrChange>
        </w:rPr>
        <w:pPrChange w:id="1175" w:author="Jade Raposa" w:date="2024-10-15T02:21:00Z" w16du:dateUtc="2024-10-14T18:21:00Z">
          <w:pPr>
            <w:pStyle w:val="ListParagraph"/>
            <w:ind w:left="1800"/>
          </w:pPr>
        </w:pPrChange>
      </w:pPr>
    </w:p>
    <w:p w14:paraId="1E8E5565" w14:textId="55851C1E" w:rsidR="00F63D9C" w:rsidRPr="00E52A05" w:rsidDel="002165B3" w:rsidRDefault="00F63D9C">
      <w:pPr>
        <w:pStyle w:val="ListParagraph"/>
        <w:ind w:left="1620" w:hanging="450"/>
        <w:rPr>
          <w:del w:id="1176" w:author="Jade Raposa" w:date="2024-10-15T02:42:00Z" w16du:dateUtc="2024-10-14T18:42:00Z"/>
          <w:rFonts w:ascii="Georgia" w:hAnsi="Georgia"/>
          <w:rPrChange w:id="1177" w:author="Jade Raposa" w:date="2024-10-15T02:18:00Z" w16du:dateUtc="2024-10-14T18:18:00Z">
            <w:rPr>
              <w:del w:id="1178" w:author="Jade Raposa" w:date="2024-10-15T02:42:00Z" w16du:dateUtc="2024-10-14T18:42:00Z"/>
            </w:rPr>
          </w:rPrChange>
        </w:rPr>
        <w:pPrChange w:id="1179" w:author="Jade Raposa" w:date="2024-10-15T02:21:00Z" w16du:dateUtc="2024-10-14T18:21:00Z">
          <w:pPr>
            <w:pStyle w:val="ListParagraph"/>
            <w:ind w:left="1800"/>
          </w:pPr>
        </w:pPrChange>
      </w:pPr>
    </w:p>
    <w:p w14:paraId="556ED4FD" w14:textId="6E9485DC" w:rsidR="00F63D9C" w:rsidRPr="00E52A05" w:rsidDel="002165B3" w:rsidRDefault="00F63D9C">
      <w:pPr>
        <w:pStyle w:val="ListParagraph"/>
        <w:ind w:left="1620" w:hanging="450"/>
        <w:rPr>
          <w:del w:id="1180" w:author="Jade Raposa" w:date="2024-10-15T02:42:00Z" w16du:dateUtc="2024-10-14T18:42:00Z"/>
          <w:rFonts w:ascii="Georgia" w:hAnsi="Georgia"/>
          <w:rPrChange w:id="1181" w:author="Jade Raposa" w:date="2024-10-15T02:18:00Z" w16du:dateUtc="2024-10-14T18:18:00Z">
            <w:rPr>
              <w:del w:id="1182" w:author="Jade Raposa" w:date="2024-10-15T02:42:00Z" w16du:dateUtc="2024-10-14T18:42:00Z"/>
            </w:rPr>
          </w:rPrChange>
        </w:rPr>
        <w:pPrChange w:id="1183" w:author="Jade Raposa" w:date="2024-10-15T02:21:00Z" w16du:dateUtc="2024-10-14T18:21:00Z">
          <w:pPr>
            <w:pStyle w:val="ListParagraph"/>
            <w:ind w:left="1800"/>
          </w:pPr>
        </w:pPrChange>
      </w:pPr>
    </w:p>
    <w:p w14:paraId="17EDCAD3" w14:textId="52E03664" w:rsidR="00F63D9C" w:rsidRPr="00E52A05" w:rsidDel="002165B3" w:rsidRDefault="00F63D9C">
      <w:pPr>
        <w:pStyle w:val="ListParagraph"/>
        <w:ind w:left="1620" w:hanging="450"/>
        <w:rPr>
          <w:del w:id="1184" w:author="Jade Raposa" w:date="2024-10-15T02:42:00Z" w16du:dateUtc="2024-10-14T18:42:00Z"/>
          <w:rFonts w:ascii="Georgia" w:hAnsi="Georgia"/>
          <w:rPrChange w:id="1185" w:author="Jade Raposa" w:date="2024-10-15T02:18:00Z" w16du:dateUtc="2024-10-14T18:18:00Z">
            <w:rPr>
              <w:del w:id="1186" w:author="Jade Raposa" w:date="2024-10-15T02:42:00Z" w16du:dateUtc="2024-10-14T18:42:00Z"/>
            </w:rPr>
          </w:rPrChange>
        </w:rPr>
        <w:pPrChange w:id="1187" w:author="Jade Raposa" w:date="2024-10-15T02:21:00Z" w16du:dateUtc="2024-10-14T18:21:00Z">
          <w:pPr>
            <w:pStyle w:val="ListParagraph"/>
            <w:ind w:left="1800"/>
          </w:pPr>
        </w:pPrChange>
      </w:pPr>
    </w:p>
    <w:p w14:paraId="188ABD1F" w14:textId="7E9382B3" w:rsidR="00F63D9C" w:rsidRPr="00E52A05" w:rsidDel="002165B3" w:rsidRDefault="00F63D9C">
      <w:pPr>
        <w:pStyle w:val="ListParagraph"/>
        <w:ind w:left="1620" w:hanging="450"/>
        <w:rPr>
          <w:del w:id="1188" w:author="Jade Raposa" w:date="2024-10-15T02:42:00Z" w16du:dateUtc="2024-10-14T18:42:00Z"/>
          <w:rFonts w:ascii="Georgia" w:hAnsi="Georgia"/>
          <w:rPrChange w:id="1189" w:author="Jade Raposa" w:date="2024-10-15T02:18:00Z" w16du:dateUtc="2024-10-14T18:18:00Z">
            <w:rPr>
              <w:del w:id="1190" w:author="Jade Raposa" w:date="2024-10-15T02:42:00Z" w16du:dateUtc="2024-10-14T18:42:00Z"/>
            </w:rPr>
          </w:rPrChange>
        </w:rPr>
        <w:pPrChange w:id="1191" w:author="Jade Raposa" w:date="2024-10-15T02:21:00Z" w16du:dateUtc="2024-10-14T18:21:00Z">
          <w:pPr>
            <w:pStyle w:val="ListParagraph"/>
            <w:ind w:left="1800"/>
          </w:pPr>
        </w:pPrChange>
      </w:pPr>
    </w:p>
    <w:p w14:paraId="1D861825" w14:textId="7C0A0E33" w:rsidR="00F63D9C" w:rsidRPr="00E52A05" w:rsidDel="002165B3" w:rsidRDefault="00F63D9C">
      <w:pPr>
        <w:pStyle w:val="ListParagraph"/>
        <w:ind w:left="1620" w:hanging="450"/>
        <w:rPr>
          <w:del w:id="1192" w:author="Jade Raposa" w:date="2024-10-15T02:42:00Z" w16du:dateUtc="2024-10-14T18:42:00Z"/>
          <w:rFonts w:ascii="Georgia" w:hAnsi="Georgia"/>
          <w:rPrChange w:id="1193" w:author="Jade Raposa" w:date="2024-10-15T02:18:00Z" w16du:dateUtc="2024-10-14T18:18:00Z">
            <w:rPr>
              <w:del w:id="1194" w:author="Jade Raposa" w:date="2024-10-15T02:42:00Z" w16du:dateUtc="2024-10-14T18:42:00Z"/>
            </w:rPr>
          </w:rPrChange>
        </w:rPr>
        <w:pPrChange w:id="1195" w:author="Jade Raposa" w:date="2024-10-15T02:21:00Z" w16du:dateUtc="2024-10-14T18:21:00Z">
          <w:pPr>
            <w:pStyle w:val="ListParagraph"/>
            <w:ind w:left="1800"/>
          </w:pPr>
        </w:pPrChange>
      </w:pPr>
    </w:p>
    <w:p w14:paraId="3C58FAAA" w14:textId="28CFC06D" w:rsidR="00F63D9C" w:rsidRPr="00E52A05" w:rsidDel="002165B3" w:rsidRDefault="00F63D9C">
      <w:pPr>
        <w:pStyle w:val="ListParagraph"/>
        <w:ind w:left="1620" w:hanging="450"/>
        <w:rPr>
          <w:del w:id="1196" w:author="Jade Raposa" w:date="2024-10-15T02:42:00Z" w16du:dateUtc="2024-10-14T18:42:00Z"/>
          <w:rFonts w:ascii="Georgia" w:hAnsi="Georgia"/>
          <w:rPrChange w:id="1197" w:author="Jade Raposa" w:date="2024-10-15T02:18:00Z" w16du:dateUtc="2024-10-14T18:18:00Z">
            <w:rPr>
              <w:del w:id="1198" w:author="Jade Raposa" w:date="2024-10-15T02:42:00Z" w16du:dateUtc="2024-10-14T18:42:00Z"/>
            </w:rPr>
          </w:rPrChange>
        </w:rPr>
        <w:pPrChange w:id="1199" w:author="Jade Raposa" w:date="2024-10-15T02:21:00Z" w16du:dateUtc="2024-10-14T18:21:00Z">
          <w:pPr>
            <w:pStyle w:val="ListParagraph"/>
            <w:ind w:left="1800"/>
          </w:pPr>
        </w:pPrChange>
      </w:pPr>
    </w:p>
    <w:p w14:paraId="3C952094" w14:textId="4515DFDA" w:rsidR="00F63D9C" w:rsidRPr="002165B3" w:rsidDel="002165B3" w:rsidRDefault="00F63D9C">
      <w:pPr>
        <w:rPr>
          <w:del w:id="1200" w:author="Jade Raposa" w:date="2024-10-15T02:42:00Z" w16du:dateUtc="2024-10-14T18:42:00Z"/>
          <w:rFonts w:ascii="Georgia" w:hAnsi="Georgia"/>
          <w:rPrChange w:id="1201" w:author="Jade Raposa" w:date="2024-10-15T02:42:00Z" w16du:dateUtc="2024-10-14T18:42:00Z">
            <w:rPr>
              <w:del w:id="1202" w:author="Jade Raposa" w:date="2024-10-15T02:42:00Z" w16du:dateUtc="2024-10-14T18:42:00Z"/>
            </w:rPr>
          </w:rPrChange>
        </w:rPr>
        <w:pPrChange w:id="1203" w:author="Jade Raposa" w:date="2024-10-15T02:42:00Z" w16du:dateUtc="2024-10-14T18:42:00Z">
          <w:pPr>
            <w:pStyle w:val="ListParagraph"/>
            <w:ind w:left="1800"/>
          </w:pPr>
        </w:pPrChange>
      </w:pPr>
    </w:p>
    <w:p w14:paraId="400F98EB" w14:textId="73398842" w:rsidR="00F63D9C" w:rsidRPr="00E52A05" w:rsidDel="002165B3" w:rsidRDefault="00F63D9C">
      <w:pPr>
        <w:pStyle w:val="ListParagraph"/>
        <w:ind w:left="1620" w:hanging="450"/>
        <w:rPr>
          <w:del w:id="1204" w:author="Jade Raposa" w:date="2024-10-15T02:42:00Z" w16du:dateUtc="2024-10-14T18:42:00Z"/>
          <w:rFonts w:ascii="Georgia" w:hAnsi="Georgia"/>
          <w:rPrChange w:id="1205" w:author="Jade Raposa" w:date="2024-10-15T02:18:00Z" w16du:dateUtc="2024-10-14T18:18:00Z">
            <w:rPr>
              <w:del w:id="1206" w:author="Jade Raposa" w:date="2024-10-15T02:42:00Z" w16du:dateUtc="2024-10-14T18:42:00Z"/>
            </w:rPr>
          </w:rPrChange>
        </w:rPr>
        <w:pPrChange w:id="1207" w:author="Jade Raposa" w:date="2024-10-15T02:21:00Z" w16du:dateUtc="2024-10-14T18:21:00Z">
          <w:pPr>
            <w:pStyle w:val="ListParagraph"/>
            <w:ind w:left="1800"/>
          </w:pPr>
        </w:pPrChange>
      </w:pPr>
    </w:p>
    <w:p w14:paraId="316A5054" w14:textId="012D328F" w:rsidR="00F63D9C" w:rsidRPr="00E52A05" w:rsidDel="002165B3" w:rsidRDefault="00F63D9C">
      <w:pPr>
        <w:pStyle w:val="ListParagraph"/>
        <w:ind w:left="1620" w:hanging="450"/>
        <w:rPr>
          <w:del w:id="1208" w:author="Jade Raposa" w:date="2024-10-15T02:42:00Z" w16du:dateUtc="2024-10-14T18:42:00Z"/>
          <w:rFonts w:ascii="Georgia" w:hAnsi="Georgia"/>
          <w:rPrChange w:id="1209" w:author="Jade Raposa" w:date="2024-10-15T02:18:00Z" w16du:dateUtc="2024-10-14T18:18:00Z">
            <w:rPr>
              <w:del w:id="1210" w:author="Jade Raposa" w:date="2024-10-15T02:42:00Z" w16du:dateUtc="2024-10-14T18:42:00Z"/>
            </w:rPr>
          </w:rPrChange>
        </w:rPr>
        <w:pPrChange w:id="1211" w:author="Jade Raposa" w:date="2024-10-15T02:21:00Z" w16du:dateUtc="2024-10-14T18:21:00Z">
          <w:pPr>
            <w:pStyle w:val="ListParagraph"/>
            <w:ind w:left="1800"/>
          </w:pPr>
        </w:pPrChange>
      </w:pPr>
    </w:p>
    <w:p w14:paraId="56988201" w14:textId="1DE6BC42" w:rsidR="00F63D9C" w:rsidRPr="00E52A05" w:rsidDel="002165B3" w:rsidRDefault="00F63D9C">
      <w:pPr>
        <w:pStyle w:val="ListParagraph"/>
        <w:ind w:left="1620" w:hanging="450"/>
        <w:rPr>
          <w:del w:id="1212" w:author="Jade Raposa" w:date="2024-10-15T02:42:00Z" w16du:dateUtc="2024-10-14T18:42:00Z"/>
          <w:rFonts w:ascii="Georgia" w:hAnsi="Georgia"/>
          <w:rPrChange w:id="1213" w:author="Jade Raposa" w:date="2024-10-15T02:18:00Z" w16du:dateUtc="2024-10-14T18:18:00Z">
            <w:rPr>
              <w:del w:id="1214" w:author="Jade Raposa" w:date="2024-10-15T02:42:00Z" w16du:dateUtc="2024-10-14T18:42:00Z"/>
            </w:rPr>
          </w:rPrChange>
        </w:rPr>
        <w:pPrChange w:id="1215" w:author="Jade Raposa" w:date="2024-10-15T02:21:00Z" w16du:dateUtc="2024-10-14T18:21:00Z">
          <w:pPr>
            <w:pStyle w:val="ListParagraph"/>
            <w:ind w:left="1800"/>
          </w:pPr>
        </w:pPrChange>
      </w:pPr>
      <w:del w:id="1216" w:author="Jade Raposa" w:date="2024-10-15T02:42:00Z" w16du:dateUtc="2024-10-14T18:42:00Z">
        <w:r w:rsidRPr="00E52A05" w:rsidDel="002165B3">
          <w:rPr>
            <w:rFonts w:ascii="Georgia" w:hAnsi="Georgia"/>
            <w:rPrChange w:id="1217" w:author="Jade Raposa" w:date="2024-10-15T02:18:00Z" w16du:dateUtc="2024-10-14T18:18:00Z">
              <w:rPr/>
            </w:rPrChange>
          </w:rPr>
          <w:delText xml:space="preserve">14. You can add lessons by clicking </w:delText>
        </w:r>
        <w:r w:rsidRPr="00E52A05" w:rsidDel="002165B3">
          <w:rPr>
            <w:rFonts w:ascii="Georgia" w:hAnsi="Georgia"/>
            <w:b/>
            <w:bCs/>
            <w:rPrChange w:id="1218" w:author="Jade Raposa" w:date="2024-10-15T02:18:00Z" w16du:dateUtc="2024-10-14T18:18:00Z">
              <w:rPr>
                <w:b/>
                <w:bCs/>
              </w:rPr>
            </w:rPrChange>
          </w:rPr>
          <w:delText>“VIDEO”</w:delText>
        </w:r>
        <w:r w:rsidRPr="00E52A05" w:rsidDel="002165B3">
          <w:rPr>
            <w:rFonts w:ascii="Georgia" w:hAnsi="Georgia"/>
            <w:rPrChange w:id="1219" w:author="Jade Raposa" w:date="2024-10-15T02:18:00Z" w16du:dateUtc="2024-10-14T18:18:00Z">
              <w:rPr/>
            </w:rPrChange>
          </w:rPr>
          <w:delText xml:space="preserve"> and </w:delText>
        </w:r>
        <w:r w:rsidRPr="00E52A05" w:rsidDel="002165B3">
          <w:rPr>
            <w:rFonts w:ascii="Georgia" w:hAnsi="Georgia"/>
            <w:b/>
            <w:bCs/>
            <w:rPrChange w:id="1220" w:author="Jade Raposa" w:date="2024-10-15T02:18:00Z" w16du:dateUtc="2024-10-14T18:18:00Z">
              <w:rPr>
                <w:b/>
                <w:bCs/>
              </w:rPr>
            </w:rPrChange>
          </w:rPr>
          <w:delText>“EBOOK.”</w:delText>
        </w:r>
        <w:r w:rsidRPr="00E52A05" w:rsidDel="002165B3">
          <w:rPr>
            <w:rFonts w:ascii="Georgia" w:hAnsi="Georgia"/>
            <w:rPrChange w:id="1221" w:author="Jade Raposa" w:date="2024-10-15T02:18:00Z" w16du:dateUtc="2024-10-14T18:18:00Z">
              <w:rPr/>
            </w:rPrChange>
          </w:rPr>
          <w:delText xml:space="preserve"> You can choose to upload lessons as video url link from Youtube or PDF files.</w:delText>
        </w:r>
      </w:del>
    </w:p>
    <w:p w14:paraId="33C031E3" w14:textId="5BB46996" w:rsidR="00F63D9C" w:rsidRPr="00E52A05" w:rsidDel="002165B3" w:rsidRDefault="00F63D9C">
      <w:pPr>
        <w:pStyle w:val="ListParagraph"/>
        <w:ind w:left="1620" w:hanging="450"/>
        <w:rPr>
          <w:del w:id="1222" w:author="Jade Raposa" w:date="2024-10-15T02:42:00Z" w16du:dateUtc="2024-10-14T18:42:00Z"/>
          <w:rFonts w:ascii="Georgia" w:hAnsi="Georgia"/>
          <w:rPrChange w:id="1223" w:author="Jade Raposa" w:date="2024-10-15T02:18:00Z" w16du:dateUtc="2024-10-14T18:18:00Z">
            <w:rPr>
              <w:del w:id="1224" w:author="Jade Raposa" w:date="2024-10-15T02:42:00Z" w16du:dateUtc="2024-10-14T18:42:00Z"/>
            </w:rPr>
          </w:rPrChange>
        </w:rPr>
        <w:pPrChange w:id="1225" w:author="Jade Raposa" w:date="2024-10-15T02:21:00Z" w16du:dateUtc="2024-10-14T18:21:00Z">
          <w:pPr>
            <w:pStyle w:val="ListParagraph"/>
            <w:ind w:left="1800"/>
          </w:pPr>
        </w:pPrChange>
      </w:pPr>
      <w:del w:id="1226" w:author="Jade Raposa" w:date="2024-10-15T02:42:00Z" w16du:dateUtc="2024-10-14T18:42:00Z">
        <w:r w:rsidRPr="00E52A05" w:rsidDel="002165B3">
          <w:rPr>
            <w:rFonts w:ascii="Georgia" w:hAnsi="Georgia"/>
            <w:rPrChange w:id="1227" w:author="Jade Raposa" w:date="2024-10-15T02:18:00Z" w16du:dateUtc="2024-10-14T18:18:00Z">
              <w:rPr/>
            </w:rPrChange>
          </w:rPr>
          <w:delText xml:space="preserve">15. If you want to hold a Google Meet, click the “ACTIVITY” button. There, you will see two options: </w:delText>
        </w:r>
        <w:r w:rsidRPr="00E52A05" w:rsidDel="002165B3">
          <w:rPr>
            <w:rFonts w:ascii="Georgia" w:hAnsi="Georgia"/>
            <w:b/>
            <w:bCs/>
            <w:rPrChange w:id="1228" w:author="Jade Raposa" w:date="2024-10-15T02:18:00Z" w16du:dateUtc="2024-10-14T18:18:00Z">
              <w:rPr>
                <w:b/>
                <w:bCs/>
              </w:rPr>
            </w:rPrChange>
          </w:rPr>
          <w:delText>“Virtual meetings”</w:delText>
        </w:r>
        <w:r w:rsidRPr="00E52A05" w:rsidDel="002165B3">
          <w:rPr>
            <w:rFonts w:ascii="Georgia" w:hAnsi="Georgia"/>
            <w:rPrChange w:id="1229" w:author="Jade Raposa" w:date="2024-10-15T02:18:00Z" w16du:dateUtc="2024-10-14T18:18:00Z">
              <w:rPr/>
            </w:rPrChange>
          </w:rPr>
          <w:delText xml:space="preserve"> (to interact with your students online) and </w:delText>
        </w:r>
        <w:r w:rsidRPr="00E52A05" w:rsidDel="002165B3">
          <w:rPr>
            <w:rFonts w:ascii="Georgia" w:hAnsi="Georgia"/>
            <w:b/>
            <w:bCs/>
            <w:rPrChange w:id="1230" w:author="Jade Raposa" w:date="2024-10-15T02:18:00Z" w16du:dateUtc="2024-10-14T18:18:00Z">
              <w:rPr>
                <w:b/>
                <w:bCs/>
              </w:rPr>
            </w:rPrChange>
          </w:rPr>
          <w:delText xml:space="preserve">“Google Form” </w:delText>
        </w:r>
        <w:r w:rsidRPr="00E52A05" w:rsidDel="002165B3">
          <w:rPr>
            <w:rFonts w:ascii="Georgia" w:hAnsi="Georgia"/>
            <w:rPrChange w:id="1231" w:author="Jade Raposa" w:date="2024-10-15T02:18:00Z" w16du:dateUtc="2024-10-14T18:18:00Z">
              <w:rPr/>
            </w:rPrChange>
          </w:rPr>
          <w:delText>(this is where you will put your quizzes)</w:delText>
        </w:r>
      </w:del>
    </w:p>
    <w:p w14:paraId="6F469CEA" w14:textId="4235DE66" w:rsidR="00F63D9C" w:rsidRPr="00E52A05" w:rsidDel="002165B3" w:rsidRDefault="00F63D9C">
      <w:pPr>
        <w:pStyle w:val="ListParagraph"/>
        <w:ind w:left="1620" w:hanging="450"/>
        <w:rPr>
          <w:del w:id="1232" w:author="Jade Raposa" w:date="2024-10-15T02:42:00Z" w16du:dateUtc="2024-10-14T18:42:00Z"/>
          <w:rFonts w:ascii="Georgia" w:hAnsi="Georgia"/>
          <w:rPrChange w:id="1233" w:author="Jade Raposa" w:date="2024-10-15T02:18:00Z" w16du:dateUtc="2024-10-14T18:18:00Z">
            <w:rPr>
              <w:del w:id="1234" w:author="Jade Raposa" w:date="2024-10-15T02:42:00Z" w16du:dateUtc="2024-10-14T18:42:00Z"/>
            </w:rPr>
          </w:rPrChange>
        </w:rPr>
        <w:pPrChange w:id="1235" w:author="Jade Raposa" w:date="2024-10-15T02:21:00Z" w16du:dateUtc="2024-10-14T18:21:00Z">
          <w:pPr>
            <w:pStyle w:val="ListParagraph"/>
            <w:ind w:left="1800"/>
          </w:pPr>
        </w:pPrChange>
      </w:pPr>
      <w:del w:id="1236" w:author="Jade Raposa" w:date="2024-10-15T02:42:00Z" w16du:dateUtc="2024-10-14T18:42:00Z">
        <w:r w:rsidRPr="00E52A05" w:rsidDel="002165B3">
          <w:rPr>
            <w:rFonts w:ascii="Georgia" w:hAnsi="Georgia"/>
            <w:rPrChange w:id="1237" w:author="Jade Raposa" w:date="2024-10-15T02:18:00Z" w16du:dateUtc="2024-10-14T18:18:00Z">
              <w:rPr/>
            </w:rPrChange>
          </w:rPr>
          <w:delText xml:space="preserve">16. After quizzes or when the term ends, you can issue certificates to your students. To do this, click the </w:delText>
        </w:r>
        <w:r w:rsidRPr="00E52A05" w:rsidDel="002165B3">
          <w:rPr>
            <w:rFonts w:ascii="Georgia" w:hAnsi="Georgia"/>
            <w:b/>
            <w:bCs/>
            <w:rPrChange w:id="1238" w:author="Jade Raposa" w:date="2024-10-15T02:18:00Z" w16du:dateUtc="2024-10-14T18:18:00Z">
              <w:rPr>
                <w:b/>
                <w:bCs/>
              </w:rPr>
            </w:rPrChange>
          </w:rPr>
          <w:delText xml:space="preserve">“PEOPLE” </w:delText>
        </w:r>
        <w:r w:rsidRPr="00E52A05" w:rsidDel="002165B3">
          <w:rPr>
            <w:rFonts w:ascii="Georgia" w:hAnsi="Georgia"/>
            <w:rPrChange w:id="1239" w:author="Jade Raposa" w:date="2024-10-15T02:18:00Z" w16du:dateUtc="2024-10-14T18:18:00Z">
              <w:rPr/>
            </w:rPrChange>
          </w:rPr>
          <w:delText xml:space="preserve">button, find the student you wish to give the certificate to, and click the </w:delText>
        </w:r>
        <w:r w:rsidRPr="00E52A05" w:rsidDel="002165B3">
          <w:rPr>
            <w:rFonts w:ascii="Georgia" w:hAnsi="Georgia"/>
            <w:b/>
            <w:bCs/>
            <w:rPrChange w:id="1240" w:author="Jade Raposa" w:date="2024-10-15T02:18:00Z" w16du:dateUtc="2024-10-14T18:18:00Z">
              <w:rPr>
                <w:b/>
                <w:bCs/>
              </w:rPr>
            </w:rPrChange>
          </w:rPr>
          <w:delText>“CERTIFICATE”</w:delText>
        </w:r>
        <w:r w:rsidRPr="00E52A05" w:rsidDel="002165B3">
          <w:rPr>
            <w:rFonts w:ascii="Georgia" w:hAnsi="Georgia"/>
            <w:rPrChange w:id="1241" w:author="Jade Raposa" w:date="2024-10-15T02:18:00Z" w16du:dateUtc="2024-10-14T18:18:00Z">
              <w:rPr/>
            </w:rPrChange>
          </w:rPr>
          <w:delText xml:space="preserve"> button next to the </w:delText>
        </w:r>
        <w:r w:rsidRPr="00E52A05" w:rsidDel="002165B3">
          <w:rPr>
            <w:rFonts w:ascii="Georgia" w:hAnsi="Georgia"/>
            <w:b/>
            <w:bCs/>
            <w:rPrChange w:id="1242" w:author="Jade Raposa" w:date="2024-10-15T02:18:00Z" w16du:dateUtc="2024-10-14T18:18:00Z">
              <w:rPr>
                <w:b/>
                <w:bCs/>
              </w:rPr>
            </w:rPrChange>
          </w:rPr>
          <w:delText>“MESSAGE”</w:delText>
        </w:r>
        <w:r w:rsidRPr="00E52A05" w:rsidDel="002165B3">
          <w:rPr>
            <w:rFonts w:ascii="Georgia" w:hAnsi="Georgia"/>
            <w:rPrChange w:id="1243" w:author="Jade Raposa" w:date="2024-10-15T02:18:00Z" w16du:dateUtc="2024-10-14T18:18:00Z">
              <w:rPr/>
            </w:rPrChange>
          </w:rPr>
          <w:delText xml:space="preserve"> button.</w:delText>
        </w:r>
      </w:del>
    </w:p>
    <w:p w14:paraId="02FEB9D8" w14:textId="77777777" w:rsidR="00F63D9C" w:rsidRPr="00E52A05" w:rsidRDefault="00F63D9C">
      <w:pPr>
        <w:pStyle w:val="ListParagraph"/>
        <w:ind w:left="1620" w:hanging="450"/>
        <w:rPr>
          <w:rFonts w:ascii="Georgia" w:hAnsi="Georgia"/>
          <w:rPrChange w:id="1244" w:author="Jade Raposa" w:date="2024-10-15T02:18:00Z" w16du:dateUtc="2024-10-14T18:18:00Z">
            <w:rPr/>
          </w:rPrChange>
        </w:rPr>
        <w:pPrChange w:id="1245" w:author="Jade Raposa" w:date="2024-10-15T02:21:00Z" w16du:dateUtc="2024-10-14T18:21:00Z">
          <w:pPr>
            <w:pStyle w:val="ListParagraph"/>
            <w:ind w:left="1800"/>
          </w:pPr>
        </w:pPrChange>
      </w:pPr>
    </w:p>
    <w:p w14:paraId="012C3843" w14:textId="77777777" w:rsidR="00F63D9C" w:rsidRPr="00E52A05" w:rsidRDefault="00F63D9C">
      <w:pPr>
        <w:pStyle w:val="ListParagraph"/>
        <w:ind w:left="1620" w:hanging="450"/>
        <w:rPr>
          <w:rFonts w:ascii="Georgia" w:hAnsi="Georgia"/>
          <w:rPrChange w:id="1246" w:author="Jade Raposa" w:date="2024-10-15T02:18:00Z" w16du:dateUtc="2024-10-14T18:18:00Z">
            <w:rPr/>
          </w:rPrChange>
        </w:rPr>
        <w:pPrChange w:id="1247" w:author="Jade Raposa" w:date="2024-10-15T02:21:00Z" w16du:dateUtc="2024-10-14T18:21:00Z">
          <w:pPr>
            <w:pStyle w:val="ListParagraph"/>
            <w:ind w:left="1800"/>
          </w:pPr>
        </w:pPrChange>
      </w:pPr>
      <w:r w:rsidRPr="00E52A05">
        <w:rPr>
          <w:rFonts w:ascii="Georgia" w:hAnsi="Georgia"/>
          <w:noProof/>
          <w:rPrChange w:id="1248" w:author="Jade Raposa" w:date="2024-10-15T02:18:00Z" w16du:dateUtc="2024-10-14T18:18:00Z">
            <w:rPr>
              <w:noProof/>
            </w:rPr>
          </w:rPrChange>
        </w:rPr>
        <w:drawing>
          <wp:anchor distT="0" distB="0" distL="114300" distR="114300" simplePos="0" relativeHeight="251697152" behindDoc="0" locked="0" layoutInCell="1" allowOverlap="1" wp14:anchorId="55BC4A4B" wp14:editId="009C4C64">
            <wp:simplePos x="0" y="0"/>
            <wp:positionH relativeFrom="column">
              <wp:posOffset>1739900</wp:posOffset>
            </wp:positionH>
            <wp:positionV relativeFrom="paragraph">
              <wp:posOffset>6985</wp:posOffset>
            </wp:positionV>
            <wp:extent cx="1171575" cy="2540000"/>
            <wp:effectExtent l="0" t="0" r="9525" b="0"/>
            <wp:wrapSquare wrapText="bothSides"/>
            <wp:docPr id="816189286"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9286" name="Picture 28" descr="A screenshot of a cell phone&#10;&#10;Description automatically generated"/>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171575" cy="2540000"/>
                    </a:xfrm>
                    <a:prstGeom prst="rect">
                      <a:avLst/>
                    </a:prstGeom>
                  </pic:spPr>
                </pic:pic>
              </a:graphicData>
            </a:graphic>
            <wp14:sizeRelH relativeFrom="margin">
              <wp14:pctWidth>0</wp14:pctWidth>
            </wp14:sizeRelH>
            <wp14:sizeRelV relativeFrom="margin">
              <wp14:pctHeight>0</wp14:pctHeight>
            </wp14:sizeRelV>
          </wp:anchor>
        </w:drawing>
      </w:r>
      <w:r w:rsidRPr="00E52A05">
        <w:rPr>
          <w:rFonts w:ascii="Georgia" w:hAnsi="Georgia"/>
          <w:noProof/>
          <w:rPrChange w:id="1249" w:author="Jade Raposa" w:date="2024-10-15T02:18:00Z" w16du:dateUtc="2024-10-14T18:18:00Z">
            <w:rPr>
              <w:noProof/>
            </w:rPr>
          </w:rPrChange>
        </w:rPr>
        <w:drawing>
          <wp:anchor distT="0" distB="0" distL="114300" distR="114300" simplePos="0" relativeHeight="251698176" behindDoc="0" locked="0" layoutInCell="1" allowOverlap="1" wp14:anchorId="0F64F629" wp14:editId="072B52C7">
            <wp:simplePos x="0" y="0"/>
            <wp:positionH relativeFrom="column">
              <wp:posOffset>3263900</wp:posOffset>
            </wp:positionH>
            <wp:positionV relativeFrom="paragraph">
              <wp:posOffset>6350</wp:posOffset>
            </wp:positionV>
            <wp:extent cx="1244600" cy="2699385"/>
            <wp:effectExtent l="0" t="0" r="0" b="5715"/>
            <wp:wrapSquare wrapText="bothSides"/>
            <wp:docPr id="182890175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01753" name="Picture 29" descr="A screenshot of a computer&#10;&#10;Description automatically generated"/>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1244600" cy="2699385"/>
                    </a:xfrm>
                    <a:prstGeom prst="rect">
                      <a:avLst/>
                    </a:prstGeom>
                  </pic:spPr>
                </pic:pic>
              </a:graphicData>
            </a:graphic>
            <wp14:sizeRelH relativeFrom="margin">
              <wp14:pctWidth>0</wp14:pctWidth>
            </wp14:sizeRelH>
            <wp14:sizeRelV relativeFrom="margin">
              <wp14:pctHeight>0</wp14:pctHeight>
            </wp14:sizeRelV>
          </wp:anchor>
        </w:drawing>
      </w:r>
    </w:p>
    <w:p w14:paraId="18771CF0" w14:textId="77777777" w:rsidR="00F63D9C" w:rsidRPr="00E52A05" w:rsidRDefault="00F63D9C">
      <w:pPr>
        <w:pStyle w:val="ListParagraph"/>
        <w:ind w:left="1620" w:hanging="450"/>
        <w:rPr>
          <w:rFonts w:ascii="Georgia" w:hAnsi="Georgia"/>
          <w:rPrChange w:id="1250" w:author="Jade Raposa" w:date="2024-10-15T02:18:00Z" w16du:dateUtc="2024-10-14T18:18:00Z">
            <w:rPr/>
          </w:rPrChange>
        </w:rPr>
        <w:pPrChange w:id="1251" w:author="Jade Raposa" w:date="2024-10-15T02:21:00Z" w16du:dateUtc="2024-10-14T18:21:00Z">
          <w:pPr>
            <w:pStyle w:val="ListParagraph"/>
            <w:ind w:left="1800"/>
          </w:pPr>
        </w:pPrChange>
      </w:pPr>
    </w:p>
    <w:p w14:paraId="2C9DEF4F" w14:textId="77777777" w:rsidR="00F63D9C" w:rsidRPr="00E52A05" w:rsidRDefault="00F63D9C">
      <w:pPr>
        <w:pStyle w:val="ListParagraph"/>
        <w:ind w:left="1620" w:hanging="450"/>
        <w:rPr>
          <w:rFonts w:ascii="Georgia" w:hAnsi="Georgia"/>
          <w:rPrChange w:id="1252" w:author="Jade Raposa" w:date="2024-10-15T02:18:00Z" w16du:dateUtc="2024-10-14T18:18:00Z">
            <w:rPr/>
          </w:rPrChange>
        </w:rPr>
        <w:pPrChange w:id="1253" w:author="Jade Raposa" w:date="2024-10-15T02:21:00Z" w16du:dateUtc="2024-10-14T18:21:00Z">
          <w:pPr>
            <w:pStyle w:val="ListParagraph"/>
            <w:ind w:left="1800"/>
          </w:pPr>
        </w:pPrChange>
      </w:pPr>
    </w:p>
    <w:p w14:paraId="41F28565" w14:textId="77777777" w:rsidR="00F63D9C" w:rsidRPr="00E52A05" w:rsidRDefault="00F63D9C">
      <w:pPr>
        <w:pStyle w:val="ListParagraph"/>
        <w:ind w:left="1620" w:hanging="450"/>
        <w:rPr>
          <w:rFonts w:ascii="Georgia" w:hAnsi="Georgia"/>
          <w:rPrChange w:id="1254" w:author="Jade Raposa" w:date="2024-10-15T02:18:00Z" w16du:dateUtc="2024-10-14T18:18:00Z">
            <w:rPr/>
          </w:rPrChange>
        </w:rPr>
        <w:pPrChange w:id="1255" w:author="Jade Raposa" w:date="2024-10-15T02:21:00Z" w16du:dateUtc="2024-10-14T18:21:00Z">
          <w:pPr>
            <w:pStyle w:val="ListParagraph"/>
            <w:ind w:left="1800"/>
          </w:pPr>
        </w:pPrChange>
      </w:pPr>
    </w:p>
    <w:p w14:paraId="0FF43BA0" w14:textId="77777777" w:rsidR="00F63D9C" w:rsidRPr="00E52A05" w:rsidRDefault="00F63D9C">
      <w:pPr>
        <w:pStyle w:val="ListParagraph"/>
        <w:ind w:left="1620" w:hanging="450"/>
        <w:rPr>
          <w:rFonts w:ascii="Georgia" w:hAnsi="Georgia"/>
          <w:rPrChange w:id="1256" w:author="Jade Raposa" w:date="2024-10-15T02:18:00Z" w16du:dateUtc="2024-10-14T18:18:00Z">
            <w:rPr/>
          </w:rPrChange>
        </w:rPr>
        <w:pPrChange w:id="1257" w:author="Jade Raposa" w:date="2024-10-15T02:21:00Z" w16du:dateUtc="2024-10-14T18:21:00Z">
          <w:pPr>
            <w:pStyle w:val="ListParagraph"/>
            <w:ind w:left="1800"/>
          </w:pPr>
        </w:pPrChange>
      </w:pPr>
    </w:p>
    <w:p w14:paraId="27A02AFD" w14:textId="77777777" w:rsidR="00F63D9C" w:rsidRPr="00E52A05" w:rsidRDefault="00F63D9C">
      <w:pPr>
        <w:pStyle w:val="ListParagraph"/>
        <w:ind w:left="1620" w:hanging="450"/>
        <w:rPr>
          <w:rFonts w:ascii="Georgia" w:hAnsi="Georgia"/>
          <w:rPrChange w:id="1258" w:author="Jade Raposa" w:date="2024-10-15T02:18:00Z" w16du:dateUtc="2024-10-14T18:18:00Z">
            <w:rPr/>
          </w:rPrChange>
        </w:rPr>
        <w:pPrChange w:id="1259" w:author="Jade Raposa" w:date="2024-10-15T02:21:00Z" w16du:dateUtc="2024-10-14T18:21:00Z">
          <w:pPr>
            <w:pStyle w:val="ListParagraph"/>
            <w:ind w:left="1800"/>
          </w:pPr>
        </w:pPrChange>
      </w:pPr>
    </w:p>
    <w:p w14:paraId="469DF8C9" w14:textId="77777777" w:rsidR="00F63D9C" w:rsidRPr="00E52A05" w:rsidRDefault="00F63D9C">
      <w:pPr>
        <w:pStyle w:val="ListParagraph"/>
        <w:ind w:left="1620" w:hanging="450"/>
        <w:rPr>
          <w:rFonts w:ascii="Georgia" w:hAnsi="Georgia"/>
          <w:rPrChange w:id="1260" w:author="Jade Raposa" w:date="2024-10-15T02:18:00Z" w16du:dateUtc="2024-10-14T18:18:00Z">
            <w:rPr/>
          </w:rPrChange>
        </w:rPr>
        <w:pPrChange w:id="1261" w:author="Jade Raposa" w:date="2024-10-15T02:21:00Z" w16du:dateUtc="2024-10-14T18:21:00Z">
          <w:pPr>
            <w:pStyle w:val="ListParagraph"/>
            <w:ind w:left="1800"/>
          </w:pPr>
        </w:pPrChange>
      </w:pPr>
    </w:p>
    <w:p w14:paraId="355E1ECC" w14:textId="77777777" w:rsidR="00F63D9C" w:rsidRPr="00E52A05" w:rsidRDefault="00F63D9C">
      <w:pPr>
        <w:pStyle w:val="ListParagraph"/>
        <w:ind w:left="1620" w:hanging="450"/>
        <w:rPr>
          <w:rFonts w:ascii="Georgia" w:hAnsi="Georgia"/>
          <w:rPrChange w:id="1262" w:author="Jade Raposa" w:date="2024-10-15T02:18:00Z" w16du:dateUtc="2024-10-14T18:18:00Z">
            <w:rPr/>
          </w:rPrChange>
        </w:rPr>
        <w:pPrChange w:id="1263" w:author="Jade Raposa" w:date="2024-10-15T02:21:00Z" w16du:dateUtc="2024-10-14T18:21:00Z">
          <w:pPr>
            <w:pStyle w:val="ListParagraph"/>
            <w:ind w:left="1800"/>
          </w:pPr>
        </w:pPrChange>
      </w:pPr>
    </w:p>
    <w:p w14:paraId="76D04189" w14:textId="77777777" w:rsidR="00F63D9C" w:rsidRPr="00E52A05" w:rsidRDefault="00F63D9C">
      <w:pPr>
        <w:pStyle w:val="ListParagraph"/>
        <w:ind w:left="1620" w:hanging="450"/>
        <w:rPr>
          <w:rFonts w:ascii="Georgia" w:hAnsi="Georgia"/>
          <w:rPrChange w:id="1264" w:author="Jade Raposa" w:date="2024-10-15T02:18:00Z" w16du:dateUtc="2024-10-14T18:18:00Z">
            <w:rPr/>
          </w:rPrChange>
        </w:rPr>
        <w:pPrChange w:id="1265" w:author="Jade Raposa" w:date="2024-10-15T02:21:00Z" w16du:dateUtc="2024-10-14T18:21:00Z">
          <w:pPr>
            <w:pStyle w:val="ListParagraph"/>
            <w:ind w:left="1800"/>
          </w:pPr>
        </w:pPrChange>
      </w:pPr>
    </w:p>
    <w:p w14:paraId="2E6F2546" w14:textId="77777777" w:rsidR="00F63D9C" w:rsidRPr="00E52A05" w:rsidRDefault="00F63D9C">
      <w:pPr>
        <w:pStyle w:val="ListParagraph"/>
        <w:ind w:left="1620" w:hanging="450"/>
        <w:rPr>
          <w:rFonts w:ascii="Georgia" w:hAnsi="Georgia"/>
          <w:rPrChange w:id="1266" w:author="Jade Raposa" w:date="2024-10-15T02:18:00Z" w16du:dateUtc="2024-10-14T18:18:00Z">
            <w:rPr/>
          </w:rPrChange>
        </w:rPr>
        <w:pPrChange w:id="1267" w:author="Jade Raposa" w:date="2024-10-15T02:21:00Z" w16du:dateUtc="2024-10-14T18:21:00Z">
          <w:pPr>
            <w:pStyle w:val="ListParagraph"/>
            <w:ind w:left="1800"/>
          </w:pPr>
        </w:pPrChange>
      </w:pPr>
    </w:p>
    <w:p w14:paraId="78F5B5AF" w14:textId="77777777" w:rsidR="00F63D9C" w:rsidRPr="00E52A05" w:rsidRDefault="00F63D9C">
      <w:pPr>
        <w:pStyle w:val="ListParagraph"/>
        <w:ind w:left="1620" w:hanging="450"/>
        <w:rPr>
          <w:rFonts w:ascii="Georgia" w:hAnsi="Georgia"/>
          <w:rPrChange w:id="1268" w:author="Jade Raposa" w:date="2024-10-15T02:18:00Z" w16du:dateUtc="2024-10-14T18:18:00Z">
            <w:rPr/>
          </w:rPrChange>
        </w:rPr>
        <w:pPrChange w:id="1269" w:author="Jade Raposa" w:date="2024-10-15T02:21:00Z" w16du:dateUtc="2024-10-14T18:21:00Z">
          <w:pPr>
            <w:pStyle w:val="ListParagraph"/>
            <w:ind w:left="1800"/>
          </w:pPr>
        </w:pPrChange>
      </w:pPr>
    </w:p>
    <w:p w14:paraId="0547F0D1" w14:textId="77777777" w:rsidR="00F63D9C" w:rsidRPr="00E52A05" w:rsidRDefault="00F63D9C">
      <w:pPr>
        <w:pStyle w:val="ListParagraph"/>
        <w:ind w:left="1620" w:hanging="450"/>
        <w:rPr>
          <w:rFonts w:ascii="Georgia" w:hAnsi="Georgia"/>
          <w:rPrChange w:id="1270" w:author="Jade Raposa" w:date="2024-10-15T02:18:00Z" w16du:dateUtc="2024-10-14T18:18:00Z">
            <w:rPr/>
          </w:rPrChange>
        </w:rPr>
        <w:pPrChange w:id="1271" w:author="Jade Raposa" w:date="2024-10-15T02:21:00Z" w16du:dateUtc="2024-10-14T18:21:00Z">
          <w:pPr>
            <w:pStyle w:val="ListParagraph"/>
            <w:ind w:left="1800"/>
          </w:pPr>
        </w:pPrChange>
      </w:pPr>
      <w:r w:rsidRPr="00E52A05">
        <w:rPr>
          <w:rFonts w:ascii="Georgia" w:hAnsi="Georgia"/>
          <w:noProof/>
          <w:rPrChange w:id="1272" w:author="Jade Raposa" w:date="2024-10-15T02:18:00Z" w16du:dateUtc="2024-10-14T18:18:00Z">
            <w:rPr>
              <w:noProof/>
            </w:rPr>
          </w:rPrChange>
        </w:rPr>
        <mc:AlternateContent>
          <mc:Choice Requires="wps">
            <w:drawing>
              <wp:anchor distT="0" distB="0" distL="114300" distR="114300" simplePos="0" relativeHeight="251699200" behindDoc="0" locked="0" layoutInCell="1" allowOverlap="1" wp14:anchorId="6642D38E" wp14:editId="2CBACCB3">
                <wp:simplePos x="0" y="0"/>
                <wp:positionH relativeFrom="column">
                  <wp:posOffset>4030578</wp:posOffset>
                </wp:positionH>
                <wp:positionV relativeFrom="paragraph">
                  <wp:posOffset>153002</wp:posOffset>
                </wp:positionV>
                <wp:extent cx="144379" cy="280736"/>
                <wp:effectExtent l="38100" t="19050" r="46355" b="24130"/>
                <wp:wrapNone/>
                <wp:docPr id="45197755" name="Arrow: Up 5"/>
                <wp:cNvGraphicFramePr/>
                <a:graphic xmlns:a="http://schemas.openxmlformats.org/drawingml/2006/main">
                  <a:graphicData uri="http://schemas.microsoft.com/office/word/2010/wordprocessingShape">
                    <wps:wsp>
                      <wps:cNvSpPr/>
                      <wps:spPr>
                        <a:xfrm rot="1323120">
                          <a:off x="0" y="0"/>
                          <a:ext cx="144379" cy="280736"/>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6626BA" id="Arrow: Up 5" o:spid="_x0000_s1026" type="#_x0000_t68" style="position:absolute;margin-left:317.35pt;margin-top:12.05pt;width:11.35pt;height:22.1pt;rotation:1445200fd;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" adj="5554" fillcolor="#c00000" strokecolor="#09101d [484]" strokeweight="1pt"/>
            </w:pict>
          </mc:Fallback>
        </mc:AlternateContent>
      </w:r>
    </w:p>
    <w:p w14:paraId="33EE2751" w14:textId="77777777" w:rsidR="00F63D9C" w:rsidRPr="00E52A05" w:rsidRDefault="00F63D9C">
      <w:pPr>
        <w:pStyle w:val="ListParagraph"/>
        <w:ind w:left="1620" w:hanging="450"/>
        <w:rPr>
          <w:rFonts w:ascii="Georgia" w:hAnsi="Georgia"/>
          <w:rPrChange w:id="1273" w:author="Jade Raposa" w:date="2024-10-15T02:18:00Z" w16du:dateUtc="2024-10-14T18:18:00Z">
            <w:rPr/>
          </w:rPrChange>
        </w:rPr>
        <w:pPrChange w:id="1274" w:author="Jade Raposa" w:date="2024-10-15T02:21:00Z" w16du:dateUtc="2024-10-14T18:21:00Z">
          <w:pPr>
            <w:pStyle w:val="ListParagraph"/>
            <w:ind w:left="1800"/>
          </w:pPr>
        </w:pPrChange>
      </w:pPr>
    </w:p>
    <w:p w14:paraId="52671A67" w14:textId="77777777" w:rsidR="00F63D9C" w:rsidRPr="00E52A05" w:rsidRDefault="00F63D9C">
      <w:pPr>
        <w:pStyle w:val="ListParagraph"/>
        <w:ind w:left="1620" w:hanging="450"/>
        <w:rPr>
          <w:rFonts w:ascii="Georgia" w:hAnsi="Georgia"/>
          <w:rPrChange w:id="1275" w:author="Jade Raposa" w:date="2024-10-15T02:18:00Z" w16du:dateUtc="2024-10-14T18:18:00Z">
            <w:rPr/>
          </w:rPrChange>
        </w:rPr>
        <w:pPrChange w:id="1276" w:author="Jade Raposa" w:date="2024-10-15T02:21:00Z" w16du:dateUtc="2024-10-14T18:21:00Z">
          <w:pPr>
            <w:pStyle w:val="ListParagraph"/>
            <w:ind w:left="1800"/>
          </w:pPr>
        </w:pPrChange>
      </w:pPr>
    </w:p>
    <w:p w14:paraId="586CC24D" w14:textId="77777777" w:rsidR="00F63D9C" w:rsidRPr="00E52A05" w:rsidRDefault="00F63D9C">
      <w:pPr>
        <w:pStyle w:val="ListParagraph"/>
        <w:ind w:left="1620" w:hanging="450"/>
        <w:rPr>
          <w:rFonts w:ascii="Georgia" w:hAnsi="Georgia"/>
          <w:rPrChange w:id="1277" w:author="Jade Raposa" w:date="2024-10-15T02:18:00Z" w16du:dateUtc="2024-10-14T18:18:00Z">
            <w:rPr/>
          </w:rPrChange>
        </w:rPr>
        <w:pPrChange w:id="1278" w:author="Jade Raposa" w:date="2024-10-15T02:21:00Z" w16du:dateUtc="2024-10-14T18:21:00Z">
          <w:pPr>
            <w:pStyle w:val="ListParagraph"/>
            <w:ind w:left="1800"/>
          </w:pPr>
        </w:pPrChange>
      </w:pPr>
    </w:p>
    <w:p w14:paraId="5F66D87D" w14:textId="77777777" w:rsidR="00F63D9C" w:rsidRDefault="00F63D9C" w:rsidP="003B41AC">
      <w:pPr>
        <w:pStyle w:val="ListParagraph"/>
        <w:ind w:left="1620" w:hanging="450"/>
        <w:rPr>
          <w:ins w:id="1279" w:author="Jade Raposa" w:date="2024-10-15T02:43:00Z" w16du:dateUtc="2024-10-14T18:43:00Z"/>
          <w:rFonts w:ascii="Georgia" w:hAnsi="Georgia"/>
        </w:rPr>
      </w:pPr>
    </w:p>
    <w:p w14:paraId="46B038AE" w14:textId="77777777" w:rsidR="00A22105" w:rsidRPr="00E52A05" w:rsidRDefault="00A22105">
      <w:pPr>
        <w:pStyle w:val="ListParagraph"/>
        <w:ind w:left="1620" w:hanging="450"/>
        <w:rPr>
          <w:rFonts w:ascii="Georgia" w:hAnsi="Georgia"/>
          <w:rPrChange w:id="1280" w:author="Jade Raposa" w:date="2024-10-15T02:18:00Z" w16du:dateUtc="2024-10-14T18:18:00Z">
            <w:rPr/>
          </w:rPrChange>
        </w:rPr>
        <w:pPrChange w:id="1281" w:author="Jade Raposa" w:date="2024-10-15T02:21:00Z" w16du:dateUtc="2024-10-14T18:21:00Z">
          <w:pPr>
            <w:pStyle w:val="ListParagraph"/>
            <w:ind w:left="1800"/>
          </w:pPr>
        </w:pPrChange>
      </w:pPr>
    </w:p>
    <w:p w14:paraId="5BCA247E" w14:textId="5088F525" w:rsidR="00000000" w:rsidRDefault="00F63D9C">
      <w:pPr>
        <w:pStyle w:val="ListParagraph"/>
        <w:numPr>
          <w:ilvl w:val="0"/>
          <w:numId w:val="18"/>
        </w:numPr>
        <w:rPr>
          <w:rFonts w:ascii="Georgia" w:hAnsi="Georgia"/>
          <w:rPrChange w:id="1282" w:author="Jade Raposa" w:date="2024-10-15T02:43:00Z" w16du:dateUtc="2024-10-14T18:43:00Z">
            <w:rPr/>
          </w:rPrChange>
        </w:rPr>
        <w:sectPr w:rsidR="00000000" w:rsidSect="006B0480">
          <w:headerReference w:type="default" r:id="rId139"/>
          <w:pgSz w:w="12240" w:h="15840"/>
          <w:pgMar w:top="1440" w:right="1440" w:bottom="1440" w:left="1440" w:header="708" w:footer="708" w:gutter="0"/>
          <w:pgNumType w:start="1"/>
          <w:cols w:space="708"/>
          <w:docGrid w:linePitch="360"/>
        </w:sectPr>
        <w:pPrChange w:id="1283" w:author="Jade Raposa" w:date="2024-10-15T02:43:00Z" w16du:dateUtc="2024-10-14T18:43:00Z">
          <w:pPr>
            <w:ind w:left="709"/>
          </w:pPr>
        </w:pPrChange>
      </w:pPr>
      <w:del w:id="1284" w:author="Jade Raposa" w:date="2024-10-15T02:43:00Z" w16du:dateUtc="2024-10-14T18:43:00Z">
        <w:r w:rsidRPr="00A22105" w:rsidDel="00A22105">
          <w:rPr>
            <w:rFonts w:ascii="Georgia" w:hAnsi="Georgia"/>
            <w:rPrChange w:id="1285" w:author="Jade Raposa" w:date="2024-10-15T02:43:00Z" w16du:dateUtc="2024-10-14T18:43:00Z">
              <w:rPr/>
            </w:rPrChange>
          </w:rPr>
          <w:delText xml:space="preserve">17. </w:delText>
        </w:r>
      </w:del>
      <w:r w:rsidRPr="00A22105">
        <w:rPr>
          <w:rFonts w:ascii="Georgia" w:hAnsi="Georgia"/>
          <w:rPrChange w:id="1286" w:author="Jade Raposa" w:date="2024-10-15T02:43:00Z" w16du:dateUtc="2024-10-14T18:43:00Z">
            <w:rPr/>
          </w:rPrChange>
        </w:rPr>
        <w:t xml:space="preserve">When the session is done, click the </w:t>
      </w:r>
      <w:r w:rsidRPr="00A22105">
        <w:rPr>
          <w:rFonts w:ascii="Georgia" w:hAnsi="Georgia"/>
          <w:b/>
          <w:bCs/>
          <w:rPrChange w:id="1287" w:author="Jade Raposa" w:date="2024-10-15T02:43:00Z" w16du:dateUtc="2024-10-14T18:43:00Z">
            <w:rPr>
              <w:b/>
              <w:bCs/>
            </w:rPr>
          </w:rPrChange>
        </w:rPr>
        <w:t>“LOG OUT”</w:t>
      </w:r>
      <w:r w:rsidRPr="00A22105">
        <w:rPr>
          <w:rFonts w:ascii="Georgia" w:hAnsi="Georgia"/>
          <w:rPrChange w:id="1288" w:author="Jade Raposa" w:date="2024-10-15T02:43:00Z" w16du:dateUtc="2024-10-14T18:43:00Z">
            <w:rPr/>
          </w:rPrChange>
        </w:rPr>
        <w:t xml:space="preserve"> button.</w:t>
      </w:r>
      <w:bookmarkEnd w:id="312"/>
    </w:p>
    <w:p w14:paraId="5DC7DDFE" w14:textId="579C4DC9" w:rsidR="006D4C70" w:rsidRPr="00947823" w:rsidRDefault="006D4C70" w:rsidP="009D6953">
      <w:pPr>
        <w:rPr>
          <w:rFonts w:ascii="Georgia" w:hAnsi="Georgia"/>
        </w:rPr>
      </w:pPr>
    </w:p>
    <w:p w14:paraId="0D5ECC8B" w14:textId="72C808C5" w:rsidR="006D4C70" w:rsidRPr="00947823" w:rsidRDefault="006D4C70" w:rsidP="006D4C70">
      <w:pPr>
        <w:spacing w:line="480" w:lineRule="auto"/>
        <w:jc w:val="center"/>
        <w:rPr>
          <w:rFonts w:ascii="Georgia" w:eastAsia="Georgia" w:hAnsi="Georgia" w:cs="Georgia"/>
          <w:b/>
        </w:rPr>
      </w:pPr>
      <w:r w:rsidRPr="00947823">
        <w:rPr>
          <w:rFonts w:ascii="Georgia" w:hAnsi="Georgia"/>
          <w:noProof/>
        </w:rPr>
        <mc:AlternateContent>
          <mc:Choice Requires="wps">
            <w:drawing>
              <wp:anchor distT="114300" distB="114300" distL="114300" distR="114300" simplePos="0" relativeHeight="251660288" behindDoc="1" locked="0" layoutInCell="1" hidden="0" allowOverlap="1" wp14:anchorId="7120C9D3" wp14:editId="134E8DC0">
                <wp:simplePos x="0" y="0"/>
                <wp:positionH relativeFrom="column">
                  <wp:posOffset>4515321</wp:posOffset>
                </wp:positionH>
                <wp:positionV relativeFrom="paragraph">
                  <wp:posOffset>439093</wp:posOffset>
                </wp:positionV>
                <wp:extent cx="1514475" cy="15144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6513EDDF" w14:textId="77777777" w:rsidR="006D4C70" w:rsidRPr="00DE3502" w:rsidRDefault="006D4C70" w:rsidP="006D4C70">
                            <w:pPr>
                              <w:spacing w:line="240" w:lineRule="auto"/>
                              <w:textDirection w:val="btLr"/>
                              <w:rPr>
                                <w:lang w:val="en-US"/>
                              </w:rPr>
                            </w:pPr>
                          </w:p>
                        </w:txbxContent>
                      </wps:txbx>
                      <wps:bodyPr spcFirstLastPara="1" wrap="square" lIns="91425" tIns="91425" rIns="91425" bIns="91425" anchor="ctr" anchorCtr="0">
                        <a:noAutofit/>
                      </wps:bodyPr>
                    </wps:wsp>
                  </a:graphicData>
                </a:graphic>
              </wp:anchor>
            </w:drawing>
          </mc:Choice>
          <mc:Fallback>
            <w:pict>
              <v:rect w14:anchorId="7120C9D3" id="Rectangle 18" o:spid="_x0000_s1026" style="position:absolute;left:0;text-align:left;margin-left:355.55pt;margin-top:34.55pt;width:119.25pt;height:119.25pt;z-index:-25165619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" fillcolor="white [3212]" strokecolor="black [3213]" strokeweight="1.5pt">
                <v:stroke startarrowwidth="narrow" startarrowlength="short" endarrowwidth="narrow" endarrowlength="short" joinstyle="round"/>
                <v:textbox inset="2.53958mm,2.53958mm,2.53958mm,2.53958mm">
                  <w:txbxContent>
                    <w:p w14:paraId="6513EDDF" w14:textId="77777777" w:rsidR="006D4C70" w:rsidRPr="00DE3502" w:rsidRDefault="006D4C70" w:rsidP="006D4C70">
                      <w:pPr>
                        <w:spacing w:line="240" w:lineRule="auto"/>
                        <w:textDirection w:val="btLr"/>
                        <w:rPr>
                          <w:lang w:val="en-US"/>
                        </w:rPr>
                      </w:pPr>
                    </w:p>
                  </w:txbxContent>
                </v:textbox>
              </v:rect>
            </w:pict>
          </mc:Fallback>
        </mc:AlternateContent>
      </w:r>
      <w:r w:rsidRPr="00947823">
        <w:rPr>
          <w:rFonts w:ascii="Georgia" w:eastAsia="Georgia" w:hAnsi="Georgia" w:cs="Georgia"/>
          <w:b/>
        </w:rPr>
        <w:t xml:space="preserve">CURRICULUM VITAE </w:t>
      </w:r>
    </w:p>
    <w:p w14:paraId="5F6D67F9" w14:textId="6430B142" w:rsidR="006D4C70" w:rsidRPr="00947823" w:rsidRDefault="006D4C70" w:rsidP="006D4C70">
      <w:pPr>
        <w:spacing w:line="480" w:lineRule="auto"/>
        <w:rPr>
          <w:rFonts w:ascii="Georgia" w:eastAsia="Georgia" w:hAnsi="Georgia" w:cs="Georgia"/>
          <w:b/>
        </w:rPr>
      </w:pPr>
      <w:r w:rsidRPr="00947823">
        <w:rPr>
          <w:rFonts w:ascii="Georgia" w:eastAsia="Georgia" w:hAnsi="Georgia" w:cs="Georgia"/>
          <w:b/>
          <w:noProof/>
        </w:rPr>
        <w:drawing>
          <wp:anchor distT="0" distB="0" distL="114300" distR="114300" simplePos="0" relativeHeight="251661312" behindDoc="1" locked="0" layoutInCell="1" allowOverlap="1" wp14:anchorId="53ECBE15" wp14:editId="7D332A35">
            <wp:simplePos x="0" y="0"/>
            <wp:positionH relativeFrom="margin">
              <wp:posOffset>4544695</wp:posOffset>
            </wp:positionH>
            <wp:positionV relativeFrom="paragraph">
              <wp:posOffset>59690</wp:posOffset>
            </wp:positionV>
            <wp:extent cx="1487170" cy="1476375"/>
            <wp:effectExtent l="0" t="0" r="0" b="9525"/>
            <wp:wrapTight wrapText="bothSides">
              <wp:wrapPolygon edited="0">
                <wp:start x="0" y="0"/>
                <wp:lineTo x="0" y="21461"/>
                <wp:lineTo x="21305" y="21461"/>
                <wp:lineTo x="213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487170"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764D" w:rsidRPr="00947823">
        <w:rPr>
          <w:rFonts w:ascii="Georgia" w:eastAsia="Georgia" w:hAnsi="Georgia" w:cs="Georgia"/>
          <w:b/>
        </w:rPr>
        <w:t xml:space="preserve">JADE </w:t>
      </w:r>
      <w:r w:rsidR="00306E71" w:rsidRPr="00947823">
        <w:rPr>
          <w:rFonts w:ascii="Georgia" w:eastAsia="Georgia" w:hAnsi="Georgia" w:cs="Georgia"/>
          <w:b/>
        </w:rPr>
        <w:t xml:space="preserve">BUBAN </w:t>
      </w:r>
      <w:r w:rsidR="0051764D" w:rsidRPr="00947823">
        <w:rPr>
          <w:rFonts w:ascii="Georgia" w:eastAsia="Georgia" w:hAnsi="Georgia" w:cs="Georgia"/>
          <w:b/>
        </w:rPr>
        <w:t>RAPOSA</w:t>
      </w:r>
    </w:p>
    <w:p w14:paraId="033A959A" w14:textId="78C18C64" w:rsidR="006D4C70" w:rsidRPr="00947823" w:rsidRDefault="00650131" w:rsidP="006D4C70">
      <w:pPr>
        <w:spacing w:line="480" w:lineRule="auto"/>
        <w:rPr>
          <w:rFonts w:ascii="Georgia" w:eastAsia="Georgia" w:hAnsi="Georgia" w:cs="Georgia"/>
        </w:rPr>
      </w:pPr>
      <w:r>
        <w:rPr>
          <w:rFonts w:ascii="Georgia" w:eastAsia="Georgia" w:hAnsi="Georgia" w:cs="Georgia"/>
        </w:rPr>
        <w:t>San Pedro</w:t>
      </w:r>
      <w:r w:rsidR="006D4C70" w:rsidRPr="00947823">
        <w:rPr>
          <w:rFonts w:ascii="Georgia" w:eastAsia="Georgia" w:hAnsi="Georgia" w:cs="Georgia"/>
        </w:rPr>
        <w:t xml:space="preserve">, </w:t>
      </w:r>
      <w:r w:rsidR="0051764D" w:rsidRPr="00947823">
        <w:rPr>
          <w:rFonts w:ascii="Georgia" w:eastAsia="Georgia" w:hAnsi="Georgia" w:cs="Georgia"/>
        </w:rPr>
        <w:t>Santo Domingo</w:t>
      </w:r>
      <w:r w:rsidR="006D4C70" w:rsidRPr="00947823">
        <w:rPr>
          <w:rFonts w:ascii="Georgia" w:eastAsia="Georgia" w:hAnsi="Georgia" w:cs="Georgia"/>
        </w:rPr>
        <w:t>, Albay</w:t>
      </w:r>
    </w:p>
    <w:p w14:paraId="7989D5C3" w14:textId="7F80889E"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 xml:space="preserve">+63 </w:t>
      </w:r>
      <w:r w:rsidR="00650131">
        <w:rPr>
          <w:rFonts w:ascii="Georgia" w:eastAsia="Georgia" w:hAnsi="Georgia" w:cs="Georgia"/>
        </w:rPr>
        <w:t>9471918324</w:t>
      </w:r>
    </w:p>
    <w:p w14:paraId="37DA891D" w14:textId="34705359" w:rsidR="006D4C70" w:rsidRPr="00947823" w:rsidRDefault="00650131" w:rsidP="006D4C70">
      <w:pPr>
        <w:spacing w:line="480" w:lineRule="auto"/>
        <w:rPr>
          <w:rFonts w:ascii="Georgia" w:eastAsia="Georgia" w:hAnsi="Georgia" w:cs="Georgia"/>
        </w:rPr>
      </w:pPr>
      <w:r>
        <w:rPr>
          <w:rFonts w:ascii="Georgia" w:eastAsia="Georgia" w:hAnsi="Georgia" w:cs="Georgia"/>
        </w:rPr>
        <w:t>jaduya678</w:t>
      </w:r>
      <w:r w:rsidR="006D4C70" w:rsidRPr="00947823">
        <w:rPr>
          <w:rFonts w:ascii="Georgia" w:eastAsia="Georgia" w:hAnsi="Georgia" w:cs="Georgia"/>
        </w:rPr>
        <w:t>@gmail.com</w:t>
      </w:r>
    </w:p>
    <w:p w14:paraId="55CADDE6" w14:textId="77777777" w:rsidR="006D4C70" w:rsidRPr="00947823" w:rsidRDefault="00000000" w:rsidP="006D4C70">
      <w:pPr>
        <w:spacing w:line="480" w:lineRule="auto"/>
        <w:rPr>
          <w:rFonts w:ascii="Georgia" w:eastAsia="Georgia" w:hAnsi="Georgia" w:cs="Georgia"/>
        </w:rPr>
      </w:pPr>
      <w:r>
        <w:rPr>
          <w:rFonts w:ascii="Georgia" w:hAnsi="Georgia"/>
        </w:rPr>
        <w:pict w14:anchorId="7F0D04D1">
          <v:rect id="_x0000_i1025" style="width:0;height:1.5pt" o:hralign="center" o:hrstd="t" o:hr="t" fillcolor="#a0a0a0" stroked="f"/>
        </w:pict>
      </w:r>
    </w:p>
    <w:p w14:paraId="62AF9B84" w14:textId="77777777" w:rsidR="006D4C70" w:rsidRPr="00947823" w:rsidRDefault="006D4C70" w:rsidP="006D4C70">
      <w:pPr>
        <w:spacing w:line="480" w:lineRule="auto"/>
        <w:rPr>
          <w:rFonts w:ascii="Georgia" w:eastAsia="Georgia" w:hAnsi="Georgia" w:cs="Georgia"/>
          <w:b/>
          <w:u w:val="single"/>
        </w:rPr>
      </w:pPr>
      <w:r w:rsidRPr="00947823">
        <w:rPr>
          <w:rFonts w:ascii="Georgia" w:eastAsia="Georgia" w:hAnsi="Georgia" w:cs="Georgia"/>
          <w:b/>
          <w:u w:val="single"/>
        </w:rPr>
        <w:t>PERSONAL INFORMATION:</w:t>
      </w:r>
    </w:p>
    <w:p w14:paraId="05EE046D" w14:textId="43F19A92"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Birthdate</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w:t>
      </w:r>
      <w:r w:rsidR="00EA2225">
        <w:rPr>
          <w:rFonts w:ascii="Georgia" w:eastAsia="Georgia" w:hAnsi="Georgia" w:cs="Georgia"/>
        </w:rPr>
        <w:t>February 19, 1998</w:t>
      </w:r>
      <w:r w:rsidRPr="00947823">
        <w:rPr>
          <w:rFonts w:ascii="Georgia" w:eastAsia="Georgia" w:hAnsi="Georgia" w:cs="Georgia"/>
        </w:rPr>
        <w:br/>
        <w:t>Civil Status</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Single</w:t>
      </w:r>
    </w:p>
    <w:p w14:paraId="172C8B8A" w14:textId="69409054"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Gender</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007D6B4D">
        <w:rPr>
          <w:rFonts w:ascii="Georgia" w:eastAsia="Georgia" w:hAnsi="Georgia" w:cs="Georgia"/>
        </w:rPr>
        <w:tab/>
      </w:r>
      <w:r w:rsidRPr="00947823">
        <w:rPr>
          <w:rFonts w:ascii="Georgia" w:eastAsia="Georgia" w:hAnsi="Georgia" w:cs="Georgia"/>
        </w:rPr>
        <w:t>: Male</w:t>
      </w:r>
    </w:p>
    <w:p w14:paraId="22F1DA9E" w14:textId="77777777"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Religious Affiliation</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Roman Catholic</w:t>
      </w:r>
    </w:p>
    <w:p w14:paraId="335C9CB1" w14:textId="77777777" w:rsidR="006D4C70" w:rsidRPr="00947823" w:rsidRDefault="00000000" w:rsidP="006D4C70">
      <w:pPr>
        <w:spacing w:line="480" w:lineRule="auto"/>
        <w:rPr>
          <w:rFonts w:ascii="Georgia" w:eastAsia="Georgia" w:hAnsi="Georgia" w:cs="Georgia"/>
        </w:rPr>
      </w:pPr>
      <w:r>
        <w:rPr>
          <w:rFonts w:ascii="Georgia" w:hAnsi="Georgia"/>
        </w:rPr>
        <w:pict w14:anchorId="317EB5DF">
          <v:rect id="_x0000_i1026" style="width:0;height:1.5pt" o:hralign="center" o:hrstd="t" o:hr="t" fillcolor="#a0a0a0" stroked="f"/>
        </w:pict>
      </w:r>
    </w:p>
    <w:p w14:paraId="02F3FC1C" w14:textId="77777777" w:rsidR="006D4C70" w:rsidRPr="00947823" w:rsidRDefault="006D4C70" w:rsidP="006D4C70">
      <w:pPr>
        <w:spacing w:line="480" w:lineRule="auto"/>
        <w:rPr>
          <w:rFonts w:ascii="Georgia" w:eastAsia="Georgia" w:hAnsi="Georgia" w:cs="Georgia"/>
          <w:b/>
          <w:u w:val="single"/>
        </w:rPr>
      </w:pPr>
      <w:r w:rsidRPr="00947823">
        <w:rPr>
          <w:rFonts w:ascii="Georgia" w:eastAsia="Georgia" w:hAnsi="Georgia" w:cs="Georgia"/>
          <w:b/>
          <w:u w:val="single"/>
        </w:rPr>
        <w:t>EDUCATIONAL ATTAINMENT:</w:t>
      </w:r>
    </w:p>
    <w:p w14:paraId="651B6E6C" w14:textId="77777777"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Tertiary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Divine Word College of Legazpi</w:t>
      </w:r>
    </w:p>
    <w:p w14:paraId="6868248A" w14:textId="77777777" w:rsidR="006D4C70" w:rsidRPr="00947823" w:rsidRDefault="006D4C70" w:rsidP="006D4C70">
      <w:pPr>
        <w:spacing w:line="480" w:lineRule="auto"/>
        <w:ind w:left="4320"/>
        <w:rPr>
          <w:rFonts w:ascii="Georgia" w:eastAsia="Georgia" w:hAnsi="Georgia" w:cs="Georgia"/>
        </w:rPr>
      </w:pPr>
      <w:r w:rsidRPr="00947823">
        <w:rPr>
          <w:rFonts w:ascii="Georgia" w:eastAsia="Georgia" w:hAnsi="Georgia" w:cs="Georgia"/>
        </w:rPr>
        <w:t xml:space="preserve">  Course: BS Information Technology</w:t>
      </w:r>
    </w:p>
    <w:p w14:paraId="29F3236C" w14:textId="2B699827" w:rsidR="006D4C70" w:rsidRPr="00947823" w:rsidRDefault="006D4C70" w:rsidP="00EA2225">
      <w:pPr>
        <w:spacing w:line="480" w:lineRule="auto"/>
        <w:ind w:left="4320" w:hanging="4320"/>
        <w:rPr>
          <w:rFonts w:ascii="Georgia" w:eastAsia="Georgia" w:hAnsi="Georgia" w:cs="Georgia"/>
        </w:rPr>
      </w:pPr>
      <w:r w:rsidRPr="00947823">
        <w:rPr>
          <w:rFonts w:ascii="Georgia" w:eastAsia="Georgia" w:hAnsi="Georgia" w:cs="Georgia"/>
        </w:rPr>
        <w:t>Secondary</w:t>
      </w:r>
      <w:r w:rsidRPr="00947823">
        <w:rPr>
          <w:rFonts w:ascii="Georgia" w:eastAsia="Georgia" w:hAnsi="Georgia" w:cs="Georgia"/>
        </w:rPr>
        <w:tab/>
        <w:t xml:space="preserve">: </w:t>
      </w:r>
      <w:proofErr w:type="spellStart"/>
      <w:r w:rsidR="00BA7C11">
        <w:rPr>
          <w:rFonts w:ascii="Georgia" w:eastAsia="Georgia" w:hAnsi="Georgia" w:cs="Georgia"/>
        </w:rPr>
        <w:t>Sto</w:t>
      </w:r>
      <w:proofErr w:type="spellEnd"/>
      <w:r w:rsidR="00BA7C11">
        <w:rPr>
          <w:rFonts w:ascii="Georgia" w:eastAsia="Georgia" w:hAnsi="Georgia" w:cs="Georgia"/>
        </w:rPr>
        <w:t>. Domingo National High School, Year</w:t>
      </w:r>
      <w:r w:rsidR="00EA2225">
        <w:rPr>
          <w:rFonts w:ascii="Georgia" w:eastAsia="Georgia" w:hAnsi="Georgia" w:cs="Georgia"/>
        </w:rPr>
        <w:t xml:space="preserve"> </w:t>
      </w:r>
      <w:r w:rsidR="00BA7C11">
        <w:rPr>
          <w:rFonts w:ascii="Georgia" w:eastAsia="Georgia" w:hAnsi="Georgia" w:cs="Georgia"/>
        </w:rPr>
        <w:t xml:space="preserve">Graduated: </w:t>
      </w:r>
      <w:r w:rsidR="00EA2225">
        <w:rPr>
          <w:rFonts w:ascii="Georgia" w:eastAsia="Georgia" w:hAnsi="Georgia" w:cs="Georgia"/>
        </w:rPr>
        <w:t>2015</w:t>
      </w:r>
    </w:p>
    <w:p w14:paraId="29FB74BF" w14:textId="77777777" w:rsidR="00C154FB" w:rsidRDefault="006D4C70" w:rsidP="0051764D">
      <w:pPr>
        <w:spacing w:line="480" w:lineRule="auto"/>
        <w:rPr>
          <w:rFonts w:ascii="Georgia" w:eastAsia="Georgia" w:hAnsi="Georgia" w:cs="Georgia"/>
        </w:rPr>
        <w:sectPr w:rsidR="00C154FB" w:rsidSect="006B0480">
          <w:headerReference w:type="default" r:id="rId141"/>
          <w:pgSz w:w="12240" w:h="15840"/>
          <w:pgMar w:top="1440" w:right="1440" w:bottom="1440" w:left="1440" w:header="708" w:footer="708" w:gutter="0"/>
          <w:pgNumType w:start="1"/>
          <w:cols w:space="708"/>
          <w:docGrid w:linePitch="360"/>
        </w:sectPr>
      </w:pPr>
      <w:r w:rsidRPr="00947823">
        <w:rPr>
          <w:rFonts w:ascii="Georgia" w:eastAsia="Georgia" w:hAnsi="Georgia" w:cs="Georgia"/>
        </w:rPr>
        <w:t>Elementary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w:t>
      </w:r>
      <w:r w:rsidR="00BA7C11">
        <w:rPr>
          <w:rFonts w:ascii="Georgia" w:eastAsia="Georgia" w:hAnsi="Georgia" w:cs="Georgia"/>
        </w:rPr>
        <w:t>Saint Raphael Academy, Year Graduated: 2011</w:t>
      </w:r>
    </w:p>
    <w:p w14:paraId="272F6B5A" w14:textId="3839CCFA" w:rsidR="006D4C70" w:rsidRDefault="006D4C70" w:rsidP="00C154FB">
      <w:pPr>
        <w:rPr>
          <w:rFonts w:ascii="Georgia" w:hAnsi="Georgia"/>
        </w:rPr>
      </w:pPr>
    </w:p>
    <w:p w14:paraId="641B2752" w14:textId="7D66A7B3" w:rsidR="0051764D" w:rsidRPr="00947823" w:rsidRDefault="0051764D" w:rsidP="00AE2277">
      <w:pPr>
        <w:spacing w:line="480" w:lineRule="auto"/>
        <w:jc w:val="center"/>
        <w:rPr>
          <w:rFonts w:ascii="Georgia" w:eastAsia="Georgia" w:hAnsi="Georgia" w:cs="Georgia"/>
          <w:b/>
        </w:rPr>
      </w:pPr>
      <w:r w:rsidRPr="00947823">
        <w:rPr>
          <w:rFonts w:ascii="Georgia" w:hAnsi="Georgia"/>
          <w:noProof/>
        </w:rPr>
        <mc:AlternateContent>
          <mc:Choice Requires="wps">
            <w:drawing>
              <wp:anchor distT="114300" distB="114300" distL="114300" distR="114300" simplePos="0" relativeHeight="251663360" behindDoc="1" locked="0" layoutInCell="1" hidden="0" allowOverlap="1" wp14:anchorId="1560211D" wp14:editId="791F8DE3">
                <wp:simplePos x="0" y="0"/>
                <wp:positionH relativeFrom="column">
                  <wp:posOffset>4515321</wp:posOffset>
                </wp:positionH>
                <wp:positionV relativeFrom="paragraph">
                  <wp:posOffset>439093</wp:posOffset>
                </wp:positionV>
                <wp:extent cx="1514475" cy="1514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021B15AC" w14:textId="77777777" w:rsidR="0051764D" w:rsidRPr="00DE3502" w:rsidRDefault="0051764D" w:rsidP="0051764D">
                            <w:pPr>
                              <w:spacing w:line="240" w:lineRule="auto"/>
                              <w:textDirection w:val="btLr"/>
                              <w:rPr>
                                <w:lang w:val="en-US"/>
                              </w:rPr>
                            </w:pPr>
                          </w:p>
                        </w:txbxContent>
                      </wps:txbx>
                      <wps:bodyPr spcFirstLastPara="1" wrap="square" lIns="91425" tIns="91425" rIns="91425" bIns="91425" anchor="ctr" anchorCtr="0">
                        <a:noAutofit/>
                      </wps:bodyPr>
                    </wps:wsp>
                  </a:graphicData>
                </a:graphic>
              </wp:anchor>
            </w:drawing>
          </mc:Choice>
          <mc:Fallback>
            <w:pict>
              <v:rect w14:anchorId="1560211D" id="Rectangle 21" o:spid="_x0000_s1027" style="position:absolute;left:0;text-align:left;margin-left:355.55pt;margin-top:34.55pt;width:119.25pt;height:119.25pt;z-index:-25165312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V2CQ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" fillcolor="white [3212]" strokecolor="black [3213]" strokeweight="1.5pt">
                <v:stroke startarrowwidth="narrow" startarrowlength="short" endarrowwidth="narrow" endarrowlength="short" joinstyle="round"/>
                <v:textbox inset="2.53958mm,2.53958mm,2.53958mm,2.53958mm">
                  <w:txbxContent>
                    <w:p w14:paraId="021B15AC" w14:textId="77777777" w:rsidR="0051764D" w:rsidRPr="00DE3502" w:rsidRDefault="0051764D" w:rsidP="0051764D">
                      <w:pPr>
                        <w:spacing w:line="240" w:lineRule="auto"/>
                        <w:textDirection w:val="btLr"/>
                        <w:rPr>
                          <w:lang w:val="en-US"/>
                        </w:rPr>
                      </w:pPr>
                    </w:p>
                  </w:txbxContent>
                </v:textbox>
              </v:rect>
            </w:pict>
          </mc:Fallback>
        </mc:AlternateContent>
      </w:r>
      <w:r w:rsidRPr="00947823">
        <w:rPr>
          <w:rFonts w:ascii="Georgia" w:eastAsia="Georgia" w:hAnsi="Georgia" w:cs="Georgia"/>
          <w:b/>
        </w:rPr>
        <w:t>CURRICULUM VITAE</w:t>
      </w:r>
    </w:p>
    <w:p w14:paraId="00C06BB5" w14:textId="736021C7" w:rsidR="0051764D" w:rsidRPr="00947823" w:rsidRDefault="0051764D" w:rsidP="0051764D">
      <w:pPr>
        <w:spacing w:line="480" w:lineRule="auto"/>
        <w:rPr>
          <w:rFonts w:ascii="Georgia" w:eastAsia="Georgia" w:hAnsi="Georgia" w:cs="Georgia"/>
          <w:b/>
        </w:rPr>
      </w:pPr>
      <w:r w:rsidRPr="00947823">
        <w:rPr>
          <w:rFonts w:ascii="Georgia" w:eastAsia="Georgia" w:hAnsi="Georgia" w:cs="Georgia"/>
          <w:b/>
          <w:noProof/>
        </w:rPr>
        <w:drawing>
          <wp:anchor distT="0" distB="0" distL="114300" distR="114300" simplePos="0" relativeHeight="251667456" behindDoc="1" locked="0" layoutInCell="1" allowOverlap="1" wp14:anchorId="4C62BEE3" wp14:editId="68C425FF">
            <wp:simplePos x="0" y="0"/>
            <wp:positionH relativeFrom="margin">
              <wp:posOffset>4539615</wp:posOffset>
            </wp:positionH>
            <wp:positionV relativeFrom="paragraph">
              <wp:posOffset>40478</wp:posOffset>
            </wp:positionV>
            <wp:extent cx="1456055" cy="1456055"/>
            <wp:effectExtent l="0" t="0" r="0" b="0"/>
            <wp:wrapTight wrapText="bothSides">
              <wp:wrapPolygon edited="0">
                <wp:start x="0" y="0"/>
                <wp:lineTo x="0" y="21195"/>
                <wp:lineTo x="21195" y="21195"/>
                <wp:lineTo x="211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456055" cy="1456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7823">
        <w:rPr>
          <w:rFonts w:ascii="Georgia" w:eastAsia="Georgia" w:hAnsi="Georgia" w:cs="Georgia"/>
          <w:b/>
        </w:rPr>
        <w:t xml:space="preserve">IAN JAY NICCOLO BUENO </w:t>
      </w:r>
    </w:p>
    <w:p w14:paraId="70F0ACFB" w14:textId="0BB63E3D"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___, ________, Masbate</w:t>
      </w:r>
    </w:p>
    <w:p w14:paraId="5C291C28"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+63 ____</w:t>
      </w:r>
    </w:p>
    <w:p w14:paraId="302A2364"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_________@gmail.com</w:t>
      </w:r>
    </w:p>
    <w:p w14:paraId="5B9C8CA4" w14:textId="77777777" w:rsidR="0051764D" w:rsidRPr="00947823" w:rsidRDefault="00000000" w:rsidP="0051764D">
      <w:pPr>
        <w:spacing w:line="480" w:lineRule="auto"/>
        <w:rPr>
          <w:rFonts w:ascii="Georgia" w:eastAsia="Georgia" w:hAnsi="Georgia" w:cs="Georgia"/>
        </w:rPr>
      </w:pPr>
      <w:r>
        <w:rPr>
          <w:rFonts w:ascii="Georgia" w:hAnsi="Georgia"/>
        </w:rPr>
        <w:pict w14:anchorId="7E56AECF">
          <v:rect id="_x0000_i1027" style="width:0;height:1.5pt" o:hralign="center" o:hrstd="t" o:hr="t" fillcolor="#a0a0a0" stroked="f"/>
        </w:pict>
      </w:r>
    </w:p>
    <w:p w14:paraId="1FCC5D33"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PERSONAL INFORMATION:</w:t>
      </w:r>
    </w:p>
    <w:p w14:paraId="7E203D66"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Birthdate</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w:t>
      </w:r>
      <w:r w:rsidRPr="00947823">
        <w:rPr>
          <w:rFonts w:ascii="Georgia" w:eastAsia="Georgia" w:hAnsi="Georgia" w:cs="Georgia"/>
        </w:rPr>
        <w:br/>
        <w:t>Civil Status</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Single</w:t>
      </w:r>
    </w:p>
    <w:p w14:paraId="35E06406" w14:textId="44E6E734"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Gender</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007D6B4D">
        <w:rPr>
          <w:rFonts w:ascii="Georgia" w:eastAsia="Georgia" w:hAnsi="Georgia" w:cs="Georgia"/>
        </w:rPr>
        <w:tab/>
      </w:r>
      <w:r w:rsidRPr="00947823">
        <w:rPr>
          <w:rFonts w:ascii="Georgia" w:eastAsia="Georgia" w:hAnsi="Georgia" w:cs="Georgia"/>
        </w:rPr>
        <w:t>: Male</w:t>
      </w:r>
    </w:p>
    <w:p w14:paraId="7C69F84B"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Religious Affiliation</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Roman Catholic</w:t>
      </w:r>
    </w:p>
    <w:p w14:paraId="08674558" w14:textId="77777777" w:rsidR="0051764D" w:rsidRPr="00947823" w:rsidRDefault="00000000" w:rsidP="0051764D">
      <w:pPr>
        <w:spacing w:line="480" w:lineRule="auto"/>
        <w:rPr>
          <w:rFonts w:ascii="Georgia" w:eastAsia="Georgia" w:hAnsi="Georgia" w:cs="Georgia"/>
        </w:rPr>
      </w:pPr>
      <w:r>
        <w:rPr>
          <w:rFonts w:ascii="Georgia" w:hAnsi="Georgia"/>
        </w:rPr>
        <w:pict w14:anchorId="5E7D25AC">
          <v:rect id="_x0000_i1028" style="width:0;height:1.5pt" o:hralign="center" o:hrstd="t" o:hr="t" fillcolor="#a0a0a0" stroked="f"/>
        </w:pict>
      </w:r>
    </w:p>
    <w:p w14:paraId="7CDBEA40"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EDUCATIONAL ATTAINMENT:</w:t>
      </w:r>
    </w:p>
    <w:p w14:paraId="1BB69CAD"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Tertiary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Divine Word College of Legazpi</w:t>
      </w:r>
    </w:p>
    <w:p w14:paraId="47A56367" w14:textId="77777777" w:rsidR="0051764D" w:rsidRPr="00947823" w:rsidRDefault="0051764D" w:rsidP="0051764D">
      <w:pPr>
        <w:spacing w:line="480" w:lineRule="auto"/>
        <w:ind w:left="4320"/>
        <w:rPr>
          <w:rFonts w:ascii="Georgia" w:eastAsia="Georgia" w:hAnsi="Georgia" w:cs="Georgia"/>
        </w:rPr>
      </w:pPr>
      <w:r w:rsidRPr="00947823">
        <w:rPr>
          <w:rFonts w:ascii="Georgia" w:eastAsia="Georgia" w:hAnsi="Georgia" w:cs="Georgia"/>
        </w:rPr>
        <w:t xml:space="preserve">  Course: BS Information Technology</w:t>
      </w:r>
    </w:p>
    <w:p w14:paraId="2EE335FE" w14:textId="720A7EF9" w:rsidR="0051764D" w:rsidRPr="00947823" w:rsidRDefault="0051764D" w:rsidP="00B00B08">
      <w:pPr>
        <w:spacing w:line="480" w:lineRule="auto"/>
        <w:ind w:left="4320" w:hanging="4320"/>
        <w:rPr>
          <w:rFonts w:ascii="Georgia" w:eastAsia="Georgia" w:hAnsi="Georgia" w:cs="Georgia"/>
        </w:rPr>
      </w:pPr>
      <w:r w:rsidRPr="00947823">
        <w:rPr>
          <w:rFonts w:ascii="Georgia" w:eastAsia="Georgia" w:hAnsi="Georgia" w:cs="Georgia"/>
        </w:rPr>
        <w:t>Secondary</w:t>
      </w:r>
      <w:r w:rsidRPr="00947823">
        <w:rPr>
          <w:rFonts w:ascii="Georgia" w:eastAsia="Georgia" w:hAnsi="Georgia" w:cs="Georgia"/>
        </w:rPr>
        <w:tab/>
        <w:t xml:space="preserve">: </w:t>
      </w:r>
      <w:r w:rsidR="00B00B08">
        <w:rPr>
          <w:rFonts w:ascii="Georgia" w:eastAsia="Georgia" w:hAnsi="Georgia" w:cs="Georgia"/>
        </w:rPr>
        <w:t>MOBO National High School, Year Graduated: 2021</w:t>
      </w:r>
    </w:p>
    <w:p w14:paraId="5BA0F035" w14:textId="77777777" w:rsidR="00C154FB" w:rsidRDefault="0051764D" w:rsidP="00B00B08">
      <w:pPr>
        <w:spacing w:line="480" w:lineRule="auto"/>
        <w:ind w:left="4320" w:hanging="4320"/>
        <w:rPr>
          <w:rFonts w:ascii="Georgia" w:eastAsia="Georgia" w:hAnsi="Georgia" w:cs="Georgia"/>
        </w:rPr>
        <w:sectPr w:rsidR="00C154FB" w:rsidSect="006B0480">
          <w:headerReference w:type="default" r:id="rId143"/>
          <w:pgSz w:w="12240" w:h="15840"/>
          <w:pgMar w:top="1440" w:right="1440" w:bottom="1440" w:left="1440" w:header="708" w:footer="708" w:gutter="0"/>
          <w:pgNumType w:start="1"/>
          <w:cols w:space="708"/>
          <w:docGrid w:linePitch="360"/>
        </w:sectPr>
      </w:pPr>
      <w:r w:rsidRPr="00947823">
        <w:rPr>
          <w:rFonts w:ascii="Georgia" w:eastAsia="Georgia" w:hAnsi="Georgia" w:cs="Georgia"/>
        </w:rPr>
        <w:t>Elementary</w:t>
      </w:r>
      <w:r w:rsidRPr="00947823">
        <w:rPr>
          <w:rFonts w:ascii="Georgia" w:eastAsia="Georgia" w:hAnsi="Georgia" w:cs="Georgia"/>
        </w:rPr>
        <w:tab/>
        <w:t xml:space="preserve">: </w:t>
      </w:r>
      <w:r w:rsidR="00B00B08">
        <w:rPr>
          <w:rFonts w:ascii="Georgia" w:eastAsia="Georgia" w:hAnsi="Georgia" w:cs="Georgia"/>
        </w:rPr>
        <w:t>MOBO North Central School, Year Graduated: 2015</w:t>
      </w:r>
    </w:p>
    <w:p w14:paraId="5D9B275D" w14:textId="011BACEF" w:rsidR="0051764D" w:rsidRPr="00947823" w:rsidRDefault="0051764D" w:rsidP="00C154FB">
      <w:pPr>
        <w:spacing w:line="480" w:lineRule="auto"/>
        <w:rPr>
          <w:rFonts w:ascii="Georgia" w:eastAsia="Georgia" w:hAnsi="Georgia" w:cs="Georgia"/>
        </w:rPr>
      </w:pPr>
    </w:p>
    <w:p w14:paraId="2E09B0EB" w14:textId="479E1E10" w:rsidR="0051764D" w:rsidRPr="00947823" w:rsidRDefault="0051764D" w:rsidP="00AE2277">
      <w:pPr>
        <w:spacing w:line="480" w:lineRule="auto"/>
        <w:jc w:val="center"/>
        <w:rPr>
          <w:rFonts w:ascii="Georgia" w:eastAsia="Georgia" w:hAnsi="Georgia" w:cs="Georgia"/>
          <w:b/>
        </w:rPr>
      </w:pPr>
      <w:r w:rsidRPr="00947823">
        <w:rPr>
          <w:rFonts w:ascii="Georgia" w:eastAsia="Georgia" w:hAnsi="Georgia" w:cs="Georgia"/>
          <w:b/>
        </w:rPr>
        <w:t>CURRICULUM VITAE</w:t>
      </w:r>
    </w:p>
    <w:p w14:paraId="44D4EE07" w14:textId="067C27DA" w:rsidR="0051764D" w:rsidRPr="00947823" w:rsidRDefault="008650B8" w:rsidP="0051764D">
      <w:pPr>
        <w:spacing w:line="480" w:lineRule="auto"/>
        <w:rPr>
          <w:rFonts w:ascii="Georgia" w:eastAsia="Georgia" w:hAnsi="Georgia" w:cs="Georgia"/>
          <w:b/>
        </w:rPr>
      </w:pPr>
      <w:r w:rsidRPr="00947823">
        <w:rPr>
          <w:rFonts w:ascii="Georgia" w:hAnsi="Georgia"/>
          <w:noProof/>
        </w:rPr>
        <w:drawing>
          <wp:anchor distT="0" distB="0" distL="114300" distR="114300" simplePos="0" relativeHeight="251668480" behindDoc="1" locked="0" layoutInCell="1" allowOverlap="1" wp14:anchorId="2E233598" wp14:editId="494CC505">
            <wp:simplePos x="0" y="0"/>
            <wp:positionH relativeFrom="column">
              <wp:posOffset>4507865</wp:posOffset>
            </wp:positionH>
            <wp:positionV relativeFrom="paragraph">
              <wp:posOffset>98848</wp:posOffset>
            </wp:positionV>
            <wp:extent cx="1456055" cy="1456055"/>
            <wp:effectExtent l="0" t="0" r="0" b="0"/>
            <wp:wrapTight wrapText="bothSides">
              <wp:wrapPolygon edited="0">
                <wp:start x="0" y="0"/>
                <wp:lineTo x="0" y="21195"/>
                <wp:lineTo x="21195" y="21195"/>
                <wp:lineTo x="211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456055" cy="1456055"/>
                    </a:xfrm>
                    <a:prstGeom prst="rect">
                      <a:avLst/>
                    </a:prstGeom>
                    <a:noFill/>
                    <a:ln>
                      <a:noFill/>
                    </a:ln>
                  </pic:spPr>
                </pic:pic>
              </a:graphicData>
            </a:graphic>
          </wp:anchor>
        </w:drawing>
      </w:r>
      <w:r w:rsidRPr="00947823">
        <w:rPr>
          <w:rFonts w:ascii="Georgia" w:hAnsi="Georgia"/>
          <w:noProof/>
        </w:rPr>
        <mc:AlternateContent>
          <mc:Choice Requires="wps">
            <w:drawing>
              <wp:anchor distT="114300" distB="114300" distL="114300" distR="114300" simplePos="0" relativeHeight="251666432" behindDoc="1" locked="0" layoutInCell="1" hidden="0" allowOverlap="1" wp14:anchorId="51B74D76" wp14:editId="17A8A4CC">
                <wp:simplePos x="0" y="0"/>
                <wp:positionH relativeFrom="column">
                  <wp:posOffset>4481830</wp:posOffset>
                </wp:positionH>
                <wp:positionV relativeFrom="paragraph">
                  <wp:posOffset>78316</wp:posOffset>
                </wp:positionV>
                <wp:extent cx="1514475" cy="15144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452F5D8D" w14:textId="2DD95FDE" w:rsidR="0051764D" w:rsidRPr="00DE3502" w:rsidRDefault="0051764D" w:rsidP="0051764D">
                            <w:pPr>
                              <w:spacing w:line="240" w:lineRule="auto"/>
                              <w:textDirection w:val="btLr"/>
                              <w:rPr>
                                <w:lang w:val="en-US"/>
                              </w:rPr>
                            </w:pPr>
                          </w:p>
                        </w:txbxContent>
                      </wps:txbx>
                      <wps:bodyPr spcFirstLastPara="1" wrap="square" lIns="91425" tIns="91425" rIns="91425" bIns="91425" anchor="ctr" anchorCtr="0">
                        <a:noAutofit/>
                      </wps:bodyPr>
                    </wps:wsp>
                  </a:graphicData>
                </a:graphic>
              </wp:anchor>
            </w:drawing>
          </mc:Choice>
          <mc:Fallback>
            <w:pict>
              <v:rect w14:anchorId="51B74D76" id="Rectangle 23" o:spid="_x0000_s1028" style="position:absolute;margin-left:352.9pt;margin-top:6.15pt;width:119.25pt;height:119.25pt;z-index:-25165004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yA9Cg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" fillcolor="white [3212]" strokecolor="black [3213]" strokeweight="1.5pt">
                <v:stroke startarrowwidth="narrow" startarrowlength="short" endarrowwidth="narrow" endarrowlength="short" joinstyle="round"/>
                <v:textbox inset="2.53958mm,2.53958mm,2.53958mm,2.53958mm">
                  <w:txbxContent>
                    <w:p w14:paraId="452F5D8D" w14:textId="2DD95FDE" w:rsidR="0051764D" w:rsidRPr="00DE3502" w:rsidRDefault="0051764D" w:rsidP="0051764D">
                      <w:pPr>
                        <w:spacing w:line="240" w:lineRule="auto"/>
                        <w:textDirection w:val="btLr"/>
                        <w:rPr>
                          <w:lang w:val="en-US"/>
                        </w:rPr>
                      </w:pPr>
                    </w:p>
                  </w:txbxContent>
                </v:textbox>
              </v:rect>
            </w:pict>
          </mc:Fallback>
        </mc:AlternateContent>
      </w:r>
      <w:r w:rsidR="0051764D" w:rsidRPr="00947823">
        <w:rPr>
          <w:rFonts w:ascii="Georgia" w:eastAsia="Georgia" w:hAnsi="Georgia" w:cs="Georgia"/>
          <w:b/>
        </w:rPr>
        <w:t xml:space="preserve">MARC AUSTIN BONAGUA </w:t>
      </w:r>
    </w:p>
    <w:p w14:paraId="37BC6766" w14:textId="5D8AD42C"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San Ramon, Tabaco City, Albay</w:t>
      </w:r>
    </w:p>
    <w:p w14:paraId="51D77A43" w14:textId="793FE95B"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+63 931-9338-480</w:t>
      </w:r>
    </w:p>
    <w:p w14:paraId="527A3DBF" w14:textId="65535113"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marcaus07@gmail.com</w:t>
      </w:r>
    </w:p>
    <w:p w14:paraId="369FA752" w14:textId="77777777" w:rsidR="0051764D" w:rsidRPr="00947823" w:rsidRDefault="00000000" w:rsidP="0051764D">
      <w:pPr>
        <w:spacing w:line="480" w:lineRule="auto"/>
        <w:rPr>
          <w:rFonts w:ascii="Georgia" w:eastAsia="Georgia" w:hAnsi="Georgia" w:cs="Georgia"/>
        </w:rPr>
      </w:pPr>
      <w:r>
        <w:rPr>
          <w:rFonts w:ascii="Georgia" w:hAnsi="Georgia"/>
        </w:rPr>
        <w:pict w14:anchorId="326C0180">
          <v:rect id="_x0000_i1029" style="width:0;height:1.5pt" o:hralign="center" o:hrstd="t" o:hr="t" fillcolor="#a0a0a0" stroked="f"/>
        </w:pict>
      </w:r>
    </w:p>
    <w:p w14:paraId="25E2D3F3"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PERSONAL INFORMATION:</w:t>
      </w:r>
    </w:p>
    <w:p w14:paraId="09E9DEFB" w14:textId="2B10777E"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Birthdate</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August 7, 2003</w:t>
      </w:r>
      <w:r w:rsidRPr="00947823">
        <w:rPr>
          <w:rFonts w:ascii="Georgia" w:eastAsia="Georgia" w:hAnsi="Georgia" w:cs="Georgia"/>
        </w:rPr>
        <w:br/>
        <w:t>Civil Status</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Single</w:t>
      </w:r>
    </w:p>
    <w:p w14:paraId="6C1C0485" w14:textId="6CEDC992"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Gender</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007D6B4D">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Male</w:t>
      </w:r>
    </w:p>
    <w:p w14:paraId="09E64B25"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Religious Affiliation</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Roman Catholic</w:t>
      </w:r>
    </w:p>
    <w:p w14:paraId="62DD8269" w14:textId="77777777" w:rsidR="0051764D" w:rsidRPr="00947823" w:rsidRDefault="00000000" w:rsidP="0051764D">
      <w:pPr>
        <w:spacing w:line="480" w:lineRule="auto"/>
        <w:rPr>
          <w:rFonts w:ascii="Georgia" w:eastAsia="Georgia" w:hAnsi="Georgia" w:cs="Georgia"/>
        </w:rPr>
      </w:pPr>
      <w:r>
        <w:rPr>
          <w:rFonts w:ascii="Georgia" w:hAnsi="Georgia"/>
        </w:rPr>
        <w:pict w14:anchorId="748248CA">
          <v:rect id="_x0000_i1030" style="width:0;height:1.5pt" o:hralign="center" o:hrstd="t" o:hr="t" fillcolor="#a0a0a0" stroked="f"/>
        </w:pict>
      </w:r>
    </w:p>
    <w:p w14:paraId="66E0EA48"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EDUCATIONAL ATTAINMENT:</w:t>
      </w:r>
    </w:p>
    <w:p w14:paraId="5D88BAD3"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Tertiary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Divine Word College of Legazpi</w:t>
      </w:r>
    </w:p>
    <w:p w14:paraId="6174155B" w14:textId="77777777" w:rsidR="0051764D" w:rsidRPr="00947823" w:rsidRDefault="0051764D" w:rsidP="0051764D">
      <w:pPr>
        <w:spacing w:line="480" w:lineRule="auto"/>
        <w:ind w:left="4320"/>
        <w:rPr>
          <w:rFonts w:ascii="Georgia" w:eastAsia="Georgia" w:hAnsi="Georgia" w:cs="Georgia"/>
        </w:rPr>
      </w:pPr>
      <w:r w:rsidRPr="00947823">
        <w:rPr>
          <w:rFonts w:ascii="Georgia" w:eastAsia="Georgia" w:hAnsi="Georgia" w:cs="Georgia"/>
        </w:rPr>
        <w:t xml:space="preserve">  Course: BS Information Technology</w:t>
      </w:r>
    </w:p>
    <w:p w14:paraId="08BD8AFA" w14:textId="58224373"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Secondary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Tabaco National High School </w:t>
      </w:r>
    </w:p>
    <w:p w14:paraId="3D6422B2" w14:textId="5B3154C0" w:rsidR="0051764D" w:rsidRPr="00947823" w:rsidRDefault="0051764D" w:rsidP="0051764D">
      <w:pPr>
        <w:spacing w:line="480" w:lineRule="auto"/>
        <w:ind w:firstLine="4395"/>
        <w:rPr>
          <w:rFonts w:ascii="Georgia" w:eastAsia="Georgia" w:hAnsi="Georgia" w:cs="Georgia"/>
        </w:rPr>
      </w:pPr>
      <w:r w:rsidRPr="00947823">
        <w:rPr>
          <w:rFonts w:ascii="Georgia" w:eastAsia="Georgia" w:hAnsi="Georgia" w:cs="Georgia"/>
        </w:rPr>
        <w:t>Year Graduated : 2021</w:t>
      </w:r>
    </w:p>
    <w:p w14:paraId="24697FC0" w14:textId="35826A4B" w:rsidR="0051764D" w:rsidRPr="00947823" w:rsidRDefault="0051764D" w:rsidP="0051764D">
      <w:pPr>
        <w:spacing w:line="480" w:lineRule="auto"/>
        <w:ind w:left="4395" w:hanging="4395"/>
        <w:rPr>
          <w:rFonts w:ascii="Georgia" w:eastAsia="Georgia" w:hAnsi="Georgia" w:cs="Georgia"/>
        </w:rPr>
      </w:pPr>
      <w:r w:rsidRPr="00947823">
        <w:rPr>
          <w:rFonts w:ascii="Georgia" w:eastAsia="Georgia" w:hAnsi="Georgia" w:cs="Georgia"/>
        </w:rPr>
        <w:t>Elementary</w:t>
      </w:r>
      <w:r w:rsidRPr="00947823">
        <w:rPr>
          <w:rFonts w:ascii="Georgia" w:eastAsia="Georgia" w:hAnsi="Georgia" w:cs="Georgia"/>
        </w:rPr>
        <w:tab/>
        <w:t>: Tabaco South Central Elementary School   Year Graduated : 2015</w:t>
      </w:r>
    </w:p>
    <w:sectPr w:rsidR="0051764D" w:rsidRPr="00947823" w:rsidSect="006B0480">
      <w:headerReference w:type="default" r:id="rId145"/>
      <w:pgSz w:w="12240" w:h="15840"/>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Jade Raposa" w:date="2024-10-16T18:34:00Z" w:initials="JR">
    <w:p w14:paraId="3F08A319" w14:textId="63CF5AE0" w:rsidR="006C5B53" w:rsidRDefault="006C5B53">
      <w:pPr>
        <w:pStyle w:val="CommentText"/>
      </w:pPr>
      <w:r>
        <w:rPr>
          <w:rStyle w:val="CommentReference"/>
        </w:rPr>
        <w:annotationRef/>
      </w:r>
      <w:r>
        <w:t>“What are the gaps that need to be addressed</w:t>
      </w:r>
      <w:r w:rsidR="00DE4D03">
        <w:t>?</w:t>
      </w:r>
      <w:r>
        <w:t>”</w:t>
      </w:r>
    </w:p>
    <w:p w14:paraId="131B03EC" w14:textId="77777777" w:rsidR="006C5B53" w:rsidRDefault="006C5B53">
      <w:pPr>
        <w:pStyle w:val="CommentText"/>
      </w:pPr>
    </w:p>
    <w:p w14:paraId="5C1919B0" w14:textId="72000A64" w:rsidR="006C5B53" w:rsidRDefault="006C5B53" w:rsidP="006C5B53">
      <w:pPr>
        <w:pStyle w:val="CommentText"/>
        <w:numPr>
          <w:ilvl w:val="0"/>
          <w:numId w:val="24"/>
        </w:numPr>
      </w:pPr>
      <w:r>
        <w:t xml:space="preserve"> Sir Vic</w:t>
      </w:r>
    </w:p>
  </w:comment>
  <w:comment w:id="6" w:author="Jade Raposa" w:date="2024-10-16T18:35:00Z" w:initials="JR">
    <w:p w14:paraId="5C960BDB" w14:textId="1C08A77A" w:rsidR="00DE4D03" w:rsidRDefault="006C5B53">
      <w:pPr>
        <w:pStyle w:val="CommentText"/>
      </w:pPr>
      <w:r>
        <w:rPr>
          <w:rStyle w:val="CommentReference"/>
        </w:rPr>
        <w:annotationRef/>
      </w:r>
      <w:r w:rsidR="00DE4D03">
        <w:t>Revised, done</w:t>
      </w:r>
    </w:p>
  </w:comment>
  <w:comment w:id="13" w:author="Jade Raposa" w:date="2024-10-14T22:17:00Z" w:initials="JR">
    <w:p w14:paraId="14EEDE19" w14:textId="7B0170CF" w:rsidR="002A4036" w:rsidRDefault="002A4036">
      <w:pPr>
        <w:pStyle w:val="CommentText"/>
      </w:pPr>
      <w:r>
        <w:rPr>
          <w:rStyle w:val="CommentReference"/>
        </w:rPr>
        <w:annotationRef/>
      </w:r>
      <w:r>
        <w:t>“What are the gaps?” which means mention the problem as to why we need the app.</w:t>
      </w:r>
      <w:r>
        <w:br/>
      </w:r>
      <w:r>
        <w:br/>
        <w:t>- Sir Vic</w:t>
      </w:r>
    </w:p>
  </w:comment>
  <w:comment w:id="104" w:author="Jade Raposa" w:date="2024-10-14T23:32:00Z" w:initials="JR">
    <w:p w14:paraId="047CF448" w14:textId="733DCD96" w:rsidR="00433593" w:rsidRDefault="00433593">
      <w:pPr>
        <w:pStyle w:val="CommentText"/>
      </w:pPr>
      <w:r>
        <w:rPr>
          <w:rStyle w:val="CommentReference"/>
        </w:rPr>
        <w:annotationRef/>
      </w:r>
      <w:proofErr w:type="spellStart"/>
      <w:r>
        <w:t>Aalisin</w:t>
      </w:r>
      <w:proofErr w:type="spellEnd"/>
      <w:r>
        <w:t xml:space="preserve"> </w:t>
      </w:r>
      <w:proofErr w:type="spellStart"/>
      <w:r>
        <w:t>daw</w:t>
      </w:r>
      <w:proofErr w:type="spellEnd"/>
      <w:r>
        <w:t xml:space="preserve"> tong </w:t>
      </w:r>
      <w:proofErr w:type="gramStart"/>
      <w:r w:rsidR="00C80D75">
        <w:t>introduction..</w:t>
      </w:r>
      <w:proofErr w:type="gramEnd"/>
    </w:p>
  </w:comment>
  <w:comment w:id="105" w:author="Jade Raposa" w:date="2024-10-15T01:51:00Z" w:initials="JR">
    <w:p w14:paraId="7FC98DF5" w14:textId="71D32ED4" w:rsidR="00C80D75" w:rsidRDefault="00C80D75">
      <w:pPr>
        <w:pStyle w:val="CommentText"/>
      </w:pPr>
      <w:r>
        <w:rPr>
          <w:rStyle w:val="CommentReference"/>
        </w:rPr>
        <w:annotationRef/>
      </w:r>
      <w:r>
        <w:t>done</w:t>
      </w:r>
    </w:p>
  </w:comment>
  <w:comment w:id="109" w:author="Jade Raposa" w:date="2024-10-15T02:13:00Z" w:initials="JR">
    <w:p w14:paraId="6B721C3E" w14:textId="77777777" w:rsidR="008C13CD" w:rsidRDefault="008C13CD" w:rsidP="008C13CD">
      <w:pPr>
        <w:pStyle w:val="CommentText"/>
      </w:pPr>
      <w:r>
        <w:rPr>
          <w:rStyle w:val="CommentReference"/>
        </w:rPr>
        <w:annotationRef/>
      </w:r>
      <w:r>
        <w:t>“Focus on Gap, give examples with supporting RRLs”</w:t>
      </w:r>
    </w:p>
    <w:p w14:paraId="13B254B6" w14:textId="77777777" w:rsidR="008C13CD" w:rsidRDefault="008C13CD" w:rsidP="008C13CD">
      <w:pPr>
        <w:pStyle w:val="CommentText"/>
      </w:pPr>
    </w:p>
    <w:p w14:paraId="28F0977E" w14:textId="3B688A08" w:rsidR="008C13CD" w:rsidRDefault="008C13CD" w:rsidP="008C13CD">
      <w:pPr>
        <w:pStyle w:val="CommentText"/>
      </w:pPr>
      <w:r>
        <w:t>- Sir Vic</w:t>
      </w:r>
    </w:p>
  </w:comment>
  <w:comment w:id="110" w:author="Jade Raposa" w:date="2024-10-15T02:13:00Z" w:initials="JR">
    <w:p w14:paraId="7B25F8E2" w14:textId="77777777" w:rsidR="008C13CD" w:rsidRDefault="008C13CD" w:rsidP="008C13CD">
      <w:pPr>
        <w:pStyle w:val="CommentText"/>
      </w:pPr>
      <w:r>
        <w:rPr>
          <w:rStyle w:val="CommentReference"/>
        </w:rPr>
        <w:annotationRef/>
      </w:r>
      <w:r>
        <w:t>“Focus on Global Settings, include RRLs”</w:t>
      </w:r>
    </w:p>
    <w:p w14:paraId="7AC9EA9D" w14:textId="77777777" w:rsidR="008C13CD" w:rsidRDefault="008C13CD" w:rsidP="008C13CD">
      <w:pPr>
        <w:pStyle w:val="CommentText"/>
      </w:pPr>
    </w:p>
    <w:p w14:paraId="3FCFC52B" w14:textId="2F3A7442" w:rsidR="008C13CD" w:rsidRDefault="008C13CD" w:rsidP="008C13CD">
      <w:pPr>
        <w:pStyle w:val="CommentText"/>
      </w:pPr>
      <w:r>
        <w:t>-</w:t>
      </w:r>
      <w:r>
        <w:tab/>
        <w:t xml:space="preserve"> Sir Vic</w:t>
      </w:r>
    </w:p>
  </w:comment>
  <w:comment w:id="113" w:author="Jade Raposa" w:date="2024-10-15T02:14:00Z" w:initials="JR">
    <w:p w14:paraId="1399DA9C" w14:textId="77777777" w:rsidR="008C13CD" w:rsidRDefault="008C13CD" w:rsidP="008C13CD">
      <w:pPr>
        <w:pStyle w:val="CommentText"/>
      </w:pPr>
      <w:r>
        <w:rPr>
          <w:rStyle w:val="CommentReference"/>
        </w:rPr>
        <w:annotationRef/>
      </w:r>
      <w:r>
        <w:t>“What can you derive from these Lits?”</w:t>
      </w:r>
    </w:p>
    <w:p w14:paraId="10645A3B" w14:textId="77777777" w:rsidR="008C13CD" w:rsidRDefault="008C13CD" w:rsidP="008C13CD">
      <w:pPr>
        <w:pStyle w:val="CommentText"/>
      </w:pPr>
      <w:r>
        <w:t>“Do not just list RRLs”</w:t>
      </w:r>
    </w:p>
    <w:p w14:paraId="74E64ED0" w14:textId="77777777" w:rsidR="008C13CD" w:rsidRDefault="008C13CD" w:rsidP="008C13CD">
      <w:pPr>
        <w:pStyle w:val="CommentText"/>
      </w:pPr>
    </w:p>
    <w:p w14:paraId="3BD43395" w14:textId="426A8968" w:rsidR="008C13CD" w:rsidRDefault="008C13CD" w:rsidP="008C13CD">
      <w:pPr>
        <w:pStyle w:val="CommentText"/>
      </w:pPr>
      <w:r>
        <w:t>-</w:t>
      </w:r>
      <w:r>
        <w:tab/>
        <w:t xml:space="preserve"> Sir Vic</w:t>
      </w:r>
    </w:p>
  </w:comment>
  <w:comment w:id="114" w:author="Jade Raposa" w:date="2024-10-15T02:14:00Z" w:initials="JR">
    <w:p w14:paraId="0022F8A9" w14:textId="77777777" w:rsidR="008C13CD" w:rsidRDefault="008C13CD" w:rsidP="008C13CD">
      <w:pPr>
        <w:pStyle w:val="CommentText"/>
      </w:pPr>
      <w:r>
        <w:rPr>
          <w:rStyle w:val="CommentReference"/>
        </w:rPr>
        <w:annotationRef/>
      </w:r>
      <w:r>
        <w:t>Conceptual + Operational</w:t>
      </w:r>
    </w:p>
    <w:p w14:paraId="58AA1B46" w14:textId="77777777" w:rsidR="008C13CD" w:rsidRDefault="008C13CD" w:rsidP="008C13CD">
      <w:pPr>
        <w:pStyle w:val="CommentText"/>
      </w:pPr>
      <w:r>
        <w:t xml:space="preserve">       ^</w:t>
      </w:r>
    </w:p>
    <w:p w14:paraId="10E528E5" w14:textId="77777777" w:rsidR="008C13CD" w:rsidRDefault="008C13CD" w:rsidP="008C13CD">
      <w:pPr>
        <w:pStyle w:val="CommentText"/>
      </w:pPr>
      <w:r>
        <w:t xml:space="preserve">        l</w:t>
      </w:r>
    </w:p>
    <w:p w14:paraId="425EA099" w14:textId="77777777" w:rsidR="008C13CD" w:rsidRDefault="008C13CD" w:rsidP="008C13CD">
      <w:pPr>
        <w:pStyle w:val="CommentText"/>
      </w:pPr>
      <w:r>
        <w:t>“I can’t see this”</w:t>
      </w:r>
    </w:p>
    <w:p w14:paraId="4343EB64" w14:textId="77777777" w:rsidR="008C13CD" w:rsidRDefault="008C13CD" w:rsidP="008C13CD">
      <w:pPr>
        <w:pStyle w:val="CommentText"/>
      </w:pPr>
    </w:p>
    <w:p w14:paraId="74286692" w14:textId="1FAA450E" w:rsidR="008C13CD" w:rsidRDefault="008C13CD" w:rsidP="008C13CD">
      <w:pPr>
        <w:pStyle w:val="CommentText"/>
      </w:pPr>
      <w:r>
        <w:t>-</w:t>
      </w:r>
      <w:r>
        <w:tab/>
        <w:t xml:space="preserve"> Sir Vic</w:t>
      </w:r>
    </w:p>
  </w:comment>
  <w:comment w:id="115" w:author="Jade Raposa" w:date="2024-10-15T02:07:00Z" w:initials="JR">
    <w:p w14:paraId="4B81500D" w14:textId="7015700D" w:rsidR="00A53BD0" w:rsidRDefault="00A53BD0">
      <w:pPr>
        <w:pStyle w:val="CommentText"/>
      </w:pPr>
      <w:r>
        <w:rPr>
          <w:rStyle w:val="CommentReference"/>
        </w:rPr>
        <w:annotationRef/>
      </w:r>
      <w:r w:rsidRPr="00A53BD0">
        <w:t xml:space="preserve">I remember sir JP saying </w:t>
      </w:r>
      <w:proofErr w:type="spellStart"/>
      <w:r w:rsidRPr="00A53BD0">
        <w:t>na</w:t>
      </w:r>
      <w:proofErr w:type="spellEnd"/>
      <w:r w:rsidRPr="00A53BD0">
        <w:t xml:space="preserve"> di naman </w:t>
      </w:r>
      <w:proofErr w:type="spellStart"/>
      <w:r w:rsidRPr="00A53BD0">
        <w:t>daw</w:t>
      </w:r>
      <w:proofErr w:type="spellEnd"/>
      <w:r w:rsidRPr="00A53BD0">
        <w:t xml:space="preserve"> to </w:t>
      </w:r>
      <w:proofErr w:type="spellStart"/>
      <w:r w:rsidRPr="00A53BD0">
        <w:t>yung</w:t>
      </w:r>
      <w:proofErr w:type="spellEnd"/>
      <w:r w:rsidRPr="00A53BD0">
        <w:t xml:space="preserve"> methodology, </w:t>
      </w:r>
      <w:proofErr w:type="spellStart"/>
      <w:r w:rsidRPr="00A53BD0">
        <w:t>papalitan</w:t>
      </w:r>
      <w:proofErr w:type="spellEnd"/>
      <w:r w:rsidRPr="00A53BD0">
        <w:t xml:space="preserve"> natin picture, consequently the description.</w:t>
      </w:r>
    </w:p>
  </w:comment>
  <w:comment w:id="116" w:author="Jade Raposa" w:date="2024-10-15T02:07:00Z" w:initials="JR">
    <w:p w14:paraId="567BCE41" w14:textId="77777777" w:rsidR="00DC13A9" w:rsidRDefault="00DC13A9">
      <w:pPr>
        <w:pStyle w:val="CommentText"/>
      </w:pPr>
      <w:r>
        <w:rPr>
          <w:rStyle w:val="CommentReference"/>
        </w:rPr>
        <w:annotationRef/>
      </w:r>
      <w:r>
        <w:t>“Include RRL”</w:t>
      </w:r>
    </w:p>
    <w:p w14:paraId="267C1F13" w14:textId="77777777" w:rsidR="00DC13A9" w:rsidRDefault="00DC13A9">
      <w:pPr>
        <w:pStyle w:val="CommentText"/>
      </w:pPr>
    </w:p>
    <w:p w14:paraId="71CECCC5" w14:textId="087086A3" w:rsidR="00DC13A9" w:rsidRDefault="00DC13A9" w:rsidP="00DC13A9">
      <w:pPr>
        <w:pStyle w:val="CommentText"/>
        <w:numPr>
          <w:ilvl w:val="0"/>
          <w:numId w:val="23"/>
        </w:numPr>
      </w:pPr>
      <w:r>
        <w:t>Sir Vic</w:t>
      </w:r>
    </w:p>
  </w:comment>
  <w:comment w:id="117" w:author="Jade Raposa" w:date="2024-10-15T02:07:00Z" w:initials="JR">
    <w:p w14:paraId="60F578E7" w14:textId="77777777" w:rsidR="00A53BD0" w:rsidRDefault="00A53BD0" w:rsidP="00A53BD0">
      <w:pPr>
        <w:pStyle w:val="CommentText"/>
      </w:pPr>
      <w:r>
        <w:rPr>
          <w:rStyle w:val="CommentReference"/>
        </w:rPr>
        <w:annotationRef/>
      </w:r>
      <w:r>
        <w:t xml:space="preserve">“Odd Space” </w:t>
      </w:r>
    </w:p>
    <w:p w14:paraId="442C2BA1" w14:textId="77777777" w:rsidR="00A53BD0" w:rsidRDefault="00A53BD0" w:rsidP="00A53BD0">
      <w:pPr>
        <w:pStyle w:val="CommentText"/>
      </w:pPr>
    </w:p>
    <w:p w14:paraId="6D92A709" w14:textId="65917827" w:rsidR="00A53BD0" w:rsidRDefault="00A53BD0" w:rsidP="00A53BD0">
      <w:pPr>
        <w:pStyle w:val="CommentText"/>
      </w:pPr>
      <w:r>
        <w:t>- Sir Vic</w:t>
      </w:r>
    </w:p>
    <w:p w14:paraId="2E1F0586" w14:textId="77777777" w:rsidR="00A53BD0" w:rsidRDefault="00A53BD0" w:rsidP="00A53BD0">
      <w:pPr>
        <w:pStyle w:val="CommentText"/>
      </w:pPr>
    </w:p>
    <w:p w14:paraId="11B0167E" w14:textId="7723A5E4" w:rsidR="00A53BD0" w:rsidRDefault="00A53BD0" w:rsidP="00A53BD0">
      <w:pPr>
        <w:pStyle w:val="CommentText"/>
      </w:pPr>
      <w:r>
        <w:t xml:space="preserve">Note: </w:t>
      </w:r>
      <w:proofErr w:type="spellStart"/>
      <w:r>
        <w:t>masyadong</w:t>
      </w:r>
      <w:proofErr w:type="spellEnd"/>
      <w:r>
        <w:t xml:space="preserve"> </w:t>
      </w:r>
      <w:proofErr w:type="spellStart"/>
      <w:r>
        <w:t>dikit</w:t>
      </w:r>
      <w:proofErr w:type="spellEnd"/>
      <w:r>
        <w:t xml:space="preserve"> </w:t>
      </w:r>
      <w:proofErr w:type="spellStart"/>
      <w:r>
        <w:t>kase</w:t>
      </w:r>
      <w:proofErr w:type="spellEnd"/>
      <w:r>
        <w:t xml:space="preserve"> </w:t>
      </w:r>
      <w:proofErr w:type="spellStart"/>
      <w:r>
        <w:t>yung</w:t>
      </w:r>
      <w:proofErr w:type="spellEnd"/>
      <w:r>
        <w:t xml:space="preserve"> text </w:t>
      </w:r>
      <w:proofErr w:type="spellStart"/>
      <w:r>
        <w:t>sa</w:t>
      </w:r>
      <w:proofErr w:type="spellEnd"/>
      <w:r>
        <w:t xml:space="preserve"> Page title and number</w:t>
      </w:r>
    </w:p>
  </w:comment>
  <w:comment w:id="119" w:author="Jade Raposa" w:date="2024-10-15T02:08:00Z" w:initials="JR">
    <w:p w14:paraId="4F082E5D" w14:textId="73A8427F" w:rsidR="00A53BD0" w:rsidRDefault="00A53BD0">
      <w:pPr>
        <w:pStyle w:val="CommentText"/>
      </w:pPr>
      <w:r>
        <w:rPr>
          <w:rStyle w:val="CommentReference"/>
        </w:rPr>
        <w:annotationRef/>
      </w:r>
      <w:r w:rsidRPr="00A53BD0">
        <w:t>I remember the panel mentioning RRL for this, discuss what the theoretical framework expresses</w:t>
      </w:r>
    </w:p>
  </w:comment>
  <w:comment w:id="120" w:author="Jade Raposa" w:date="2024-10-15T02:09:00Z" w:initials="JR">
    <w:p w14:paraId="4506A4F1" w14:textId="77777777" w:rsidR="00A53BD0" w:rsidRDefault="00A53BD0" w:rsidP="00A53BD0">
      <w:pPr>
        <w:pStyle w:val="CommentText"/>
      </w:pPr>
      <w:r>
        <w:rPr>
          <w:rStyle w:val="CommentReference"/>
        </w:rPr>
        <w:annotationRef/>
      </w:r>
      <w:r>
        <w:t>“Revise”</w:t>
      </w:r>
    </w:p>
    <w:p w14:paraId="2AF28BB1" w14:textId="77777777" w:rsidR="00A53BD0" w:rsidRDefault="00A53BD0" w:rsidP="00A53BD0">
      <w:pPr>
        <w:pStyle w:val="CommentText"/>
      </w:pPr>
    </w:p>
    <w:p w14:paraId="6BAE1D50" w14:textId="35E5CC7C" w:rsidR="00A53BD0" w:rsidRDefault="00A53BD0" w:rsidP="00A53BD0">
      <w:pPr>
        <w:pStyle w:val="CommentText"/>
      </w:pPr>
      <w:r>
        <w:t>-</w:t>
      </w:r>
      <w:r>
        <w:tab/>
        <w:t xml:space="preserve"> Sir Vic</w:t>
      </w:r>
    </w:p>
  </w:comment>
  <w:comment w:id="121" w:author="Jade Raposa" w:date="2024-10-15T02:10:00Z" w:initials="JR">
    <w:p w14:paraId="5DC334CD" w14:textId="77777777" w:rsidR="00A53BD0" w:rsidRDefault="00A53BD0" w:rsidP="00A53BD0">
      <w:pPr>
        <w:pStyle w:val="CommentText"/>
      </w:pPr>
      <w:r>
        <w:rPr>
          <w:rStyle w:val="CommentReference"/>
        </w:rPr>
        <w:annotationRef/>
      </w:r>
      <w:r>
        <w:t>“Update use-case with sequence diagram”</w:t>
      </w:r>
    </w:p>
    <w:p w14:paraId="24CD7D35" w14:textId="77777777" w:rsidR="00A53BD0" w:rsidRDefault="00A53BD0" w:rsidP="00A53BD0">
      <w:pPr>
        <w:pStyle w:val="CommentText"/>
      </w:pPr>
    </w:p>
    <w:p w14:paraId="2F2E50D3" w14:textId="7A4920D5" w:rsidR="00A53BD0" w:rsidRDefault="00A53BD0" w:rsidP="00A53BD0">
      <w:pPr>
        <w:pStyle w:val="CommentText"/>
      </w:pPr>
      <w:r>
        <w:t>-</w:t>
      </w:r>
      <w:r>
        <w:tab/>
        <w:t xml:space="preserve"> Sir Vic</w:t>
      </w:r>
    </w:p>
  </w:comment>
  <w:comment w:id="122" w:author="Jade Raposa" w:date="2024-10-15T02:10:00Z" w:initials="JR">
    <w:p w14:paraId="55567381" w14:textId="77777777" w:rsidR="00A53BD0" w:rsidRDefault="00A53BD0" w:rsidP="00A53BD0">
      <w:pPr>
        <w:pStyle w:val="CommentText"/>
      </w:pPr>
      <w:r>
        <w:rPr>
          <w:rStyle w:val="CommentReference"/>
        </w:rPr>
        <w:annotationRef/>
      </w:r>
      <w:r>
        <w:t>“Please correct this diagram”</w:t>
      </w:r>
    </w:p>
    <w:p w14:paraId="7099FBFF" w14:textId="77777777" w:rsidR="00A53BD0" w:rsidRDefault="00A53BD0" w:rsidP="00A53BD0">
      <w:pPr>
        <w:pStyle w:val="CommentText"/>
      </w:pPr>
    </w:p>
    <w:p w14:paraId="3485B384" w14:textId="5E654CA9" w:rsidR="00A53BD0" w:rsidRDefault="00A53BD0" w:rsidP="00A53BD0">
      <w:pPr>
        <w:pStyle w:val="CommentText"/>
      </w:pPr>
      <w:r>
        <w:t>-</w:t>
      </w:r>
      <w:r>
        <w:tab/>
        <w:t xml:space="preserve"> Sir Vic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1919B0" w15:done="0"/>
  <w15:commentEx w15:paraId="5C960BDB" w15:paraIdParent="5C1919B0" w15:done="0"/>
  <w15:commentEx w15:paraId="14EEDE19" w15:done="0"/>
  <w15:commentEx w15:paraId="047CF448" w15:done="1"/>
  <w15:commentEx w15:paraId="7FC98DF5" w15:paraIdParent="047CF448" w15:done="1"/>
  <w15:commentEx w15:paraId="28F0977E" w15:done="0"/>
  <w15:commentEx w15:paraId="3FCFC52B" w15:done="0"/>
  <w15:commentEx w15:paraId="3BD43395" w15:done="0"/>
  <w15:commentEx w15:paraId="74286692" w15:done="0"/>
  <w15:commentEx w15:paraId="4B81500D" w15:done="0"/>
  <w15:commentEx w15:paraId="71CECCC5" w15:done="0"/>
  <w15:commentEx w15:paraId="11B0167E" w15:done="0"/>
  <w15:commentEx w15:paraId="4F082E5D" w15:done="0"/>
  <w15:commentEx w15:paraId="6BAE1D50" w15:done="0"/>
  <w15:commentEx w15:paraId="2F2E50D3" w15:done="0"/>
  <w15:commentEx w15:paraId="3485B3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21CBD4C" w16cex:dateUtc="2024-10-16T10:34:00Z"/>
  <w16cex:commentExtensible w16cex:durableId="303D259B" w16cex:dateUtc="2024-10-16T10:35:00Z"/>
  <w16cex:commentExtensible w16cex:durableId="7533FF1B" w16cex:dateUtc="2024-10-14T14:17:00Z"/>
  <w16cex:commentExtensible w16cex:durableId="7D2AAB64" w16cex:dateUtc="2024-10-14T15:32:00Z"/>
  <w16cex:commentExtensible w16cex:durableId="6B2D1E47" w16cex:dateUtc="2024-10-14T17:51:00Z"/>
  <w16cex:commentExtensible w16cex:durableId="3BF7D131" w16cex:dateUtc="2024-10-14T18:13:00Z"/>
  <w16cex:commentExtensible w16cex:durableId="28322CC6" w16cex:dateUtc="2024-10-14T18:13:00Z"/>
  <w16cex:commentExtensible w16cex:durableId="5467B82E" w16cex:dateUtc="2024-10-14T18:14:00Z"/>
  <w16cex:commentExtensible w16cex:durableId="5E1604ED" w16cex:dateUtc="2024-10-14T18:14:00Z"/>
  <w16cex:commentExtensible w16cex:durableId="180DC2B7" w16cex:dateUtc="2024-10-14T18:07:00Z"/>
  <w16cex:commentExtensible w16cex:durableId="58832A73" w16cex:dateUtc="2024-10-14T18:07:00Z"/>
  <w16cex:commentExtensible w16cex:durableId="22C8B575" w16cex:dateUtc="2024-10-14T18:07:00Z"/>
  <w16cex:commentExtensible w16cex:durableId="15A8FB5C" w16cex:dateUtc="2024-10-14T18:08:00Z"/>
  <w16cex:commentExtensible w16cex:durableId="7D874319" w16cex:dateUtc="2024-10-14T18:09:00Z"/>
  <w16cex:commentExtensible w16cex:durableId="0EF547EE" w16cex:dateUtc="2024-10-14T18:10:00Z"/>
  <w16cex:commentExtensible w16cex:durableId="4C99769D" w16cex:dateUtc="2024-10-14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1919B0" w16cid:durableId="021CBD4C"/>
  <w16cid:commentId w16cid:paraId="5C960BDB" w16cid:durableId="303D259B"/>
  <w16cid:commentId w16cid:paraId="14EEDE19" w16cid:durableId="7533FF1B"/>
  <w16cid:commentId w16cid:paraId="047CF448" w16cid:durableId="7D2AAB64"/>
  <w16cid:commentId w16cid:paraId="7FC98DF5" w16cid:durableId="6B2D1E47"/>
  <w16cid:commentId w16cid:paraId="28F0977E" w16cid:durableId="3BF7D131"/>
  <w16cid:commentId w16cid:paraId="3FCFC52B" w16cid:durableId="28322CC6"/>
  <w16cid:commentId w16cid:paraId="3BD43395" w16cid:durableId="5467B82E"/>
  <w16cid:commentId w16cid:paraId="74286692" w16cid:durableId="5E1604ED"/>
  <w16cid:commentId w16cid:paraId="4B81500D" w16cid:durableId="180DC2B7"/>
  <w16cid:commentId w16cid:paraId="71CECCC5" w16cid:durableId="58832A73"/>
  <w16cid:commentId w16cid:paraId="11B0167E" w16cid:durableId="22C8B575"/>
  <w16cid:commentId w16cid:paraId="4F082E5D" w16cid:durableId="15A8FB5C"/>
  <w16cid:commentId w16cid:paraId="6BAE1D50" w16cid:durableId="7D874319"/>
  <w16cid:commentId w16cid:paraId="2F2E50D3" w16cid:durableId="0EF547EE"/>
  <w16cid:commentId w16cid:paraId="3485B384" w16cid:durableId="4C9976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13614F" w14:textId="77777777" w:rsidR="00DA58E5" w:rsidRDefault="00DA58E5" w:rsidP="002D4F66">
      <w:pPr>
        <w:spacing w:after="0" w:line="240" w:lineRule="auto"/>
      </w:pPr>
      <w:r>
        <w:separator/>
      </w:r>
    </w:p>
  </w:endnote>
  <w:endnote w:type="continuationSeparator" w:id="0">
    <w:p w14:paraId="3E803C9D" w14:textId="77777777" w:rsidR="00DA58E5" w:rsidRDefault="00DA58E5" w:rsidP="002D4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3F7FF" w14:textId="265675FF" w:rsidR="00151634" w:rsidRDefault="00151634">
    <w:pPr>
      <w:pStyle w:val="Footer"/>
      <w:jc w:val="right"/>
    </w:pPr>
  </w:p>
  <w:p w14:paraId="45DDA5B6" w14:textId="11971AC8" w:rsidR="00151634" w:rsidRDefault="0015163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3EE69" w14:textId="77777777" w:rsidR="006D4C70" w:rsidRDefault="006D4C7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724AF" w14:textId="78E546AB" w:rsidR="006D4C70" w:rsidRDefault="006D4C70">
    <w:pPr>
      <w:pStyle w:val="Footer"/>
      <w:jc w:val="right"/>
    </w:pPr>
  </w:p>
  <w:p w14:paraId="461749BB" w14:textId="77777777" w:rsidR="006D4C70" w:rsidRDefault="006D4C70">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7B76E" w14:textId="77777777" w:rsidR="006D4C70" w:rsidRDefault="006D4C70">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F11F9" w14:textId="77777777" w:rsidR="00940218" w:rsidRPr="00FE4246" w:rsidRDefault="00940218" w:rsidP="00FE42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C3E9B" w14:textId="372343DD" w:rsidR="009440EA" w:rsidRDefault="009440EA" w:rsidP="000A08CD">
    <w:pPr>
      <w:pStyle w:val="Footer"/>
    </w:pPr>
  </w:p>
  <w:p w14:paraId="389A955A" w14:textId="77777777" w:rsidR="009440EA" w:rsidRDefault="009440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25344" w14:textId="4376092D" w:rsidR="009440EA" w:rsidRDefault="009440EA">
    <w:pPr>
      <w:pStyle w:val="Footer"/>
      <w:jc w:val="right"/>
    </w:pPr>
  </w:p>
  <w:p w14:paraId="58510ACE" w14:textId="77777777" w:rsidR="009440EA" w:rsidRDefault="009440E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D2914" w14:textId="77777777" w:rsidR="00A473B5" w:rsidRDefault="00A473B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5FE5D" w14:textId="04D9A66D" w:rsidR="00F831FF" w:rsidRPr="00CF2C83" w:rsidRDefault="00F831FF">
    <w:pPr>
      <w:pStyle w:val="Footer"/>
      <w:jc w:val="right"/>
      <w:rPr>
        <w:rFonts w:ascii="Georgia" w:hAnsi="Georgia"/>
        <w:sz w:val="24"/>
        <w:szCs w:val="24"/>
      </w:rPr>
    </w:pPr>
  </w:p>
  <w:p w14:paraId="0E9BF52E" w14:textId="77777777" w:rsidR="00F831FF" w:rsidRDefault="00F831F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5E06D" w14:textId="77777777" w:rsidR="00F831FF" w:rsidRDefault="00F831F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89107" w14:textId="77777777" w:rsidR="00F831FF" w:rsidRPr="00E9738A" w:rsidRDefault="00F831FF" w:rsidP="00E9738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30A1E" w14:textId="2616548B" w:rsidR="00A86CDE" w:rsidRDefault="00A86CDE">
    <w:pPr>
      <w:pStyle w:val="Footer"/>
      <w:jc w:val="right"/>
    </w:pPr>
  </w:p>
  <w:p w14:paraId="14D7FD70" w14:textId="77777777" w:rsidR="00A86CDE" w:rsidRDefault="00A86CD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71BC8" w14:textId="07563FCA" w:rsidR="00A86CDE" w:rsidRDefault="00A86CDE">
    <w:pPr>
      <w:pStyle w:val="Footer"/>
      <w:jc w:val="right"/>
    </w:pPr>
  </w:p>
  <w:p w14:paraId="035183D4" w14:textId="77777777" w:rsidR="00A86CDE" w:rsidRDefault="00A86C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960844" w14:textId="77777777" w:rsidR="00DA58E5" w:rsidRDefault="00DA58E5" w:rsidP="002D4F66">
      <w:pPr>
        <w:spacing w:after="0" w:line="240" w:lineRule="auto"/>
      </w:pPr>
      <w:r>
        <w:separator/>
      </w:r>
    </w:p>
  </w:footnote>
  <w:footnote w:type="continuationSeparator" w:id="0">
    <w:p w14:paraId="0ADBD9BE" w14:textId="77777777" w:rsidR="00DA58E5" w:rsidRDefault="00DA58E5" w:rsidP="002D4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8AABC" w14:textId="75CB6897" w:rsidR="006A3271" w:rsidRPr="006A3271" w:rsidRDefault="006A3271" w:rsidP="006A3271">
    <w:pPr>
      <w:pStyle w:val="Header"/>
      <w:jc w:val="right"/>
      <w:rPr>
        <w:rFonts w:ascii="Georgia" w:hAnsi="Georgia"/>
      </w:rPr>
    </w:pPr>
    <w:r>
      <w:rPr>
        <w:noProof/>
        <w:lang w:val="en-US"/>
      </w:rPr>
      <w:drawing>
        <wp:anchor distT="0" distB="0" distL="114300" distR="114300" simplePos="0" relativeHeight="251683840" behindDoc="1" locked="0" layoutInCell="1" allowOverlap="1" wp14:anchorId="4CFF8279" wp14:editId="3D0B4E66">
          <wp:simplePos x="0" y="0"/>
          <wp:positionH relativeFrom="margin">
            <wp:posOffset>0</wp:posOffset>
          </wp:positionH>
          <wp:positionV relativeFrom="paragraph">
            <wp:posOffset>-410210</wp:posOffset>
          </wp:positionV>
          <wp:extent cx="5057775" cy="680085"/>
          <wp:effectExtent l="0" t="0" r="9525" b="5715"/>
          <wp:wrapTopAndBottom/>
          <wp:docPr id="693442738" name="Picture 69344273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
      <w:sdtPr>
        <w:id w:val="-254749712"/>
        <w:docPartObj>
          <w:docPartGallery w:val="Page Numbers (Top of Page)"/>
          <w:docPartUnique/>
        </w:docPartObj>
      </w:sdtPr>
      <w:sdtEndPr>
        <w:rPr>
          <w:rFonts w:ascii="Georgia" w:hAnsi="Georgia"/>
          <w:noProof/>
        </w:rPr>
      </w:sdtEndPr>
      <w:sdtContent>
        <w:r w:rsidRPr="006A3271">
          <w:rPr>
            <w:rFonts w:ascii="Georgia" w:hAnsi="Georgia"/>
          </w:rPr>
          <w:fldChar w:fldCharType="begin"/>
        </w:r>
        <w:r w:rsidRPr="006A3271">
          <w:rPr>
            <w:rFonts w:ascii="Georgia" w:hAnsi="Georgia"/>
          </w:rPr>
          <w:instrText xml:space="preserve"> PAGE   \* MERGEFORMAT </w:instrText>
        </w:r>
        <w:r w:rsidRPr="006A3271">
          <w:rPr>
            <w:rFonts w:ascii="Georgia" w:hAnsi="Georgia"/>
          </w:rPr>
          <w:fldChar w:fldCharType="separate"/>
        </w:r>
        <w:r w:rsidRPr="006A3271">
          <w:rPr>
            <w:rFonts w:ascii="Georgia" w:hAnsi="Georgia"/>
            <w:noProof/>
          </w:rPr>
          <w:t>2</w:t>
        </w:r>
        <w:r w:rsidRPr="006A3271">
          <w:rPr>
            <w:rFonts w:ascii="Georgia" w:hAnsi="Georgia"/>
            <w:noProof/>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137010"/>
      <w:docPartObj>
        <w:docPartGallery w:val="Page Numbers (Top of Page)"/>
        <w:docPartUnique/>
      </w:docPartObj>
    </w:sdtPr>
    <w:sdtEndPr>
      <w:rPr>
        <w:rFonts w:ascii="Georgia" w:hAnsi="Georgia"/>
        <w:noProof/>
      </w:rPr>
    </w:sdtEndPr>
    <w:sdtContent>
      <w:p w14:paraId="15B83FC8" w14:textId="68B05556" w:rsidR="00D047A9" w:rsidRDefault="00D047A9">
        <w:pPr>
          <w:pStyle w:val="Header"/>
          <w:jc w:val="right"/>
        </w:pPr>
        <w:r w:rsidRPr="00E96DAF">
          <w:rPr>
            <w:rFonts w:ascii="Georgia" w:hAnsi="Georgia"/>
            <w:noProof/>
            <w:lang w:val="en-US"/>
          </w:rPr>
          <w:drawing>
            <wp:anchor distT="0" distB="0" distL="114300" distR="114300" simplePos="0" relativeHeight="251692032" behindDoc="1" locked="0" layoutInCell="1" allowOverlap="1" wp14:anchorId="138CEEFA" wp14:editId="20B8B2CE">
              <wp:simplePos x="0" y="0"/>
              <wp:positionH relativeFrom="margin">
                <wp:align>center</wp:align>
              </wp:positionH>
              <wp:positionV relativeFrom="page">
                <wp:align>top</wp:align>
              </wp:positionV>
              <wp:extent cx="5057775" cy="680224"/>
              <wp:effectExtent l="0" t="0" r="0" b="5715"/>
              <wp:wrapNone/>
              <wp:docPr id="861487446" name="Picture 86148744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p>
      <w:p w14:paraId="58738D7B" w14:textId="77777777" w:rsidR="00D047A9" w:rsidRDefault="00D047A9">
        <w:pPr>
          <w:pStyle w:val="Header"/>
          <w:jc w:val="right"/>
        </w:pPr>
      </w:p>
      <w:p w14:paraId="64079FDE" w14:textId="47B1CC8C" w:rsidR="00D047A9" w:rsidRPr="00BE3E01" w:rsidRDefault="00D047A9" w:rsidP="00717F2A">
        <w:pPr>
          <w:pStyle w:val="Header"/>
          <w:ind w:left="6480"/>
          <w:rPr>
            <w:rFonts w:ascii="Georgia" w:hAnsi="Georgia"/>
          </w:rPr>
        </w:pPr>
        <w:r>
          <w:rPr>
            <w:rFonts w:ascii="Georgia" w:hAnsi="Georgia"/>
          </w:rPr>
          <w:br/>
          <w:t xml:space="preserve">    Scope and Delimitation</w:t>
        </w:r>
        <w:r w:rsidRPr="00E96DAF">
          <w:rPr>
            <w:rFonts w:ascii="Georgia" w:hAnsi="Georgia"/>
          </w:rPr>
          <w:t xml:space="preserve"> </w:t>
        </w:r>
        <w:r>
          <w:rPr>
            <w:rFonts w:ascii="Georgia" w:hAnsi="Georgia"/>
          </w:rPr>
          <w:t>|1</w:t>
        </w:r>
        <w:r w:rsidR="00D65807">
          <w:rPr>
            <w:rFonts w:ascii="Georgia" w:hAnsi="Georgia"/>
          </w:rPr>
          <w:t>1</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5601104"/>
      <w:docPartObj>
        <w:docPartGallery w:val="Page Numbers (Top of Page)"/>
        <w:docPartUnique/>
      </w:docPartObj>
    </w:sdtPr>
    <w:sdtEndPr>
      <w:rPr>
        <w:rFonts w:ascii="Georgia" w:hAnsi="Georgia"/>
        <w:noProof/>
      </w:rPr>
    </w:sdtEndPr>
    <w:sdtContent>
      <w:p w14:paraId="15C14925" w14:textId="77777777" w:rsidR="005F1D01" w:rsidRDefault="005F1D01">
        <w:pPr>
          <w:pStyle w:val="Header"/>
          <w:jc w:val="right"/>
        </w:pPr>
        <w:r w:rsidRPr="00E96DAF">
          <w:rPr>
            <w:rFonts w:ascii="Georgia" w:hAnsi="Georgia"/>
            <w:noProof/>
            <w:lang w:val="en-US"/>
          </w:rPr>
          <w:drawing>
            <wp:anchor distT="0" distB="0" distL="114300" distR="114300" simplePos="0" relativeHeight="251696128" behindDoc="1" locked="0" layoutInCell="1" allowOverlap="1" wp14:anchorId="6F2FDBD1" wp14:editId="1A10D571">
              <wp:simplePos x="0" y="0"/>
              <wp:positionH relativeFrom="margin">
                <wp:align>center</wp:align>
              </wp:positionH>
              <wp:positionV relativeFrom="page">
                <wp:align>top</wp:align>
              </wp:positionV>
              <wp:extent cx="5057775" cy="680224"/>
              <wp:effectExtent l="0" t="0" r="0" b="5715"/>
              <wp:wrapNone/>
              <wp:docPr id="1166196291" name="Picture 116619629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p>
      <w:p w14:paraId="331FDAEC" w14:textId="77777777" w:rsidR="005F1D01" w:rsidRDefault="005F1D01">
        <w:pPr>
          <w:pStyle w:val="Header"/>
          <w:jc w:val="right"/>
        </w:pPr>
      </w:p>
      <w:p w14:paraId="681E5856" w14:textId="02AEABAB" w:rsidR="005F1D01" w:rsidRPr="00BE3E01" w:rsidRDefault="005F1D01" w:rsidP="00717F2A">
        <w:pPr>
          <w:pStyle w:val="Header"/>
          <w:ind w:left="6480"/>
          <w:rPr>
            <w:rFonts w:ascii="Georgia" w:hAnsi="Georgia"/>
          </w:rPr>
        </w:pPr>
        <w:r>
          <w:rPr>
            <w:rFonts w:ascii="Georgia" w:hAnsi="Georgia"/>
          </w:rPr>
          <w:br/>
          <w:t xml:space="preserve">  </w:t>
        </w:r>
        <w:r>
          <w:rPr>
            <w:rFonts w:ascii="Georgia" w:hAnsi="Georgia"/>
          </w:rPr>
          <w:tab/>
          <w:t xml:space="preserve"> Technical Term|1</w:t>
        </w:r>
        <w:r w:rsidR="00D65807">
          <w:rPr>
            <w:rFonts w:ascii="Georgia" w:hAnsi="Georgia"/>
          </w:rPr>
          <w:t>3</w:t>
        </w:r>
      </w:p>
    </w:sdtContent>
  </w:sdt>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D7EFD" w14:textId="56CA647E" w:rsidR="00B05AA0" w:rsidRPr="001F1F65" w:rsidRDefault="00B05AA0" w:rsidP="00B05AA0">
    <w:pPr>
      <w:pStyle w:val="Footer"/>
      <w:rPr>
        <w:rFonts w:ascii="Georgia" w:hAnsi="Georgia"/>
      </w:rPr>
    </w:pPr>
    <w:r>
      <w:rPr>
        <w:noProof/>
        <w:lang w:val="en-US"/>
      </w:rPr>
      <w:drawing>
        <wp:anchor distT="0" distB="0" distL="114300" distR="114300" simplePos="0" relativeHeight="251700224" behindDoc="1" locked="0" layoutInCell="1" allowOverlap="1" wp14:anchorId="301D85A1" wp14:editId="069B459E">
          <wp:simplePos x="0" y="0"/>
          <wp:positionH relativeFrom="margin">
            <wp:posOffset>441960</wp:posOffset>
          </wp:positionH>
          <wp:positionV relativeFrom="paragraph">
            <wp:posOffset>-320040</wp:posOffset>
          </wp:positionV>
          <wp:extent cx="5057775" cy="680085"/>
          <wp:effectExtent l="0" t="0" r="9525" b="5715"/>
          <wp:wrapTopAndBottom/>
          <wp:docPr id="247188990" name="Picture 24718899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1F1F65">
      <w:tab/>
    </w:r>
    <w:r w:rsidR="001F1F65">
      <w:tab/>
    </w:r>
    <w:r w:rsidR="001F1F65" w:rsidRPr="001F1F65">
      <w:rPr>
        <w:rFonts w:ascii="Georgia" w:hAnsi="Georgia"/>
      </w:rPr>
      <w:t>Software Development | 1</w:t>
    </w:r>
    <w:r w:rsidR="00D65807">
      <w:rPr>
        <w:rFonts w:ascii="Georgia" w:hAnsi="Georgia"/>
      </w:rPr>
      <w:t>5</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07A35" w14:textId="01FC669D" w:rsidR="00B05AA0" w:rsidRPr="006D5A85" w:rsidRDefault="00000000" w:rsidP="006D5A85">
    <w:pPr>
      <w:pStyle w:val="Footer"/>
      <w:rPr>
        <w:rFonts w:ascii="Georgia" w:hAnsi="Georgia"/>
      </w:rPr>
    </w:pPr>
    <w:sdt>
      <w:sdtPr>
        <w:id w:val="-847644586"/>
        <w:docPartObj>
          <w:docPartGallery w:val="Page Numbers (Top of Page)"/>
          <w:docPartUnique/>
        </w:docPartObj>
      </w:sdtPr>
      <w:sdtEndPr>
        <w:rPr>
          <w:rFonts w:ascii="Georgia" w:hAnsi="Georgia"/>
          <w:noProof/>
        </w:rPr>
      </w:sdtEndPr>
      <w:sdtContent>
        <w:r w:rsidR="00B05AA0" w:rsidRPr="00E96DAF">
          <w:rPr>
            <w:rFonts w:ascii="Georgia" w:hAnsi="Georgia"/>
            <w:noProof/>
            <w:lang w:val="en-US"/>
          </w:rPr>
          <w:drawing>
            <wp:anchor distT="0" distB="0" distL="114300" distR="114300" simplePos="0" relativeHeight="251698176" behindDoc="1" locked="0" layoutInCell="1" allowOverlap="1" wp14:anchorId="142D32AD" wp14:editId="136B7CFD">
              <wp:simplePos x="0" y="0"/>
              <wp:positionH relativeFrom="margin">
                <wp:posOffset>441960</wp:posOffset>
              </wp:positionH>
              <wp:positionV relativeFrom="paragraph">
                <wp:posOffset>-449580</wp:posOffset>
              </wp:positionV>
              <wp:extent cx="5057775" cy="680085"/>
              <wp:effectExtent l="0" t="0" r="9525" b="5715"/>
              <wp:wrapTopAndBottom/>
              <wp:docPr id="1475991204" name="Picture 14759912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6D5A85" w:rsidRPr="006D5A85">
      <w:rPr>
        <w:rFonts w:ascii="Georgia" w:hAnsi="Georgia"/>
      </w:rPr>
      <w:t xml:space="preserve"> </w:t>
    </w:r>
    <w:r w:rsidR="006D5A85">
      <w:rPr>
        <w:rFonts w:ascii="Georgia" w:hAnsi="Georgia"/>
      </w:rPr>
      <w:tab/>
    </w:r>
    <w:r w:rsidR="006D5A85">
      <w:rPr>
        <w:rFonts w:ascii="Georgia" w:hAnsi="Georgia"/>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29EC2" w14:textId="5C2EDD68" w:rsidR="006D5A85" w:rsidRPr="006D5A85" w:rsidRDefault="00000000" w:rsidP="006D5A85">
    <w:pPr>
      <w:pStyle w:val="Footer"/>
      <w:rPr>
        <w:rFonts w:ascii="Georgia" w:hAnsi="Georgia"/>
      </w:rPr>
    </w:pPr>
    <w:sdt>
      <w:sdtPr>
        <w:id w:val="1791546640"/>
        <w:docPartObj>
          <w:docPartGallery w:val="Page Numbers (Top of Page)"/>
          <w:docPartUnique/>
        </w:docPartObj>
      </w:sdtPr>
      <w:sdtEndPr>
        <w:rPr>
          <w:rFonts w:ascii="Georgia" w:hAnsi="Georgia"/>
          <w:noProof/>
        </w:rPr>
      </w:sdtEndPr>
      <w:sdtContent>
        <w:r w:rsidR="006D5A85" w:rsidRPr="00E96DAF">
          <w:rPr>
            <w:rFonts w:ascii="Georgia" w:hAnsi="Georgia"/>
            <w:noProof/>
            <w:lang w:val="en-US"/>
          </w:rPr>
          <w:drawing>
            <wp:anchor distT="0" distB="0" distL="114300" distR="114300" simplePos="0" relativeHeight="251702272" behindDoc="1" locked="0" layoutInCell="1" allowOverlap="1" wp14:anchorId="3561279C" wp14:editId="6B3948D0">
              <wp:simplePos x="0" y="0"/>
              <wp:positionH relativeFrom="margin">
                <wp:posOffset>441960</wp:posOffset>
              </wp:positionH>
              <wp:positionV relativeFrom="paragraph">
                <wp:posOffset>-449580</wp:posOffset>
              </wp:positionV>
              <wp:extent cx="5057775" cy="680085"/>
              <wp:effectExtent l="0" t="0" r="9525" b="5715"/>
              <wp:wrapTopAndBottom/>
              <wp:docPr id="782657480" name="Picture 78265748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6D5A85" w:rsidRPr="006D5A85">
      <w:rPr>
        <w:rFonts w:ascii="Georgia" w:hAnsi="Georgia"/>
      </w:rPr>
      <w:t xml:space="preserve"> </w:t>
    </w:r>
    <w:r w:rsidR="006D5A85">
      <w:rPr>
        <w:rFonts w:ascii="Georgia" w:hAnsi="Georgia"/>
      </w:rPr>
      <w:tab/>
      <w:t xml:space="preserve">                                                                          Purpose, Deliverables, and Development Activities</w:t>
    </w:r>
    <w:r w:rsidR="006D5A85" w:rsidRPr="001F1F65">
      <w:rPr>
        <w:rFonts w:ascii="Georgia" w:hAnsi="Georgia"/>
      </w:rPr>
      <w:t xml:space="preserve"> | 1</w:t>
    </w:r>
    <w:r w:rsidR="00D65807">
      <w:rPr>
        <w:rFonts w:ascii="Georgia" w:hAnsi="Georgia"/>
      </w:rPr>
      <w:t>6</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0C48" w14:textId="39D01E89" w:rsidR="00FD494C" w:rsidRPr="001F1F65" w:rsidRDefault="00FD494C" w:rsidP="00B05AA0">
    <w:pPr>
      <w:pStyle w:val="Footer"/>
      <w:rPr>
        <w:rFonts w:ascii="Georgia" w:hAnsi="Georgia"/>
      </w:rPr>
    </w:pPr>
    <w:r>
      <w:rPr>
        <w:noProof/>
        <w:lang w:val="en-US"/>
      </w:rPr>
      <w:drawing>
        <wp:anchor distT="0" distB="0" distL="114300" distR="114300" simplePos="0" relativeHeight="251704320" behindDoc="1" locked="0" layoutInCell="1" allowOverlap="1" wp14:anchorId="3A4CF68E" wp14:editId="359B7B9B">
          <wp:simplePos x="0" y="0"/>
          <wp:positionH relativeFrom="margin">
            <wp:posOffset>441960</wp:posOffset>
          </wp:positionH>
          <wp:positionV relativeFrom="paragraph">
            <wp:posOffset>-320040</wp:posOffset>
          </wp:positionV>
          <wp:extent cx="5057775" cy="680085"/>
          <wp:effectExtent l="0" t="0" r="9525" b="5715"/>
          <wp:wrapTopAndBottom/>
          <wp:docPr id="1509445081" name="Picture 150944508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So</w:t>
    </w:r>
    <w:r>
      <w:rPr>
        <w:rFonts w:ascii="Georgia" w:hAnsi="Georgia"/>
      </w:rPr>
      <w:t>urce Data</w:t>
    </w:r>
    <w:r w:rsidRPr="001F1F65">
      <w:rPr>
        <w:rFonts w:ascii="Georgia" w:hAnsi="Georgia"/>
      </w:rPr>
      <w:t xml:space="preserve"> | </w:t>
    </w:r>
    <w:r w:rsidR="00D65807">
      <w:rPr>
        <w:rFonts w:ascii="Georgia" w:hAnsi="Georgia"/>
      </w:rPr>
      <w:t>18</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12178" w14:textId="473F45DC" w:rsidR="00FD494C" w:rsidRPr="006D5A85" w:rsidRDefault="00000000" w:rsidP="006D5A85">
    <w:pPr>
      <w:pStyle w:val="Footer"/>
      <w:rPr>
        <w:rFonts w:ascii="Georgia" w:hAnsi="Georgia"/>
      </w:rPr>
    </w:pPr>
    <w:sdt>
      <w:sdtPr>
        <w:id w:val="423391391"/>
        <w:docPartObj>
          <w:docPartGallery w:val="Page Numbers (Top of Page)"/>
          <w:docPartUnique/>
        </w:docPartObj>
      </w:sdtPr>
      <w:sdtEndPr>
        <w:rPr>
          <w:rFonts w:ascii="Georgia" w:hAnsi="Georgia"/>
          <w:noProof/>
        </w:rPr>
      </w:sdtEndPr>
      <w:sdtContent>
        <w:r w:rsidR="00FD494C" w:rsidRPr="00E96DAF">
          <w:rPr>
            <w:rFonts w:ascii="Georgia" w:hAnsi="Georgia"/>
            <w:noProof/>
            <w:lang w:val="en-US"/>
          </w:rPr>
          <w:drawing>
            <wp:anchor distT="0" distB="0" distL="114300" distR="114300" simplePos="0" relativeHeight="251706368" behindDoc="1" locked="0" layoutInCell="1" allowOverlap="1" wp14:anchorId="045DEFA9" wp14:editId="22BFCBA3">
              <wp:simplePos x="0" y="0"/>
              <wp:positionH relativeFrom="margin">
                <wp:posOffset>441960</wp:posOffset>
              </wp:positionH>
              <wp:positionV relativeFrom="paragraph">
                <wp:posOffset>-449580</wp:posOffset>
              </wp:positionV>
              <wp:extent cx="5057775" cy="680085"/>
              <wp:effectExtent l="0" t="0" r="9525" b="5715"/>
              <wp:wrapTopAndBottom/>
              <wp:docPr id="483092730" name="Picture 48309273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FD494C" w:rsidRPr="006D5A85">
      <w:rPr>
        <w:rFonts w:ascii="Georgia" w:hAnsi="Georgia"/>
      </w:rPr>
      <w:t xml:space="preserve"> </w:t>
    </w:r>
    <w:r w:rsidR="00FD494C">
      <w:rPr>
        <w:rFonts w:ascii="Georgia" w:hAnsi="Georgia"/>
      </w:rPr>
      <w:tab/>
      <w:t xml:space="preserve">                                                                                                                       Data Gathering Technique</w:t>
    </w:r>
    <w:r w:rsidR="00FD494C" w:rsidRPr="001F1F65">
      <w:rPr>
        <w:rFonts w:ascii="Georgia" w:hAnsi="Georgia"/>
      </w:rPr>
      <w:t xml:space="preserve"> | 1</w:t>
    </w:r>
    <w:r w:rsidR="00D65807">
      <w:rPr>
        <w:rFonts w:ascii="Georgia" w:hAnsi="Georgia"/>
      </w:rPr>
      <w:t>7</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392F3" w14:textId="453EDF21" w:rsidR="003710EA" w:rsidRPr="001F1F65" w:rsidRDefault="003710EA" w:rsidP="00B05AA0">
    <w:pPr>
      <w:pStyle w:val="Footer"/>
      <w:rPr>
        <w:rFonts w:ascii="Georgia" w:hAnsi="Georgia"/>
      </w:rPr>
    </w:pPr>
    <w:r>
      <w:rPr>
        <w:noProof/>
        <w:lang w:val="en-US"/>
      </w:rPr>
      <w:drawing>
        <wp:anchor distT="0" distB="0" distL="114300" distR="114300" simplePos="0" relativeHeight="251710464" behindDoc="1" locked="0" layoutInCell="1" allowOverlap="1" wp14:anchorId="48F948CC" wp14:editId="1E6A8FC1">
          <wp:simplePos x="0" y="0"/>
          <wp:positionH relativeFrom="margin">
            <wp:posOffset>441960</wp:posOffset>
          </wp:positionH>
          <wp:positionV relativeFrom="paragraph">
            <wp:posOffset>-320040</wp:posOffset>
          </wp:positionV>
          <wp:extent cx="5057775" cy="680085"/>
          <wp:effectExtent l="0" t="0" r="9525" b="5715"/>
          <wp:wrapTopAndBottom/>
          <wp:docPr id="1295525033" name="Picture 12955250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w:t>
    </w:r>
    <w:r>
      <w:rPr>
        <w:rFonts w:ascii="Georgia" w:hAnsi="Georgia"/>
      </w:rPr>
      <w:t xml:space="preserve">urve Results </w:t>
    </w:r>
    <w:r w:rsidRPr="001F1F65">
      <w:rPr>
        <w:rFonts w:ascii="Georgia" w:hAnsi="Georgia"/>
      </w:rPr>
      <w:t xml:space="preserve">| </w:t>
    </w:r>
    <w:r>
      <w:rPr>
        <w:rFonts w:ascii="Georgia" w:hAnsi="Georgia"/>
      </w:rPr>
      <w:t>2</w:t>
    </w:r>
    <w:r w:rsidR="00D65807">
      <w:rPr>
        <w:rFonts w:ascii="Georgia" w:hAnsi="Georgia"/>
      </w:rPr>
      <w:t>0</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AA87E" w14:textId="1467D404" w:rsidR="003710EA" w:rsidRPr="006D5A85" w:rsidRDefault="00000000" w:rsidP="006D5A85">
    <w:pPr>
      <w:pStyle w:val="Footer"/>
      <w:rPr>
        <w:rFonts w:ascii="Georgia" w:hAnsi="Georgia"/>
      </w:rPr>
    </w:pPr>
    <w:sdt>
      <w:sdtPr>
        <w:id w:val="-307252720"/>
        <w:docPartObj>
          <w:docPartGallery w:val="Page Numbers (Top of Page)"/>
          <w:docPartUnique/>
        </w:docPartObj>
      </w:sdtPr>
      <w:sdtEndPr>
        <w:rPr>
          <w:rFonts w:ascii="Georgia" w:hAnsi="Georgia"/>
          <w:noProof/>
        </w:rPr>
      </w:sdtEndPr>
      <w:sdtContent>
        <w:r w:rsidR="003710EA" w:rsidRPr="00E96DAF">
          <w:rPr>
            <w:rFonts w:ascii="Georgia" w:hAnsi="Georgia"/>
            <w:noProof/>
            <w:lang w:val="en-US"/>
          </w:rPr>
          <w:drawing>
            <wp:anchor distT="0" distB="0" distL="114300" distR="114300" simplePos="0" relativeHeight="251708416" behindDoc="1" locked="0" layoutInCell="1" allowOverlap="1" wp14:anchorId="4E7EB573" wp14:editId="6E03E826">
              <wp:simplePos x="0" y="0"/>
              <wp:positionH relativeFrom="margin">
                <wp:posOffset>441960</wp:posOffset>
              </wp:positionH>
              <wp:positionV relativeFrom="paragraph">
                <wp:posOffset>-449580</wp:posOffset>
              </wp:positionV>
              <wp:extent cx="5057775" cy="680085"/>
              <wp:effectExtent l="0" t="0" r="9525" b="5715"/>
              <wp:wrapTopAndBottom/>
              <wp:docPr id="1614388883" name="Picture 161438888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3710EA" w:rsidRPr="006D5A85">
      <w:rPr>
        <w:rFonts w:ascii="Georgia" w:hAnsi="Georgia"/>
      </w:rPr>
      <w:t xml:space="preserve"> </w:t>
    </w:r>
    <w:r w:rsidR="003710EA">
      <w:rPr>
        <w:rFonts w:ascii="Georgia" w:hAnsi="Georgia"/>
      </w:rPr>
      <w:tab/>
      <w:t xml:space="preserve">                                                                                                                                            Survey Results</w:t>
    </w:r>
    <w:r w:rsidR="003710EA" w:rsidRPr="001F1F65">
      <w:rPr>
        <w:rFonts w:ascii="Georgia" w:hAnsi="Georgia"/>
      </w:rPr>
      <w:t xml:space="preserve"> | </w:t>
    </w:r>
    <w:r w:rsidR="00D65807">
      <w:rPr>
        <w:rFonts w:ascii="Georgia" w:hAnsi="Georgia"/>
      </w:rPr>
      <w:t>19</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5FE79" w14:textId="54EE3D30" w:rsidR="00225740" w:rsidRPr="001F1F65" w:rsidRDefault="00225740" w:rsidP="00B05AA0">
    <w:pPr>
      <w:pStyle w:val="Footer"/>
      <w:rPr>
        <w:rFonts w:ascii="Georgia" w:hAnsi="Georgia"/>
      </w:rPr>
    </w:pPr>
    <w:r>
      <w:rPr>
        <w:noProof/>
        <w:lang w:val="en-US"/>
      </w:rPr>
      <w:drawing>
        <wp:anchor distT="0" distB="0" distL="114300" distR="114300" simplePos="0" relativeHeight="251714560" behindDoc="1" locked="0" layoutInCell="1" allowOverlap="1" wp14:anchorId="5A7042FE" wp14:editId="1FC6FEB7">
          <wp:simplePos x="0" y="0"/>
          <wp:positionH relativeFrom="margin">
            <wp:posOffset>441960</wp:posOffset>
          </wp:positionH>
          <wp:positionV relativeFrom="paragraph">
            <wp:posOffset>-320040</wp:posOffset>
          </wp:positionV>
          <wp:extent cx="5057775" cy="680085"/>
          <wp:effectExtent l="0" t="0" r="9525" b="5715"/>
          <wp:wrapTopAndBottom/>
          <wp:docPr id="1650363529" name="Picture 165036352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w:t>
    </w:r>
    <w:r>
      <w:rPr>
        <w:rFonts w:ascii="Georgia" w:hAnsi="Georgia"/>
      </w:rPr>
      <w:t xml:space="preserve">urve Results </w:t>
    </w:r>
    <w:r w:rsidRPr="001F1F65">
      <w:rPr>
        <w:rFonts w:ascii="Georgia" w:hAnsi="Georgia"/>
      </w:rPr>
      <w:t xml:space="preserve">| </w:t>
    </w:r>
    <w:r>
      <w:rPr>
        <w:rFonts w:ascii="Georgia" w:hAnsi="Georgia"/>
      </w:rPr>
      <w:t>2</w:t>
    </w:r>
    <w:r w:rsidR="00D65807">
      <w:rPr>
        <w:rFonts w:ascii="Georgia" w:hAnsi="Georgia"/>
      </w:rPr>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F727D" w14:textId="747FC7A6" w:rsidR="005B39A4" w:rsidRDefault="005B39A4" w:rsidP="005B39A4">
    <w:pPr>
      <w:pStyle w:val="Header"/>
      <w:tabs>
        <w:tab w:val="clear" w:pos="4680"/>
        <w:tab w:val="clear" w:pos="9360"/>
        <w:tab w:val="right" w:pos="8640"/>
      </w:tabs>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46CDC" w14:textId="3C86868E" w:rsidR="00225740" w:rsidRPr="006D5A85" w:rsidRDefault="00000000" w:rsidP="006D5A85">
    <w:pPr>
      <w:pStyle w:val="Footer"/>
      <w:rPr>
        <w:rFonts w:ascii="Georgia" w:hAnsi="Georgia"/>
      </w:rPr>
    </w:pPr>
    <w:sdt>
      <w:sdtPr>
        <w:id w:val="1987429678"/>
        <w:docPartObj>
          <w:docPartGallery w:val="Page Numbers (Top of Page)"/>
          <w:docPartUnique/>
        </w:docPartObj>
      </w:sdtPr>
      <w:sdtEndPr>
        <w:rPr>
          <w:rFonts w:ascii="Georgia" w:hAnsi="Georgia"/>
          <w:noProof/>
        </w:rPr>
      </w:sdtEndPr>
      <w:sdtContent>
        <w:r w:rsidR="00225740" w:rsidRPr="00E96DAF">
          <w:rPr>
            <w:rFonts w:ascii="Georgia" w:hAnsi="Georgia"/>
            <w:noProof/>
            <w:lang w:val="en-US"/>
          </w:rPr>
          <w:drawing>
            <wp:anchor distT="0" distB="0" distL="114300" distR="114300" simplePos="0" relativeHeight="251712512" behindDoc="1" locked="0" layoutInCell="1" allowOverlap="1" wp14:anchorId="691121FD" wp14:editId="5151E0AB">
              <wp:simplePos x="0" y="0"/>
              <wp:positionH relativeFrom="margin">
                <wp:posOffset>441960</wp:posOffset>
              </wp:positionH>
              <wp:positionV relativeFrom="paragraph">
                <wp:posOffset>-449580</wp:posOffset>
              </wp:positionV>
              <wp:extent cx="5057775" cy="680085"/>
              <wp:effectExtent l="0" t="0" r="9525" b="5715"/>
              <wp:wrapTopAndBottom/>
              <wp:docPr id="970178723" name="Picture 97017872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225740" w:rsidRPr="006D5A85">
      <w:rPr>
        <w:rFonts w:ascii="Georgia" w:hAnsi="Georgia"/>
      </w:rPr>
      <w:t xml:space="preserve"> </w:t>
    </w:r>
    <w:r w:rsidR="00225740">
      <w:rPr>
        <w:rFonts w:ascii="Georgia" w:hAnsi="Georgia"/>
      </w:rPr>
      <w:tab/>
      <w:t xml:space="preserve">                                                                                                                                            Survey Results</w:t>
    </w:r>
    <w:r w:rsidR="00225740" w:rsidRPr="001F1F65">
      <w:rPr>
        <w:rFonts w:ascii="Georgia" w:hAnsi="Georgia"/>
      </w:rPr>
      <w:t xml:space="preserve"> | </w:t>
    </w:r>
    <w:r w:rsidR="00225740">
      <w:rPr>
        <w:rFonts w:ascii="Georgia" w:hAnsi="Georgia"/>
      </w:rPr>
      <w:t>2</w:t>
    </w:r>
    <w:r w:rsidR="00D65807">
      <w:rPr>
        <w:rFonts w:ascii="Georgia" w:hAnsi="Georgia"/>
      </w:rPr>
      <w:t>1</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C693D" w14:textId="69BF782D" w:rsidR="00225740" w:rsidRPr="001F1F65" w:rsidRDefault="00225740" w:rsidP="00B05AA0">
    <w:pPr>
      <w:pStyle w:val="Footer"/>
      <w:rPr>
        <w:rFonts w:ascii="Georgia" w:hAnsi="Georgia"/>
      </w:rPr>
    </w:pPr>
    <w:r>
      <w:rPr>
        <w:noProof/>
        <w:lang w:val="en-US"/>
      </w:rPr>
      <w:drawing>
        <wp:anchor distT="0" distB="0" distL="114300" distR="114300" simplePos="0" relativeHeight="251718656" behindDoc="1" locked="0" layoutInCell="1" allowOverlap="1" wp14:anchorId="79BE3085" wp14:editId="1058614B">
          <wp:simplePos x="0" y="0"/>
          <wp:positionH relativeFrom="margin">
            <wp:posOffset>441960</wp:posOffset>
          </wp:positionH>
          <wp:positionV relativeFrom="paragraph">
            <wp:posOffset>-320040</wp:posOffset>
          </wp:positionV>
          <wp:extent cx="5057775" cy="680085"/>
          <wp:effectExtent l="0" t="0" r="9525" b="5715"/>
          <wp:wrapTopAndBottom/>
          <wp:docPr id="195445496" name="Picture 19544549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w:t>
    </w:r>
    <w:r>
      <w:rPr>
        <w:rFonts w:ascii="Georgia" w:hAnsi="Georgia"/>
      </w:rPr>
      <w:t xml:space="preserve">urve Results </w:t>
    </w:r>
    <w:r w:rsidRPr="001F1F65">
      <w:rPr>
        <w:rFonts w:ascii="Georgia" w:hAnsi="Georgia"/>
      </w:rPr>
      <w:t xml:space="preserve">| </w:t>
    </w:r>
    <w:r>
      <w:rPr>
        <w:rFonts w:ascii="Georgia" w:hAnsi="Georgia"/>
      </w:rPr>
      <w:t>2</w:t>
    </w:r>
    <w:r w:rsidR="00D65807">
      <w:rPr>
        <w:rFonts w:ascii="Georgia" w:hAnsi="Georgia"/>
      </w:rPr>
      <w:t>4</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3A53B" w14:textId="000CD9FD" w:rsidR="00225740" w:rsidRPr="006D5A85" w:rsidRDefault="00000000" w:rsidP="006D5A85">
    <w:pPr>
      <w:pStyle w:val="Footer"/>
      <w:rPr>
        <w:rFonts w:ascii="Georgia" w:hAnsi="Georgia"/>
      </w:rPr>
    </w:pPr>
    <w:sdt>
      <w:sdtPr>
        <w:id w:val="-157313612"/>
        <w:docPartObj>
          <w:docPartGallery w:val="Page Numbers (Top of Page)"/>
          <w:docPartUnique/>
        </w:docPartObj>
      </w:sdtPr>
      <w:sdtEndPr>
        <w:rPr>
          <w:rFonts w:ascii="Georgia" w:hAnsi="Georgia"/>
          <w:noProof/>
        </w:rPr>
      </w:sdtEndPr>
      <w:sdtContent>
        <w:r w:rsidR="00225740" w:rsidRPr="00E96DAF">
          <w:rPr>
            <w:rFonts w:ascii="Georgia" w:hAnsi="Georgia"/>
            <w:noProof/>
            <w:lang w:val="en-US"/>
          </w:rPr>
          <w:drawing>
            <wp:anchor distT="0" distB="0" distL="114300" distR="114300" simplePos="0" relativeHeight="251716608" behindDoc="1" locked="0" layoutInCell="1" allowOverlap="1" wp14:anchorId="00D68F05" wp14:editId="42396A57">
              <wp:simplePos x="0" y="0"/>
              <wp:positionH relativeFrom="margin">
                <wp:posOffset>441960</wp:posOffset>
              </wp:positionH>
              <wp:positionV relativeFrom="paragraph">
                <wp:posOffset>-449580</wp:posOffset>
              </wp:positionV>
              <wp:extent cx="5057775" cy="680085"/>
              <wp:effectExtent l="0" t="0" r="9525" b="5715"/>
              <wp:wrapTopAndBottom/>
              <wp:docPr id="1618672129" name="Picture 161867212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225740" w:rsidRPr="006D5A85">
      <w:rPr>
        <w:rFonts w:ascii="Georgia" w:hAnsi="Georgia"/>
      </w:rPr>
      <w:t xml:space="preserve"> </w:t>
    </w:r>
    <w:r w:rsidR="00225740">
      <w:rPr>
        <w:rFonts w:ascii="Georgia" w:hAnsi="Georgia"/>
      </w:rPr>
      <w:tab/>
      <w:t xml:space="preserve">                                                                                                                                            Survey Results</w:t>
    </w:r>
    <w:r w:rsidR="00225740" w:rsidRPr="001F1F65">
      <w:rPr>
        <w:rFonts w:ascii="Georgia" w:hAnsi="Georgia"/>
      </w:rPr>
      <w:t xml:space="preserve"> | </w:t>
    </w:r>
    <w:r w:rsidR="00225740">
      <w:rPr>
        <w:rFonts w:ascii="Georgia" w:hAnsi="Georgia"/>
      </w:rPr>
      <w:t>2</w:t>
    </w:r>
    <w:r w:rsidR="00D65807">
      <w:rPr>
        <w:rFonts w:ascii="Georgia" w:hAnsi="Georgia"/>
      </w:rPr>
      <w:t>3</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29EEF" w14:textId="18230AE5" w:rsidR="00F43BDA" w:rsidRPr="001F1F65" w:rsidRDefault="00F43BDA" w:rsidP="00B05AA0">
    <w:pPr>
      <w:pStyle w:val="Footer"/>
      <w:rPr>
        <w:rFonts w:ascii="Georgia" w:hAnsi="Georgia"/>
      </w:rPr>
    </w:pPr>
    <w:r>
      <w:rPr>
        <w:noProof/>
        <w:lang w:val="en-US"/>
      </w:rPr>
      <w:drawing>
        <wp:anchor distT="0" distB="0" distL="114300" distR="114300" simplePos="0" relativeHeight="251722752" behindDoc="1" locked="0" layoutInCell="1" allowOverlap="1" wp14:anchorId="16B8001B" wp14:editId="2BE8D803">
          <wp:simplePos x="0" y="0"/>
          <wp:positionH relativeFrom="margin">
            <wp:posOffset>441960</wp:posOffset>
          </wp:positionH>
          <wp:positionV relativeFrom="paragraph">
            <wp:posOffset>-320040</wp:posOffset>
          </wp:positionV>
          <wp:extent cx="5057775" cy="680085"/>
          <wp:effectExtent l="0" t="0" r="9525" b="5715"/>
          <wp:wrapTopAndBottom/>
          <wp:docPr id="1168479813" name="Picture 116847981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w:t>
    </w:r>
    <w:r>
      <w:rPr>
        <w:rFonts w:ascii="Georgia" w:hAnsi="Georgia"/>
      </w:rPr>
      <w:t xml:space="preserve">urve Results </w:t>
    </w:r>
    <w:r w:rsidRPr="001F1F65">
      <w:rPr>
        <w:rFonts w:ascii="Georgia" w:hAnsi="Georgia"/>
      </w:rPr>
      <w:t xml:space="preserve">| </w:t>
    </w:r>
    <w:r>
      <w:rPr>
        <w:rFonts w:ascii="Georgia" w:hAnsi="Georgia"/>
      </w:rPr>
      <w:t>2</w:t>
    </w:r>
    <w:r w:rsidR="00D65807">
      <w:rPr>
        <w:rFonts w:ascii="Georgia" w:hAnsi="Georgia"/>
      </w:rPr>
      <w:t>6</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DFF7F" w14:textId="46BB5385" w:rsidR="00F43BDA" w:rsidRPr="006D5A85" w:rsidRDefault="00000000" w:rsidP="006D5A85">
    <w:pPr>
      <w:pStyle w:val="Footer"/>
      <w:rPr>
        <w:rFonts w:ascii="Georgia" w:hAnsi="Georgia"/>
      </w:rPr>
    </w:pPr>
    <w:sdt>
      <w:sdtPr>
        <w:id w:val="1966235395"/>
        <w:docPartObj>
          <w:docPartGallery w:val="Page Numbers (Top of Page)"/>
          <w:docPartUnique/>
        </w:docPartObj>
      </w:sdtPr>
      <w:sdtEndPr>
        <w:rPr>
          <w:rFonts w:ascii="Georgia" w:hAnsi="Georgia"/>
          <w:noProof/>
        </w:rPr>
      </w:sdtEndPr>
      <w:sdtContent>
        <w:r w:rsidR="00F43BDA" w:rsidRPr="00E96DAF">
          <w:rPr>
            <w:rFonts w:ascii="Georgia" w:hAnsi="Georgia"/>
            <w:noProof/>
            <w:lang w:val="en-US"/>
          </w:rPr>
          <w:drawing>
            <wp:anchor distT="0" distB="0" distL="114300" distR="114300" simplePos="0" relativeHeight="251720704" behindDoc="1" locked="0" layoutInCell="1" allowOverlap="1" wp14:anchorId="78FF790F" wp14:editId="7BD4310D">
              <wp:simplePos x="0" y="0"/>
              <wp:positionH relativeFrom="margin">
                <wp:posOffset>441960</wp:posOffset>
              </wp:positionH>
              <wp:positionV relativeFrom="paragraph">
                <wp:posOffset>-449580</wp:posOffset>
              </wp:positionV>
              <wp:extent cx="5057775" cy="680085"/>
              <wp:effectExtent l="0" t="0" r="9525" b="5715"/>
              <wp:wrapTopAndBottom/>
              <wp:docPr id="1985803485" name="Picture 198580348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F43BDA" w:rsidRPr="006D5A85">
      <w:rPr>
        <w:rFonts w:ascii="Georgia" w:hAnsi="Georgia"/>
      </w:rPr>
      <w:t xml:space="preserve"> </w:t>
    </w:r>
    <w:r w:rsidR="00F43BDA">
      <w:rPr>
        <w:rFonts w:ascii="Georgia" w:hAnsi="Georgia"/>
      </w:rPr>
      <w:tab/>
      <w:t xml:space="preserve">                                                                                                                                            Survey Results</w:t>
    </w:r>
    <w:r w:rsidR="00F43BDA" w:rsidRPr="001F1F65">
      <w:rPr>
        <w:rFonts w:ascii="Georgia" w:hAnsi="Georgia"/>
      </w:rPr>
      <w:t xml:space="preserve"> | </w:t>
    </w:r>
    <w:r w:rsidR="00F43BDA">
      <w:rPr>
        <w:rFonts w:ascii="Georgia" w:hAnsi="Georgia"/>
      </w:rPr>
      <w:t>2</w:t>
    </w:r>
    <w:r w:rsidR="00D65807">
      <w:rPr>
        <w:rFonts w:ascii="Georgia" w:hAnsi="Georgia"/>
      </w:rPr>
      <w:t>5</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FDA45" w14:textId="31BF213B" w:rsidR="00F43BDA" w:rsidRPr="001F1F65" w:rsidRDefault="00F43BDA" w:rsidP="00B05AA0">
    <w:pPr>
      <w:pStyle w:val="Footer"/>
      <w:rPr>
        <w:rFonts w:ascii="Georgia" w:hAnsi="Georgia"/>
      </w:rPr>
    </w:pPr>
    <w:r>
      <w:rPr>
        <w:noProof/>
        <w:lang w:val="en-US"/>
      </w:rPr>
      <w:drawing>
        <wp:anchor distT="0" distB="0" distL="114300" distR="114300" simplePos="0" relativeHeight="251726848" behindDoc="1" locked="0" layoutInCell="1" allowOverlap="1" wp14:anchorId="757552F1" wp14:editId="30FBEB80">
          <wp:simplePos x="0" y="0"/>
          <wp:positionH relativeFrom="margin">
            <wp:posOffset>441960</wp:posOffset>
          </wp:positionH>
          <wp:positionV relativeFrom="paragraph">
            <wp:posOffset>-320040</wp:posOffset>
          </wp:positionV>
          <wp:extent cx="5057775" cy="680085"/>
          <wp:effectExtent l="0" t="0" r="9525" b="5715"/>
          <wp:wrapTopAndBottom/>
          <wp:docPr id="1781627226" name="Picture 178162722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w:t>
    </w:r>
    <w:r>
      <w:rPr>
        <w:rFonts w:ascii="Georgia" w:hAnsi="Georgia"/>
      </w:rPr>
      <w:t>urve</w:t>
    </w:r>
    <w:r w:rsidR="00885E8A">
      <w:rPr>
        <w:rFonts w:ascii="Georgia" w:hAnsi="Georgia"/>
      </w:rPr>
      <w:t>y</w:t>
    </w:r>
    <w:r>
      <w:rPr>
        <w:rFonts w:ascii="Georgia" w:hAnsi="Georgia"/>
      </w:rPr>
      <w:t xml:space="preserve"> Results </w:t>
    </w:r>
    <w:r w:rsidRPr="001F1F65">
      <w:rPr>
        <w:rFonts w:ascii="Georgia" w:hAnsi="Georgia"/>
      </w:rPr>
      <w:t xml:space="preserve">| </w:t>
    </w:r>
    <w:r w:rsidR="00D65807">
      <w:rPr>
        <w:rFonts w:ascii="Georgia" w:hAnsi="Georgia"/>
      </w:rPr>
      <w:t>28</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631EF" w14:textId="3C870D81" w:rsidR="00F43BDA" w:rsidRPr="006D5A85" w:rsidRDefault="00000000" w:rsidP="006D5A85">
    <w:pPr>
      <w:pStyle w:val="Footer"/>
      <w:rPr>
        <w:rFonts w:ascii="Georgia" w:hAnsi="Georgia"/>
      </w:rPr>
    </w:pPr>
    <w:sdt>
      <w:sdtPr>
        <w:id w:val="1732730346"/>
        <w:docPartObj>
          <w:docPartGallery w:val="Page Numbers (Top of Page)"/>
          <w:docPartUnique/>
        </w:docPartObj>
      </w:sdtPr>
      <w:sdtEndPr>
        <w:rPr>
          <w:rFonts w:ascii="Georgia" w:hAnsi="Georgia"/>
          <w:noProof/>
        </w:rPr>
      </w:sdtEndPr>
      <w:sdtContent>
        <w:r w:rsidR="00F43BDA" w:rsidRPr="00E96DAF">
          <w:rPr>
            <w:rFonts w:ascii="Georgia" w:hAnsi="Georgia"/>
            <w:noProof/>
            <w:lang w:val="en-US"/>
          </w:rPr>
          <w:drawing>
            <wp:anchor distT="0" distB="0" distL="114300" distR="114300" simplePos="0" relativeHeight="251724800" behindDoc="1" locked="0" layoutInCell="1" allowOverlap="1" wp14:anchorId="18165E7D" wp14:editId="2D33B1E2">
              <wp:simplePos x="0" y="0"/>
              <wp:positionH relativeFrom="margin">
                <wp:posOffset>441960</wp:posOffset>
              </wp:positionH>
              <wp:positionV relativeFrom="paragraph">
                <wp:posOffset>-449580</wp:posOffset>
              </wp:positionV>
              <wp:extent cx="5057775" cy="680085"/>
              <wp:effectExtent l="0" t="0" r="9525" b="5715"/>
              <wp:wrapTopAndBottom/>
              <wp:docPr id="1267015177" name="Picture 126701517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F43BDA" w:rsidRPr="006D5A85">
      <w:rPr>
        <w:rFonts w:ascii="Georgia" w:hAnsi="Georgia"/>
      </w:rPr>
      <w:t xml:space="preserve"> </w:t>
    </w:r>
    <w:r w:rsidR="00F43BDA">
      <w:rPr>
        <w:rFonts w:ascii="Georgia" w:hAnsi="Georgia"/>
      </w:rPr>
      <w:tab/>
      <w:t xml:space="preserve">                                                                                                                                            Survey Results</w:t>
    </w:r>
    <w:r w:rsidR="00F43BDA" w:rsidRPr="001F1F65">
      <w:rPr>
        <w:rFonts w:ascii="Georgia" w:hAnsi="Georgia"/>
      </w:rPr>
      <w:t xml:space="preserve"> | </w:t>
    </w:r>
    <w:r w:rsidR="00F43BDA">
      <w:rPr>
        <w:rFonts w:ascii="Georgia" w:hAnsi="Georgia"/>
      </w:rPr>
      <w:t>2</w:t>
    </w:r>
    <w:r w:rsidR="00D65807">
      <w:rPr>
        <w:rFonts w:ascii="Georgia" w:hAnsi="Georgia"/>
      </w:rPr>
      <w:t>7</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8A507" w14:textId="381387A5" w:rsidR="00743CC4" w:rsidRPr="001F1F65" w:rsidRDefault="00743CC4" w:rsidP="00B05AA0">
    <w:pPr>
      <w:pStyle w:val="Footer"/>
      <w:rPr>
        <w:rFonts w:ascii="Georgia" w:hAnsi="Georgia"/>
      </w:rPr>
    </w:pPr>
    <w:r>
      <w:rPr>
        <w:noProof/>
        <w:lang w:val="en-US"/>
      </w:rPr>
      <w:drawing>
        <wp:anchor distT="0" distB="0" distL="114300" distR="114300" simplePos="0" relativeHeight="251732992" behindDoc="1" locked="0" layoutInCell="1" allowOverlap="1" wp14:anchorId="1FFFE3AC" wp14:editId="36CE0711">
          <wp:simplePos x="0" y="0"/>
          <wp:positionH relativeFrom="margin">
            <wp:posOffset>441960</wp:posOffset>
          </wp:positionH>
          <wp:positionV relativeFrom="paragraph">
            <wp:posOffset>-320040</wp:posOffset>
          </wp:positionV>
          <wp:extent cx="5057775" cy="680085"/>
          <wp:effectExtent l="0" t="0" r="9525" b="5715"/>
          <wp:wrapTopAndBottom/>
          <wp:docPr id="1384985074" name="Picture 138498507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Conceptual Framework </w:t>
    </w:r>
    <w:r w:rsidRPr="001F1F65">
      <w:rPr>
        <w:rFonts w:ascii="Georgia" w:hAnsi="Georgia"/>
      </w:rPr>
      <w:t xml:space="preserve">| </w:t>
    </w:r>
    <w:r>
      <w:rPr>
        <w:rFonts w:ascii="Georgia" w:hAnsi="Georgia"/>
      </w:rPr>
      <w:t>3</w:t>
    </w:r>
    <w:r w:rsidR="00D65807">
      <w:rPr>
        <w:rFonts w:ascii="Georgia" w:hAnsi="Georgia"/>
      </w:rPr>
      <w:t>0</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AEC46" w14:textId="69ACD849" w:rsidR="00CB1392" w:rsidRPr="00885E8A" w:rsidRDefault="00CB1392" w:rsidP="00885E8A">
    <w:pPr>
      <w:pStyle w:val="Footer"/>
      <w:rPr>
        <w:rFonts w:ascii="Georgia" w:hAnsi="Georgia"/>
      </w:rPr>
    </w:pPr>
    <w:r>
      <w:rPr>
        <w:rFonts w:ascii="Georgia" w:hAnsi="Georgia"/>
      </w:rPr>
      <w:tab/>
    </w:r>
    <w:r>
      <w:rPr>
        <w:noProof/>
        <w:lang w:val="en-US"/>
      </w:rPr>
      <w:drawing>
        <wp:anchor distT="0" distB="0" distL="114300" distR="114300" simplePos="0" relativeHeight="251730944" behindDoc="1" locked="0" layoutInCell="1" allowOverlap="1" wp14:anchorId="38E70542" wp14:editId="11C187ED">
          <wp:simplePos x="0" y="0"/>
          <wp:positionH relativeFrom="margin">
            <wp:posOffset>373380</wp:posOffset>
          </wp:positionH>
          <wp:positionV relativeFrom="paragraph">
            <wp:posOffset>-343535</wp:posOffset>
          </wp:positionV>
          <wp:extent cx="5057775" cy="680085"/>
          <wp:effectExtent l="0" t="0" r="9525" b="5715"/>
          <wp:wrapTopAndBottom/>
          <wp:docPr id="228027819" name="Picture 22802781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D65807">
      <w:rPr>
        <w:rFonts w:ascii="Georgia" w:hAnsi="Georgia"/>
      </w:rPr>
      <w:t xml:space="preserve"> </w:t>
    </w:r>
    <w:r w:rsidR="00D65807">
      <w:rPr>
        <w:rFonts w:ascii="Georgia" w:hAnsi="Georgia"/>
      </w:rPr>
      <w:tab/>
      <w:t>Theoretical Framework | 29</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1BE6" w14:textId="2FA6FE2F" w:rsidR="00E9738A" w:rsidRPr="00885E8A" w:rsidRDefault="00E9738A" w:rsidP="00885E8A">
    <w:pPr>
      <w:pStyle w:val="Footer"/>
      <w:rPr>
        <w:rFonts w:ascii="Georgia" w:hAnsi="Georgia"/>
      </w:rPr>
    </w:pPr>
    <w:r>
      <w:rPr>
        <w:rFonts w:ascii="Georgia" w:hAnsi="Georgia"/>
      </w:rPr>
      <w:tab/>
    </w:r>
    <w:r>
      <w:rPr>
        <w:rFonts w:ascii="Georgia" w:hAnsi="Georgia"/>
      </w:rPr>
      <w:tab/>
      <w:t xml:space="preserve">Conceptual Framework </w:t>
    </w:r>
    <w:r w:rsidRPr="001F1F65">
      <w:rPr>
        <w:rFonts w:ascii="Georgia" w:hAnsi="Georgia"/>
      </w:rPr>
      <w:t xml:space="preserve">| </w:t>
    </w:r>
    <w:r>
      <w:rPr>
        <w:rFonts w:ascii="Georgia" w:hAnsi="Georgia"/>
      </w:rPr>
      <w:t>3</w:t>
    </w:r>
    <w:r w:rsidR="00D65807">
      <w:rPr>
        <w:rFonts w:ascii="Georgia" w:hAnsi="Georgia"/>
      </w:rPr>
      <w:t>1</w:t>
    </w:r>
    <w:r>
      <w:rPr>
        <w:rFonts w:ascii="Georgia" w:hAnsi="Georgia"/>
      </w:rPr>
      <w:tab/>
    </w:r>
    <w:r>
      <w:rPr>
        <w:noProof/>
        <w:lang w:val="en-US"/>
      </w:rPr>
      <w:drawing>
        <wp:anchor distT="0" distB="0" distL="114300" distR="114300" simplePos="0" relativeHeight="251735040" behindDoc="1" locked="0" layoutInCell="1" allowOverlap="1" wp14:anchorId="1D581A54" wp14:editId="57F6BED6">
          <wp:simplePos x="0" y="0"/>
          <wp:positionH relativeFrom="margin">
            <wp:posOffset>373380</wp:posOffset>
          </wp:positionH>
          <wp:positionV relativeFrom="paragraph">
            <wp:posOffset>-343535</wp:posOffset>
          </wp:positionV>
          <wp:extent cx="5057775" cy="680085"/>
          <wp:effectExtent l="0" t="0" r="9525" b="5715"/>
          <wp:wrapTopAndBottom/>
          <wp:docPr id="343265532" name="Picture 34326553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45752" w14:textId="77777777" w:rsidR="001B0268" w:rsidRDefault="001B0268" w:rsidP="00BE3E01">
    <w:pPr>
      <w:pStyle w:val="Footer"/>
      <w:jc w:val="right"/>
    </w:pPr>
    <w:r>
      <w:rPr>
        <w:noProof/>
        <w:lang w:val="en-US"/>
      </w:rPr>
      <w:drawing>
        <wp:anchor distT="0" distB="0" distL="114300" distR="114300" simplePos="0" relativeHeight="251673600" behindDoc="1" locked="0" layoutInCell="1" allowOverlap="1" wp14:anchorId="0945B5C3" wp14:editId="525ABD80">
          <wp:simplePos x="0" y="0"/>
          <wp:positionH relativeFrom="margin">
            <wp:align>center</wp:align>
          </wp:positionH>
          <wp:positionV relativeFrom="page">
            <wp:align>top</wp:align>
          </wp:positionV>
          <wp:extent cx="5057775" cy="680224"/>
          <wp:effectExtent l="0" t="0" r="0" b="5715"/>
          <wp:wrapNone/>
          <wp:docPr id="377041924" name="Picture 37704192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4F66AD2B" w14:textId="77777777" w:rsidR="001B0268" w:rsidRPr="00BE3E01" w:rsidRDefault="001B0268" w:rsidP="00BE3E01">
    <w:pPr>
      <w:pStyle w:val="Footer"/>
      <w:jc w:val="right"/>
    </w:pPr>
  </w:p>
  <w:p w14:paraId="60D3C6DA" w14:textId="77777777" w:rsidR="001B0268" w:rsidRDefault="001B0268" w:rsidP="001B0268">
    <w:pPr>
      <w:pStyle w:val="Footer"/>
      <w:jc w:val="both"/>
      <w:rPr>
        <w:rFonts w:ascii="Georgia" w:hAnsi="Georgia"/>
      </w:rPr>
    </w:pPr>
    <w:r>
      <w:rPr>
        <w:rFonts w:ascii="Georgia" w:hAnsi="Georgia"/>
      </w:rPr>
      <w:tab/>
    </w:r>
    <w:r>
      <w:rPr>
        <w:rFonts w:ascii="Georgia" w:hAnsi="Georgia"/>
      </w:rPr>
      <w:tab/>
    </w:r>
  </w:p>
  <w:p w14:paraId="310E364B" w14:textId="18F6DD8A" w:rsidR="001B0268" w:rsidRPr="00D4279B" w:rsidRDefault="00212BAE" w:rsidP="001B0268">
    <w:pPr>
      <w:pStyle w:val="Footer"/>
      <w:jc w:val="both"/>
      <w:rPr>
        <w:rFonts w:ascii="Georgia" w:hAnsi="Georgia"/>
        <w:noProof/>
      </w:rPr>
    </w:pPr>
    <w:r>
      <w:rPr>
        <w:rFonts w:ascii="Georgia" w:hAnsi="Georgia"/>
      </w:rPr>
      <w:tab/>
    </w:r>
    <w:r>
      <w:rPr>
        <w:rFonts w:ascii="Georgia" w:hAnsi="Georgia"/>
      </w:rPr>
      <w:tab/>
    </w:r>
    <w:r w:rsidR="001B0268" w:rsidRPr="00D4279B">
      <w:rPr>
        <w:rFonts w:ascii="Georgia" w:hAnsi="Georgia"/>
      </w:rPr>
      <w:t>Project Context</w:t>
    </w:r>
    <w:r w:rsidRPr="00D4279B">
      <w:rPr>
        <w:rFonts w:ascii="Georgia" w:hAnsi="Georgia"/>
      </w:rPr>
      <w:t xml:space="preserve"> | </w:t>
    </w:r>
    <w:sdt>
      <w:sdtPr>
        <w:id w:val="470639248"/>
        <w:docPartObj>
          <w:docPartGallery w:val="Page Numbers (Bottom of Page)"/>
          <w:docPartUnique/>
        </w:docPartObj>
      </w:sdtPr>
      <w:sdtEndPr>
        <w:rPr>
          <w:rFonts w:ascii="Georgia" w:hAnsi="Georgia"/>
          <w:noProof/>
        </w:rPr>
      </w:sdtEndPr>
      <w:sdtContent>
        <w:r w:rsidR="001B0268" w:rsidRPr="00D4279B">
          <w:rPr>
            <w:rFonts w:ascii="Georgia" w:hAnsi="Georgia"/>
          </w:rPr>
          <w:fldChar w:fldCharType="begin"/>
        </w:r>
        <w:r w:rsidR="001B0268" w:rsidRPr="00D4279B">
          <w:rPr>
            <w:rFonts w:ascii="Georgia" w:hAnsi="Georgia"/>
          </w:rPr>
          <w:instrText xml:space="preserve"> PAGE   \* MERGEFORMAT </w:instrText>
        </w:r>
        <w:r w:rsidR="001B0268" w:rsidRPr="00D4279B">
          <w:rPr>
            <w:rFonts w:ascii="Georgia" w:hAnsi="Georgia"/>
          </w:rPr>
          <w:fldChar w:fldCharType="separate"/>
        </w:r>
        <w:r w:rsidR="001B0268" w:rsidRPr="00D4279B">
          <w:rPr>
            <w:rFonts w:ascii="Georgia" w:hAnsi="Georgia"/>
          </w:rPr>
          <w:t>ii</w:t>
        </w:r>
        <w:r w:rsidR="001B0268" w:rsidRPr="00D4279B">
          <w:rPr>
            <w:rFonts w:ascii="Georgia" w:hAnsi="Georgia"/>
            <w:noProof/>
          </w:rPr>
          <w:fldChar w:fldCharType="end"/>
        </w:r>
      </w:sdtContent>
    </w:sdt>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19358" w14:textId="19A0534C" w:rsidR="00811EB1" w:rsidRPr="001F1F65" w:rsidRDefault="00811EB1" w:rsidP="00B05AA0">
    <w:pPr>
      <w:pStyle w:val="Footer"/>
      <w:rPr>
        <w:rFonts w:ascii="Georgia" w:hAnsi="Georgia"/>
      </w:rPr>
    </w:pPr>
    <w:r>
      <w:rPr>
        <w:noProof/>
        <w:lang w:val="en-US"/>
      </w:rPr>
      <w:drawing>
        <wp:anchor distT="0" distB="0" distL="114300" distR="114300" simplePos="0" relativeHeight="251739136" behindDoc="1" locked="0" layoutInCell="1" allowOverlap="1" wp14:anchorId="206EA363" wp14:editId="4F7ECFBA">
          <wp:simplePos x="0" y="0"/>
          <wp:positionH relativeFrom="margin">
            <wp:posOffset>441960</wp:posOffset>
          </wp:positionH>
          <wp:positionV relativeFrom="paragraph">
            <wp:posOffset>-320040</wp:posOffset>
          </wp:positionV>
          <wp:extent cx="5057775" cy="680085"/>
          <wp:effectExtent l="0" t="0" r="9525" b="5715"/>
          <wp:wrapTopAndBottom/>
          <wp:docPr id="56867769" name="Picture 5686776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Flowchart </w:t>
    </w:r>
    <w:r w:rsidRPr="001F1F65">
      <w:rPr>
        <w:rFonts w:ascii="Georgia" w:hAnsi="Georgia"/>
      </w:rPr>
      <w:t xml:space="preserve">| </w:t>
    </w:r>
    <w:r>
      <w:rPr>
        <w:rFonts w:ascii="Georgia" w:hAnsi="Georgia"/>
      </w:rPr>
      <w:t>3</w:t>
    </w:r>
    <w:r w:rsidR="00D65807">
      <w:rPr>
        <w:rFonts w:ascii="Georgia" w:hAnsi="Georgia"/>
      </w:rPr>
      <w:t>3</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7C0BA" w14:textId="7FD24994" w:rsidR="00E9738A" w:rsidRPr="00885E8A" w:rsidRDefault="00E9738A" w:rsidP="00885E8A">
    <w:pPr>
      <w:pStyle w:val="Footer"/>
      <w:rPr>
        <w:rFonts w:ascii="Georgia" w:hAnsi="Georgia"/>
      </w:rPr>
    </w:pPr>
    <w:r>
      <w:rPr>
        <w:rFonts w:ascii="Georgia" w:hAnsi="Georgia"/>
      </w:rPr>
      <w:tab/>
    </w:r>
    <w:r>
      <w:rPr>
        <w:rFonts w:ascii="Georgia" w:hAnsi="Georgia"/>
      </w:rPr>
      <w:tab/>
    </w:r>
    <w:r>
      <w:rPr>
        <w:rFonts w:ascii="Georgia" w:hAnsi="Georgia"/>
      </w:rPr>
      <w:tab/>
    </w:r>
    <w:r>
      <w:rPr>
        <w:rFonts w:ascii="Georgia" w:hAnsi="Georgia"/>
      </w:rPr>
      <w:tab/>
    </w:r>
    <w:r>
      <w:rPr>
        <w:noProof/>
        <w:lang w:val="en-US"/>
      </w:rPr>
      <w:drawing>
        <wp:anchor distT="0" distB="0" distL="114300" distR="114300" simplePos="0" relativeHeight="251737088" behindDoc="1" locked="0" layoutInCell="1" allowOverlap="1" wp14:anchorId="7AB96B9F" wp14:editId="36629A9D">
          <wp:simplePos x="0" y="0"/>
          <wp:positionH relativeFrom="margin">
            <wp:posOffset>373380</wp:posOffset>
          </wp:positionH>
          <wp:positionV relativeFrom="paragraph">
            <wp:posOffset>-343535</wp:posOffset>
          </wp:positionV>
          <wp:extent cx="5057775" cy="680085"/>
          <wp:effectExtent l="0" t="0" r="9525" b="5715"/>
          <wp:wrapTopAndBottom/>
          <wp:docPr id="297240427" name="Picture 2972404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453C0" w14:textId="6279FF5C" w:rsidR="00D03AFC" w:rsidRPr="001F1F65" w:rsidRDefault="00D03AFC" w:rsidP="00B05AA0">
    <w:pPr>
      <w:pStyle w:val="Footer"/>
      <w:rPr>
        <w:rFonts w:ascii="Georgia" w:hAnsi="Georgia"/>
      </w:rPr>
    </w:pPr>
    <w:r>
      <w:rPr>
        <w:noProof/>
        <w:lang w:val="en-US"/>
      </w:rPr>
      <w:drawing>
        <wp:anchor distT="0" distB="0" distL="114300" distR="114300" simplePos="0" relativeHeight="251743232" behindDoc="1" locked="0" layoutInCell="1" allowOverlap="1" wp14:anchorId="760DB295" wp14:editId="0688E310">
          <wp:simplePos x="0" y="0"/>
          <wp:positionH relativeFrom="margin">
            <wp:posOffset>441960</wp:posOffset>
          </wp:positionH>
          <wp:positionV relativeFrom="paragraph">
            <wp:posOffset>-320040</wp:posOffset>
          </wp:positionV>
          <wp:extent cx="5057775" cy="680085"/>
          <wp:effectExtent l="0" t="0" r="9525" b="5715"/>
          <wp:wrapTopAndBottom/>
          <wp:docPr id="911636337" name="Picture 91163633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Use-Case Diagram </w:t>
    </w:r>
    <w:r w:rsidRPr="001F1F65">
      <w:rPr>
        <w:rFonts w:ascii="Georgia" w:hAnsi="Georgia"/>
      </w:rPr>
      <w:t xml:space="preserve">| </w:t>
    </w:r>
    <w:r>
      <w:rPr>
        <w:rFonts w:ascii="Georgia" w:hAnsi="Georgia"/>
      </w:rPr>
      <w:t>3</w:t>
    </w:r>
    <w:r w:rsidR="00D65807">
      <w:rPr>
        <w:rFonts w:ascii="Georgia" w:hAnsi="Georgia"/>
      </w:rPr>
      <w:t>5</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8C4D5" w14:textId="701D7B41" w:rsidR="00811EB1" w:rsidRPr="00885E8A" w:rsidRDefault="00811EB1" w:rsidP="00885E8A">
    <w:pPr>
      <w:pStyle w:val="Footer"/>
      <w:rPr>
        <w:rFonts w:ascii="Georgia" w:hAnsi="Georgia"/>
      </w:rPr>
    </w:pPr>
    <w:r>
      <w:rPr>
        <w:rFonts w:ascii="Georgia" w:hAnsi="Georgia"/>
      </w:rPr>
      <w:tab/>
    </w:r>
    <w:r>
      <w:rPr>
        <w:rFonts w:ascii="Georgia" w:hAnsi="Georgia"/>
      </w:rPr>
      <w:tab/>
      <w:t>System Architecture | 3</w:t>
    </w:r>
    <w:r w:rsidR="00D65807">
      <w:rPr>
        <w:rFonts w:ascii="Georgia" w:hAnsi="Georgia"/>
      </w:rPr>
      <w:t>4</w:t>
    </w:r>
    <w:r>
      <w:rPr>
        <w:rFonts w:ascii="Georgia" w:hAnsi="Georgia"/>
      </w:rPr>
      <w:tab/>
    </w:r>
    <w:r>
      <w:rPr>
        <w:noProof/>
        <w:lang w:val="en-US"/>
      </w:rPr>
      <w:drawing>
        <wp:anchor distT="0" distB="0" distL="114300" distR="114300" simplePos="0" relativeHeight="251741184" behindDoc="1" locked="0" layoutInCell="1" allowOverlap="1" wp14:anchorId="4483C4B1" wp14:editId="0E1DA5AD">
          <wp:simplePos x="0" y="0"/>
          <wp:positionH relativeFrom="margin">
            <wp:posOffset>373380</wp:posOffset>
          </wp:positionH>
          <wp:positionV relativeFrom="paragraph">
            <wp:posOffset>-343535</wp:posOffset>
          </wp:positionV>
          <wp:extent cx="5057775" cy="680085"/>
          <wp:effectExtent l="0" t="0" r="9525" b="5715"/>
          <wp:wrapTopAndBottom/>
          <wp:docPr id="1427011867" name="Picture 142701186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0916E" w14:textId="6E2585D2" w:rsidR="00D25A31" w:rsidRPr="001F1F65" w:rsidRDefault="00D25A31" w:rsidP="00B05AA0">
    <w:pPr>
      <w:pStyle w:val="Footer"/>
      <w:rPr>
        <w:rFonts w:ascii="Georgia" w:hAnsi="Georgia"/>
      </w:rPr>
    </w:pPr>
    <w:r>
      <w:rPr>
        <w:noProof/>
        <w:lang w:val="en-US"/>
      </w:rPr>
      <w:drawing>
        <wp:anchor distT="0" distB="0" distL="114300" distR="114300" simplePos="0" relativeHeight="251747328" behindDoc="1" locked="0" layoutInCell="1" allowOverlap="1" wp14:anchorId="3B97EF65" wp14:editId="4EC7C5A4">
          <wp:simplePos x="0" y="0"/>
          <wp:positionH relativeFrom="margin">
            <wp:posOffset>441960</wp:posOffset>
          </wp:positionH>
          <wp:positionV relativeFrom="paragraph">
            <wp:posOffset>-320040</wp:posOffset>
          </wp:positionV>
          <wp:extent cx="5057775" cy="680085"/>
          <wp:effectExtent l="0" t="0" r="9525" b="5715"/>
          <wp:wrapTopAndBottom/>
          <wp:docPr id="171083849" name="Picture 17108384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Sequence Diagram </w:t>
    </w:r>
    <w:r w:rsidRPr="001F1F65">
      <w:rPr>
        <w:rFonts w:ascii="Georgia" w:hAnsi="Georgia"/>
      </w:rPr>
      <w:t xml:space="preserve">| </w:t>
    </w:r>
    <w:r>
      <w:rPr>
        <w:rFonts w:ascii="Georgia" w:hAnsi="Georgia"/>
      </w:rPr>
      <w:t>3</w:t>
    </w:r>
    <w:r w:rsidR="00D65807">
      <w:rPr>
        <w:rFonts w:ascii="Georgia" w:hAnsi="Georgia"/>
      </w:rPr>
      <w:t>7</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D42F8" w14:textId="0C2D6813" w:rsidR="00D25A31" w:rsidRPr="00885E8A" w:rsidRDefault="00D25A31" w:rsidP="00885E8A">
    <w:pPr>
      <w:pStyle w:val="Footer"/>
      <w:rPr>
        <w:rFonts w:ascii="Georgia" w:hAnsi="Georgia"/>
      </w:rPr>
    </w:pPr>
    <w:r>
      <w:rPr>
        <w:rFonts w:ascii="Georgia" w:hAnsi="Georgia"/>
      </w:rPr>
      <w:tab/>
    </w:r>
    <w:r>
      <w:rPr>
        <w:rFonts w:ascii="Georgia" w:hAnsi="Georgia"/>
      </w:rPr>
      <w:tab/>
      <w:t>Sequence Diagram | 3</w:t>
    </w:r>
    <w:r w:rsidR="00D65807">
      <w:rPr>
        <w:rFonts w:ascii="Georgia" w:hAnsi="Georgia"/>
      </w:rPr>
      <w:t>6</w:t>
    </w:r>
    <w:r>
      <w:rPr>
        <w:rFonts w:ascii="Georgia" w:hAnsi="Georgia"/>
      </w:rPr>
      <w:tab/>
    </w:r>
    <w:r>
      <w:rPr>
        <w:noProof/>
        <w:lang w:val="en-US"/>
      </w:rPr>
      <w:drawing>
        <wp:anchor distT="0" distB="0" distL="114300" distR="114300" simplePos="0" relativeHeight="251745280" behindDoc="1" locked="0" layoutInCell="1" allowOverlap="1" wp14:anchorId="793F0CC4" wp14:editId="02D9B1F8">
          <wp:simplePos x="0" y="0"/>
          <wp:positionH relativeFrom="margin">
            <wp:posOffset>373380</wp:posOffset>
          </wp:positionH>
          <wp:positionV relativeFrom="paragraph">
            <wp:posOffset>-343535</wp:posOffset>
          </wp:positionV>
          <wp:extent cx="5057775" cy="680085"/>
          <wp:effectExtent l="0" t="0" r="9525" b="5715"/>
          <wp:wrapTopAndBottom/>
          <wp:docPr id="733805414" name="Picture 73380541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107B2" w14:textId="173C631C" w:rsidR="00D25A31" w:rsidRPr="001F1F65" w:rsidRDefault="00D25A31" w:rsidP="00B05AA0">
    <w:pPr>
      <w:pStyle w:val="Footer"/>
      <w:rPr>
        <w:rFonts w:ascii="Georgia" w:hAnsi="Georgia"/>
      </w:rPr>
    </w:pPr>
    <w:r>
      <w:rPr>
        <w:noProof/>
        <w:lang w:val="en-US"/>
      </w:rPr>
      <w:drawing>
        <wp:anchor distT="0" distB="0" distL="114300" distR="114300" simplePos="0" relativeHeight="251751424" behindDoc="1" locked="0" layoutInCell="1" allowOverlap="1" wp14:anchorId="59A12A3A" wp14:editId="16DDE8DC">
          <wp:simplePos x="0" y="0"/>
          <wp:positionH relativeFrom="margin">
            <wp:posOffset>441960</wp:posOffset>
          </wp:positionH>
          <wp:positionV relativeFrom="paragraph">
            <wp:posOffset>-320040</wp:posOffset>
          </wp:positionV>
          <wp:extent cx="5057775" cy="680085"/>
          <wp:effectExtent l="0" t="0" r="9525" b="5715"/>
          <wp:wrapTopAndBottom/>
          <wp:docPr id="421591154" name="Picture 42159115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Database Design </w:t>
    </w:r>
    <w:r w:rsidRPr="001F1F65">
      <w:rPr>
        <w:rFonts w:ascii="Georgia" w:hAnsi="Georgia"/>
      </w:rPr>
      <w:t xml:space="preserve">| </w:t>
    </w:r>
    <w:r w:rsidR="00D65807">
      <w:rPr>
        <w:rFonts w:ascii="Georgia" w:hAnsi="Georgia"/>
      </w:rPr>
      <w:t>39</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372C2" w14:textId="5763AD37" w:rsidR="00D25A31" w:rsidRPr="00885E8A" w:rsidRDefault="00D25A31" w:rsidP="00885E8A">
    <w:pPr>
      <w:pStyle w:val="Footer"/>
      <w:rPr>
        <w:rFonts w:ascii="Georgia" w:hAnsi="Georgia"/>
      </w:rPr>
    </w:pPr>
    <w:r>
      <w:rPr>
        <w:rFonts w:ascii="Georgia" w:hAnsi="Georgia"/>
      </w:rPr>
      <w:tab/>
    </w:r>
    <w:r>
      <w:rPr>
        <w:rFonts w:ascii="Georgia" w:hAnsi="Georgia"/>
      </w:rPr>
      <w:tab/>
    </w:r>
    <w:r w:rsidR="00D65807">
      <w:rPr>
        <w:rFonts w:ascii="Georgia" w:hAnsi="Georgia"/>
      </w:rPr>
      <w:t>Class Diagram</w:t>
    </w:r>
    <w:r>
      <w:rPr>
        <w:rFonts w:ascii="Georgia" w:hAnsi="Georgia"/>
      </w:rPr>
      <w:t xml:space="preserve"> | </w:t>
    </w:r>
    <w:r>
      <w:rPr>
        <w:noProof/>
        <w:lang w:val="en-US"/>
      </w:rPr>
      <w:drawing>
        <wp:anchor distT="0" distB="0" distL="114300" distR="114300" simplePos="0" relativeHeight="251749376" behindDoc="1" locked="0" layoutInCell="1" allowOverlap="1" wp14:anchorId="70063FD6" wp14:editId="3ACBD9E5">
          <wp:simplePos x="0" y="0"/>
          <wp:positionH relativeFrom="margin">
            <wp:posOffset>373380</wp:posOffset>
          </wp:positionH>
          <wp:positionV relativeFrom="paragraph">
            <wp:posOffset>-343535</wp:posOffset>
          </wp:positionV>
          <wp:extent cx="5057775" cy="680085"/>
          <wp:effectExtent l="0" t="0" r="9525" b="5715"/>
          <wp:wrapTopAndBottom/>
          <wp:docPr id="342762439" name="Picture 34276243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D65807">
      <w:rPr>
        <w:rFonts w:ascii="Georgia" w:hAnsi="Georgia"/>
      </w:rPr>
      <w:t>38</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DEFA9" w14:textId="590AC7AB" w:rsidR="00D25A31" w:rsidRPr="001F1F65" w:rsidRDefault="00D25A31" w:rsidP="00B05AA0">
    <w:pPr>
      <w:pStyle w:val="Footer"/>
      <w:rPr>
        <w:rFonts w:ascii="Georgia" w:hAnsi="Georgia"/>
      </w:rPr>
    </w:pPr>
    <w:r>
      <w:rPr>
        <w:noProof/>
        <w:lang w:val="en-US"/>
      </w:rPr>
      <w:drawing>
        <wp:anchor distT="0" distB="0" distL="114300" distR="114300" simplePos="0" relativeHeight="251753472" behindDoc="1" locked="0" layoutInCell="1" allowOverlap="1" wp14:anchorId="52AFD107" wp14:editId="3DF2E0F2">
          <wp:simplePos x="0" y="0"/>
          <wp:positionH relativeFrom="margin">
            <wp:posOffset>441960</wp:posOffset>
          </wp:positionH>
          <wp:positionV relativeFrom="paragraph">
            <wp:posOffset>-320040</wp:posOffset>
          </wp:positionV>
          <wp:extent cx="5057775" cy="680085"/>
          <wp:effectExtent l="0" t="0" r="9525" b="5715"/>
          <wp:wrapTopAndBottom/>
          <wp:docPr id="1047979876" name="Picture 10479798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Database Design </w:t>
    </w:r>
    <w:r w:rsidRPr="001F1F65">
      <w:rPr>
        <w:rFonts w:ascii="Georgia" w:hAnsi="Georgia"/>
      </w:rPr>
      <w:t xml:space="preserve">| </w:t>
    </w:r>
    <w:r>
      <w:rPr>
        <w:rFonts w:ascii="Georgia" w:hAnsi="Georgia"/>
      </w:rPr>
      <w:t>4</w:t>
    </w:r>
    <w:r w:rsidR="00D65807">
      <w:rPr>
        <w:rFonts w:ascii="Georgia" w:hAnsi="Georgia"/>
      </w:rPr>
      <w:t>1</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1E1E1" w14:textId="1919C143" w:rsidR="00D65807" w:rsidRPr="00885E8A" w:rsidRDefault="00D65807" w:rsidP="00885E8A">
    <w:pPr>
      <w:pStyle w:val="Footer"/>
      <w:rPr>
        <w:rFonts w:ascii="Georgia" w:hAnsi="Georgia"/>
      </w:rPr>
    </w:pPr>
    <w:r>
      <w:rPr>
        <w:rFonts w:ascii="Georgia" w:hAnsi="Georgia"/>
      </w:rPr>
      <w:tab/>
    </w:r>
    <w:r>
      <w:rPr>
        <w:rFonts w:ascii="Georgia" w:hAnsi="Georgia"/>
      </w:rPr>
      <w:tab/>
      <w:t xml:space="preserve">Database Design | </w:t>
    </w:r>
    <w:r>
      <w:rPr>
        <w:noProof/>
        <w:lang w:val="en-US"/>
      </w:rPr>
      <w:drawing>
        <wp:anchor distT="0" distB="0" distL="114300" distR="114300" simplePos="0" relativeHeight="251782144" behindDoc="1" locked="0" layoutInCell="1" allowOverlap="1" wp14:anchorId="5FC34A61" wp14:editId="62095CAE">
          <wp:simplePos x="0" y="0"/>
          <wp:positionH relativeFrom="margin">
            <wp:posOffset>373380</wp:posOffset>
          </wp:positionH>
          <wp:positionV relativeFrom="paragraph">
            <wp:posOffset>-343535</wp:posOffset>
          </wp:positionV>
          <wp:extent cx="5057775" cy="680085"/>
          <wp:effectExtent l="0" t="0" r="9525" b="5715"/>
          <wp:wrapTopAndBottom/>
          <wp:docPr id="382211546" name="Picture 38221154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40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BF75E" w14:textId="77777777" w:rsidR="00B8001B" w:rsidRDefault="00B8001B" w:rsidP="005B39A4">
    <w:pPr>
      <w:pStyle w:val="Header"/>
      <w:tabs>
        <w:tab w:val="clear" w:pos="4680"/>
        <w:tab w:val="clear" w:pos="9360"/>
        <w:tab w:val="right" w:pos="8640"/>
      </w:tabs>
    </w:pPr>
    <w:r>
      <w:rPr>
        <w:noProof/>
        <w:lang w:val="en-US"/>
      </w:rPr>
      <w:drawing>
        <wp:anchor distT="0" distB="0" distL="114300" distR="114300" simplePos="0" relativeHeight="251685888" behindDoc="1" locked="0" layoutInCell="1" allowOverlap="1" wp14:anchorId="5F1DBF84" wp14:editId="26E3A7C3">
          <wp:simplePos x="0" y="0"/>
          <wp:positionH relativeFrom="margin">
            <wp:posOffset>411480</wp:posOffset>
          </wp:positionH>
          <wp:positionV relativeFrom="paragraph">
            <wp:posOffset>-22860</wp:posOffset>
          </wp:positionV>
          <wp:extent cx="5057775" cy="680085"/>
          <wp:effectExtent l="0" t="0" r="9525" b="5715"/>
          <wp:wrapTopAndBottom/>
          <wp:docPr id="502412656" name="Picture 50241265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12A71" w14:textId="5C116B56" w:rsidR="00D25A31" w:rsidRPr="001F1F65" w:rsidRDefault="00D25A31" w:rsidP="00B05AA0">
    <w:pPr>
      <w:pStyle w:val="Footer"/>
      <w:rPr>
        <w:rFonts w:ascii="Georgia" w:hAnsi="Georgia"/>
      </w:rPr>
    </w:pPr>
    <w:r>
      <w:rPr>
        <w:noProof/>
        <w:lang w:val="en-US"/>
      </w:rPr>
      <w:drawing>
        <wp:anchor distT="0" distB="0" distL="114300" distR="114300" simplePos="0" relativeHeight="251757568" behindDoc="1" locked="0" layoutInCell="1" allowOverlap="1" wp14:anchorId="74B5F396" wp14:editId="034EA6B9">
          <wp:simplePos x="0" y="0"/>
          <wp:positionH relativeFrom="margin">
            <wp:posOffset>441960</wp:posOffset>
          </wp:positionH>
          <wp:positionV relativeFrom="paragraph">
            <wp:posOffset>-320040</wp:posOffset>
          </wp:positionV>
          <wp:extent cx="5057775" cy="680085"/>
          <wp:effectExtent l="0" t="0" r="9525" b="5715"/>
          <wp:wrapTopAndBottom/>
          <wp:docPr id="637773732" name="Picture 63777373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Database Design </w:t>
    </w:r>
    <w:r w:rsidRPr="001F1F65">
      <w:rPr>
        <w:rFonts w:ascii="Georgia" w:hAnsi="Georgia"/>
      </w:rPr>
      <w:t xml:space="preserve">| </w:t>
    </w:r>
    <w:r>
      <w:rPr>
        <w:rFonts w:ascii="Georgia" w:hAnsi="Georgia"/>
      </w:rPr>
      <w:t>4</w:t>
    </w:r>
    <w:r w:rsidR="00D65807">
      <w:rPr>
        <w:rFonts w:ascii="Georgia" w:hAnsi="Georgia"/>
      </w:rPr>
      <w:t>3</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53FD5" w14:textId="07AACA36" w:rsidR="00D25A31" w:rsidRPr="00885E8A" w:rsidRDefault="00D25A31" w:rsidP="00885E8A">
    <w:pPr>
      <w:pStyle w:val="Footer"/>
      <w:rPr>
        <w:rFonts w:ascii="Georgia" w:hAnsi="Georgia"/>
      </w:rPr>
    </w:pPr>
    <w:r>
      <w:rPr>
        <w:rFonts w:ascii="Georgia" w:hAnsi="Georgia"/>
      </w:rPr>
      <w:tab/>
    </w:r>
    <w:r>
      <w:rPr>
        <w:rFonts w:ascii="Georgia" w:hAnsi="Georgia"/>
      </w:rPr>
      <w:tab/>
      <w:t>Database Design | 4</w:t>
    </w:r>
    <w:r>
      <w:rPr>
        <w:noProof/>
        <w:lang w:val="en-US"/>
      </w:rPr>
      <w:drawing>
        <wp:anchor distT="0" distB="0" distL="114300" distR="114300" simplePos="0" relativeHeight="251755520" behindDoc="1" locked="0" layoutInCell="1" allowOverlap="1" wp14:anchorId="54DEB5C7" wp14:editId="7EF0869B">
          <wp:simplePos x="0" y="0"/>
          <wp:positionH relativeFrom="margin">
            <wp:posOffset>373380</wp:posOffset>
          </wp:positionH>
          <wp:positionV relativeFrom="paragraph">
            <wp:posOffset>-343535</wp:posOffset>
          </wp:positionV>
          <wp:extent cx="5057775" cy="680085"/>
          <wp:effectExtent l="0" t="0" r="9525" b="5715"/>
          <wp:wrapTopAndBottom/>
          <wp:docPr id="774988133" name="Picture 7749881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D65807">
      <w:rPr>
        <w:rFonts w:ascii="Georgia" w:hAnsi="Georgia"/>
      </w:rPr>
      <w:t>2</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05440" w14:textId="672BF0D2" w:rsidR="00D25A31" w:rsidRPr="001F1F65" w:rsidRDefault="00D25A31" w:rsidP="00B05AA0">
    <w:pPr>
      <w:pStyle w:val="Footer"/>
      <w:rPr>
        <w:rFonts w:ascii="Georgia" w:hAnsi="Georgia"/>
      </w:rPr>
    </w:pPr>
    <w:r>
      <w:rPr>
        <w:noProof/>
        <w:lang w:val="en-US"/>
      </w:rPr>
      <w:drawing>
        <wp:anchor distT="0" distB="0" distL="114300" distR="114300" simplePos="0" relativeHeight="251761664" behindDoc="1" locked="0" layoutInCell="1" allowOverlap="1" wp14:anchorId="3C6CE0EF" wp14:editId="37FE07D1">
          <wp:simplePos x="0" y="0"/>
          <wp:positionH relativeFrom="margin">
            <wp:posOffset>441960</wp:posOffset>
          </wp:positionH>
          <wp:positionV relativeFrom="paragraph">
            <wp:posOffset>-320040</wp:posOffset>
          </wp:positionV>
          <wp:extent cx="5057775" cy="680085"/>
          <wp:effectExtent l="0" t="0" r="9525" b="5715"/>
          <wp:wrapTopAndBottom/>
          <wp:docPr id="1458350973" name="Picture 145835097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00BB324F">
      <w:rPr>
        <w:rFonts w:ascii="Georgia" w:hAnsi="Georgia"/>
      </w:rPr>
      <w:t xml:space="preserve">Hardware Requirements </w:t>
    </w:r>
    <w:r w:rsidRPr="001F1F65">
      <w:rPr>
        <w:rFonts w:ascii="Georgia" w:hAnsi="Georgia"/>
      </w:rPr>
      <w:t xml:space="preserve">| </w:t>
    </w:r>
    <w:r>
      <w:rPr>
        <w:rFonts w:ascii="Georgia" w:hAnsi="Georgia"/>
      </w:rPr>
      <w:t>4</w:t>
    </w:r>
    <w:r w:rsidR="00D65807">
      <w:rPr>
        <w:rFonts w:ascii="Georgia" w:hAnsi="Georgia"/>
      </w:rPr>
      <w:t>5</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9EE2F" w14:textId="402F22C9" w:rsidR="00D25A31" w:rsidRPr="00885E8A" w:rsidRDefault="00D25A31" w:rsidP="00885E8A">
    <w:pPr>
      <w:pStyle w:val="Footer"/>
      <w:rPr>
        <w:rFonts w:ascii="Georgia" w:hAnsi="Georgia"/>
      </w:rPr>
    </w:pPr>
    <w:r>
      <w:rPr>
        <w:rFonts w:ascii="Georgia" w:hAnsi="Georgia"/>
      </w:rPr>
      <w:tab/>
    </w:r>
    <w:r>
      <w:rPr>
        <w:rFonts w:ascii="Georgia" w:hAnsi="Georgia"/>
      </w:rPr>
      <w:tab/>
      <w:t>Hardware Requirements | 4</w:t>
    </w:r>
    <w:r>
      <w:rPr>
        <w:noProof/>
        <w:lang w:val="en-US"/>
      </w:rPr>
      <w:drawing>
        <wp:anchor distT="0" distB="0" distL="114300" distR="114300" simplePos="0" relativeHeight="251759616" behindDoc="1" locked="0" layoutInCell="1" allowOverlap="1" wp14:anchorId="32A33659" wp14:editId="3A68D3CB">
          <wp:simplePos x="0" y="0"/>
          <wp:positionH relativeFrom="margin">
            <wp:posOffset>373380</wp:posOffset>
          </wp:positionH>
          <wp:positionV relativeFrom="paragraph">
            <wp:posOffset>-343535</wp:posOffset>
          </wp:positionV>
          <wp:extent cx="5057775" cy="680085"/>
          <wp:effectExtent l="0" t="0" r="9525" b="5715"/>
          <wp:wrapTopAndBottom/>
          <wp:docPr id="2144360415" name="Picture 214436041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D65807">
      <w:rPr>
        <w:rFonts w:ascii="Georgia" w:hAnsi="Georgia"/>
      </w:rPr>
      <w:t>4</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3AC23" w14:textId="60C95B09" w:rsidR="000730EC" w:rsidRPr="001F1F65" w:rsidRDefault="000730EC" w:rsidP="00B05AA0">
    <w:pPr>
      <w:pStyle w:val="Footer"/>
      <w:rPr>
        <w:rFonts w:ascii="Georgia" w:hAnsi="Georgia"/>
      </w:rPr>
    </w:pPr>
    <w:r>
      <w:rPr>
        <w:noProof/>
        <w:lang w:val="en-US"/>
      </w:rPr>
      <w:drawing>
        <wp:anchor distT="0" distB="0" distL="114300" distR="114300" simplePos="0" relativeHeight="251765760" behindDoc="1" locked="0" layoutInCell="1" allowOverlap="1" wp14:anchorId="227F7BFB" wp14:editId="0FC407AE">
          <wp:simplePos x="0" y="0"/>
          <wp:positionH relativeFrom="margin">
            <wp:posOffset>441960</wp:posOffset>
          </wp:positionH>
          <wp:positionV relativeFrom="paragraph">
            <wp:posOffset>-320040</wp:posOffset>
          </wp:positionV>
          <wp:extent cx="5057775" cy="680085"/>
          <wp:effectExtent l="0" t="0" r="9525" b="5715"/>
          <wp:wrapTopAndBottom/>
          <wp:docPr id="136048059" name="Picture 13604805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System Tradeoffs </w:t>
    </w:r>
    <w:r w:rsidRPr="001F1F65">
      <w:rPr>
        <w:rFonts w:ascii="Georgia" w:hAnsi="Georgia"/>
      </w:rPr>
      <w:t xml:space="preserve">| </w:t>
    </w:r>
    <w:r>
      <w:rPr>
        <w:rFonts w:ascii="Georgia" w:hAnsi="Georgia"/>
      </w:rPr>
      <w:t>4</w:t>
    </w:r>
    <w:r w:rsidR="00D65807">
      <w:rPr>
        <w:rFonts w:ascii="Georgia" w:hAnsi="Georgia"/>
      </w:rPr>
      <w:t>7</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8886F" w14:textId="46FA1638" w:rsidR="000730EC" w:rsidRPr="00885E8A" w:rsidRDefault="000730EC" w:rsidP="00885E8A">
    <w:pPr>
      <w:pStyle w:val="Footer"/>
      <w:rPr>
        <w:rFonts w:ascii="Georgia" w:hAnsi="Georgia"/>
      </w:rPr>
    </w:pPr>
    <w:r>
      <w:rPr>
        <w:rFonts w:ascii="Georgia" w:hAnsi="Georgia"/>
      </w:rPr>
      <w:tab/>
    </w:r>
    <w:r>
      <w:rPr>
        <w:rFonts w:ascii="Georgia" w:hAnsi="Georgia"/>
      </w:rPr>
      <w:tab/>
    </w:r>
    <w:r w:rsidR="00D65807">
      <w:rPr>
        <w:rFonts w:ascii="Georgia" w:hAnsi="Georgia"/>
      </w:rPr>
      <w:t>Hardware Requirements</w:t>
    </w:r>
    <w:r>
      <w:rPr>
        <w:rFonts w:ascii="Georgia" w:hAnsi="Georgia"/>
      </w:rPr>
      <w:t xml:space="preserve"> | </w:t>
    </w:r>
    <w:r>
      <w:rPr>
        <w:noProof/>
        <w:lang w:val="en-US"/>
      </w:rPr>
      <w:drawing>
        <wp:anchor distT="0" distB="0" distL="114300" distR="114300" simplePos="0" relativeHeight="251763712" behindDoc="1" locked="0" layoutInCell="1" allowOverlap="1" wp14:anchorId="14170ECD" wp14:editId="539F8758">
          <wp:simplePos x="0" y="0"/>
          <wp:positionH relativeFrom="margin">
            <wp:posOffset>373380</wp:posOffset>
          </wp:positionH>
          <wp:positionV relativeFrom="paragraph">
            <wp:posOffset>-343535</wp:posOffset>
          </wp:positionV>
          <wp:extent cx="5057775" cy="680085"/>
          <wp:effectExtent l="0" t="0" r="9525" b="5715"/>
          <wp:wrapTopAndBottom/>
          <wp:docPr id="146771423" name="Picture 14677142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D65807">
      <w:rPr>
        <w:rFonts w:ascii="Georgia" w:hAnsi="Georgia"/>
      </w:rPr>
      <w:t>46</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99ED4" w14:textId="2DEFE54E" w:rsidR="000730EC" w:rsidRPr="001F1F65" w:rsidRDefault="000730EC" w:rsidP="00B05AA0">
    <w:pPr>
      <w:pStyle w:val="Footer"/>
      <w:rPr>
        <w:rFonts w:ascii="Georgia" w:hAnsi="Georgia"/>
      </w:rPr>
    </w:pPr>
    <w:r>
      <w:rPr>
        <w:noProof/>
        <w:lang w:val="en-US"/>
      </w:rPr>
      <w:drawing>
        <wp:anchor distT="0" distB="0" distL="114300" distR="114300" simplePos="0" relativeHeight="251767808" behindDoc="1" locked="0" layoutInCell="1" allowOverlap="1" wp14:anchorId="39FEF844" wp14:editId="05872CF6">
          <wp:simplePos x="0" y="0"/>
          <wp:positionH relativeFrom="margin">
            <wp:posOffset>441960</wp:posOffset>
          </wp:positionH>
          <wp:positionV relativeFrom="paragraph">
            <wp:posOffset>-320040</wp:posOffset>
          </wp:positionV>
          <wp:extent cx="5057775" cy="680085"/>
          <wp:effectExtent l="0" t="0" r="9525" b="5715"/>
          <wp:wrapTopAndBottom/>
          <wp:docPr id="378226497" name="Picture 37822649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00AE089B">
      <w:rPr>
        <w:rFonts w:ascii="Georgia" w:hAnsi="Georgia"/>
      </w:rPr>
      <w:t>Operational</w:t>
    </w:r>
    <w:r>
      <w:rPr>
        <w:rFonts w:ascii="Georgia" w:hAnsi="Georgia"/>
      </w:rPr>
      <w:t xml:space="preserve"> Issues</w:t>
    </w:r>
    <w:r w:rsidR="00AE089B">
      <w:rPr>
        <w:rFonts w:ascii="Georgia" w:hAnsi="Georgia"/>
      </w:rPr>
      <w:t xml:space="preserve"> </w:t>
    </w:r>
    <w:r w:rsidRPr="001F1F65">
      <w:rPr>
        <w:rFonts w:ascii="Georgia" w:hAnsi="Georgia"/>
      </w:rPr>
      <w:t xml:space="preserve">| </w:t>
    </w:r>
    <w:r w:rsidR="00AE089B">
      <w:rPr>
        <w:rFonts w:ascii="Georgia" w:hAnsi="Georgia"/>
      </w:rPr>
      <w:t>49</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E69F0" w14:textId="76034CA4" w:rsidR="00D65807" w:rsidRPr="00885E8A" w:rsidRDefault="00D65807" w:rsidP="00885E8A">
    <w:pPr>
      <w:pStyle w:val="Footer"/>
      <w:rPr>
        <w:rFonts w:ascii="Georgia" w:hAnsi="Georgia"/>
      </w:rPr>
    </w:pPr>
    <w:r>
      <w:rPr>
        <w:rFonts w:ascii="Georgia" w:hAnsi="Georgia"/>
      </w:rPr>
      <w:tab/>
    </w:r>
    <w:r>
      <w:rPr>
        <w:rFonts w:ascii="Georgia" w:hAnsi="Georgia"/>
      </w:rPr>
      <w:tab/>
      <w:t xml:space="preserve">Technical Issues | </w:t>
    </w:r>
    <w:r>
      <w:rPr>
        <w:noProof/>
        <w:lang w:val="en-US"/>
      </w:rPr>
      <w:drawing>
        <wp:anchor distT="0" distB="0" distL="114300" distR="114300" simplePos="0" relativeHeight="251784192" behindDoc="1" locked="0" layoutInCell="1" allowOverlap="1" wp14:anchorId="0ED2F74E" wp14:editId="4E661A04">
          <wp:simplePos x="0" y="0"/>
          <wp:positionH relativeFrom="margin">
            <wp:posOffset>373380</wp:posOffset>
          </wp:positionH>
          <wp:positionV relativeFrom="paragraph">
            <wp:posOffset>-343535</wp:posOffset>
          </wp:positionV>
          <wp:extent cx="5057775" cy="680085"/>
          <wp:effectExtent l="0" t="0" r="9525" b="5715"/>
          <wp:wrapTopAndBottom/>
          <wp:docPr id="1736375211" name="Picture 173637521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48</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3383F" w14:textId="0C1A5A9F" w:rsidR="00AE089B" w:rsidRPr="009D124E" w:rsidRDefault="00AE089B" w:rsidP="00B05AA0">
    <w:pPr>
      <w:pStyle w:val="Footer"/>
      <w:rPr>
        <w:rFonts w:ascii="Georgia" w:hAnsi="Georgia"/>
      </w:rPr>
    </w:pPr>
    <w:r>
      <w:rPr>
        <w:noProof/>
        <w:lang w:val="en-US"/>
      </w:rPr>
      <w:drawing>
        <wp:anchor distT="0" distB="0" distL="114300" distR="114300" simplePos="0" relativeHeight="251786240" behindDoc="1" locked="0" layoutInCell="1" allowOverlap="1" wp14:anchorId="2C61AD38" wp14:editId="3A3EF936">
          <wp:simplePos x="0" y="0"/>
          <wp:positionH relativeFrom="margin">
            <wp:posOffset>441960</wp:posOffset>
          </wp:positionH>
          <wp:positionV relativeFrom="paragraph">
            <wp:posOffset>-320040</wp:posOffset>
          </wp:positionV>
          <wp:extent cx="5057775" cy="680085"/>
          <wp:effectExtent l="0" t="0" r="9525" b="5715"/>
          <wp:wrapTopAndBottom/>
          <wp:docPr id="437018551" name="Picture 43701855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009D124E" w:rsidRPr="009D124E">
      <w:rPr>
        <w:rFonts w:ascii="Georgia" w:hAnsi="Georgia"/>
      </w:rPr>
      <w:t>Functional Requirements | 5</w:t>
    </w:r>
    <w:r w:rsidR="00C95ECB">
      <w:rPr>
        <w:rFonts w:ascii="Georgia" w:hAnsi="Georgia"/>
      </w:rPr>
      <w:t>1</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9E913" w14:textId="1AD5C4EC" w:rsidR="002804F9" w:rsidRPr="00885E8A" w:rsidRDefault="002804F9" w:rsidP="00885E8A">
    <w:pPr>
      <w:pStyle w:val="Footer"/>
      <w:rPr>
        <w:rFonts w:ascii="Georgia" w:hAnsi="Georgia"/>
      </w:rPr>
    </w:pPr>
    <w:r>
      <w:rPr>
        <w:rFonts w:ascii="Georgia" w:hAnsi="Georgia"/>
      </w:rPr>
      <w:tab/>
    </w:r>
    <w:r>
      <w:rPr>
        <w:rFonts w:ascii="Georgia" w:hAnsi="Georgia"/>
      </w:rPr>
      <w:tab/>
    </w:r>
    <w:r w:rsidR="009D124E">
      <w:rPr>
        <w:rFonts w:ascii="Georgia" w:hAnsi="Georgia"/>
      </w:rPr>
      <w:t>Economic Issues</w:t>
    </w:r>
    <w:r>
      <w:rPr>
        <w:rFonts w:ascii="Georgia" w:hAnsi="Georgia"/>
      </w:rPr>
      <w:t xml:space="preserve"> | </w:t>
    </w:r>
    <w:r>
      <w:rPr>
        <w:noProof/>
        <w:lang w:val="en-US"/>
      </w:rPr>
      <w:drawing>
        <wp:anchor distT="0" distB="0" distL="114300" distR="114300" simplePos="0" relativeHeight="251780096" behindDoc="1" locked="0" layoutInCell="1" allowOverlap="1" wp14:anchorId="54FF57BE" wp14:editId="62D5E5B2">
          <wp:simplePos x="0" y="0"/>
          <wp:positionH relativeFrom="margin">
            <wp:posOffset>373380</wp:posOffset>
          </wp:positionH>
          <wp:positionV relativeFrom="paragraph">
            <wp:posOffset>-343535</wp:posOffset>
          </wp:positionV>
          <wp:extent cx="5057775" cy="680085"/>
          <wp:effectExtent l="0" t="0" r="9525" b="5715"/>
          <wp:wrapTopAndBottom/>
          <wp:docPr id="815197257" name="Picture 81519725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5</w:t>
    </w:r>
    <w:r w:rsidR="009D124E">
      <w:rPr>
        <w:rFonts w:ascii="Georgia" w:hAnsi="Georgia"/>
      </w:rPr>
      <w:t>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B178B" w14:textId="77777777" w:rsidR="00DA27E8" w:rsidRDefault="00DA27E8" w:rsidP="00BE3E01">
    <w:pPr>
      <w:pStyle w:val="Footer"/>
      <w:jc w:val="right"/>
    </w:pPr>
    <w:r>
      <w:rPr>
        <w:noProof/>
        <w:lang w:val="en-US"/>
      </w:rPr>
      <w:drawing>
        <wp:anchor distT="0" distB="0" distL="114300" distR="114300" simplePos="0" relativeHeight="251679744" behindDoc="1" locked="0" layoutInCell="1" allowOverlap="1" wp14:anchorId="12AFC8C5" wp14:editId="7CB5FA84">
          <wp:simplePos x="0" y="0"/>
          <wp:positionH relativeFrom="margin">
            <wp:align>center</wp:align>
          </wp:positionH>
          <wp:positionV relativeFrom="page">
            <wp:align>top</wp:align>
          </wp:positionV>
          <wp:extent cx="5057775" cy="680224"/>
          <wp:effectExtent l="0" t="0" r="0" b="5715"/>
          <wp:wrapNone/>
          <wp:docPr id="597837934" name="Picture 59783793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704314A6" w14:textId="77777777" w:rsidR="00DA27E8" w:rsidRPr="00BE3E01" w:rsidRDefault="00DA27E8" w:rsidP="00BE3E01">
    <w:pPr>
      <w:pStyle w:val="Footer"/>
      <w:jc w:val="right"/>
    </w:pPr>
  </w:p>
  <w:p w14:paraId="587C0662" w14:textId="77777777" w:rsidR="00DA27E8" w:rsidRDefault="00DA27E8" w:rsidP="001B0268">
    <w:pPr>
      <w:pStyle w:val="Footer"/>
      <w:jc w:val="both"/>
      <w:rPr>
        <w:rFonts w:ascii="Georgia" w:hAnsi="Georgia"/>
      </w:rPr>
    </w:pPr>
    <w:r>
      <w:rPr>
        <w:rFonts w:ascii="Georgia" w:hAnsi="Georgia"/>
      </w:rPr>
      <w:tab/>
    </w:r>
    <w:r>
      <w:rPr>
        <w:rFonts w:ascii="Georgia" w:hAnsi="Georgia"/>
      </w:rPr>
      <w:tab/>
    </w:r>
  </w:p>
  <w:p w14:paraId="290DD4F7" w14:textId="0C77AE22" w:rsidR="00DA27E8" w:rsidRPr="00BE3E01" w:rsidRDefault="00C743FC" w:rsidP="001B0268">
    <w:pPr>
      <w:pStyle w:val="Footer"/>
      <w:jc w:val="both"/>
      <w:rPr>
        <w:rFonts w:ascii="Georgia" w:hAnsi="Georgia"/>
        <w:noProof/>
        <w:sz w:val="24"/>
        <w:szCs w:val="24"/>
      </w:rPr>
    </w:pPr>
    <w:r>
      <w:rPr>
        <w:rFonts w:ascii="Georgia" w:hAnsi="Georgia"/>
      </w:rPr>
      <w:tab/>
    </w:r>
    <w:r>
      <w:rPr>
        <w:rFonts w:ascii="Georgia" w:hAnsi="Georgia"/>
      </w:rPr>
      <w:tab/>
    </w:r>
    <w:r w:rsidR="00DA27E8">
      <w:rPr>
        <w:rFonts w:ascii="Georgia" w:hAnsi="Georgia"/>
      </w:rPr>
      <w:t>Description of the Proposed System</w:t>
    </w:r>
    <w:r w:rsidRPr="00282E19">
      <w:rPr>
        <w:rFonts w:ascii="Georgia" w:hAnsi="Georgia"/>
      </w:rPr>
      <w:t xml:space="preserve"> | </w:t>
    </w:r>
    <w:sdt>
      <w:sdtPr>
        <w:id w:val="-75518685"/>
        <w:docPartObj>
          <w:docPartGallery w:val="Page Numbers (Bottom of Page)"/>
          <w:docPartUnique/>
        </w:docPartObj>
      </w:sdtPr>
      <w:sdtEndPr>
        <w:rPr>
          <w:rFonts w:ascii="Georgia" w:hAnsi="Georgia"/>
          <w:noProof/>
        </w:rPr>
      </w:sdtEndPr>
      <w:sdtContent>
        <w:r w:rsidR="00DA27E8" w:rsidRPr="00282E19">
          <w:rPr>
            <w:rFonts w:ascii="Georgia" w:hAnsi="Georgia"/>
          </w:rPr>
          <w:fldChar w:fldCharType="begin"/>
        </w:r>
        <w:r w:rsidR="00DA27E8" w:rsidRPr="00282E19">
          <w:rPr>
            <w:rFonts w:ascii="Georgia" w:hAnsi="Georgia"/>
          </w:rPr>
          <w:instrText xml:space="preserve"> PAGE   \* MERGEFORMAT </w:instrText>
        </w:r>
        <w:r w:rsidR="00DA27E8" w:rsidRPr="00282E19">
          <w:rPr>
            <w:rFonts w:ascii="Georgia" w:hAnsi="Georgia"/>
          </w:rPr>
          <w:fldChar w:fldCharType="separate"/>
        </w:r>
        <w:r w:rsidR="00DA27E8" w:rsidRPr="00282E19">
          <w:rPr>
            <w:rFonts w:ascii="Georgia" w:hAnsi="Georgia"/>
          </w:rPr>
          <w:t>ii</w:t>
        </w:r>
        <w:r w:rsidR="00DA27E8" w:rsidRPr="00282E19">
          <w:rPr>
            <w:rFonts w:ascii="Georgia" w:hAnsi="Georgia"/>
            <w:noProof/>
          </w:rPr>
          <w:fldChar w:fldCharType="end"/>
        </w:r>
      </w:sdtContent>
    </w:sdt>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3E65" w14:textId="345A55E6" w:rsidR="00C95ECB" w:rsidRPr="009D124E" w:rsidRDefault="00C95ECB" w:rsidP="00B05AA0">
    <w:pPr>
      <w:pStyle w:val="Footer"/>
      <w:rPr>
        <w:rFonts w:ascii="Georgia" w:hAnsi="Georgia"/>
      </w:rPr>
    </w:pPr>
    <w:r>
      <w:rPr>
        <w:noProof/>
        <w:lang w:val="en-US"/>
      </w:rPr>
      <w:drawing>
        <wp:anchor distT="0" distB="0" distL="114300" distR="114300" simplePos="0" relativeHeight="251790336" behindDoc="1" locked="0" layoutInCell="1" allowOverlap="1" wp14:anchorId="5FA55845" wp14:editId="65383604">
          <wp:simplePos x="0" y="0"/>
          <wp:positionH relativeFrom="margin">
            <wp:posOffset>441960</wp:posOffset>
          </wp:positionH>
          <wp:positionV relativeFrom="paragraph">
            <wp:posOffset>-320040</wp:posOffset>
          </wp:positionV>
          <wp:extent cx="5057775" cy="680085"/>
          <wp:effectExtent l="0" t="0" r="9525" b="5715"/>
          <wp:wrapTopAndBottom/>
          <wp:docPr id="1898035829" name="Picture 189803582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9D124E">
      <w:rPr>
        <w:rFonts w:ascii="Georgia" w:hAnsi="Georgia"/>
      </w:rPr>
      <w:t>Functional Requirements | 5</w:t>
    </w:r>
    <w:r>
      <w:rPr>
        <w:rFonts w:ascii="Georgia" w:hAnsi="Georgia"/>
      </w:rPr>
      <w:t>3</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95591" w14:textId="1447B94A" w:rsidR="00C95ECB" w:rsidRPr="00885E8A" w:rsidRDefault="00C95ECB" w:rsidP="00885E8A">
    <w:pPr>
      <w:pStyle w:val="Footer"/>
      <w:rPr>
        <w:rFonts w:ascii="Georgia" w:hAnsi="Georgia"/>
      </w:rPr>
    </w:pPr>
    <w:r>
      <w:rPr>
        <w:rFonts w:ascii="Georgia" w:hAnsi="Georgia"/>
      </w:rPr>
      <w:tab/>
    </w:r>
    <w:r>
      <w:rPr>
        <w:rFonts w:ascii="Georgia" w:hAnsi="Georgia"/>
      </w:rPr>
      <w:tab/>
    </w:r>
    <w:r w:rsidRPr="009D124E">
      <w:rPr>
        <w:rFonts w:ascii="Georgia" w:hAnsi="Georgia"/>
      </w:rPr>
      <w:t xml:space="preserve">Functional Requirements </w:t>
    </w:r>
    <w:r>
      <w:rPr>
        <w:rFonts w:ascii="Georgia" w:hAnsi="Georgia"/>
      </w:rPr>
      <w:t xml:space="preserve">| </w:t>
    </w:r>
    <w:r>
      <w:rPr>
        <w:noProof/>
        <w:lang w:val="en-US"/>
      </w:rPr>
      <w:drawing>
        <wp:anchor distT="0" distB="0" distL="114300" distR="114300" simplePos="0" relativeHeight="251788288" behindDoc="1" locked="0" layoutInCell="1" allowOverlap="1" wp14:anchorId="0DC4791D" wp14:editId="4567146B">
          <wp:simplePos x="0" y="0"/>
          <wp:positionH relativeFrom="margin">
            <wp:posOffset>373380</wp:posOffset>
          </wp:positionH>
          <wp:positionV relativeFrom="paragraph">
            <wp:posOffset>-343535</wp:posOffset>
          </wp:positionV>
          <wp:extent cx="5057775" cy="680085"/>
          <wp:effectExtent l="0" t="0" r="9525" b="5715"/>
          <wp:wrapTopAndBottom/>
          <wp:docPr id="226413773" name="Picture 22641377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52</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5EBE9" w14:textId="48E1AAD9" w:rsidR="00A522FD" w:rsidRPr="00885E8A" w:rsidRDefault="00A522FD" w:rsidP="00885E8A">
    <w:pPr>
      <w:pStyle w:val="Footer"/>
      <w:rPr>
        <w:rFonts w:ascii="Georgia" w:hAnsi="Georgia"/>
      </w:rPr>
    </w:pPr>
    <w:r>
      <w:rPr>
        <w:rFonts w:ascii="Georgia" w:hAnsi="Georgia"/>
      </w:rPr>
      <w:tab/>
    </w:r>
    <w:r>
      <w:rPr>
        <w:rFonts w:ascii="Georgia" w:hAnsi="Georgia"/>
      </w:rPr>
      <w:tab/>
    </w:r>
    <w:r w:rsidRPr="009D124E">
      <w:rPr>
        <w:rFonts w:ascii="Georgia" w:hAnsi="Georgia"/>
      </w:rPr>
      <w:t xml:space="preserve">Functional Requirements </w:t>
    </w:r>
    <w:r>
      <w:rPr>
        <w:rFonts w:ascii="Georgia" w:hAnsi="Georgia"/>
      </w:rPr>
      <w:t xml:space="preserve">| </w:t>
    </w:r>
    <w:r>
      <w:rPr>
        <w:noProof/>
        <w:lang w:val="en-US"/>
      </w:rPr>
      <w:drawing>
        <wp:anchor distT="0" distB="0" distL="114300" distR="114300" simplePos="0" relativeHeight="251796480" behindDoc="1" locked="0" layoutInCell="1" allowOverlap="1" wp14:anchorId="2907F362" wp14:editId="3110B0BF">
          <wp:simplePos x="0" y="0"/>
          <wp:positionH relativeFrom="margin">
            <wp:posOffset>373380</wp:posOffset>
          </wp:positionH>
          <wp:positionV relativeFrom="paragraph">
            <wp:posOffset>-343535</wp:posOffset>
          </wp:positionV>
          <wp:extent cx="5057775" cy="680085"/>
          <wp:effectExtent l="0" t="0" r="9525" b="5715"/>
          <wp:wrapTopAndBottom/>
          <wp:docPr id="2122231465" name="Picture 212223146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56</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51EA6" w14:textId="04E06ED0" w:rsidR="003561AC" w:rsidRPr="009D124E" w:rsidRDefault="003561AC" w:rsidP="00B05AA0">
    <w:pPr>
      <w:pStyle w:val="Footer"/>
      <w:rPr>
        <w:rFonts w:ascii="Georgia" w:hAnsi="Georgia"/>
      </w:rPr>
    </w:pPr>
    <w:r>
      <w:rPr>
        <w:noProof/>
        <w:lang w:val="en-US"/>
      </w:rPr>
      <w:drawing>
        <wp:anchor distT="0" distB="0" distL="114300" distR="114300" simplePos="0" relativeHeight="251800576" behindDoc="1" locked="0" layoutInCell="1" allowOverlap="1" wp14:anchorId="25D58E17" wp14:editId="0CB8BC49">
          <wp:simplePos x="0" y="0"/>
          <wp:positionH relativeFrom="margin">
            <wp:posOffset>441960</wp:posOffset>
          </wp:positionH>
          <wp:positionV relativeFrom="paragraph">
            <wp:posOffset>-320040</wp:posOffset>
          </wp:positionV>
          <wp:extent cx="5057775" cy="680085"/>
          <wp:effectExtent l="0" t="0" r="9525" b="5715"/>
          <wp:wrapTopAndBottom/>
          <wp:docPr id="1517620723" name="Picture 151762072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References</w:t>
    </w:r>
    <w:r w:rsidRPr="009D124E">
      <w:rPr>
        <w:rFonts w:ascii="Georgia" w:hAnsi="Georgia"/>
      </w:rPr>
      <w:t>| 5</w:t>
    </w:r>
    <w:r>
      <w:rPr>
        <w:rFonts w:ascii="Georgia" w:hAnsi="Georgia"/>
      </w:rPr>
      <w:t>8</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D6B34" w14:textId="006C83E0" w:rsidR="00A522FD" w:rsidRPr="00885E8A" w:rsidRDefault="00A522FD" w:rsidP="00885E8A">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798528" behindDoc="1" locked="0" layoutInCell="1" allowOverlap="1" wp14:anchorId="5E467F02" wp14:editId="518356C1">
          <wp:simplePos x="0" y="0"/>
          <wp:positionH relativeFrom="margin">
            <wp:posOffset>373380</wp:posOffset>
          </wp:positionH>
          <wp:positionV relativeFrom="paragraph">
            <wp:posOffset>-343535</wp:posOffset>
          </wp:positionV>
          <wp:extent cx="5057775" cy="680085"/>
          <wp:effectExtent l="0" t="0" r="9525" b="5715"/>
          <wp:wrapTopAndBottom/>
          <wp:docPr id="88296123" name="Picture 8829612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11F4D" w14:textId="6382AFE5" w:rsidR="00636046" w:rsidRPr="009D124E" w:rsidRDefault="00636046" w:rsidP="00B05AA0">
    <w:pPr>
      <w:pStyle w:val="Footer"/>
      <w:rPr>
        <w:rFonts w:ascii="Georgia" w:hAnsi="Georgia"/>
      </w:rPr>
    </w:pPr>
    <w:r>
      <w:rPr>
        <w:noProof/>
        <w:lang w:val="en-US"/>
      </w:rPr>
      <w:drawing>
        <wp:anchor distT="0" distB="0" distL="114300" distR="114300" simplePos="0" relativeHeight="251855872" behindDoc="1" locked="0" layoutInCell="1" allowOverlap="1" wp14:anchorId="59FAB486" wp14:editId="01EC5392">
          <wp:simplePos x="0" y="0"/>
          <wp:positionH relativeFrom="margin">
            <wp:posOffset>441960</wp:posOffset>
          </wp:positionH>
          <wp:positionV relativeFrom="paragraph">
            <wp:posOffset>-320040</wp:posOffset>
          </wp:positionV>
          <wp:extent cx="5057775" cy="680085"/>
          <wp:effectExtent l="0" t="0" r="9525" b="5715"/>
          <wp:wrapTopAndBottom/>
          <wp:docPr id="1493989877" name="Picture 149398987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Conclusions</w:t>
    </w:r>
    <w:r w:rsidRPr="009D124E">
      <w:rPr>
        <w:rFonts w:ascii="Georgia" w:hAnsi="Georgia"/>
      </w:rPr>
      <w:t>| 5</w:t>
    </w:r>
    <w:r>
      <w:rPr>
        <w:rFonts w:ascii="Georgia" w:hAnsi="Georgia"/>
      </w:rPr>
      <w:t>9</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1C6DF" w14:textId="56E29952" w:rsidR="00636046" w:rsidRPr="00885E8A" w:rsidRDefault="00636046" w:rsidP="00885E8A">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853824" behindDoc="1" locked="0" layoutInCell="1" allowOverlap="1" wp14:anchorId="35C72E35" wp14:editId="35446EE3">
          <wp:simplePos x="0" y="0"/>
          <wp:positionH relativeFrom="margin">
            <wp:posOffset>373380</wp:posOffset>
          </wp:positionH>
          <wp:positionV relativeFrom="paragraph">
            <wp:posOffset>-343535</wp:posOffset>
          </wp:positionV>
          <wp:extent cx="5057775" cy="680085"/>
          <wp:effectExtent l="0" t="0" r="9525" b="5715"/>
          <wp:wrapTopAndBottom/>
          <wp:docPr id="902214433" name="Picture 9022144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Findings | 58</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906E1" w14:textId="01411071" w:rsidR="00636046" w:rsidRPr="009D124E" w:rsidRDefault="00636046" w:rsidP="00B05AA0">
    <w:pPr>
      <w:pStyle w:val="Footer"/>
      <w:rPr>
        <w:rFonts w:ascii="Georgia" w:hAnsi="Georgia"/>
      </w:rPr>
    </w:pPr>
    <w:r>
      <w:rPr>
        <w:noProof/>
        <w:lang w:val="en-US"/>
      </w:rPr>
      <w:drawing>
        <wp:anchor distT="0" distB="0" distL="114300" distR="114300" simplePos="0" relativeHeight="251859968" behindDoc="1" locked="0" layoutInCell="1" allowOverlap="1" wp14:anchorId="5969A62D" wp14:editId="4518EE47">
          <wp:simplePos x="0" y="0"/>
          <wp:positionH relativeFrom="margin">
            <wp:posOffset>441960</wp:posOffset>
          </wp:positionH>
          <wp:positionV relativeFrom="paragraph">
            <wp:posOffset>-320040</wp:posOffset>
          </wp:positionV>
          <wp:extent cx="5057775" cy="680085"/>
          <wp:effectExtent l="0" t="0" r="9525" b="5715"/>
          <wp:wrapTopAndBottom/>
          <wp:docPr id="807247420" name="Picture 80724742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References</w:t>
    </w:r>
    <w:r w:rsidRPr="009D124E">
      <w:rPr>
        <w:rFonts w:ascii="Georgia" w:hAnsi="Georgia"/>
      </w:rPr>
      <w:t xml:space="preserve">| </w:t>
    </w:r>
    <w:r>
      <w:rPr>
        <w:rFonts w:ascii="Georgia" w:hAnsi="Georgia"/>
      </w:rPr>
      <w:t>61</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7E32F" w14:textId="53ECA96A" w:rsidR="00636046" w:rsidRPr="00885E8A" w:rsidRDefault="00636046" w:rsidP="00885E8A">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857920" behindDoc="1" locked="0" layoutInCell="1" allowOverlap="1" wp14:anchorId="3E7364D5" wp14:editId="6BF0024A">
          <wp:simplePos x="0" y="0"/>
          <wp:positionH relativeFrom="margin">
            <wp:posOffset>373380</wp:posOffset>
          </wp:positionH>
          <wp:positionV relativeFrom="paragraph">
            <wp:posOffset>-343535</wp:posOffset>
          </wp:positionV>
          <wp:extent cx="5057775" cy="680085"/>
          <wp:effectExtent l="0" t="0" r="9525" b="5715"/>
          <wp:wrapTopAndBottom/>
          <wp:docPr id="2038220075" name="Picture 203822007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Recommendations | 60</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541A0" w14:textId="259AB77D" w:rsidR="00072C49" w:rsidRPr="009D124E" w:rsidRDefault="00072C49" w:rsidP="00B05AA0">
    <w:pPr>
      <w:pStyle w:val="Footer"/>
      <w:rPr>
        <w:rFonts w:ascii="Georgia" w:hAnsi="Georgia"/>
      </w:rPr>
    </w:pPr>
    <w:r>
      <w:rPr>
        <w:noProof/>
        <w:lang w:val="en-US"/>
      </w:rPr>
      <w:drawing>
        <wp:anchor distT="0" distB="0" distL="114300" distR="114300" simplePos="0" relativeHeight="251804672" behindDoc="1" locked="0" layoutInCell="1" allowOverlap="1" wp14:anchorId="06D37251" wp14:editId="78D54312">
          <wp:simplePos x="0" y="0"/>
          <wp:positionH relativeFrom="margin">
            <wp:posOffset>441960</wp:posOffset>
          </wp:positionH>
          <wp:positionV relativeFrom="paragraph">
            <wp:posOffset>-320040</wp:posOffset>
          </wp:positionV>
          <wp:extent cx="5057775" cy="680085"/>
          <wp:effectExtent l="0" t="0" r="9525" b="5715"/>
          <wp:wrapTopAndBottom/>
          <wp:docPr id="1737544387" name="Picture 173754438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References</w:t>
    </w:r>
    <w:r w:rsidRPr="009D124E">
      <w:rPr>
        <w:rFonts w:ascii="Georgia" w:hAnsi="Georgia"/>
      </w:rPr>
      <w:t xml:space="preserve">| </w:t>
    </w:r>
    <w:r>
      <w:rPr>
        <w:rFonts w:ascii="Georgia" w:hAnsi="Georgia"/>
      </w:rPr>
      <w:t>6</w:t>
    </w:r>
    <w:r w:rsidR="00636046">
      <w:rPr>
        <w:rFonts w:ascii="Georgia" w:hAnsi="Georgia"/>
      </w:rPr>
      <w:t>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8425668"/>
      <w:docPartObj>
        <w:docPartGallery w:val="Page Numbers (Top of Page)"/>
        <w:docPartUnique/>
      </w:docPartObj>
    </w:sdtPr>
    <w:sdtEndPr>
      <w:rPr>
        <w:rFonts w:ascii="Georgia" w:hAnsi="Georgia"/>
        <w:noProof/>
      </w:rPr>
    </w:sdtEndPr>
    <w:sdtContent>
      <w:p w14:paraId="13E59320" w14:textId="77777777" w:rsidR="00DA27E8" w:rsidRDefault="00DA27E8">
        <w:pPr>
          <w:pStyle w:val="Header"/>
          <w:jc w:val="right"/>
        </w:pPr>
      </w:p>
      <w:p w14:paraId="6949E054" w14:textId="77777777" w:rsidR="00DA27E8" w:rsidRDefault="00DA27E8">
        <w:pPr>
          <w:pStyle w:val="Header"/>
          <w:jc w:val="right"/>
        </w:pPr>
      </w:p>
      <w:p w14:paraId="522FEF13" w14:textId="77777777" w:rsidR="00DA27E8" w:rsidRDefault="00DA27E8">
        <w:pPr>
          <w:pStyle w:val="Header"/>
          <w:jc w:val="right"/>
        </w:pPr>
      </w:p>
      <w:p w14:paraId="13F38FB6" w14:textId="784D838C" w:rsidR="00DA27E8" w:rsidRPr="00BE3E01" w:rsidRDefault="00DA27E8" w:rsidP="00C743FC">
        <w:pPr>
          <w:pStyle w:val="Header"/>
          <w:ind w:firstLine="2880"/>
          <w:jc w:val="both"/>
          <w:rPr>
            <w:rFonts w:ascii="Georgia" w:hAnsi="Georgia"/>
          </w:rPr>
        </w:pPr>
        <w:r w:rsidRPr="00CF2E71">
          <w:rPr>
            <w:rFonts w:ascii="Georgia" w:hAnsi="Georgia"/>
            <w:noProof/>
            <w:lang w:val="en-US"/>
          </w:rPr>
          <w:drawing>
            <wp:anchor distT="0" distB="0" distL="114300" distR="114300" simplePos="0" relativeHeight="251677696" behindDoc="1" locked="0" layoutInCell="1" allowOverlap="1" wp14:anchorId="131CD884" wp14:editId="54AAF348">
              <wp:simplePos x="0" y="0"/>
              <wp:positionH relativeFrom="margin">
                <wp:align>center</wp:align>
              </wp:positionH>
              <wp:positionV relativeFrom="page">
                <wp:align>top</wp:align>
              </wp:positionV>
              <wp:extent cx="5057775" cy="680224"/>
              <wp:effectExtent l="0" t="0" r="0" b="5715"/>
              <wp:wrapNone/>
              <wp:docPr id="1204135391" name="Picture 120413539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r w:rsidR="00C743FC">
          <w:rPr>
            <w:rFonts w:ascii="Georgia" w:hAnsi="Georgia"/>
          </w:rPr>
          <w:t xml:space="preserve">           </w:t>
        </w:r>
        <w:r>
          <w:rPr>
            <w:rFonts w:ascii="Georgia" w:hAnsi="Georgia"/>
          </w:rPr>
          <w:t xml:space="preserve">Company Profile and Description of the </w:t>
        </w:r>
        <w:r w:rsidR="00282E19">
          <w:rPr>
            <w:rFonts w:ascii="Georgia" w:hAnsi="Georgia"/>
          </w:rPr>
          <w:t>Existing</w:t>
        </w:r>
        <w:r>
          <w:rPr>
            <w:rFonts w:ascii="Georgia" w:hAnsi="Georgia"/>
          </w:rPr>
          <w:t xml:space="preserve"> System</w:t>
        </w:r>
        <w:r w:rsidR="00C743FC">
          <w:rPr>
            <w:rFonts w:ascii="Georgia" w:hAnsi="Georgia"/>
          </w:rPr>
          <w:t xml:space="preserve"> | </w:t>
        </w:r>
        <w:r w:rsidRPr="00CF2E71">
          <w:rPr>
            <w:rFonts w:ascii="Georgia" w:hAnsi="Georgia"/>
          </w:rPr>
          <w:fldChar w:fldCharType="begin"/>
        </w:r>
        <w:r w:rsidRPr="00CF2E71">
          <w:rPr>
            <w:rFonts w:ascii="Georgia" w:hAnsi="Georgia"/>
          </w:rPr>
          <w:instrText xml:space="preserve"> PAGE   \* MERGEFORMAT </w:instrText>
        </w:r>
        <w:r w:rsidRPr="00CF2E71">
          <w:rPr>
            <w:rFonts w:ascii="Georgia" w:hAnsi="Georgia"/>
          </w:rPr>
          <w:fldChar w:fldCharType="separate"/>
        </w:r>
        <w:r w:rsidRPr="00CF2E71">
          <w:rPr>
            <w:rFonts w:ascii="Georgia" w:hAnsi="Georgia"/>
            <w:noProof/>
          </w:rPr>
          <w:t>2</w:t>
        </w:r>
        <w:r w:rsidRPr="00CF2E71">
          <w:rPr>
            <w:rFonts w:ascii="Georgia" w:hAnsi="Georgia"/>
            <w:noProof/>
          </w:rPr>
          <w:fldChar w:fldCharType="end"/>
        </w:r>
      </w:p>
    </w:sdtContent>
  </w:sdt>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7369A" w14:textId="52E5BB31" w:rsidR="00072C49" w:rsidRPr="00885E8A" w:rsidRDefault="00072C49" w:rsidP="00885E8A">
    <w:pPr>
      <w:pStyle w:val="Footer"/>
      <w:rPr>
        <w:rFonts w:ascii="Georgia" w:hAnsi="Georgia"/>
      </w:rPr>
    </w:pPr>
    <w:r>
      <w:rPr>
        <w:rFonts w:ascii="Georgia" w:hAnsi="Georgia"/>
      </w:rPr>
      <w:tab/>
      <w:t xml:space="preserve">                                                                                                                References</w:t>
    </w:r>
    <w:r w:rsidRPr="009D124E">
      <w:rPr>
        <w:rFonts w:ascii="Georgia" w:hAnsi="Georgia"/>
      </w:rPr>
      <w:t xml:space="preserve">| </w:t>
    </w:r>
    <w:r w:rsidR="00636046">
      <w:rPr>
        <w:rFonts w:ascii="Georgia" w:hAnsi="Georgia"/>
      </w:rPr>
      <w:t>62</w:t>
    </w:r>
    <w:r>
      <w:rPr>
        <w:rFonts w:ascii="Georgia" w:hAnsi="Georgia"/>
      </w:rPr>
      <w:tab/>
    </w:r>
    <w:r>
      <w:rPr>
        <w:noProof/>
        <w:lang w:val="en-US"/>
      </w:rPr>
      <w:drawing>
        <wp:anchor distT="0" distB="0" distL="114300" distR="114300" simplePos="0" relativeHeight="251802624" behindDoc="1" locked="0" layoutInCell="1" allowOverlap="1" wp14:anchorId="5A4685CA" wp14:editId="5E877A09">
          <wp:simplePos x="0" y="0"/>
          <wp:positionH relativeFrom="margin">
            <wp:posOffset>373380</wp:posOffset>
          </wp:positionH>
          <wp:positionV relativeFrom="paragraph">
            <wp:posOffset>-343535</wp:posOffset>
          </wp:positionV>
          <wp:extent cx="5057775" cy="680085"/>
          <wp:effectExtent l="0" t="0" r="9525" b="5715"/>
          <wp:wrapTopAndBottom/>
          <wp:docPr id="1769815707" name="Picture 176981570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98395" w14:textId="1D83A141" w:rsidR="00F00594" w:rsidRPr="009D124E" w:rsidRDefault="00F00594" w:rsidP="00B05AA0">
    <w:pPr>
      <w:pStyle w:val="Footer"/>
      <w:rPr>
        <w:rFonts w:ascii="Georgia" w:hAnsi="Georgia"/>
      </w:rPr>
    </w:pPr>
    <w:r>
      <w:rPr>
        <w:noProof/>
        <w:lang w:val="en-US"/>
      </w:rPr>
      <w:drawing>
        <wp:anchor distT="0" distB="0" distL="114300" distR="114300" simplePos="0" relativeHeight="251808768" behindDoc="1" locked="0" layoutInCell="1" allowOverlap="1" wp14:anchorId="06899398" wp14:editId="66EFE4FD">
          <wp:simplePos x="0" y="0"/>
          <wp:positionH relativeFrom="margin">
            <wp:posOffset>441960</wp:posOffset>
          </wp:positionH>
          <wp:positionV relativeFrom="paragraph">
            <wp:posOffset>-320040</wp:posOffset>
          </wp:positionV>
          <wp:extent cx="5057775" cy="680085"/>
          <wp:effectExtent l="0" t="0" r="9525" b="5715"/>
          <wp:wrapTopAndBottom/>
          <wp:docPr id="1870775856" name="Picture 187077585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References</w:t>
    </w:r>
    <w:r w:rsidRPr="009D124E">
      <w:rPr>
        <w:rFonts w:ascii="Georgia" w:hAnsi="Georgia"/>
      </w:rPr>
      <w:t xml:space="preserve">| </w:t>
    </w:r>
    <w:r>
      <w:rPr>
        <w:rFonts w:ascii="Georgia" w:hAnsi="Georgia"/>
      </w:rPr>
      <w:t>6</w:t>
    </w:r>
    <w:r w:rsidR="00636046">
      <w:rPr>
        <w:rFonts w:ascii="Georgia" w:hAnsi="Georgia"/>
      </w:rPr>
      <w:t>5</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F46C3" w14:textId="1A0FC11F" w:rsidR="00F00594" w:rsidRPr="00885E8A" w:rsidRDefault="00F00594" w:rsidP="00885E8A">
    <w:pPr>
      <w:pStyle w:val="Footer"/>
      <w:rPr>
        <w:rFonts w:ascii="Georgia" w:hAnsi="Georgia"/>
      </w:rPr>
    </w:pPr>
    <w:r>
      <w:rPr>
        <w:rFonts w:ascii="Georgia" w:hAnsi="Georgia"/>
      </w:rPr>
      <w:tab/>
      <w:t xml:space="preserve">                                                                                                                References</w:t>
    </w:r>
    <w:r w:rsidRPr="009D124E">
      <w:rPr>
        <w:rFonts w:ascii="Georgia" w:hAnsi="Georgia"/>
      </w:rPr>
      <w:t xml:space="preserve">| </w:t>
    </w:r>
    <w:r>
      <w:rPr>
        <w:rFonts w:ascii="Georgia" w:hAnsi="Georgia"/>
      </w:rPr>
      <w:t>6</w:t>
    </w:r>
    <w:r w:rsidR="00636046">
      <w:rPr>
        <w:rFonts w:ascii="Georgia" w:hAnsi="Georgia"/>
      </w:rPr>
      <w:t>4</w:t>
    </w:r>
    <w:r>
      <w:rPr>
        <w:rFonts w:ascii="Georgia" w:hAnsi="Georgia"/>
      </w:rPr>
      <w:tab/>
    </w:r>
    <w:r>
      <w:rPr>
        <w:noProof/>
        <w:lang w:val="en-US"/>
      </w:rPr>
      <w:drawing>
        <wp:anchor distT="0" distB="0" distL="114300" distR="114300" simplePos="0" relativeHeight="251806720" behindDoc="1" locked="0" layoutInCell="1" allowOverlap="1" wp14:anchorId="798A6D45" wp14:editId="2D36ABC1">
          <wp:simplePos x="0" y="0"/>
          <wp:positionH relativeFrom="margin">
            <wp:posOffset>373380</wp:posOffset>
          </wp:positionH>
          <wp:positionV relativeFrom="paragraph">
            <wp:posOffset>-343535</wp:posOffset>
          </wp:positionV>
          <wp:extent cx="5057775" cy="680085"/>
          <wp:effectExtent l="0" t="0" r="9525" b="5715"/>
          <wp:wrapTopAndBottom/>
          <wp:docPr id="2125851576" name="Picture 21258515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64DE5" w14:textId="7511AE94" w:rsidR="00F00594" w:rsidRPr="00885E8A" w:rsidRDefault="00F00594" w:rsidP="00885E8A">
    <w:pPr>
      <w:pStyle w:val="Footer"/>
      <w:rPr>
        <w:rFonts w:ascii="Georgia" w:hAnsi="Georgia"/>
      </w:rPr>
    </w:pPr>
    <w:r>
      <w:rPr>
        <w:rFonts w:ascii="Georgia" w:hAnsi="Georgia"/>
      </w:rPr>
      <w:tab/>
      <w:t xml:space="preserve">                                                                                                                References</w:t>
    </w:r>
    <w:r w:rsidRPr="009D124E">
      <w:rPr>
        <w:rFonts w:ascii="Georgia" w:hAnsi="Georgia"/>
      </w:rPr>
      <w:t xml:space="preserve">| </w:t>
    </w:r>
    <w:r>
      <w:rPr>
        <w:rFonts w:ascii="Georgia" w:hAnsi="Georgia"/>
      </w:rPr>
      <w:t>6</w:t>
    </w:r>
    <w:r w:rsidR="00AA3FAE">
      <w:rPr>
        <w:rFonts w:ascii="Georgia" w:hAnsi="Georgia"/>
      </w:rPr>
      <w:t>6</w:t>
    </w:r>
    <w:r>
      <w:rPr>
        <w:rFonts w:ascii="Georgia" w:hAnsi="Georgia"/>
      </w:rPr>
      <w:tab/>
    </w:r>
    <w:r>
      <w:rPr>
        <w:noProof/>
        <w:lang w:val="en-US"/>
      </w:rPr>
      <w:drawing>
        <wp:anchor distT="0" distB="0" distL="114300" distR="114300" simplePos="0" relativeHeight="251810816" behindDoc="1" locked="0" layoutInCell="1" allowOverlap="1" wp14:anchorId="1CC716FF" wp14:editId="1CC9EF15">
          <wp:simplePos x="0" y="0"/>
          <wp:positionH relativeFrom="margin">
            <wp:posOffset>373380</wp:posOffset>
          </wp:positionH>
          <wp:positionV relativeFrom="paragraph">
            <wp:posOffset>-343535</wp:posOffset>
          </wp:positionV>
          <wp:extent cx="5057775" cy="680085"/>
          <wp:effectExtent l="0" t="0" r="9525" b="5715"/>
          <wp:wrapTopAndBottom/>
          <wp:docPr id="353861370" name="Picture 35386137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E47F8" w14:textId="7A245115" w:rsidR="007D28B1" w:rsidRPr="00885E8A" w:rsidRDefault="007D28B1" w:rsidP="00885E8A">
    <w:pPr>
      <w:pStyle w:val="Footer"/>
      <w:rPr>
        <w:rFonts w:ascii="Georgia" w:hAnsi="Georgia"/>
      </w:rPr>
    </w:pPr>
    <w:r>
      <w:rPr>
        <w:rFonts w:ascii="Georgia" w:hAnsi="Georgia"/>
      </w:rPr>
      <w:tab/>
      <w:t xml:space="preserve">                                                                                                                                              Appendix A </w:t>
    </w:r>
    <w:r w:rsidRPr="009D124E">
      <w:rPr>
        <w:rFonts w:ascii="Georgia" w:hAnsi="Georgia"/>
      </w:rPr>
      <w:t xml:space="preserve">| </w:t>
    </w:r>
    <w:r>
      <w:rPr>
        <w:rFonts w:ascii="Georgia" w:hAnsi="Georgia"/>
      </w:rPr>
      <w:t>6</w:t>
    </w:r>
    <w:r w:rsidR="00AA3FAE">
      <w:rPr>
        <w:rFonts w:ascii="Georgia" w:hAnsi="Georgia"/>
      </w:rPr>
      <w:t>7</w:t>
    </w:r>
    <w:r>
      <w:rPr>
        <w:rFonts w:ascii="Georgia" w:hAnsi="Georgia"/>
      </w:rPr>
      <w:tab/>
    </w:r>
    <w:r>
      <w:rPr>
        <w:noProof/>
        <w:lang w:val="en-US"/>
      </w:rPr>
      <w:drawing>
        <wp:anchor distT="0" distB="0" distL="114300" distR="114300" simplePos="0" relativeHeight="251812864" behindDoc="1" locked="0" layoutInCell="1" allowOverlap="1" wp14:anchorId="774BE077" wp14:editId="34EF1A3C">
          <wp:simplePos x="0" y="0"/>
          <wp:positionH relativeFrom="margin">
            <wp:posOffset>373380</wp:posOffset>
          </wp:positionH>
          <wp:positionV relativeFrom="paragraph">
            <wp:posOffset>-343535</wp:posOffset>
          </wp:positionV>
          <wp:extent cx="5057775" cy="680085"/>
          <wp:effectExtent l="0" t="0" r="9525" b="5715"/>
          <wp:wrapTopAndBottom/>
          <wp:docPr id="706069455" name="Picture 70606945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84612" w14:textId="4517DB50" w:rsidR="00980EF0" w:rsidRPr="009D124E" w:rsidRDefault="00980EF0" w:rsidP="00B05AA0">
    <w:pPr>
      <w:pStyle w:val="Footer"/>
      <w:rPr>
        <w:rFonts w:ascii="Georgia" w:hAnsi="Georgia"/>
      </w:rPr>
    </w:pPr>
    <w:r>
      <w:rPr>
        <w:noProof/>
        <w:lang w:val="en-US"/>
      </w:rPr>
      <w:drawing>
        <wp:anchor distT="0" distB="0" distL="114300" distR="114300" simplePos="0" relativeHeight="251816960" behindDoc="1" locked="0" layoutInCell="1" allowOverlap="1" wp14:anchorId="4404FCA0" wp14:editId="0E5C6909">
          <wp:simplePos x="0" y="0"/>
          <wp:positionH relativeFrom="margin">
            <wp:posOffset>441960</wp:posOffset>
          </wp:positionH>
          <wp:positionV relativeFrom="paragraph">
            <wp:posOffset>-320040</wp:posOffset>
          </wp:positionV>
          <wp:extent cx="5057775" cy="680085"/>
          <wp:effectExtent l="0" t="0" r="9525" b="5715"/>
          <wp:wrapTopAndBottom/>
          <wp:docPr id="1499580492" name="Picture 1499580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B</w:t>
    </w:r>
    <w:r w:rsidRPr="009D124E">
      <w:rPr>
        <w:rFonts w:ascii="Georgia" w:hAnsi="Georgia"/>
      </w:rPr>
      <w:t xml:space="preserve"> | </w:t>
    </w:r>
    <w:r>
      <w:rPr>
        <w:rFonts w:ascii="Georgia" w:hAnsi="Georgia"/>
      </w:rPr>
      <w:t>6</w:t>
    </w:r>
    <w:r w:rsidR="00AA3FAE">
      <w:rPr>
        <w:rFonts w:ascii="Georgia" w:hAnsi="Georgia"/>
      </w:rPr>
      <w:t>9</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F8ED9" w14:textId="7880023A" w:rsidR="00980EF0" w:rsidRPr="00885E8A" w:rsidRDefault="00980EF0" w:rsidP="00885E8A">
    <w:pPr>
      <w:pStyle w:val="Footer"/>
      <w:rPr>
        <w:rFonts w:ascii="Georgia" w:hAnsi="Georgia"/>
      </w:rPr>
    </w:pPr>
    <w:r>
      <w:rPr>
        <w:rFonts w:ascii="Georgia" w:hAnsi="Georgia"/>
      </w:rPr>
      <w:tab/>
      <w:t xml:space="preserve">                                                                                                                                              Appendix B</w:t>
    </w:r>
    <w:r w:rsidRPr="009D124E">
      <w:rPr>
        <w:rFonts w:ascii="Georgia" w:hAnsi="Georgia"/>
      </w:rPr>
      <w:t xml:space="preserve">| </w:t>
    </w:r>
    <w:r>
      <w:rPr>
        <w:rFonts w:ascii="Georgia" w:hAnsi="Georgia"/>
      </w:rPr>
      <w:t>6</w:t>
    </w:r>
    <w:r>
      <w:rPr>
        <w:noProof/>
        <w:lang w:val="en-US"/>
      </w:rPr>
      <w:drawing>
        <wp:anchor distT="0" distB="0" distL="114300" distR="114300" simplePos="0" relativeHeight="251814912" behindDoc="1" locked="0" layoutInCell="1" allowOverlap="1" wp14:anchorId="1DA7C9D1" wp14:editId="48F60621">
          <wp:simplePos x="0" y="0"/>
          <wp:positionH relativeFrom="margin">
            <wp:posOffset>373380</wp:posOffset>
          </wp:positionH>
          <wp:positionV relativeFrom="paragraph">
            <wp:posOffset>-343535</wp:posOffset>
          </wp:positionV>
          <wp:extent cx="5057775" cy="680085"/>
          <wp:effectExtent l="0" t="0" r="9525" b="5715"/>
          <wp:wrapTopAndBottom/>
          <wp:docPr id="1181296422" name="Picture 118129642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AA3FAE">
      <w:rPr>
        <w:rFonts w:ascii="Georgia" w:hAnsi="Georgia"/>
      </w:rPr>
      <w:t>8</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2835F" w14:textId="166FC8B6" w:rsidR="00E91BEE" w:rsidRPr="009D124E" w:rsidRDefault="00E91BEE" w:rsidP="00B05AA0">
    <w:pPr>
      <w:pStyle w:val="Footer"/>
      <w:rPr>
        <w:rFonts w:ascii="Georgia" w:hAnsi="Georgia"/>
      </w:rPr>
    </w:pPr>
    <w:r>
      <w:rPr>
        <w:noProof/>
        <w:lang w:val="en-US"/>
      </w:rPr>
      <w:drawing>
        <wp:anchor distT="0" distB="0" distL="114300" distR="114300" simplePos="0" relativeHeight="251821056" behindDoc="1" locked="0" layoutInCell="1" allowOverlap="1" wp14:anchorId="1FE69D9E" wp14:editId="6D398286">
          <wp:simplePos x="0" y="0"/>
          <wp:positionH relativeFrom="margin">
            <wp:posOffset>441960</wp:posOffset>
          </wp:positionH>
          <wp:positionV relativeFrom="paragraph">
            <wp:posOffset>-320040</wp:posOffset>
          </wp:positionV>
          <wp:extent cx="5057775" cy="680085"/>
          <wp:effectExtent l="0" t="0" r="9525" b="5715"/>
          <wp:wrapTopAndBottom/>
          <wp:docPr id="952509040" name="Picture 9525090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sidR="00AA3FAE">
      <w:rPr>
        <w:rFonts w:ascii="Georgia" w:hAnsi="Georgia"/>
      </w:rPr>
      <w:t>70</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582FD" w14:textId="0E10E18F" w:rsidR="00E91BEE" w:rsidRPr="00885E8A" w:rsidRDefault="00E91BEE" w:rsidP="00885E8A">
    <w:pPr>
      <w:pStyle w:val="Footer"/>
      <w:rPr>
        <w:rFonts w:ascii="Georgia" w:hAnsi="Georgia"/>
      </w:rPr>
    </w:pPr>
    <w:r>
      <w:rPr>
        <w:rFonts w:ascii="Georgia" w:hAnsi="Georgia"/>
      </w:rPr>
      <w:tab/>
      <w:t xml:space="preserve">                                                                                                                                              Appendix C</w:t>
    </w:r>
    <w:r w:rsidRPr="009D124E">
      <w:rPr>
        <w:rFonts w:ascii="Georgia" w:hAnsi="Georgia"/>
      </w:rPr>
      <w:t xml:space="preserve">| </w:t>
    </w:r>
    <w:r>
      <w:rPr>
        <w:rFonts w:ascii="Georgia" w:hAnsi="Georgia"/>
      </w:rPr>
      <w:t>6</w:t>
    </w:r>
    <w:r>
      <w:rPr>
        <w:noProof/>
        <w:lang w:val="en-US"/>
      </w:rPr>
      <w:drawing>
        <wp:anchor distT="0" distB="0" distL="114300" distR="114300" simplePos="0" relativeHeight="251819008" behindDoc="1" locked="0" layoutInCell="1" allowOverlap="1" wp14:anchorId="0D0ED8BD" wp14:editId="0D9D8050">
          <wp:simplePos x="0" y="0"/>
          <wp:positionH relativeFrom="margin">
            <wp:posOffset>373380</wp:posOffset>
          </wp:positionH>
          <wp:positionV relativeFrom="paragraph">
            <wp:posOffset>-343535</wp:posOffset>
          </wp:positionV>
          <wp:extent cx="5057775" cy="680085"/>
          <wp:effectExtent l="0" t="0" r="9525" b="5715"/>
          <wp:wrapTopAndBottom/>
          <wp:docPr id="1950835703" name="Picture 195083570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7</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81996" w14:textId="6FF3EFD3" w:rsidR="00AA3FAE" w:rsidRPr="009D124E" w:rsidRDefault="00AA3FAE" w:rsidP="00B05AA0">
    <w:pPr>
      <w:pStyle w:val="Footer"/>
      <w:rPr>
        <w:rFonts w:ascii="Georgia" w:hAnsi="Georgia"/>
      </w:rPr>
    </w:pPr>
    <w:r>
      <w:rPr>
        <w:noProof/>
        <w:lang w:val="en-US"/>
      </w:rPr>
      <w:drawing>
        <wp:anchor distT="0" distB="0" distL="114300" distR="114300" simplePos="0" relativeHeight="251862016" behindDoc="1" locked="0" layoutInCell="1" allowOverlap="1" wp14:anchorId="140A50C2" wp14:editId="6AC8DDF8">
          <wp:simplePos x="0" y="0"/>
          <wp:positionH relativeFrom="margin">
            <wp:posOffset>441960</wp:posOffset>
          </wp:positionH>
          <wp:positionV relativeFrom="paragraph">
            <wp:posOffset>-320040</wp:posOffset>
          </wp:positionV>
          <wp:extent cx="5057775" cy="680085"/>
          <wp:effectExtent l="0" t="0" r="9525" b="5715"/>
          <wp:wrapTopAndBottom/>
          <wp:docPr id="1134528647" name="Picture 113452864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Pr>
        <w:rFonts w:ascii="Georgia" w:hAnsi="Georgia"/>
      </w:rPr>
      <w:t>71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22F7D" w14:textId="77777777" w:rsidR="00717F2A" w:rsidRDefault="00717F2A" w:rsidP="00BE3E01">
    <w:pPr>
      <w:pStyle w:val="Footer"/>
      <w:jc w:val="right"/>
    </w:pPr>
    <w:r>
      <w:rPr>
        <w:noProof/>
        <w:lang w:val="en-US"/>
      </w:rPr>
      <w:drawing>
        <wp:anchor distT="0" distB="0" distL="114300" distR="114300" simplePos="0" relativeHeight="251689984" behindDoc="1" locked="0" layoutInCell="1" allowOverlap="1" wp14:anchorId="7BC5A537" wp14:editId="68602D62">
          <wp:simplePos x="0" y="0"/>
          <wp:positionH relativeFrom="margin">
            <wp:align>center</wp:align>
          </wp:positionH>
          <wp:positionV relativeFrom="page">
            <wp:align>top</wp:align>
          </wp:positionV>
          <wp:extent cx="5057775" cy="680224"/>
          <wp:effectExtent l="0" t="0" r="0" b="5715"/>
          <wp:wrapNone/>
          <wp:docPr id="1983277909" name="Picture 198327790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11949C90" w14:textId="77777777" w:rsidR="00717F2A" w:rsidRPr="00BE3E01" w:rsidRDefault="00717F2A" w:rsidP="00BE3E01">
    <w:pPr>
      <w:pStyle w:val="Footer"/>
      <w:jc w:val="right"/>
    </w:pPr>
  </w:p>
  <w:p w14:paraId="0D47051A" w14:textId="77777777" w:rsidR="00717F2A" w:rsidRDefault="00717F2A" w:rsidP="001B0268">
    <w:pPr>
      <w:pStyle w:val="Footer"/>
      <w:jc w:val="both"/>
      <w:rPr>
        <w:rFonts w:ascii="Georgia" w:hAnsi="Georgia"/>
      </w:rPr>
    </w:pPr>
    <w:r>
      <w:rPr>
        <w:rFonts w:ascii="Georgia" w:hAnsi="Georgia"/>
      </w:rPr>
      <w:tab/>
    </w:r>
    <w:r>
      <w:rPr>
        <w:rFonts w:ascii="Georgia" w:hAnsi="Georgia"/>
      </w:rPr>
      <w:tab/>
    </w:r>
  </w:p>
  <w:p w14:paraId="789B602D" w14:textId="2783A3CE" w:rsidR="00717F2A" w:rsidRPr="00BE3E01" w:rsidRDefault="00717F2A" w:rsidP="001B0268">
    <w:pPr>
      <w:pStyle w:val="Footer"/>
      <w:jc w:val="both"/>
      <w:rPr>
        <w:rFonts w:ascii="Georgia" w:hAnsi="Georgia"/>
        <w:noProof/>
        <w:sz w:val="24"/>
        <w:szCs w:val="24"/>
      </w:rPr>
    </w:pPr>
    <w:r>
      <w:rPr>
        <w:rFonts w:ascii="Georgia" w:hAnsi="Georgia"/>
      </w:rPr>
      <w:tab/>
    </w:r>
    <w:r>
      <w:rPr>
        <w:rFonts w:ascii="Georgia" w:hAnsi="Georgia"/>
      </w:rPr>
      <w:tab/>
    </w:r>
    <w:r w:rsidR="00942C04">
      <w:rPr>
        <w:rFonts w:ascii="Georgia" w:hAnsi="Georgia"/>
      </w:rPr>
      <w:t>Purpose and Description</w:t>
    </w:r>
    <w:r w:rsidRPr="00E96DAF">
      <w:rPr>
        <w:rFonts w:ascii="Georgia" w:hAnsi="Georgia"/>
      </w:rPr>
      <w:t xml:space="preserve"> </w:t>
    </w:r>
    <w:r>
      <w:rPr>
        <w:rFonts w:ascii="Georgia" w:hAnsi="Georgia"/>
      </w:rPr>
      <w:t xml:space="preserve">| </w:t>
    </w:r>
    <w:sdt>
      <w:sdtPr>
        <w:id w:val="-1671177837"/>
        <w:docPartObj>
          <w:docPartGallery w:val="Page Numbers (Bottom of Page)"/>
          <w:docPartUnique/>
        </w:docPartObj>
      </w:sdtPr>
      <w:sdtEndPr>
        <w:rPr>
          <w:rFonts w:ascii="Georgia" w:hAnsi="Georgia"/>
          <w:noProof/>
          <w:sz w:val="24"/>
          <w:szCs w:val="24"/>
        </w:rPr>
      </w:sdtEndPr>
      <w:sdtContent>
        <w:r w:rsidR="00D65807">
          <w:rPr>
            <w:rFonts w:ascii="Georgia" w:hAnsi="Georgia"/>
            <w:sz w:val="24"/>
            <w:szCs w:val="24"/>
          </w:rPr>
          <w:t>10</w:t>
        </w:r>
      </w:sdtContent>
    </w:sdt>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CAA00" w14:textId="3122CE65" w:rsidR="001E2C32" w:rsidRPr="009D124E" w:rsidRDefault="001E2C32" w:rsidP="00B05AA0">
    <w:pPr>
      <w:pStyle w:val="Footer"/>
      <w:rPr>
        <w:rFonts w:ascii="Georgia" w:hAnsi="Georgia"/>
      </w:rPr>
    </w:pPr>
    <w:r>
      <w:rPr>
        <w:noProof/>
        <w:lang w:val="en-US"/>
      </w:rPr>
      <w:drawing>
        <wp:anchor distT="0" distB="0" distL="114300" distR="114300" simplePos="0" relativeHeight="251864064" behindDoc="1" locked="0" layoutInCell="1" allowOverlap="1" wp14:anchorId="79B28415" wp14:editId="508221C6">
          <wp:simplePos x="0" y="0"/>
          <wp:positionH relativeFrom="margin">
            <wp:posOffset>441960</wp:posOffset>
          </wp:positionH>
          <wp:positionV relativeFrom="paragraph">
            <wp:posOffset>-320040</wp:posOffset>
          </wp:positionV>
          <wp:extent cx="5057775" cy="680085"/>
          <wp:effectExtent l="0" t="0" r="9525" b="5715"/>
          <wp:wrapTopAndBottom/>
          <wp:docPr id="1026089036" name="Picture 102608903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Pr>
        <w:rFonts w:ascii="Georgia" w:hAnsi="Georgia"/>
      </w:rPr>
      <w:t>72</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9B24A" w14:textId="776F395D" w:rsidR="00A13271" w:rsidRPr="009D124E" w:rsidRDefault="00A13271" w:rsidP="00B05AA0">
    <w:pPr>
      <w:pStyle w:val="Footer"/>
      <w:rPr>
        <w:rFonts w:ascii="Georgia" w:hAnsi="Georgia"/>
      </w:rPr>
    </w:pPr>
    <w:r>
      <w:rPr>
        <w:noProof/>
        <w:lang w:val="en-US"/>
      </w:rPr>
      <w:drawing>
        <wp:anchor distT="0" distB="0" distL="114300" distR="114300" simplePos="0" relativeHeight="251823104" behindDoc="1" locked="0" layoutInCell="1" allowOverlap="1" wp14:anchorId="3F89B9AB" wp14:editId="21A4A778">
          <wp:simplePos x="0" y="0"/>
          <wp:positionH relativeFrom="margin">
            <wp:posOffset>441960</wp:posOffset>
          </wp:positionH>
          <wp:positionV relativeFrom="paragraph">
            <wp:posOffset>-320040</wp:posOffset>
          </wp:positionV>
          <wp:extent cx="5057775" cy="680085"/>
          <wp:effectExtent l="0" t="0" r="9525" b="5715"/>
          <wp:wrapTopAndBottom/>
          <wp:docPr id="1289593848" name="Picture 128959384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sidR="00AA3FAE">
      <w:rPr>
        <w:rFonts w:ascii="Georgia" w:hAnsi="Georgia"/>
      </w:rPr>
      <w:t>72</w: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ACD1B" w14:textId="5BED061B" w:rsidR="00A13271" w:rsidRPr="009D124E" w:rsidRDefault="00A13271" w:rsidP="00B05AA0">
    <w:pPr>
      <w:pStyle w:val="Footer"/>
      <w:rPr>
        <w:rFonts w:ascii="Georgia" w:hAnsi="Georgia"/>
      </w:rPr>
    </w:pPr>
    <w:r>
      <w:rPr>
        <w:noProof/>
        <w:lang w:val="en-US"/>
      </w:rPr>
      <w:drawing>
        <wp:anchor distT="0" distB="0" distL="114300" distR="114300" simplePos="0" relativeHeight="251825152" behindDoc="1" locked="0" layoutInCell="1" allowOverlap="1" wp14:anchorId="796B68AF" wp14:editId="289C06A6">
          <wp:simplePos x="0" y="0"/>
          <wp:positionH relativeFrom="margin">
            <wp:posOffset>441960</wp:posOffset>
          </wp:positionH>
          <wp:positionV relativeFrom="paragraph">
            <wp:posOffset>-320040</wp:posOffset>
          </wp:positionV>
          <wp:extent cx="5057775" cy="680085"/>
          <wp:effectExtent l="0" t="0" r="9525" b="5715"/>
          <wp:wrapTopAndBottom/>
          <wp:docPr id="591885863" name="Picture 59188586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Pr>
        <w:rFonts w:ascii="Georgia" w:hAnsi="Georgia"/>
      </w:rPr>
      <w:t>7</w:t>
    </w:r>
    <w:r w:rsidR="00AA3FAE">
      <w:rPr>
        <w:rFonts w:ascii="Georgia" w:hAnsi="Georgia"/>
      </w:rPr>
      <w:t>3</w: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FF17F" w14:textId="76C4FB5D" w:rsidR="00A13271" w:rsidRPr="009D124E" w:rsidRDefault="00A13271" w:rsidP="00B05AA0">
    <w:pPr>
      <w:pStyle w:val="Footer"/>
      <w:rPr>
        <w:rFonts w:ascii="Georgia" w:hAnsi="Georgia"/>
      </w:rPr>
    </w:pPr>
    <w:r>
      <w:rPr>
        <w:noProof/>
        <w:lang w:val="en-US"/>
      </w:rPr>
      <w:drawing>
        <wp:anchor distT="0" distB="0" distL="114300" distR="114300" simplePos="0" relativeHeight="251827200" behindDoc="1" locked="0" layoutInCell="1" allowOverlap="1" wp14:anchorId="27A076B2" wp14:editId="51F6512C">
          <wp:simplePos x="0" y="0"/>
          <wp:positionH relativeFrom="margin">
            <wp:posOffset>441960</wp:posOffset>
          </wp:positionH>
          <wp:positionV relativeFrom="paragraph">
            <wp:posOffset>-320040</wp:posOffset>
          </wp:positionV>
          <wp:extent cx="5057775" cy="680085"/>
          <wp:effectExtent l="0" t="0" r="9525" b="5715"/>
          <wp:wrapTopAndBottom/>
          <wp:docPr id="227118927" name="Picture 2271189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Pr>
        <w:rFonts w:ascii="Georgia" w:hAnsi="Georgia"/>
      </w:rPr>
      <w:t>71</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6FA68" w14:textId="301CF2A3" w:rsidR="00833024" w:rsidRPr="009D124E" w:rsidRDefault="00833024" w:rsidP="00B05AA0">
    <w:pPr>
      <w:pStyle w:val="Footer"/>
      <w:rPr>
        <w:rFonts w:ascii="Georgia" w:hAnsi="Georgia"/>
      </w:rPr>
    </w:pPr>
    <w:r>
      <w:rPr>
        <w:noProof/>
        <w:lang w:val="en-US"/>
      </w:rPr>
      <w:drawing>
        <wp:anchor distT="0" distB="0" distL="114300" distR="114300" simplePos="0" relativeHeight="251829248" behindDoc="1" locked="0" layoutInCell="1" allowOverlap="1" wp14:anchorId="21615999" wp14:editId="2EB71920">
          <wp:simplePos x="0" y="0"/>
          <wp:positionH relativeFrom="margin">
            <wp:posOffset>441960</wp:posOffset>
          </wp:positionH>
          <wp:positionV relativeFrom="paragraph">
            <wp:posOffset>-320040</wp:posOffset>
          </wp:positionV>
          <wp:extent cx="5057775" cy="680085"/>
          <wp:effectExtent l="0" t="0" r="9525" b="5715"/>
          <wp:wrapTopAndBottom/>
          <wp:docPr id="685437256" name="Picture 68543725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72</w: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B1D37" w14:textId="55302BA5" w:rsidR="0040093C" w:rsidRPr="009D124E" w:rsidRDefault="0040093C" w:rsidP="00B05AA0">
    <w:pPr>
      <w:pStyle w:val="Footer"/>
      <w:rPr>
        <w:rFonts w:ascii="Georgia" w:hAnsi="Georgia"/>
      </w:rPr>
    </w:pPr>
    <w:r>
      <w:rPr>
        <w:noProof/>
        <w:lang w:val="en-US"/>
      </w:rPr>
      <w:drawing>
        <wp:anchor distT="0" distB="0" distL="114300" distR="114300" simplePos="0" relativeHeight="251831296" behindDoc="1" locked="0" layoutInCell="1" allowOverlap="1" wp14:anchorId="660C9F52" wp14:editId="0D48EC8D">
          <wp:simplePos x="0" y="0"/>
          <wp:positionH relativeFrom="margin">
            <wp:posOffset>441960</wp:posOffset>
          </wp:positionH>
          <wp:positionV relativeFrom="paragraph">
            <wp:posOffset>-320040</wp:posOffset>
          </wp:positionV>
          <wp:extent cx="5057775" cy="680085"/>
          <wp:effectExtent l="0" t="0" r="9525" b="5715"/>
          <wp:wrapTopAndBottom/>
          <wp:docPr id="79524259" name="Picture 7952425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73</w: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975A4" w14:textId="3760C63C" w:rsidR="0040093C" w:rsidRPr="009D124E" w:rsidRDefault="0040093C" w:rsidP="00B05AA0">
    <w:pPr>
      <w:pStyle w:val="Footer"/>
      <w:rPr>
        <w:rFonts w:ascii="Georgia" w:hAnsi="Georgia"/>
      </w:rPr>
    </w:pPr>
    <w:r>
      <w:rPr>
        <w:noProof/>
        <w:lang w:val="en-US"/>
      </w:rPr>
      <w:drawing>
        <wp:anchor distT="0" distB="0" distL="114300" distR="114300" simplePos="0" relativeHeight="251833344" behindDoc="1" locked="0" layoutInCell="1" allowOverlap="1" wp14:anchorId="4772F250" wp14:editId="1FC6C9D2">
          <wp:simplePos x="0" y="0"/>
          <wp:positionH relativeFrom="margin">
            <wp:posOffset>441960</wp:posOffset>
          </wp:positionH>
          <wp:positionV relativeFrom="paragraph">
            <wp:posOffset>-320040</wp:posOffset>
          </wp:positionV>
          <wp:extent cx="5057775" cy="680085"/>
          <wp:effectExtent l="0" t="0" r="9525" b="5715"/>
          <wp:wrapTopAndBottom/>
          <wp:docPr id="1228712949" name="Picture 122871294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74</w: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3456F" w14:textId="6961414F" w:rsidR="0040093C" w:rsidRPr="009D124E" w:rsidRDefault="0040093C" w:rsidP="00B05AA0">
    <w:pPr>
      <w:pStyle w:val="Footer"/>
      <w:rPr>
        <w:rFonts w:ascii="Georgia" w:hAnsi="Georgia"/>
      </w:rPr>
    </w:pPr>
    <w:r>
      <w:rPr>
        <w:noProof/>
        <w:lang w:val="en-US"/>
      </w:rPr>
      <w:drawing>
        <wp:anchor distT="0" distB="0" distL="114300" distR="114300" simplePos="0" relativeHeight="251835392" behindDoc="1" locked="0" layoutInCell="1" allowOverlap="1" wp14:anchorId="171B9A6E" wp14:editId="19001F0B">
          <wp:simplePos x="0" y="0"/>
          <wp:positionH relativeFrom="margin">
            <wp:posOffset>441960</wp:posOffset>
          </wp:positionH>
          <wp:positionV relativeFrom="paragraph">
            <wp:posOffset>-320040</wp:posOffset>
          </wp:positionV>
          <wp:extent cx="5057775" cy="680085"/>
          <wp:effectExtent l="0" t="0" r="9525" b="5715"/>
          <wp:wrapTopAndBottom/>
          <wp:docPr id="1495318000" name="Picture 149531800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75</w: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54AB3" w14:textId="1B6CC71A" w:rsidR="0040093C" w:rsidRPr="009D124E" w:rsidRDefault="0040093C" w:rsidP="00B05AA0">
    <w:pPr>
      <w:pStyle w:val="Footer"/>
      <w:rPr>
        <w:rFonts w:ascii="Georgia" w:hAnsi="Georgia"/>
      </w:rPr>
    </w:pPr>
    <w:r>
      <w:rPr>
        <w:noProof/>
        <w:lang w:val="en-US"/>
      </w:rPr>
      <w:drawing>
        <wp:anchor distT="0" distB="0" distL="114300" distR="114300" simplePos="0" relativeHeight="251837440" behindDoc="1" locked="0" layoutInCell="1" allowOverlap="1" wp14:anchorId="0EAF5B78" wp14:editId="7854C509">
          <wp:simplePos x="0" y="0"/>
          <wp:positionH relativeFrom="margin">
            <wp:posOffset>441960</wp:posOffset>
          </wp:positionH>
          <wp:positionV relativeFrom="paragraph">
            <wp:posOffset>-320040</wp:posOffset>
          </wp:positionV>
          <wp:extent cx="5057775" cy="680085"/>
          <wp:effectExtent l="0" t="0" r="9525" b="5715"/>
          <wp:wrapTopAndBottom/>
          <wp:docPr id="1801967833" name="Picture 18019678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76</w: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C9E42" w14:textId="03044A01" w:rsidR="0040093C" w:rsidRPr="009D124E" w:rsidRDefault="0040093C" w:rsidP="00B05AA0">
    <w:pPr>
      <w:pStyle w:val="Footer"/>
      <w:rPr>
        <w:rFonts w:ascii="Georgia" w:hAnsi="Georgia"/>
      </w:rPr>
    </w:pPr>
    <w:r>
      <w:rPr>
        <w:noProof/>
        <w:lang w:val="en-US"/>
      </w:rPr>
      <w:drawing>
        <wp:anchor distT="0" distB="0" distL="114300" distR="114300" simplePos="0" relativeHeight="251839488" behindDoc="1" locked="0" layoutInCell="1" allowOverlap="1" wp14:anchorId="07DFFBA8" wp14:editId="36C61FEB">
          <wp:simplePos x="0" y="0"/>
          <wp:positionH relativeFrom="margin">
            <wp:posOffset>441960</wp:posOffset>
          </wp:positionH>
          <wp:positionV relativeFrom="paragraph">
            <wp:posOffset>-320040</wp:posOffset>
          </wp:positionV>
          <wp:extent cx="5057775" cy="680085"/>
          <wp:effectExtent l="0" t="0" r="9525" b="5715"/>
          <wp:wrapTopAndBottom/>
          <wp:docPr id="712291451" name="Picture 71229145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77</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36795"/>
      <w:docPartObj>
        <w:docPartGallery w:val="Page Numbers (Top of Page)"/>
        <w:docPartUnique/>
      </w:docPartObj>
    </w:sdtPr>
    <w:sdtEndPr>
      <w:rPr>
        <w:rFonts w:ascii="Georgia" w:hAnsi="Georgia"/>
        <w:noProof/>
      </w:rPr>
    </w:sdtEndPr>
    <w:sdtContent>
      <w:p w14:paraId="2F9EA286" w14:textId="59E48595" w:rsidR="00E96DAF" w:rsidRPr="00BE3E01" w:rsidRDefault="00CF2E71" w:rsidP="00392D50">
        <w:pPr>
          <w:pStyle w:val="Header"/>
          <w:rPr>
            <w:rFonts w:ascii="Georgia" w:hAnsi="Georgia"/>
          </w:rPr>
        </w:pPr>
        <w:r w:rsidRPr="00E96DAF">
          <w:rPr>
            <w:rFonts w:ascii="Georgia" w:hAnsi="Georgia"/>
            <w:noProof/>
            <w:lang w:val="en-US"/>
          </w:rPr>
          <w:drawing>
            <wp:anchor distT="0" distB="0" distL="114300" distR="114300" simplePos="0" relativeHeight="251669504" behindDoc="1" locked="0" layoutInCell="1" allowOverlap="1" wp14:anchorId="73CDB4A9" wp14:editId="7141F82D">
              <wp:simplePos x="0" y="0"/>
              <wp:positionH relativeFrom="margin">
                <wp:posOffset>440055</wp:posOffset>
              </wp:positionH>
              <wp:positionV relativeFrom="paragraph">
                <wp:posOffset>-182880</wp:posOffset>
              </wp:positionV>
              <wp:extent cx="5057775" cy="680085"/>
              <wp:effectExtent l="0" t="0" r="9525" b="5715"/>
              <wp:wrapTopAndBottom/>
              <wp:docPr id="210283891" name="Picture 21028389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392D50">
          <w:tab/>
          <w:t xml:space="preserve">                                                                               </w:t>
        </w:r>
        <w:r w:rsidR="00717F2A">
          <w:rPr>
            <w:rFonts w:ascii="Georgia" w:hAnsi="Georgia"/>
          </w:rPr>
          <w:t>Statement of the Problem</w:t>
        </w:r>
        <w:r w:rsidR="00392D50">
          <w:rPr>
            <w:rFonts w:ascii="Georgia" w:hAnsi="Georgia"/>
          </w:rPr>
          <w:t xml:space="preserve"> and Objective of the Study</w:t>
        </w:r>
        <w:r w:rsidRPr="00E96DAF">
          <w:rPr>
            <w:rFonts w:ascii="Georgia" w:hAnsi="Georgia"/>
          </w:rPr>
          <w:t xml:space="preserve"> </w:t>
        </w:r>
        <w:r w:rsidR="00717F2A">
          <w:rPr>
            <w:rFonts w:ascii="Georgia" w:hAnsi="Georgia"/>
          </w:rPr>
          <w:t>|</w:t>
        </w:r>
        <w:r w:rsidR="00392D50">
          <w:rPr>
            <w:rFonts w:ascii="Georgia" w:hAnsi="Georgia"/>
          </w:rPr>
          <w:t xml:space="preserve"> </w:t>
        </w:r>
        <w:r w:rsidR="00282E19">
          <w:rPr>
            <w:rFonts w:ascii="Georgia" w:hAnsi="Georgia"/>
          </w:rPr>
          <w:t>9</w:t>
        </w:r>
      </w:p>
    </w:sdtContent>
  </w:sdt>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B3D31" w14:textId="3EBDC7A0" w:rsidR="0040093C" w:rsidRPr="009D124E" w:rsidRDefault="0040093C" w:rsidP="00B05AA0">
    <w:pPr>
      <w:pStyle w:val="Footer"/>
      <w:rPr>
        <w:rFonts w:ascii="Georgia" w:hAnsi="Georgia"/>
      </w:rPr>
    </w:pPr>
    <w:r>
      <w:rPr>
        <w:noProof/>
        <w:lang w:val="en-US"/>
      </w:rPr>
      <w:drawing>
        <wp:anchor distT="0" distB="0" distL="114300" distR="114300" simplePos="0" relativeHeight="251843584" behindDoc="1" locked="0" layoutInCell="1" allowOverlap="1" wp14:anchorId="14874583" wp14:editId="24827BB9">
          <wp:simplePos x="0" y="0"/>
          <wp:positionH relativeFrom="margin">
            <wp:posOffset>441960</wp:posOffset>
          </wp:positionH>
          <wp:positionV relativeFrom="paragraph">
            <wp:posOffset>-320040</wp:posOffset>
          </wp:positionV>
          <wp:extent cx="5057775" cy="680085"/>
          <wp:effectExtent l="0" t="0" r="9525" b="5715"/>
          <wp:wrapTopAndBottom/>
          <wp:docPr id="665272622" name="Picture 66527262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79</w: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1655F" w14:textId="2693070A" w:rsidR="0040093C" w:rsidRPr="009D124E" w:rsidRDefault="0040093C" w:rsidP="00B05AA0">
    <w:pPr>
      <w:pStyle w:val="Footer"/>
      <w:rPr>
        <w:rFonts w:ascii="Georgia" w:hAnsi="Georgia"/>
      </w:rPr>
    </w:pPr>
    <w:r>
      <w:rPr>
        <w:noProof/>
        <w:lang w:val="en-US"/>
      </w:rPr>
      <w:drawing>
        <wp:anchor distT="0" distB="0" distL="114300" distR="114300" simplePos="0" relativeHeight="251845632" behindDoc="1" locked="0" layoutInCell="1" allowOverlap="1" wp14:anchorId="444AC52E" wp14:editId="037B3D1F">
          <wp:simplePos x="0" y="0"/>
          <wp:positionH relativeFrom="margin">
            <wp:posOffset>441960</wp:posOffset>
          </wp:positionH>
          <wp:positionV relativeFrom="paragraph">
            <wp:posOffset>-320040</wp:posOffset>
          </wp:positionV>
          <wp:extent cx="5057775" cy="680085"/>
          <wp:effectExtent l="0" t="0" r="9525" b="5715"/>
          <wp:wrapTopAndBottom/>
          <wp:docPr id="435808307" name="Picture 43580830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80</w: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338D" w14:textId="57F69693" w:rsidR="00C154FB" w:rsidRPr="009D124E" w:rsidRDefault="00C154FB" w:rsidP="00B05AA0">
    <w:pPr>
      <w:pStyle w:val="Footer"/>
      <w:rPr>
        <w:rFonts w:ascii="Georgia" w:hAnsi="Georgia"/>
      </w:rPr>
    </w:pPr>
    <w:r>
      <w:rPr>
        <w:noProof/>
        <w:lang w:val="en-US"/>
      </w:rPr>
      <w:drawing>
        <wp:anchor distT="0" distB="0" distL="114300" distR="114300" simplePos="0" relativeHeight="251847680" behindDoc="1" locked="0" layoutInCell="1" allowOverlap="1" wp14:anchorId="7C2C5733" wp14:editId="4C1A3B75">
          <wp:simplePos x="0" y="0"/>
          <wp:positionH relativeFrom="margin">
            <wp:posOffset>441960</wp:posOffset>
          </wp:positionH>
          <wp:positionV relativeFrom="paragraph">
            <wp:posOffset>-320040</wp:posOffset>
          </wp:positionV>
          <wp:extent cx="5057775" cy="680085"/>
          <wp:effectExtent l="0" t="0" r="9525" b="5715"/>
          <wp:wrapTopAndBottom/>
          <wp:docPr id="753790471" name="Picture 75379047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Curriculum Vitae</w:t>
    </w:r>
    <w:r w:rsidRPr="009D124E">
      <w:rPr>
        <w:rFonts w:ascii="Georgia" w:hAnsi="Georgia"/>
      </w:rPr>
      <w:t xml:space="preserve"> | </w:t>
    </w:r>
    <w:r>
      <w:rPr>
        <w:rFonts w:ascii="Georgia" w:hAnsi="Georgia"/>
      </w:rPr>
      <w:t>81</w: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F3B5F" w14:textId="3C13B8AF" w:rsidR="00C154FB" w:rsidRPr="009D124E" w:rsidRDefault="00C154FB" w:rsidP="00B05AA0">
    <w:pPr>
      <w:pStyle w:val="Footer"/>
      <w:rPr>
        <w:rFonts w:ascii="Georgia" w:hAnsi="Georgia"/>
      </w:rPr>
    </w:pPr>
    <w:r>
      <w:rPr>
        <w:noProof/>
        <w:lang w:val="en-US"/>
      </w:rPr>
      <w:drawing>
        <wp:anchor distT="0" distB="0" distL="114300" distR="114300" simplePos="0" relativeHeight="251849728" behindDoc="1" locked="0" layoutInCell="1" allowOverlap="1" wp14:anchorId="22456369" wp14:editId="5B038574">
          <wp:simplePos x="0" y="0"/>
          <wp:positionH relativeFrom="margin">
            <wp:posOffset>441960</wp:posOffset>
          </wp:positionH>
          <wp:positionV relativeFrom="paragraph">
            <wp:posOffset>-320040</wp:posOffset>
          </wp:positionV>
          <wp:extent cx="5057775" cy="680085"/>
          <wp:effectExtent l="0" t="0" r="9525" b="5715"/>
          <wp:wrapTopAndBottom/>
          <wp:docPr id="521409828" name="Picture 52140982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Curriculum Vitae</w:t>
    </w:r>
    <w:r w:rsidRPr="009D124E">
      <w:rPr>
        <w:rFonts w:ascii="Georgia" w:hAnsi="Georgia"/>
      </w:rPr>
      <w:t xml:space="preserve"> | </w:t>
    </w:r>
    <w:r>
      <w:rPr>
        <w:rFonts w:ascii="Georgia" w:hAnsi="Georgia"/>
      </w:rPr>
      <w:t>82</w: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7A783" w14:textId="4910BF8C" w:rsidR="00C154FB" w:rsidRPr="009D124E" w:rsidRDefault="00C154FB" w:rsidP="00B05AA0">
    <w:pPr>
      <w:pStyle w:val="Footer"/>
      <w:rPr>
        <w:rFonts w:ascii="Georgia" w:hAnsi="Georgia"/>
      </w:rPr>
    </w:pPr>
    <w:r>
      <w:rPr>
        <w:noProof/>
        <w:lang w:val="en-US"/>
      </w:rPr>
      <w:drawing>
        <wp:anchor distT="0" distB="0" distL="114300" distR="114300" simplePos="0" relativeHeight="251851776" behindDoc="1" locked="0" layoutInCell="1" allowOverlap="1" wp14:anchorId="46A22468" wp14:editId="555B8A96">
          <wp:simplePos x="0" y="0"/>
          <wp:positionH relativeFrom="margin">
            <wp:posOffset>441960</wp:posOffset>
          </wp:positionH>
          <wp:positionV relativeFrom="paragraph">
            <wp:posOffset>-320040</wp:posOffset>
          </wp:positionV>
          <wp:extent cx="5057775" cy="680085"/>
          <wp:effectExtent l="0" t="0" r="9525" b="5715"/>
          <wp:wrapTopAndBottom/>
          <wp:docPr id="1794221398" name="Picture 17942213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Curriculum Vitae</w:t>
    </w:r>
    <w:r w:rsidRPr="009D124E">
      <w:rPr>
        <w:rFonts w:ascii="Georgia" w:hAnsi="Georgia"/>
      </w:rPr>
      <w:t xml:space="preserve"> | </w:t>
    </w:r>
    <w:r>
      <w:rPr>
        <w:rFonts w:ascii="Georgia" w:hAnsi="Georgia"/>
      </w:rPr>
      <w:t>83</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45542" w14:textId="77777777" w:rsidR="00D047A9" w:rsidRDefault="00D047A9" w:rsidP="00BE3E01">
    <w:pPr>
      <w:pStyle w:val="Footer"/>
      <w:jc w:val="right"/>
    </w:pPr>
    <w:r>
      <w:rPr>
        <w:noProof/>
        <w:lang w:val="en-US"/>
      </w:rPr>
      <w:drawing>
        <wp:anchor distT="0" distB="0" distL="114300" distR="114300" simplePos="0" relativeHeight="251694080" behindDoc="1" locked="0" layoutInCell="1" allowOverlap="1" wp14:anchorId="64C793E0" wp14:editId="5780D403">
          <wp:simplePos x="0" y="0"/>
          <wp:positionH relativeFrom="margin">
            <wp:align>center</wp:align>
          </wp:positionH>
          <wp:positionV relativeFrom="page">
            <wp:align>top</wp:align>
          </wp:positionV>
          <wp:extent cx="5057775" cy="680224"/>
          <wp:effectExtent l="0" t="0" r="0" b="5715"/>
          <wp:wrapNone/>
          <wp:docPr id="508715776" name="Picture 5087157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3827838B" w14:textId="77777777" w:rsidR="00D047A9" w:rsidRPr="00BE3E01" w:rsidRDefault="00D047A9" w:rsidP="00BE3E01">
    <w:pPr>
      <w:pStyle w:val="Footer"/>
      <w:jc w:val="right"/>
    </w:pPr>
  </w:p>
  <w:p w14:paraId="5EEE38AC" w14:textId="77777777" w:rsidR="00D047A9" w:rsidRDefault="00D047A9" w:rsidP="001B0268">
    <w:pPr>
      <w:pStyle w:val="Footer"/>
      <w:jc w:val="both"/>
      <w:rPr>
        <w:rFonts w:ascii="Georgia" w:hAnsi="Georgia"/>
      </w:rPr>
    </w:pPr>
    <w:r>
      <w:rPr>
        <w:rFonts w:ascii="Georgia" w:hAnsi="Georgia"/>
      </w:rPr>
      <w:tab/>
    </w:r>
    <w:r>
      <w:rPr>
        <w:rFonts w:ascii="Georgia" w:hAnsi="Georgia"/>
      </w:rPr>
      <w:tab/>
    </w:r>
  </w:p>
  <w:p w14:paraId="7400FBC4" w14:textId="016A46CB" w:rsidR="00D047A9" w:rsidRPr="00BE3E01" w:rsidRDefault="00D047A9" w:rsidP="001B0268">
    <w:pPr>
      <w:pStyle w:val="Footer"/>
      <w:jc w:val="both"/>
      <w:rPr>
        <w:rFonts w:ascii="Georgia" w:hAnsi="Georgia"/>
        <w:noProof/>
        <w:sz w:val="24"/>
        <w:szCs w:val="24"/>
      </w:rPr>
    </w:pPr>
    <w:r>
      <w:rPr>
        <w:rFonts w:ascii="Georgia" w:hAnsi="Georgia"/>
      </w:rPr>
      <w:tab/>
    </w:r>
    <w:r>
      <w:rPr>
        <w:rFonts w:ascii="Georgia" w:hAnsi="Georgia"/>
      </w:rPr>
      <w:tab/>
      <w:t>Technical Terms</w:t>
    </w:r>
    <w:r w:rsidRPr="00E96DAF">
      <w:rPr>
        <w:rFonts w:ascii="Georgia" w:hAnsi="Georgia"/>
      </w:rPr>
      <w:t xml:space="preserve"> </w:t>
    </w:r>
    <w:r>
      <w:rPr>
        <w:rFonts w:ascii="Georgia" w:hAnsi="Georgia"/>
      </w:rPr>
      <w:t>|</w:t>
    </w:r>
    <w:r w:rsidRPr="00D047A9">
      <w:rPr>
        <w:rFonts w:ascii="Georgia" w:hAnsi="Georgia"/>
      </w:rPr>
      <w:t xml:space="preserve"> </w:t>
    </w:r>
    <w:sdt>
      <w:sdtPr>
        <w:rPr>
          <w:rFonts w:ascii="Georgia" w:hAnsi="Georgia"/>
        </w:rPr>
        <w:id w:val="-1699073264"/>
        <w:docPartObj>
          <w:docPartGallery w:val="Page Numbers (Bottom of Page)"/>
          <w:docPartUnique/>
        </w:docPartObj>
      </w:sdtPr>
      <w:sdtEndPr>
        <w:rPr>
          <w:noProof/>
        </w:rPr>
      </w:sdtEndPr>
      <w:sdtContent>
        <w:r w:rsidR="00D65807">
          <w:rPr>
            <w:rFonts w:ascii="Georgia" w:hAnsi="Georgia"/>
          </w:rPr>
          <w:t>12</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79F7"/>
    <w:multiLevelType w:val="multilevel"/>
    <w:tmpl w:val="8FE83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019FA"/>
    <w:multiLevelType w:val="hybridMultilevel"/>
    <w:tmpl w:val="5A82A33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C7E4E06"/>
    <w:multiLevelType w:val="multilevel"/>
    <w:tmpl w:val="20B04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BA36A5"/>
    <w:multiLevelType w:val="multilevel"/>
    <w:tmpl w:val="0780F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8416E8"/>
    <w:multiLevelType w:val="multilevel"/>
    <w:tmpl w:val="DF8E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1877B8"/>
    <w:multiLevelType w:val="multilevel"/>
    <w:tmpl w:val="25D0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0C6B37"/>
    <w:multiLevelType w:val="multilevel"/>
    <w:tmpl w:val="C686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2341FD"/>
    <w:multiLevelType w:val="multilevel"/>
    <w:tmpl w:val="70D0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E71B43"/>
    <w:multiLevelType w:val="hybridMultilevel"/>
    <w:tmpl w:val="12242DBE"/>
    <w:lvl w:ilvl="0" w:tplc="CABC3FB2">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0A03DD6"/>
    <w:multiLevelType w:val="hybridMultilevel"/>
    <w:tmpl w:val="F9283746"/>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52A25FF7"/>
    <w:multiLevelType w:val="hybridMultilevel"/>
    <w:tmpl w:val="6DDC0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F513A0"/>
    <w:multiLevelType w:val="multilevel"/>
    <w:tmpl w:val="3C7AA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0A31D7"/>
    <w:multiLevelType w:val="hybridMultilevel"/>
    <w:tmpl w:val="81A88E8A"/>
    <w:lvl w:ilvl="0" w:tplc="BF8E616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2091E"/>
    <w:multiLevelType w:val="hybridMultilevel"/>
    <w:tmpl w:val="730E7A8E"/>
    <w:lvl w:ilvl="0" w:tplc="338497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E70F42"/>
    <w:multiLevelType w:val="hybridMultilevel"/>
    <w:tmpl w:val="B79083C2"/>
    <w:lvl w:ilvl="0" w:tplc="15F0E964">
      <w:start w:val="1"/>
      <w:numFmt w:val="decimal"/>
      <w:lvlText w:val="%1."/>
      <w:lvlJc w:val="left"/>
      <w:pPr>
        <w:ind w:left="1440" w:hanging="360"/>
      </w:pPr>
      <w:rPr>
        <w:rFonts w:hint="default"/>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0414A27"/>
    <w:multiLevelType w:val="multilevel"/>
    <w:tmpl w:val="0436FD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9C1BE4"/>
    <w:multiLevelType w:val="multilevel"/>
    <w:tmpl w:val="905EE05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Wingdings" w:eastAsia="Times New Roman" w:hAnsi="Wingdings" w:cs="Times New Roman" w:hint="default"/>
      </w:rPr>
    </w:lvl>
    <w:lvl w:ilvl="2">
      <w:start w:val="4"/>
      <w:numFmt w:val="decimal"/>
      <w:lvlText w:val="%3."/>
      <w:lvlJc w:val="left"/>
      <w:pPr>
        <w:ind w:left="2160" w:hanging="360"/>
      </w:pPr>
      <w:rPr>
        <w:rFont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B56BB8"/>
    <w:multiLevelType w:val="multilevel"/>
    <w:tmpl w:val="EE6EABFE"/>
    <w:lvl w:ilvl="0">
      <w:start w:val="1"/>
      <w:numFmt w:val="decimal"/>
      <w:lvlText w:val="%1."/>
      <w:lvlJc w:val="left"/>
      <w:pPr>
        <w:tabs>
          <w:tab w:val="num" w:pos="720"/>
        </w:tabs>
        <w:ind w:left="720" w:hanging="360"/>
      </w:pPr>
    </w:lvl>
    <w:lvl w:ilvl="1">
      <w:start w:val="9"/>
      <w:numFmt w:val="decimal"/>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647A9C"/>
    <w:multiLevelType w:val="hybridMultilevel"/>
    <w:tmpl w:val="F3D6EC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F441F86"/>
    <w:multiLevelType w:val="multilevel"/>
    <w:tmpl w:val="0F802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8251083">
    <w:abstractNumId w:val="15"/>
  </w:num>
  <w:num w:numId="2" w16cid:durableId="77988090">
    <w:abstractNumId w:val="15"/>
    <w:lvlOverride w:ilvl="0">
      <w:lvl w:ilvl="0">
        <w:numFmt w:val="lowerLetter"/>
        <w:lvlText w:val="%1."/>
        <w:lvlJc w:val="left"/>
      </w:lvl>
    </w:lvlOverride>
  </w:num>
  <w:num w:numId="3" w16cid:durableId="1632855880">
    <w:abstractNumId w:val="16"/>
  </w:num>
  <w:num w:numId="4" w16cid:durableId="383875542">
    <w:abstractNumId w:val="16"/>
    <w:lvlOverride w:ilvl="0">
      <w:lvl w:ilvl="0">
        <w:numFmt w:val="lowerLetter"/>
        <w:lvlText w:val="%1."/>
        <w:lvlJc w:val="left"/>
      </w:lvl>
    </w:lvlOverride>
  </w:num>
  <w:num w:numId="5" w16cid:durableId="835532731">
    <w:abstractNumId w:val="3"/>
  </w:num>
  <w:num w:numId="6" w16cid:durableId="1558467650">
    <w:abstractNumId w:val="3"/>
    <w:lvlOverride w:ilvl="0">
      <w:lvl w:ilvl="0">
        <w:numFmt w:val="lowerLetter"/>
        <w:lvlText w:val="%1."/>
        <w:lvlJc w:val="left"/>
      </w:lvl>
    </w:lvlOverride>
  </w:num>
  <w:num w:numId="7" w16cid:durableId="886186136">
    <w:abstractNumId w:val="6"/>
  </w:num>
  <w:num w:numId="8" w16cid:durableId="1407651793">
    <w:abstractNumId w:val="4"/>
  </w:num>
  <w:num w:numId="9" w16cid:durableId="1670667909">
    <w:abstractNumId w:val="5"/>
  </w:num>
  <w:num w:numId="10" w16cid:durableId="1316832426">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11" w16cid:durableId="1788236286">
    <w:abstractNumId w:val="0"/>
  </w:num>
  <w:num w:numId="12" w16cid:durableId="274756112">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3" w16cid:durableId="634606905">
    <w:abstractNumId w:val="2"/>
  </w:num>
  <w:num w:numId="14" w16cid:durableId="1297106408">
    <w:abstractNumId w:val="19"/>
  </w:num>
  <w:num w:numId="15" w16cid:durableId="1337147511">
    <w:abstractNumId w:val="17"/>
  </w:num>
  <w:num w:numId="16" w16cid:durableId="1147478873">
    <w:abstractNumId w:val="11"/>
  </w:num>
  <w:num w:numId="17" w16cid:durableId="628778496">
    <w:abstractNumId w:val="8"/>
  </w:num>
  <w:num w:numId="18" w16cid:durableId="36249041">
    <w:abstractNumId w:val="14"/>
  </w:num>
  <w:num w:numId="19" w16cid:durableId="1404379002">
    <w:abstractNumId w:val="10"/>
  </w:num>
  <w:num w:numId="20" w16cid:durableId="329793776">
    <w:abstractNumId w:val="18"/>
  </w:num>
  <w:num w:numId="21" w16cid:durableId="1724214729">
    <w:abstractNumId w:val="1"/>
  </w:num>
  <w:num w:numId="22" w16cid:durableId="198668972">
    <w:abstractNumId w:val="9"/>
  </w:num>
  <w:num w:numId="23" w16cid:durableId="1977181776">
    <w:abstractNumId w:val="12"/>
  </w:num>
  <w:num w:numId="24" w16cid:durableId="10215860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de Raposa">
    <w15:presenceInfo w15:providerId="Windows Live" w15:userId="2625a9268fe506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PH" w:vendorID="64" w:dllVersion="4096" w:nlCheck="1" w:checkStyle="1"/>
  <w:activeWritingStyle w:appName="MSWord" w:lang="en-US" w:vendorID="64" w:dllVersion="4096" w:nlCheck="1" w:checkStyle="0"/>
  <w:activeWritingStyle w:appName="MSWord" w:lang="en-PH" w:vendorID="64" w:dllVersion="0" w:nlCheck="1" w:checkStyle="0"/>
  <w:activeWritingStyle w:appName="MSWord" w:lang="en-US" w:vendorID="64" w:dllVersion="0" w:nlCheck="1" w:checkStyle="0"/>
  <w:proofState w:spelling="clean" w:grammar="clean"/>
  <w:trackRevisions/>
  <w:documentProtection w:edit="trackedChanges" w:enforcement="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CB8"/>
    <w:rsid w:val="00006E6A"/>
    <w:rsid w:val="0002130C"/>
    <w:rsid w:val="00023F3F"/>
    <w:rsid w:val="0002501F"/>
    <w:rsid w:val="000321BD"/>
    <w:rsid w:val="00035720"/>
    <w:rsid w:val="00035FAB"/>
    <w:rsid w:val="0006137D"/>
    <w:rsid w:val="00066D70"/>
    <w:rsid w:val="000717F3"/>
    <w:rsid w:val="00072C49"/>
    <w:rsid w:val="000730EC"/>
    <w:rsid w:val="00084CB8"/>
    <w:rsid w:val="000A01ED"/>
    <w:rsid w:val="000A08CD"/>
    <w:rsid w:val="000C4E16"/>
    <w:rsid w:val="000D3B07"/>
    <w:rsid w:val="000E4B52"/>
    <w:rsid w:val="000F6601"/>
    <w:rsid w:val="0010328F"/>
    <w:rsid w:val="00116EBE"/>
    <w:rsid w:val="001325A4"/>
    <w:rsid w:val="00133DEA"/>
    <w:rsid w:val="00142F21"/>
    <w:rsid w:val="00151634"/>
    <w:rsid w:val="00170627"/>
    <w:rsid w:val="00172E6B"/>
    <w:rsid w:val="00173B76"/>
    <w:rsid w:val="00174EDA"/>
    <w:rsid w:val="00175BCC"/>
    <w:rsid w:val="001857EC"/>
    <w:rsid w:val="00193C96"/>
    <w:rsid w:val="00195B8E"/>
    <w:rsid w:val="001A40A8"/>
    <w:rsid w:val="001A431B"/>
    <w:rsid w:val="001B0268"/>
    <w:rsid w:val="001C2152"/>
    <w:rsid w:val="001C243C"/>
    <w:rsid w:val="001C747D"/>
    <w:rsid w:val="001D10A9"/>
    <w:rsid w:val="001D147D"/>
    <w:rsid w:val="001E2C32"/>
    <w:rsid w:val="001F14FE"/>
    <w:rsid w:val="001F1F65"/>
    <w:rsid w:val="00204A51"/>
    <w:rsid w:val="00207F21"/>
    <w:rsid w:val="00212BAE"/>
    <w:rsid w:val="002165B3"/>
    <w:rsid w:val="00225740"/>
    <w:rsid w:val="0023212F"/>
    <w:rsid w:val="00234346"/>
    <w:rsid w:val="002412B9"/>
    <w:rsid w:val="00247ED7"/>
    <w:rsid w:val="002537FF"/>
    <w:rsid w:val="002627B8"/>
    <w:rsid w:val="00265009"/>
    <w:rsid w:val="002652BA"/>
    <w:rsid w:val="002736D8"/>
    <w:rsid w:val="00274569"/>
    <w:rsid w:val="00276C84"/>
    <w:rsid w:val="00277960"/>
    <w:rsid w:val="00277E9C"/>
    <w:rsid w:val="0028002D"/>
    <w:rsid w:val="002804F9"/>
    <w:rsid w:val="002810CD"/>
    <w:rsid w:val="00282E19"/>
    <w:rsid w:val="002917F2"/>
    <w:rsid w:val="00294238"/>
    <w:rsid w:val="002943B9"/>
    <w:rsid w:val="00294C9B"/>
    <w:rsid w:val="00294CC3"/>
    <w:rsid w:val="002A4036"/>
    <w:rsid w:val="002D4A56"/>
    <w:rsid w:val="002D4F66"/>
    <w:rsid w:val="002D6E04"/>
    <w:rsid w:val="002E11F7"/>
    <w:rsid w:val="002F5B72"/>
    <w:rsid w:val="00306E71"/>
    <w:rsid w:val="0031509C"/>
    <w:rsid w:val="00315B0D"/>
    <w:rsid w:val="00321671"/>
    <w:rsid w:val="003219B3"/>
    <w:rsid w:val="00337866"/>
    <w:rsid w:val="003400AB"/>
    <w:rsid w:val="00341A86"/>
    <w:rsid w:val="003561AC"/>
    <w:rsid w:val="003633BD"/>
    <w:rsid w:val="003710EA"/>
    <w:rsid w:val="0037612D"/>
    <w:rsid w:val="0038049B"/>
    <w:rsid w:val="00392D50"/>
    <w:rsid w:val="00395DDB"/>
    <w:rsid w:val="003A0C5B"/>
    <w:rsid w:val="003A36A6"/>
    <w:rsid w:val="003B3B50"/>
    <w:rsid w:val="003B41AC"/>
    <w:rsid w:val="003B7418"/>
    <w:rsid w:val="003C3A16"/>
    <w:rsid w:val="003D3B33"/>
    <w:rsid w:val="003E2A30"/>
    <w:rsid w:val="003E3502"/>
    <w:rsid w:val="003F32CB"/>
    <w:rsid w:val="003F7A10"/>
    <w:rsid w:val="0040093C"/>
    <w:rsid w:val="00401E7D"/>
    <w:rsid w:val="00410E0C"/>
    <w:rsid w:val="0041569F"/>
    <w:rsid w:val="00416219"/>
    <w:rsid w:val="00422AE4"/>
    <w:rsid w:val="00425F68"/>
    <w:rsid w:val="004276C2"/>
    <w:rsid w:val="00431977"/>
    <w:rsid w:val="0043265C"/>
    <w:rsid w:val="00433593"/>
    <w:rsid w:val="00435F52"/>
    <w:rsid w:val="00440B99"/>
    <w:rsid w:val="00447C25"/>
    <w:rsid w:val="00450DAF"/>
    <w:rsid w:val="0045104A"/>
    <w:rsid w:val="00457262"/>
    <w:rsid w:val="0047226D"/>
    <w:rsid w:val="00472F80"/>
    <w:rsid w:val="00474309"/>
    <w:rsid w:val="00477861"/>
    <w:rsid w:val="004853B0"/>
    <w:rsid w:val="0048572D"/>
    <w:rsid w:val="00486E14"/>
    <w:rsid w:val="004970F4"/>
    <w:rsid w:val="004A4245"/>
    <w:rsid w:val="004A7DEE"/>
    <w:rsid w:val="004B0326"/>
    <w:rsid w:val="004B333C"/>
    <w:rsid w:val="004C4382"/>
    <w:rsid w:val="004C4DC7"/>
    <w:rsid w:val="004D362F"/>
    <w:rsid w:val="004E39F0"/>
    <w:rsid w:val="00505E8F"/>
    <w:rsid w:val="005115BB"/>
    <w:rsid w:val="0051764D"/>
    <w:rsid w:val="005177A4"/>
    <w:rsid w:val="00525EC4"/>
    <w:rsid w:val="00527EF4"/>
    <w:rsid w:val="005314EC"/>
    <w:rsid w:val="005352BC"/>
    <w:rsid w:val="005518CD"/>
    <w:rsid w:val="00561BB1"/>
    <w:rsid w:val="00566C43"/>
    <w:rsid w:val="00571605"/>
    <w:rsid w:val="00580E98"/>
    <w:rsid w:val="0058174D"/>
    <w:rsid w:val="005860B0"/>
    <w:rsid w:val="005B2921"/>
    <w:rsid w:val="005B39A4"/>
    <w:rsid w:val="005B409B"/>
    <w:rsid w:val="005B668F"/>
    <w:rsid w:val="005B71AD"/>
    <w:rsid w:val="005C333F"/>
    <w:rsid w:val="005D1765"/>
    <w:rsid w:val="005D3E30"/>
    <w:rsid w:val="005F1D01"/>
    <w:rsid w:val="006011E7"/>
    <w:rsid w:val="00602F85"/>
    <w:rsid w:val="00617169"/>
    <w:rsid w:val="00621298"/>
    <w:rsid w:val="00624E05"/>
    <w:rsid w:val="006319FD"/>
    <w:rsid w:val="00636046"/>
    <w:rsid w:val="00637024"/>
    <w:rsid w:val="00637121"/>
    <w:rsid w:val="00640481"/>
    <w:rsid w:val="00641650"/>
    <w:rsid w:val="00641A9A"/>
    <w:rsid w:val="00650131"/>
    <w:rsid w:val="006522DE"/>
    <w:rsid w:val="00661753"/>
    <w:rsid w:val="00667FBA"/>
    <w:rsid w:val="00682BB0"/>
    <w:rsid w:val="00683DE8"/>
    <w:rsid w:val="0069007C"/>
    <w:rsid w:val="0069207F"/>
    <w:rsid w:val="006925E7"/>
    <w:rsid w:val="006A3271"/>
    <w:rsid w:val="006B0480"/>
    <w:rsid w:val="006B3E23"/>
    <w:rsid w:val="006B45E7"/>
    <w:rsid w:val="006B7169"/>
    <w:rsid w:val="006C3ED2"/>
    <w:rsid w:val="006C5B53"/>
    <w:rsid w:val="006D4C70"/>
    <w:rsid w:val="006D5A85"/>
    <w:rsid w:val="006E6318"/>
    <w:rsid w:val="006E670C"/>
    <w:rsid w:val="006E7B7B"/>
    <w:rsid w:val="006F2EB8"/>
    <w:rsid w:val="007006B2"/>
    <w:rsid w:val="0071096E"/>
    <w:rsid w:val="0071195E"/>
    <w:rsid w:val="00717F2A"/>
    <w:rsid w:val="00721906"/>
    <w:rsid w:val="00724EAD"/>
    <w:rsid w:val="0072754E"/>
    <w:rsid w:val="00731B67"/>
    <w:rsid w:val="00743CC4"/>
    <w:rsid w:val="00756F8F"/>
    <w:rsid w:val="00765D28"/>
    <w:rsid w:val="0077757E"/>
    <w:rsid w:val="00786058"/>
    <w:rsid w:val="0078643E"/>
    <w:rsid w:val="007B30BA"/>
    <w:rsid w:val="007B6A2D"/>
    <w:rsid w:val="007B7A0C"/>
    <w:rsid w:val="007C0891"/>
    <w:rsid w:val="007D28B1"/>
    <w:rsid w:val="007D6B4D"/>
    <w:rsid w:val="007E0EA7"/>
    <w:rsid w:val="007F5B4E"/>
    <w:rsid w:val="0080214E"/>
    <w:rsid w:val="0080223B"/>
    <w:rsid w:val="0080342D"/>
    <w:rsid w:val="008052D6"/>
    <w:rsid w:val="00811EB1"/>
    <w:rsid w:val="00813342"/>
    <w:rsid w:val="0081345B"/>
    <w:rsid w:val="008144CE"/>
    <w:rsid w:val="00833024"/>
    <w:rsid w:val="0083310C"/>
    <w:rsid w:val="00837B3A"/>
    <w:rsid w:val="00842E30"/>
    <w:rsid w:val="00857CCA"/>
    <w:rsid w:val="008642E7"/>
    <w:rsid w:val="008650B8"/>
    <w:rsid w:val="00884CAA"/>
    <w:rsid w:val="00885E8A"/>
    <w:rsid w:val="008927FD"/>
    <w:rsid w:val="0089452D"/>
    <w:rsid w:val="008A5E2D"/>
    <w:rsid w:val="008B1E4F"/>
    <w:rsid w:val="008C13CD"/>
    <w:rsid w:val="008D33A4"/>
    <w:rsid w:val="008D6083"/>
    <w:rsid w:val="008E26CC"/>
    <w:rsid w:val="008F1830"/>
    <w:rsid w:val="008F4CDE"/>
    <w:rsid w:val="008F6A3D"/>
    <w:rsid w:val="008F6E12"/>
    <w:rsid w:val="00926C97"/>
    <w:rsid w:val="00931D48"/>
    <w:rsid w:val="00940218"/>
    <w:rsid w:val="009409CE"/>
    <w:rsid w:val="00942BB0"/>
    <w:rsid w:val="00942C04"/>
    <w:rsid w:val="009440EA"/>
    <w:rsid w:val="00944F39"/>
    <w:rsid w:val="009466BC"/>
    <w:rsid w:val="00947823"/>
    <w:rsid w:val="00947DBD"/>
    <w:rsid w:val="00960983"/>
    <w:rsid w:val="009619FF"/>
    <w:rsid w:val="00961BC1"/>
    <w:rsid w:val="009634E6"/>
    <w:rsid w:val="00963C4D"/>
    <w:rsid w:val="009673CD"/>
    <w:rsid w:val="00980EF0"/>
    <w:rsid w:val="00991897"/>
    <w:rsid w:val="009968DD"/>
    <w:rsid w:val="009978BF"/>
    <w:rsid w:val="00997999"/>
    <w:rsid w:val="009A47BB"/>
    <w:rsid w:val="009A6B1F"/>
    <w:rsid w:val="009B0DE4"/>
    <w:rsid w:val="009B46C9"/>
    <w:rsid w:val="009C29C8"/>
    <w:rsid w:val="009C78CA"/>
    <w:rsid w:val="009C7B4C"/>
    <w:rsid w:val="009D124E"/>
    <w:rsid w:val="009D6953"/>
    <w:rsid w:val="009E1FEA"/>
    <w:rsid w:val="009F0416"/>
    <w:rsid w:val="009F5E1C"/>
    <w:rsid w:val="009F6DC2"/>
    <w:rsid w:val="00A13271"/>
    <w:rsid w:val="00A16E35"/>
    <w:rsid w:val="00A17322"/>
    <w:rsid w:val="00A22105"/>
    <w:rsid w:val="00A23429"/>
    <w:rsid w:val="00A27272"/>
    <w:rsid w:val="00A2733C"/>
    <w:rsid w:val="00A44E02"/>
    <w:rsid w:val="00A473B5"/>
    <w:rsid w:val="00A522FD"/>
    <w:rsid w:val="00A53BD0"/>
    <w:rsid w:val="00A85397"/>
    <w:rsid w:val="00A86CDE"/>
    <w:rsid w:val="00A90576"/>
    <w:rsid w:val="00AA3FAE"/>
    <w:rsid w:val="00AC39CE"/>
    <w:rsid w:val="00AC5E65"/>
    <w:rsid w:val="00AC60DD"/>
    <w:rsid w:val="00AC7EE8"/>
    <w:rsid w:val="00AD17BF"/>
    <w:rsid w:val="00AD4360"/>
    <w:rsid w:val="00AE089B"/>
    <w:rsid w:val="00AE2277"/>
    <w:rsid w:val="00AE3B16"/>
    <w:rsid w:val="00AE4F6E"/>
    <w:rsid w:val="00AE5535"/>
    <w:rsid w:val="00AF3539"/>
    <w:rsid w:val="00B00B08"/>
    <w:rsid w:val="00B04722"/>
    <w:rsid w:val="00B05AA0"/>
    <w:rsid w:val="00B11358"/>
    <w:rsid w:val="00B142AE"/>
    <w:rsid w:val="00B170BB"/>
    <w:rsid w:val="00B212F0"/>
    <w:rsid w:val="00B23F64"/>
    <w:rsid w:val="00B332FF"/>
    <w:rsid w:val="00B412C2"/>
    <w:rsid w:val="00B4283E"/>
    <w:rsid w:val="00B46B60"/>
    <w:rsid w:val="00B8001B"/>
    <w:rsid w:val="00B8082E"/>
    <w:rsid w:val="00B86A29"/>
    <w:rsid w:val="00B879B0"/>
    <w:rsid w:val="00B9653A"/>
    <w:rsid w:val="00BA4258"/>
    <w:rsid w:val="00BA6556"/>
    <w:rsid w:val="00BA6AE1"/>
    <w:rsid w:val="00BA70F0"/>
    <w:rsid w:val="00BA7C11"/>
    <w:rsid w:val="00BB324F"/>
    <w:rsid w:val="00BC3C76"/>
    <w:rsid w:val="00BC6A6A"/>
    <w:rsid w:val="00BD6A8C"/>
    <w:rsid w:val="00BD74DF"/>
    <w:rsid w:val="00BD7542"/>
    <w:rsid w:val="00BE3E01"/>
    <w:rsid w:val="00BE56F8"/>
    <w:rsid w:val="00BE7F13"/>
    <w:rsid w:val="00C02E64"/>
    <w:rsid w:val="00C0613D"/>
    <w:rsid w:val="00C10A50"/>
    <w:rsid w:val="00C1236F"/>
    <w:rsid w:val="00C1357C"/>
    <w:rsid w:val="00C154FB"/>
    <w:rsid w:val="00C205B9"/>
    <w:rsid w:val="00C2643E"/>
    <w:rsid w:val="00C33689"/>
    <w:rsid w:val="00C56093"/>
    <w:rsid w:val="00C743FC"/>
    <w:rsid w:val="00C77602"/>
    <w:rsid w:val="00C80D75"/>
    <w:rsid w:val="00C92B67"/>
    <w:rsid w:val="00C95ECB"/>
    <w:rsid w:val="00C976DF"/>
    <w:rsid w:val="00CA795E"/>
    <w:rsid w:val="00CB1392"/>
    <w:rsid w:val="00CB5A4A"/>
    <w:rsid w:val="00CB7D44"/>
    <w:rsid w:val="00CC11CE"/>
    <w:rsid w:val="00CD0D74"/>
    <w:rsid w:val="00CF2C83"/>
    <w:rsid w:val="00CF2E71"/>
    <w:rsid w:val="00CF4CA3"/>
    <w:rsid w:val="00D03AFC"/>
    <w:rsid w:val="00D047A9"/>
    <w:rsid w:val="00D13453"/>
    <w:rsid w:val="00D13BCB"/>
    <w:rsid w:val="00D16186"/>
    <w:rsid w:val="00D25035"/>
    <w:rsid w:val="00D250D0"/>
    <w:rsid w:val="00D25A31"/>
    <w:rsid w:val="00D269CF"/>
    <w:rsid w:val="00D4279B"/>
    <w:rsid w:val="00D43D7A"/>
    <w:rsid w:val="00D50247"/>
    <w:rsid w:val="00D52A19"/>
    <w:rsid w:val="00D65807"/>
    <w:rsid w:val="00D72BC1"/>
    <w:rsid w:val="00DA27E8"/>
    <w:rsid w:val="00DA3531"/>
    <w:rsid w:val="00DA58E5"/>
    <w:rsid w:val="00DB1E48"/>
    <w:rsid w:val="00DB6622"/>
    <w:rsid w:val="00DC13A9"/>
    <w:rsid w:val="00DE03B4"/>
    <w:rsid w:val="00DE3BCD"/>
    <w:rsid w:val="00DE4D03"/>
    <w:rsid w:val="00DF2B21"/>
    <w:rsid w:val="00DF5940"/>
    <w:rsid w:val="00E00308"/>
    <w:rsid w:val="00E10B76"/>
    <w:rsid w:val="00E12A2C"/>
    <w:rsid w:val="00E14670"/>
    <w:rsid w:val="00E17267"/>
    <w:rsid w:val="00E25C6F"/>
    <w:rsid w:val="00E2635E"/>
    <w:rsid w:val="00E31BD1"/>
    <w:rsid w:val="00E346C1"/>
    <w:rsid w:val="00E464F1"/>
    <w:rsid w:val="00E47D5D"/>
    <w:rsid w:val="00E52A05"/>
    <w:rsid w:val="00E62A67"/>
    <w:rsid w:val="00E7266D"/>
    <w:rsid w:val="00E75D98"/>
    <w:rsid w:val="00E822AF"/>
    <w:rsid w:val="00E86435"/>
    <w:rsid w:val="00E91BEE"/>
    <w:rsid w:val="00E96DAF"/>
    <w:rsid w:val="00E9738A"/>
    <w:rsid w:val="00EA2225"/>
    <w:rsid w:val="00EA7D96"/>
    <w:rsid w:val="00EB1388"/>
    <w:rsid w:val="00EB256D"/>
    <w:rsid w:val="00EF7078"/>
    <w:rsid w:val="00EF74A6"/>
    <w:rsid w:val="00F00594"/>
    <w:rsid w:val="00F1782A"/>
    <w:rsid w:val="00F22834"/>
    <w:rsid w:val="00F33A26"/>
    <w:rsid w:val="00F34321"/>
    <w:rsid w:val="00F43BDA"/>
    <w:rsid w:val="00F47788"/>
    <w:rsid w:val="00F525EE"/>
    <w:rsid w:val="00F63467"/>
    <w:rsid w:val="00F63D9C"/>
    <w:rsid w:val="00F831FF"/>
    <w:rsid w:val="00FA3F95"/>
    <w:rsid w:val="00FB430C"/>
    <w:rsid w:val="00FC2D77"/>
    <w:rsid w:val="00FD29A9"/>
    <w:rsid w:val="00FD494C"/>
    <w:rsid w:val="00FD75FB"/>
    <w:rsid w:val="00FE3CB8"/>
    <w:rsid w:val="00FE4246"/>
    <w:rsid w:val="00FE44EF"/>
    <w:rsid w:val="00FF2985"/>
    <w:rsid w:val="00FF312F"/>
    <w:rsid w:val="00FF7FB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080F3F"/>
  <w15:chartTrackingRefBased/>
  <w15:docId w15:val="{EE9F840F-1254-484F-BD21-713E0753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EDA"/>
  </w:style>
  <w:style w:type="paragraph" w:styleId="Heading1">
    <w:name w:val="heading 1"/>
    <w:basedOn w:val="Normal"/>
    <w:link w:val="Heading1Char"/>
    <w:uiPriority w:val="9"/>
    <w:qFormat/>
    <w:rsid w:val="00C80D75"/>
    <w:pPr>
      <w:spacing w:before="100" w:beforeAutospacing="1" w:after="100" w:afterAutospacing="1" w:line="240" w:lineRule="auto"/>
      <w:jc w:val="center"/>
      <w:outlineLvl w:val="0"/>
      <w:pPrChange w:id="0" w:author="Jade Raposa" w:date="2024-10-15T01:51:00Z">
        <w:pPr>
          <w:spacing w:before="100" w:beforeAutospacing="1" w:after="100" w:afterAutospacing="1"/>
          <w:outlineLvl w:val="0"/>
        </w:pPr>
      </w:pPrChange>
    </w:pPr>
    <w:rPr>
      <w:rFonts w:ascii="Georgia" w:eastAsia="Times New Roman" w:hAnsi="Georgia" w:cs="Times New Roman"/>
      <w:b/>
      <w:bCs/>
      <w:kern w:val="36"/>
      <w:szCs w:val="48"/>
      <w:lang w:eastAsia="en-PH"/>
      <w:rPrChange w:id="0" w:author="Jade Raposa" w:date="2024-10-15T01:51:00Z">
        <w:rPr>
          <w:rFonts w:ascii="Georgia" w:hAnsi="Georgia"/>
          <w:b/>
          <w:bCs/>
          <w:kern w:val="36"/>
          <w:sz w:val="22"/>
          <w:szCs w:val="48"/>
          <w:lang w:val="en-PH" w:eastAsia="en-PH" w:bidi="ar-SA"/>
        </w:rPr>
      </w:rPrChange>
    </w:rPr>
  </w:style>
  <w:style w:type="paragraph" w:styleId="Heading2">
    <w:name w:val="heading 2"/>
    <w:basedOn w:val="Normal"/>
    <w:link w:val="Heading2Char"/>
    <w:uiPriority w:val="9"/>
    <w:qFormat/>
    <w:rsid w:val="00486E14"/>
    <w:pPr>
      <w:spacing w:beforeAutospacing="1" w:after="0" w:afterAutospacing="1" w:line="240" w:lineRule="auto"/>
      <w:outlineLvl w:val="1"/>
    </w:pPr>
    <w:rPr>
      <w:rFonts w:ascii="Georgia" w:eastAsia="Times New Roman" w:hAnsi="Georgia" w:cs="Times New Roman"/>
      <w:b/>
      <w:bCs/>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D75"/>
    <w:rPr>
      <w:rFonts w:ascii="Georgia" w:eastAsia="Times New Roman" w:hAnsi="Georgia" w:cs="Times New Roman"/>
      <w:b/>
      <w:bCs/>
      <w:kern w:val="36"/>
      <w:szCs w:val="48"/>
      <w:lang w:eastAsia="en-PH"/>
    </w:rPr>
  </w:style>
  <w:style w:type="character" w:customStyle="1" w:styleId="Heading2Char">
    <w:name w:val="Heading 2 Char"/>
    <w:basedOn w:val="DefaultParagraphFont"/>
    <w:link w:val="Heading2"/>
    <w:uiPriority w:val="9"/>
    <w:rsid w:val="00486E14"/>
    <w:rPr>
      <w:rFonts w:ascii="Georgia" w:eastAsia="Times New Roman" w:hAnsi="Georgia" w:cs="Times New Roman"/>
      <w:b/>
      <w:bCs/>
      <w:szCs w:val="36"/>
      <w:lang w:eastAsia="en-PH"/>
    </w:rPr>
  </w:style>
  <w:style w:type="paragraph" w:customStyle="1" w:styleId="msonormal0">
    <w:name w:val="msonormal"/>
    <w:basedOn w:val="Normal"/>
    <w:rsid w:val="00084CB8"/>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NormalWeb">
    <w:name w:val="Normal (Web)"/>
    <w:basedOn w:val="Normal"/>
    <w:uiPriority w:val="99"/>
    <w:semiHidden/>
    <w:unhideWhenUsed/>
    <w:rsid w:val="00084CB8"/>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rsid w:val="00084CB8"/>
  </w:style>
  <w:style w:type="paragraph" w:styleId="Header">
    <w:name w:val="header"/>
    <w:basedOn w:val="Normal"/>
    <w:link w:val="HeaderChar"/>
    <w:uiPriority w:val="99"/>
    <w:unhideWhenUsed/>
    <w:rsid w:val="002D4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4F66"/>
  </w:style>
  <w:style w:type="paragraph" w:styleId="Footer">
    <w:name w:val="footer"/>
    <w:basedOn w:val="Normal"/>
    <w:link w:val="FooterChar"/>
    <w:uiPriority w:val="99"/>
    <w:unhideWhenUsed/>
    <w:rsid w:val="002D4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4F66"/>
  </w:style>
  <w:style w:type="character" w:styleId="Hyperlink">
    <w:name w:val="Hyperlink"/>
    <w:basedOn w:val="DefaultParagraphFont"/>
    <w:uiPriority w:val="99"/>
    <w:unhideWhenUsed/>
    <w:rsid w:val="006D4C70"/>
    <w:rPr>
      <w:color w:val="0563C1" w:themeColor="hyperlink"/>
      <w:u w:val="single"/>
    </w:rPr>
  </w:style>
  <w:style w:type="character" w:styleId="UnresolvedMention">
    <w:name w:val="Unresolved Mention"/>
    <w:basedOn w:val="DefaultParagraphFont"/>
    <w:uiPriority w:val="99"/>
    <w:semiHidden/>
    <w:unhideWhenUsed/>
    <w:rsid w:val="006D4C70"/>
    <w:rPr>
      <w:color w:val="605E5C"/>
      <w:shd w:val="clear" w:color="auto" w:fill="E1DFDD"/>
    </w:rPr>
  </w:style>
  <w:style w:type="table" w:styleId="TableGrid">
    <w:name w:val="Table Grid"/>
    <w:basedOn w:val="TableNormal"/>
    <w:uiPriority w:val="39"/>
    <w:rsid w:val="00BE56F8"/>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23F64"/>
    <w:pPr>
      <w:ind w:left="720"/>
      <w:contextualSpacing/>
    </w:pPr>
  </w:style>
  <w:style w:type="character" w:styleId="CommentReference">
    <w:name w:val="annotation reference"/>
    <w:basedOn w:val="DefaultParagraphFont"/>
    <w:uiPriority w:val="99"/>
    <w:semiHidden/>
    <w:unhideWhenUsed/>
    <w:rsid w:val="002A4036"/>
    <w:rPr>
      <w:sz w:val="16"/>
      <w:szCs w:val="16"/>
    </w:rPr>
  </w:style>
  <w:style w:type="paragraph" w:styleId="CommentText">
    <w:name w:val="annotation text"/>
    <w:basedOn w:val="Normal"/>
    <w:link w:val="CommentTextChar"/>
    <w:uiPriority w:val="99"/>
    <w:unhideWhenUsed/>
    <w:rsid w:val="002A4036"/>
    <w:pPr>
      <w:spacing w:line="240" w:lineRule="auto"/>
    </w:pPr>
    <w:rPr>
      <w:sz w:val="20"/>
      <w:szCs w:val="20"/>
    </w:rPr>
  </w:style>
  <w:style w:type="character" w:customStyle="1" w:styleId="CommentTextChar">
    <w:name w:val="Comment Text Char"/>
    <w:basedOn w:val="DefaultParagraphFont"/>
    <w:link w:val="CommentText"/>
    <w:uiPriority w:val="99"/>
    <w:rsid w:val="002A4036"/>
    <w:rPr>
      <w:sz w:val="20"/>
      <w:szCs w:val="20"/>
    </w:rPr>
  </w:style>
  <w:style w:type="paragraph" w:styleId="CommentSubject">
    <w:name w:val="annotation subject"/>
    <w:basedOn w:val="CommentText"/>
    <w:next w:val="CommentText"/>
    <w:link w:val="CommentSubjectChar"/>
    <w:uiPriority w:val="99"/>
    <w:semiHidden/>
    <w:unhideWhenUsed/>
    <w:rsid w:val="002A4036"/>
    <w:rPr>
      <w:b/>
      <w:bCs/>
    </w:rPr>
  </w:style>
  <w:style w:type="character" w:customStyle="1" w:styleId="CommentSubjectChar">
    <w:name w:val="Comment Subject Char"/>
    <w:basedOn w:val="CommentTextChar"/>
    <w:link w:val="CommentSubject"/>
    <w:uiPriority w:val="99"/>
    <w:semiHidden/>
    <w:rsid w:val="002A4036"/>
    <w:rPr>
      <w:b/>
      <w:bCs/>
      <w:sz w:val="20"/>
      <w:szCs w:val="20"/>
    </w:rPr>
  </w:style>
  <w:style w:type="paragraph" w:styleId="Revision">
    <w:name w:val="Revision"/>
    <w:hidden/>
    <w:uiPriority w:val="99"/>
    <w:semiHidden/>
    <w:rsid w:val="009619F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236682">
      <w:bodyDiv w:val="1"/>
      <w:marLeft w:val="0"/>
      <w:marRight w:val="0"/>
      <w:marTop w:val="0"/>
      <w:marBottom w:val="0"/>
      <w:divBdr>
        <w:top w:val="none" w:sz="0" w:space="0" w:color="auto"/>
        <w:left w:val="none" w:sz="0" w:space="0" w:color="auto"/>
        <w:bottom w:val="none" w:sz="0" w:space="0" w:color="auto"/>
        <w:right w:val="none" w:sz="0" w:space="0" w:color="auto"/>
      </w:divBdr>
    </w:div>
    <w:div w:id="413668063">
      <w:bodyDiv w:val="1"/>
      <w:marLeft w:val="0"/>
      <w:marRight w:val="0"/>
      <w:marTop w:val="0"/>
      <w:marBottom w:val="0"/>
      <w:divBdr>
        <w:top w:val="none" w:sz="0" w:space="0" w:color="auto"/>
        <w:left w:val="none" w:sz="0" w:space="0" w:color="auto"/>
        <w:bottom w:val="none" w:sz="0" w:space="0" w:color="auto"/>
        <w:right w:val="none" w:sz="0" w:space="0" w:color="auto"/>
      </w:divBdr>
    </w:div>
    <w:div w:id="725033502">
      <w:bodyDiv w:val="1"/>
      <w:marLeft w:val="0"/>
      <w:marRight w:val="0"/>
      <w:marTop w:val="0"/>
      <w:marBottom w:val="0"/>
      <w:divBdr>
        <w:top w:val="none" w:sz="0" w:space="0" w:color="auto"/>
        <w:left w:val="none" w:sz="0" w:space="0" w:color="auto"/>
        <w:bottom w:val="none" w:sz="0" w:space="0" w:color="auto"/>
        <w:right w:val="none" w:sz="0" w:space="0" w:color="auto"/>
      </w:divBdr>
    </w:div>
    <w:div w:id="1855922616">
      <w:bodyDiv w:val="1"/>
      <w:marLeft w:val="0"/>
      <w:marRight w:val="0"/>
      <w:marTop w:val="0"/>
      <w:marBottom w:val="0"/>
      <w:divBdr>
        <w:top w:val="none" w:sz="0" w:space="0" w:color="auto"/>
        <w:left w:val="none" w:sz="0" w:space="0" w:color="auto"/>
        <w:bottom w:val="none" w:sz="0" w:space="0" w:color="auto"/>
        <w:right w:val="none" w:sz="0" w:space="0" w:color="auto"/>
      </w:divBdr>
      <w:divsChild>
        <w:div w:id="1223712860">
          <w:marLeft w:val="-855"/>
          <w:marRight w:val="0"/>
          <w:marTop w:val="0"/>
          <w:marBottom w:val="0"/>
          <w:divBdr>
            <w:top w:val="none" w:sz="0" w:space="0" w:color="auto"/>
            <w:left w:val="none" w:sz="0" w:space="0" w:color="auto"/>
            <w:bottom w:val="none" w:sz="0" w:space="0" w:color="auto"/>
            <w:right w:val="none" w:sz="0" w:space="0" w:color="auto"/>
          </w:divBdr>
        </w:div>
      </w:divsChild>
    </w:div>
    <w:div w:id="2030988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117" Type="http://schemas.openxmlformats.org/officeDocument/2006/relationships/header" Target="header76.xml"/><Relationship Id="rId21" Type="http://schemas.openxmlformats.org/officeDocument/2006/relationships/header" Target="header8.xml"/><Relationship Id="rId42" Type="http://schemas.openxmlformats.org/officeDocument/2006/relationships/header" Target="header25.xml"/><Relationship Id="rId47" Type="http://schemas.openxmlformats.org/officeDocument/2006/relationships/header" Target="header28.xml"/><Relationship Id="rId63" Type="http://schemas.openxmlformats.org/officeDocument/2006/relationships/header" Target="header36.xml"/><Relationship Id="rId68" Type="http://schemas.openxmlformats.org/officeDocument/2006/relationships/header" Target="header41.xml"/><Relationship Id="rId84" Type="http://schemas.openxmlformats.org/officeDocument/2006/relationships/header" Target="header54.xml"/><Relationship Id="rId89" Type="http://schemas.openxmlformats.org/officeDocument/2006/relationships/header" Target="header59.xml"/><Relationship Id="rId112" Type="http://schemas.openxmlformats.org/officeDocument/2006/relationships/image" Target="media/image15.jpeg"/><Relationship Id="rId133" Type="http://schemas.openxmlformats.org/officeDocument/2006/relationships/image" Target="media/image31.jpeg"/><Relationship Id="rId138" Type="http://schemas.openxmlformats.org/officeDocument/2006/relationships/image" Target="media/image35.jpeg"/><Relationship Id="rId16" Type="http://schemas.openxmlformats.org/officeDocument/2006/relationships/header" Target="header4.xml"/><Relationship Id="rId107" Type="http://schemas.openxmlformats.org/officeDocument/2006/relationships/image" Target="media/image11.jpeg"/><Relationship Id="rId11" Type="http://schemas.microsoft.com/office/2018/08/relationships/commentsExtensible" Target="commentsExtensible.xml"/><Relationship Id="rId32" Type="http://schemas.openxmlformats.org/officeDocument/2006/relationships/header" Target="header16.xml"/><Relationship Id="rId37" Type="http://schemas.openxmlformats.org/officeDocument/2006/relationships/header" Target="header20.xml"/><Relationship Id="rId53" Type="http://schemas.openxmlformats.org/officeDocument/2006/relationships/footer" Target="footer7.xml"/><Relationship Id="rId58" Type="http://schemas.openxmlformats.org/officeDocument/2006/relationships/footer" Target="footer8.xml"/><Relationship Id="rId74" Type="http://schemas.openxmlformats.org/officeDocument/2006/relationships/header" Target="header47.xml"/><Relationship Id="rId79" Type="http://schemas.openxmlformats.org/officeDocument/2006/relationships/header" Target="header50.xml"/><Relationship Id="rId102" Type="http://schemas.openxmlformats.org/officeDocument/2006/relationships/header" Target="header69.xml"/><Relationship Id="rId123" Type="http://schemas.openxmlformats.org/officeDocument/2006/relationships/image" Target="media/image23.jpeg"/><Relationship Id="rId128" Type="http://schemas.openxmlformats.org/officeDocument/2006/relationships/header" Target="header79.xml"/><Relationship Id="rId144" Type="http://schemas.openxmlformats.org/officeDocument/2006/relationships/image" Target="media/image38.jpeg"/><Relationship Id="rId5" Type="http://schemas.openxmlformats.org/officeDocument/2006/relationships/webSettings" Target="webSettings.xml"/><Relationship Id="rId90" Type="http://schemas.openxmlformats.org/officeDocument/2006/relationships/header" Target="header60.xml"/><Relationship Id="rId95" Type="http://schemas.openxmlformats.org/officeDocument/2006/relationships/header" Target="header64.xml"/><Relationship Id="rId22" Type="http://schemas.openxmlformats.org/officeDocument/2006/relationships/header" Target="header9.xml"/><Relationship Id="rId27" Type="http://schemas.openxmlformats.org/officeDocument/2006/relationships/footer" Target="footer3.xml"/><Relationship Id="rId43" Type="http://schemas.openxmlformats.org/officeDocument/2006/relationships/header" Target="header26.xml"/><Relationship Id="rId48" Type="http://schemas.openxmlformats.org/officeDocument/2006/relationships/footer" Target="footer6.xml"/><Relationship Id="rId64" Type="http://schemas.openxmlformats.org/officeDocument/2006/relationships/header" Target="header37.xml"/><Relationship Id="rId69" Type="http://schemas.openxmlformats.org/officeDocument/2006/relationships/header" Target="header42.xml"/><Relationship Id="rId113" Type="http://schemas.openxmlformats.org/officeDocument/2006/relationships/header" Target="header75.xml"/><Relationship Id="rId118" Type="http://schemas.openxmlformats.org/officeDocument/2006/relationships/image" Target="media/image19.jpeg"/><Relationship Id="rId134" Type="http://schemas.openxmlformats.org/officeDocument/2006/relationships/image" Target="media/image32.jpeg"/><Relationship Id="rId139" Type="http://schemas.openxmlformats.org/officeDocument/2006/relationships/header" Target="header81.xml"/><Relationship Id="rId80" Type="http://schemas.openxmlformats.org/officeDocument/2006/relationships/header" Target="header51.xml"/><Relationship Id="rId85" Type="http://schemas.openxmlformats.org/officeDocument/2006/relationships/header" Target="header55.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2.gif"/><Relationship Id="rId33" Type="http://schemas.openxmlformats.org/officeDocument/2006/relationships/footer" Target="footer5.xml"/><Relationship Id="rId38" Type="http://schemas.openxmlformats.org/officeDocument/2006/relationships/header" Target="header21.xml"/><Relationship Id="rId46" Type="http://schemas.openxmlformats.org/officeDocument/2006/relationships/header" Target="header27.xml"/><Relationship Id="rId59" Type="http://schemas.openxmlformats.org/officeDocument/2006/relationships/image" Target="media/image8.png"/><Relationship Id="rId67" Type="http://schemas.openxmlformats.org/officeDocument/2006/relationships/header" Target="header40.xml"/><Relationship Id="rId103" Type="http://schemas.openxmlformats.org/officeDocument/2006/relationships/header" Target="header70.xml"/><Relationship Id="rId108" Type="http://schemas.openxmlformats.org/officeDocument/2006/relationships/image" Target="media/image12.jpeg"/><Relationship Id="rId116" Type="http://schemas.openxmlformats.org/officeDocument/2006/relationships/image" Target="media/image18.jpeg"/><Relationship Id="rId124" Type="http://schemas.openxmlformats.org/officeDocument/2006/relationships/header" Target="header78.xml"/><Relationship Id="rId129" Type="http://schemas.openxmlformats.org/officeDocument/2006/relationships/image" Target="media/image27.jpeg"/><Relationship Id="rId137" Type="http://schemas.openxmlformats.org/officeDocument/2006/relationships/image" Target="media/image34.jpeg"/><Relationship Id="rId20" Type="http://schemas.openxmlformats.org/officeDocument/2006/relationships/header" Target="header7.xml"/><Relationship Id="rId41" Type="http://schemas.openxmlformats.org/officeDocument/2006/relationships/header" Target="header24.xml"/><Relationship Id="rId54" Type="http://schemas.openxmlformats.org/officeDocument/2006/relationships/image" Target="media/image6.png"/><Relationship Id="rId62" Type="http://schemas.openxmlformats.org/officeDocument/2006/relationships/image" Target="media/image9.png"/><Relationship Id="rId70" Type="http://schemas.openxmlformats.org/officeDocument/2006/relationships/header" Target="header43.xml"/><Relationship Id="rId75" Type="http://schemas.openxmlformats.org/officeDocument/2006/relationships/footer" Target="footer9.xml"/><Relationship Id="rId83" Type="http://schemas.openxmlformats.org/officeDocument/2006/relationships/header" Target="header53.xml"/><Relationship Id="rId88" Type="http://schemas.openxmlformats.org/officeDocument/2006/relationships/header" Target="header58.xml"/><Relationship Id="rId91" Type="http://schemas.openxmlformats.org/officeDocument/2006/relationships/header" Target="header61.xml"/><Relationship Id="rId96" Type="http://schemas.openxmlformats.org/officeDocument/2006/relationships/footer" Target="footer12.xml"/><Relationship Id="rId111" Type="http://schemas.openxmlformats.org/officeDocument/2006/relationships/image" Target="media/image14.jpeg"/><Relationship Id="rId132" Type="http://schemas.openxmlformats.org/officeDocument/2006/relationships/image" Target="media/image30.jpeg"/><Relationship Id="rId140" Type="http://schemas.openxmlformats.org/officeDocument/2006/relationships/image" Target="media/image36.jpeg"/><Relationship Id="rId145" Type="http://schemas.openxmlformats.org/officeDocument/2006/relationships/header" Target="header8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10.xml"/><Relationship Id="rId28" Type="http://schemas.openxmlformats.org/officeDocument/2006/relationships/header" Target="header13.xml"/><Relationship Id="rId36" Type="http://schemas.openxmlformats.org/officeDocument/2006/relationships/header" Target="header19.xml"/><Relationship Id="rId49" Type="http://schemas.openxmlformats.org/officeDocument/2006/relationships/header" Target="header29.xml"/><Relationship Id="rId57" Type="http://schemas.openxmlformats.org/officeDocument/2006/relationships/header" Target="header33.xml"/><Relationship Id="rId106" Type="http://schemas.openxmlformats.org/officeDocument/2006/relationships/header" Target="header73.xml"/><Relationship Id="rId114" Type="http://schemas.openxmlformats.org/officeDocument/2006/relationships/image" Target="media/image16.jpeg"/><Relationship Id="rId119" Type="http://schemas.openxmlformats.org/officeDocument/2006/relationships/image" Target="media/image20.jpeg"/><Relationship Id="rId127" Type="http://schemas.openxmlformats.org/officeDocument/2006/relationships/image" Target="media/image26.jpeg"/><Relationship Id="rId10" Type="http://schemas.microsoft.com/office/2016/09/relationships/commentsIds" Target="commentsIds.xml"/><Relationship Id="rId31" Type="http://schemas.openxmlformats.org/officeDocument/2006/relationships/header" Target="header15.xml"/><Relationship Id="rId44" Type="http://schemas.openxmlformats.org/officeDocument/2006/relationships/image" Target="media/image3.png"/><Relationship Id="rId52" Type="http://schemas.openxmlformats.org/officeDocument/2006/relationships/header" Target="header31.xml"/><Relationship Id="rId60" Type="http://schemas.openxmlformats.org/officeDocument/2006/relationships/header" Target="header34.xml"/><Relationship Id="rId65" Type="http://schemas.openxmlformats.org/officeDocument/2006/relationships/header" Target="header38.xml"/><Relationship Id="rId73" Type="http://schemas.openxmlformats.org/officeDocument/2006/relationships/header" Target="header46.xml"/><Relationship Id="rId78" Type="http://schemas.openxmlformats.org/officeDocument/2006/relationships/footer" Target="footer10.xml"/><Relationship Id="rId81" Type="http://schemas.openxmlformats.org/officeDocument/2006/relationships/image" Target="media/image10.png"/><Relationship Id="rId86" Type="http://schemas.openxmlformats.org/officeDocument/2006/relationships/header" Target="header56.xml"/><Relationship Id="rId94" Type="http://schemas.openxmlformats.org/officeDocument/2006/relationships/footer" Target="footer11.xml"/><Relationship Id="rId99" Type="http://schemas.openxmlformats.org/officeDocument/2006/relationships/footer" Target="footer13.xml"/><Relationship Id="rId101" Type="http://schemas.openxmlformats.org/officeDocument/2006/relationships/header" Target="header68.xml"/><Relationship Id="rId122" Type="http://schemas.openxmlformats.org/officeDocument/2006/relationships/image" Target="media/image22.jpeg"/><Relationship Id="rId130" Type="http://schemas.openxmlformats.org/officeDocument/2006/relationships/image" Target="media/image28.jpeg"/><Relationship Id="rId135" Type="http://schemas.openxmlformats.org/officeDocument/2006/relationships/image" Target="media/image33.jpeg"/><Relationship Id="rId143" Type="http://schemas.openxmlformats.org/officeDocument/2006/relationships/header" Target="header83.xml"/><Relationship Id="rId148"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header" Target="header22.xml"/><Relationship Id="rId109" Type="http://schemas.openxmlformats.org/officeDocument/2006/relationships/header" Target="header74.xml"/><Relationship Id="rId34" Type="http://schemas.openxmlformats.org/officeDocument/2006/relationships/header" Target="header17.xml"/><Relationship Id="rId50" Type="http://schemas.openxmlformats.org/officeDocument/2006/relationships/image" Target="media/image5.png"/><Relationship Id="rId55" Type="http://schemas.openxmlformats.org/officeDocument/2006/relationships/image" Target="media/image7.png"/><Relationship Id="rId76" Type="http://schemas.openxmlformats.org/officeDocument/2006/relationships/header" Target="header48.xml"/><Relationship Id="rId97" Type="http://schemas.openxmlformats.org/officeDocument/2006/relationships/header" Target="header65.xml"/><Relationship Id="rId104" Type="http://schemas.openxmlformats.org/officeDocument/2006/relationships/header" Target="header71.xml"/><Relationship Id="rId120" Type="http://schemas.openxmlformats.org/officeDocument/2006/relationships/image" Target="media/image21.jpeg"/><Relationship Id="rId125" Type="http://schemas.openxmlformats.org/officeDocument/2006/relationships/image" Target="media/image24.jpeg"/><Relationship Id="rId141" Type="http://schemas.openxmlformats.org/officeDocument/2006/relationships/header" Target="header82.xm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44.xml"/><Relationship Id="rId92" Type="http://schemas.openxmlformats.org/officeDocument/2006/relationships/header" Target="header62.xml"/><Relationship Id="rId2" Type="http://schemas.openxmlformats.org/officeDocument/2006/relationships/numbering" Target="numbering.xml"/><Relationship Id="rId29" Type="http://schemas.openxmlformats.org/officeDocument/2006/relationships/footer" Target="footer4.xml"/><Relationship Id="rId24" Type="http://schemas.openxmlformats.org/officeDocument/2006/relationships/header" Target="header11.xml"/><Relationship Id="rId40" Type="http://schemas.openxmlformats.org/officeDocument/2006/relationships/header" Target="header23.xml"/><Relationship Id="rId45" Type="http://schemas.openxmlformats.org/officeDocument/2006/relationships/image" Target="media/image4.png"/><Relationship Id="rId66" Type="http://schemas.openxmlformats.org/officeDocument/2006/relationships/header" Target="header39.xml"/><Relationship Id="rId87" Type="http://schemas.openxmlformats.org/officeDocument/2006/relationships/header" Target="header57.xml"/><Relationship Id="rId110" Type="http://schemas.openxmlformats.org/officeDocument/2006/relationships/image" Target="media/image13.jpeg"/><Relationship Id="rId115" Type="http://schemas.openxmlformats.org/officeDocument/2006/relationships/image" Target="media/image17.jpeg"/><Relationship Id="rId131" Type="http://schemas.openxmlformats.org/officeDocument/2006/relationships/image" Target="media/image29.jpeg"/><Relationship Id="rId136" Type="http://schemas.openxmlformats.org/officeDocument/2006/relationships/header" Target="header80.xml"/><Relationship Id="rId61" Type="http://schemas.openxmlformats.org/officeDocument/2006/relationships/header" Target="header35.xml"/><Relationship Id="rId82" Type="http://schemas.openxmlformats.org/officeDocument/2006/relationships/header" Target="header52.xml"/><Relationship Id="rId19" Type="http://schemas.openxmlformats.org/officeDocument/2006/relationships/header" Target="header6.xml"/><Relationship Id="rId14" Type="http://schemas.openxmlformats.org/officeDocument/2006/relationships/header" Target="header2.xml"/><Relationship Id="rId30" Type="http://schemas.openxmlformats.org/officeDocument/2006/relationships/header" Target="header14.xml"/><Relationship Id="rId35" Type="http://schemas.openxmlformats.org/officeDocument/2006/relationships/header" Target="header18.xml"/><Relationship Id="rId56" Type="http://schemas.openxmlformats.org/officeDocument/2006/relationships/header" Target="header32.xml"/><Relationship Id="rId77" Type="http://schemas.openxmlformats.org/officeDocument/2006/relationships/header" Target="header49.xml"/><Relationship Id="rId100" Type="http://schemas.openxmlformats.org/officeDocument/2006/relationships/header" Target="header67.xml"/><Relationship Id="rId105" Type="http://schemas.openxmlformats.org/officeDocument/2006/relationships/header" Target="header72.xml"/><Relationship Id="rId126" Type="http://schemas.openxmlformats.org/officeDocument/2006/relationships/image" Target="media/image25.jpeg"/><Relationship Id="rId147" Type="http://schemas.microsoft.com/office/2011/relationships/people" Target="people.xml"/><Relationship Id="rId8" Type="http://schemas.openxmlformats.org/officeDocument/2006/relationships/comments" Target="comments.xml"/><Relationship Id="rId51" Type="http://schemas.openxmlformats.org/officeDocument/2006/relationships/header" Target="header30.xml"/><Relationship Id="rId72" Type="http://schemas.openxmlformats.org/officeDocument/2006/relationships/header" Target="header45.xml"/><Relationship Id="rId93" Type="http://schemas.openxmlformats.org/officeDocument/2006/relationships/header" Target="header63.xml"/><Relationship Id="rId98" Type="http://schemas.openxmlformats.org/officeDocument/2006/relationships/header" Target="header66.xml"/><Relationship Id="rId121" Type="http://schemas.openxmlformats.org/officeDocument/2006/relationships/header" Target="header77.xml"/><Relationship Id="rId142" Type="http://schemas.openxmlformats.org/officeDocument/2006/relationships/image" Target="media/image37.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s>
</file>

<file path=word/_rels/header35.xml.rels><?xml version="1.0" encoding="UTF-8" standalone="yes"?>
<Relationships xmlns="http://schemas.openxmlformats.org/package/2006/relationships"><Relationship Id="rId1" Type="http://schemas.openxmlformats.org/officeDocument/2006/relationships/image" Target="media/image1.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1" Type="http://schemas.openxmlformats.org/officeDocument/2006/relationships/image" Target="media/image1.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s>
</file>

<file path=word/_rels/header39.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s>
</file>

<file path=word/_rels/header41.xml.rels><?xml version="1.0" encoding="UTF-8" standalone="yes"?>
<Relationships xmlns="http://schemas.openxmlformats.org/package/2006/relationships"><Relationship Id="rId1" Type="http://schemas.openxmlformats.org/officeDocument/2006/relationships/image" Target="media/image1.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s>
</file>

<file path=word/_rels/header43.xml.rels><?xml version="1.0" encoding="UTF-8" standalone="yes"?>
<Relationships xmlns="http://schemas.openxmlformats.org/package/2006/relationships"><Relationship Id="rId1" Type="http://schemas.openxmlformats.org/officeDocument/2006/relationships/image" Target="media/image1.png"/></Relationships>
</file>

<file path=word/_rels/header44.xml.rels><?xml version="1.0" encoding="UTF-8" standalone="yes"?>
<Relationships xmlns="http://schemas.openxmlformats.org/package/2006/relationships"><Relationship Id="rId1" Type="http://schemas.openxmlformats.org/officeDocument/2006/relationships/image" Target="media/image1.png"/></Relationships>
</file>

<file path=word/_rels/header45.xml.rels><?xml version="1.0" encoding="UTF-8" standalone="yes"?>
<Relationships xmlns="http://schemas.openxmlformats.org/package/2006/relationships"><Relationship Id="rId1" Type="http://schemas.openxmlformats.org/officeDocument/2006/relationships/image" Target="media/image1.png"/></Relationships>
</file>

<file path=word/_rels/header46.xml.rels><?xml version="1.0" encoding="UTF-8" standalone="yes"?>
<Relationships xmlns="http://schemas.openxmlformats.org/package/2006/relationships"><Relationship Id="rId1" Type="http://schemas.openxmlformats.org/officeDocument/2006/relationships/image" Target="media/image1.png"/></Relationships>
</file>

<file path=word/_rels/header47.xml.rels><?xml version="1.0" encoding="UTF-8" standalone="yes"?>
<Relationships xmlns="http://schemas.openxmlformats.org/package/2006/relationships"><Relationship Id="rId1" Type="http://schemas.openxmlformats.org/officeDocument/2006/relationships/image" Target="media/image1.png"/></Relationships>
</file>

<file path=word/_rels/header48.xml.rels><?xml version="1.0" encoding="UTF-8" standalone="yes"?>
<Relationships xmlns="http://schemas.openxmlformats.org/package/2006/relationships"><Relationship Id="rId1" Type="http://schemas.openxmlformats.org/officeDocument/2006/relationships/image" Target="media/image1.png"/></Relationships>
</file>

<file path=word/_rels/header49.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50.xml.rels><?xml version="1.0" encoding="UTF-8" standalone="yes"?>
<Relationships xmlns="http://schemas.openxmlformats.org/package/2006/relationships"><Relationship Id="rId1" Type="http://schemas.openxmlformats.org/officeDocument/2006/relationships/image" Target="media/image1.png"/></Relationships>
</file>

<file path=word/_rels/header51.xml.rels><?xml version="1.0" encoding="UTF-8" standalone="yes"?>
<Relationships xmlns="http://schemas.openxmlformats.org/package/2006/relationships"><Relationship Id="rId1" Type="http://schemas.openxmlformats.org/officeDocument/2006/relationships/image" Target="media/image1.png"/></Relationships>
</file>

<file path=word/_rels/header52.xml.rels><?xml version="1.0" encoding="UTF-8" standalone="yes"?>
<Relationships xmlns="http://schemas.openxmlformats.org/package/2006/relationships"><Relationship Id="rId1" Type="http://schemas.openxmlformats.org/officeDocument/2006/relationships/image" Target="media/image1.png"/></Relationships>
</file>

<file path=word/_rels/header53.xml.rels><?xml version="1.0" encoding="UTF-8" standalone="yes"?>
<Relationships xmlns="http://schemas.openxmlformats.org/package/2006/relationships"><Relationship Id="rId1" Type="http://schemas.openxmlformats.org/officeDocument/2006/relationships/image" Target="media/image1.png"/></Relationships>
</file>

<file path=word/_rels/header54.xml.rels><?xml version="1.0" encoding="UTF-8" standalone="yes"?>
<Relationships xmlns="http://schemas.openxmlformats.org/package/2006/relationships"><Relationship Id="rId1" Type="http://schemas.openxmlformats.org/officeDocument/2006/relationships/image" Target="media/image1.png"/></Relationships>
</file>

<file path=word/_rels/header55.xml.rels><?xml version="1.0" encoding="UTF-8" standalone="yes"?>
<Relationships xmlns="http://schemas.openxmlformats.org/package/2006/relationships"><Relationship Id="rId1" Type="http://schemas.openxmlformats.org/officeDocument/2006/relationships/image" Target="media/image1.png"/></Relationships>
</file>

<file path=word/_rels/header56.xml.rels><?xml version="1.0" encoding="UTF-8" standalone="yes"?>
<Relationships xmlns="http://schemas.openxmlformats.org/package/2006/relationships"><Relationship Id="rId1" Type="http://schemas.openxmlformats.org/officeDocument/2006/relationships/image" Target="media/image1.png"/></Relationships>
</file>

<file path=word/_rels/header57.xml.rels><?xml version="1.0" encoding="UTF-8" standalone="yes"?>
<Relationships xmlns="http://schemas.openxmlformats.org/package/2006/relationships"><Relationship Id="rId1" Type="http://schemas.openxmlformats.org/officeDocument/2006/relationships/image" Target="media/image1.png"/></Relationships>
</file>

<file path=word/_rels/header58.xml.rels><?xml version="1.0" encoding="UTF-8" standalone="yes"?>
<Relationships xmlns="http://schemas.openxmlformats.org/package/2006/relationships"><Relationship Id="rId1" Type="http://schemas.openxmlformats.org/officeDocument/2006/relationships/image" Target="media/image1.png"/></Relationships>
</file>

<file path=word/_rels/header59.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60.xml.rels><?xml version="1.0" encoding="UTF-8" standalone="yes"?>
<Relationships xmlns="http://schemas.openxmlformats.org/package/2006/relationships"><Relationship Id="rId1" Type="http://schemas.openxmlformats.org/officeDocument/2006/relationships/image" Target="media/image1.png"/></Relationships>
</file>

<file path=word/_rels/header61.xml.rels><?xml version="1.0" encoding="UTF-8" standalone="yes"?>
<Relationships xmlns="http://schemas.openxmlformats.org/package/2006/relationships"><Relationship Id="rId1" Type="http://schemas.openxmlformats.org/officeDocument/2006/relationships/image" Target="media/image1.png"/></Relationships>
</file>

<file path=word/_rels/header62.xml.rels><?xml version="1.0" encoding="UTF-8" standalone="yes"?>
<Relationships xmlns="http://schemas.openxmlformats.org/package/2006/relationships"><Relationship Id="rId1" Type="http://schemas.openxmlformats.org/officeDocument/2006/relationships/image" Target="media/image1.png"/></Relationships>
</file>

<file path=word/_rels/header63.xml.rels><?xml version="1.0" encoding="UTF-8" standalone="yes"?>
<Relationships xmlns="http://schemas.openxmlformats.org/package/2006/relationships"><Relationship Id="rId1" Type="http://schemas.openxmlformats.org/officeDocument/2006/relationships/image" Target="media/image1.png"/></Relationships>
</file>

<file path=word/_rels/header64.xml.rels><?xml version="1.0" encoding="UTF-8" standalone="yes"?>
<Relationships xmlns="http://schemas.openxmlformats.org/package/2006/relationships"><Relationship Id="rId1" Type="http://schemas.openxmlformats.org/officeDocument/2006/relationships/image" Target="media/image1.png"/></Relationships>
</file>

<file path=word/_rels/header65.xml.rels><?xml version="1.0" encoding="UTF-8" standalone="yes"?>
<Relationships xmlns="http://schemas.openxmlformats.org/package/2006/relationships"><Relationship Id="rId1" Type="http://schemas.openxmlformats.org/officeDocument/2006/relationships/image" Target="media/image1.png"/></Relationships>
</file>

<file path=word/_rels/header66.xml.rels><?xml version="1.0" encoding="UTF-8" standalone="yes"?>
<Relationships xmlns="http://schemas.openxmlformats.org/package/2006/relationships"><Relationship Id="rId1" Type="http://schemas.openxmlformats.org/officeDocument/2006/relationships/image" Target="media/image1.png"/></Relationships>
</file>

<file path=word/_rels/header67.xml.rels><?xml version="1.0" encoding="UTF-8" standalone="yes"?>
<Relationships xmlns="http://schemas.openxmlformats.org/package/2006/relationships"><Relationship Id="rId1" Type="http://schemas.openxmlformats.org/officeDocument/2006/relationships/image" Target="media/image1.png"/></Relationships>
</file>

<file path=word/_rels/header68.xml.rels><?xml version="1.0" encoding="UTF-8" standalone="yes"?>
<Relationships xmlns="http://schemas.openxmlformats.org/package/2006/relationships"><Relationship Id="rId1" Type="http://schemas.openxmlformats.org/officeDocument/2006/relationships/image" Target="media/image1.png"/></Relationships>
</file>

<file path=word/_rels/header69.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70.xml.rels><?xml version="1.0" encoding="UTF-8" standalone="yes"?>
<Relationships xmlns="http://schemas.openxmlformats.org/package/2006/relationships"><Relationship Id="rId1" Type="http://schemas.openxmlformats.org/officeDocument/2006/relationships/image" Target="media/image1.png"/></Relationships>
</file>

<file path=word/_rels/header71.xml.rels><?xml version="1.0" encoding="UTF-8" standalone="yes"?>
<Relationships xmlns="http://schemas.openxmlformats.org/package/2006/relationships"><Relationship Id="rId1" Type="http://schemas.openxmlformats.org/officeDocument/2006/relationships/image" Target="media/image1.png"/></Relationships>
</file>

<file path=word/_rels/header72.xml.rels><?xml version="1.0" encoding="UTF-8" standalone="yes"?>
<Relationships xmlns="http://schemas.openxmlformats.org/package/2006/relationships"><Relationship Id="rId1" Type="http://schemas.openxmlformats.org/officeDocument/2006/relationships/image" Target="media/image1.png"/></Relationships>
</file>

<file path=word/_rels/header73.xml.rels><?xml version="1.0" encoding="UTF-8" standalone="yes"?>
<Relationships xmlns="http://schemas.openxmlformats.org/package/2006/relationships"><Relationship Id="rId1" Type="http://schemas.openxmlformats.org/officeDocument/2006/relationships/image" Target="media/image1.png"/></Relationships>
</file>

<file path=word/_rels/header74.xml.rels><?xml version="1.0" encoding="UTF-8" standalone="yes"?>
<Relationships xmlns="http://schemas.openxmlformats.org/package/2006/relationships"><Relationship Id="rId1" Type="http://schemas.openxmlformats.org/officeDocument/2006/relationships/image" Target="media/image1.png"/></Relationships>
</file>

<file path=word/_rels/header75.xml.rels><?xml version="1.0" encoding="UTF-8" standalone="yes"?>
<Relationships xmlns="http://schemas.openxmlformats.org/package/2006/relationships"><Relationship Id="rId1" Type="http://schemas.openxmlformats.org/officeDocument/2006/relationships/image" Target="media/image1.png"/></Relationships>
</file>

<file path=word/_rels/header76.xml.rels><?xml version="1.0" encoding="UTF-8" standalone="yes"?>
<Relationships xmlns="http://schemas.openxmlformats.org/package/2006/relationships"><Relationship Id="rId1" Type="http://schemas.openxmlformats.org/officeDocument/2006/relationships/image" Target="media/image1.png"/></Relationships>
</file>

<file path=word/_rels/header77.xml.rels><?xml version="1.0" encoding="UTF-8" standalone="yes"?>
<Relationships xmlns="http://schemas.openxmlformats.org/package/2006/relationships"><Relationship Id="rId1" Type="http://schemas.openxmlformats.org/officeDocument/2006/relationships/image" Target="media/image1.png"/></Relationships>
</file>

<file path=word/_rels/header78.xml.rels><?xml version="1.0" encoding="UTF-8" standalone="yes"?>
<Relationships xmlns="http://schemas.openxmlformats.org/package/2006/relationships"><Relationship Id="rId1" Type="http://schemas.openxmlformats.org/officeDocument/2006/relationships/image" Target="media/image1.png"/></Relationships>
</file>

<file path=word/_rels/header79.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80.xml.rels><?xml version="1.0" encoding="UTF-8" standalone="yes"?>
<Relationships xmlns="http://schemas.openxmlformats.org/package/2006/relationships"><Relationship Id="rId1" Type="http://schemas.openxmlformats.org/officeDocument/2006/relationships/image" Target="media/image1.png"/></Relationships>
</file>

<file path=word/_rels/header81.xml.rels><?xml version="1.0" encoding="UTF-8" standalone="yes"?>
<Relationships xmlns="http://schemas.openxmlformats.org/package/2006/relationships"><Relationship Id="rId1" Type="http://schemas.openxmlformats.org/officeDocument/2006/relationships/image" Target="media/image1.png"/></Relationships>
</file>

<file path=word/_rels/header82.xml.rels><?xml version="1.0" encoding="UTF-8" standalone="yes"?>
<Relationships xmlns="http://schemas.openxmlformats.org/package/2006/relationships"><Relationship Id="rId1" Type="http://schemas.openxmlformats.org/officeDocument/2006/relationships/image" Target="media/image1.png"/></Relationships>
</file>

<file path=word/_rels/header83.xml.rels><?xml version="1.0" encoding="UTF-8" standalone="yes"?>
<Relationships xmlns="http://schemas.openxmlformats.org/package/2006/relationships"><Relationship Id="rId1" Type="http://schemas.openxmlformats.org/officeDocument/2006/relationships/image" Target="media/image1.png"/></Relationships>
</file>

<file path=word/_rels/header84.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9228EB-1E4E-4F76-8C08-BC16A2FFAAAC}">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91D96-D1F9-46F6-828C-358500EE3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102</Pages>
  <Words>18621</Words>
  <Characters>106145</Characters>
  <Application>Microsoft Office Word</Application>
  <DocSecurity>0</DocSecurity>
  <Lines>884</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Marcaustinbonagua@gmail.com</dc:creator>
  <cp:keywords/>
  <dc:description/>
  <cp:lastModifiedBy>Jade Raposa</cp:lastModifiedBy>
  <cp:revision>18</cp:revision>
  <cp:lastPrinted>2024-10-14T00:35:00Z</cp:lastPrinted>
  <dcterms:created xsi:type="dcterms:W3CDTF">2024-10-14T00:06:00Z</dcterms:created>
  <dcterms:modified xsi:type="dcterms:W3CDTF">2024-10-16T10:36:00Z</dcterms:modified>
</cp:coreProperties>
</file>