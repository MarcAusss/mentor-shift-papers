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commentsExtensible.xml" ContentType="application/vnd.openxmlformats-officedocument.wordprocessingml.commentsExtensible+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2.xml" ContentType="application/vnd.openxmlformats-officedocument.wordprocessingml.footer+xml"/>
  <Override PartName="/word/header24.xml" ContentType="application/vnd.openxmlformats-officedocument.wordprocessingml.header+xml"/>
  <Override PartName="/word/footer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5.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footer6.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7.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oter8.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9.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footer10.xml" ContentType="application/vnd.openxmlformats-officedocument.wordprocessingml.footer+xml"/>
  <Override PartName="/word/header7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76.xml" ContentType="application/vnd.openxmlformats-officedocument.wordprocessingml.header+xml"/>
  <Override PartName="/word/footer13.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14.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MENTOR-SHIFT: A MOBILE PLATFORM SOLUTION </w:t>
      </w:r>
    </w:p>
    <w:p w14:paraId="6EEB7DBF"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ON PERSONALIZED TUTORING</w:t>
      </w:r>
    </w:p>
    <w:p w14:paraId="5B43EBD1" w14:textId="77777777" w:rsidR="008F456D" w:rsidRDefault="008F456D">
      <w:pPr>
        <w:spacing w:after="240" w:line="240" w:lineRule="auto"/>
        <w:rPr>
          <w:rFonts w:ascii="Georgia" w:eastAsia="Times New Roman" w:hAnsi="Georgia" w:cs="Times New Roman"/>
          <w:lang w:eastAsia="en-PH"/>
        </w:rPr>
      </w:pPr>
    </w:p>
    <w:p w14:paraId="16A5D855" w14:textId="77777777" w:rsidR="008F456D" w:rsidRDefault="008F456D">
      <w:pPr>
        <w:spacing w:after="240" w:line="240" w:lineRule="auto"/>
        <w:rPr>
          <w:rFonts w:ascii="Georgia" w:eastAsia="Times New Roman" w:hAnsi="Georgia" w:cs="Times New Roman"/>
          <w:lang w:eastAsia="en-PH"/>
        </w:rPr>
      </w:pPr>
    </w:p>
    <w:p w14:paraId="57BA8C43" w14:textId="77777777" w:rsidR="008F456D" w:rsidRDefault="00000000">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 Capstone Project Presented to </w:t>
      </w:r>
    </w:p>
    <w:p w14:paraId="2AA3D04A" w14:textId="77777777" w:rsidR="008F456D" w:rsidRDefault="00000000">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The Faculty of the Undergraduate Program</w:t>
      </w:r>
    </w:p>
    <w:p w14:paraId="697A7A93" w14:textId="77777777" w:rsidR="008F456D" w:rsidRDefault="00000000">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School of Engineering and Computer Studies</w:t>
      </w:r>
    </w:p>
    <w:p w14:paraId="1ABD557C" w14:textId="77777777" w:rsidR="008F456D" w:rsidRDefault="00000000">
      <w:pPr>
        <w:spacing w:before="240" w:after="240" w:line="480" w:lineRule="auto"/>
        <w:jc w:val="center"/>
        <w:rPr>
          <w:rFonts w:ascii="Georgia" w:eastAsia="Times New Roman" w:hAnsi="Georgia" w:cs="Times New Roman"/>
          <w:lang w:val="en-US" w:eastAsia="en-PH"/>
        </w:rPr>
      </w:pPr>
      <w:r>
        <w:rPr>
          <w:rFonts w:ascii="Georgia" w:eastAsia="Times New Roman" w:hAnsi="Georgia" w:cs="Times New Roman"/>
          <w:color w:val="000000"/>
          <w:lang w:eastAsia="en-PH"/>
        </w:rPr>
        <w:t>Divine Word College of Legazpi</w:t>
      </w:r>
      <w:r>
        <w:rPr>
          <w:rFonts w:ascii="Georgia" w:eastAsia="Times New Roman" w:hAnsi="Georgia" w:cs="Times New Roman"/>
          <w:color w:val="000000"/>
          <w:lang w:val="en-US" w:eastAsia="en-PH"/>
        </w:rPr>
        <w:t xml:space="preserve">how do </w:t>
      </w:r>
      <w:proofErr w:type="spellStart"/>
      <w:r>
        <w:rPr>
          <w:rFonts w:ascii="Georgia" w:eastAsia="Times New Roman" w:hAnsi="Georgia" w:cs="Times New Roman"/>
          <w:color w:val="000000"/>
          <w:lang w:val="en-US" w:eastAsia="en-PH"/>
        </w:rPr>
        <w:t>i</w:t>
      </w:r>
      <w:proofErr w:type="spellEnd"/>
    </w:p>
    <w:p w14:paraId="6C854817" w14:textId="77777777" w:rsidR="008F456D" w:rsidRDefault="008F456D">
      <w:pPr>
        <w:spacing w:after="0" w:line="240" w:lineRule="auto"/>
        <w:rPr>
          <w:rFonts w:ascii="Georgia" w:eastAsia="Times New Roman" w:hAnsi="Georgia" w:cs="Times New Roman"/>
          <w:lang w:eastAsia="en-PH"/>
        </w:rPr>
      </w:pPr>
    </w:p>
    <w:p w14:paraId="486E48AB" w14:textId="77777777" w:rsidR="008F456D" w:rsidRDefault="008F456D">
      <w:pPr>
        <w:spacing w:after="0" w:line="240" w:lineRule="auto"/>
        <w:rPr>
          <w:rFonts w:ascii="Georgia" w:eastAsia="Times New Roman" w:hAnsi="Georgia" w:cs="Times New Roman"/>
          <w:lang w:eastAsia="en-PH"/>
        </w:rPr>
      </w:pPr>
    </w:p>
    <w:p w14:paraId="1EC2CD66" w14:textId="77777777" w:rsidR="008F456D" w:rsidRDefault="008F456D">
      <w:pPr>
        <w:spacing w:after="0" w:line="240" w:lineRule="auto"/>
        <w:rPr>
          <w:rFonts w:ascii="Georgia" w:eastAsia="Times New Roman" w:hAnsi="Georgia" w:cs="Times New Roman"/>
          <w:lang w:eastAsia="en-PH"/>
        </w:rPr>
      </w:pPr>
    </w:p>
    <w:p w14:paraId="502B9696" w14:textId="77777777" w:rsidR="008F456D" w:rsidRDefault="00000000">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In Partial Fulfillment </w:t>
      </w:r>
    </w:p>
    <w:p w14:paraId="333CD8A0" w14:textId="77777777" w:rsidR="008F456D" w:rsidRDefault="00000000">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 the Requirements for the Degree</w:t>
      </w:r>
    </w:p>
    <w:p w14:paraId="404F4DB0" w14:textId="77777777" w:rsidR="008F456D" w:rsidRDefault="00000000">
      <w:pPr>
        <w:spacing w:before="240" w:after="240" w:line="48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BACHELOR OF SCIENCE IN INFORMATION TECHNOLOGY</w:t>
      </w:r>
    </w:p>
    <w:p w14:paraId="320441EF" w14:textId="77777777" w:rsidR="008F456D" w:rsidRDefault="008F456D">
      <w:pPr>
        <w:spacing w:before="240" w:after="240" w:line="480" w:lineRule="auto"/>
        <w:jc w:val="center"/>
        <w:rPr>
          <w:rFonts w:ascii="Georgia" w:eastAsia="Times New Roman" w:hAnsi="Georgia" w:cs="Times New Roman"/>
          <w:lang w:eastAsia="en-PH"/>
        </w:rPr>
      </w:pPr>
    </w:p>
    <w:p w14:paraId="3D64316E"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By</w:t>
      </w:r>
    </w:p>
    <w:p w14:paraId="47C9104B" w14:textId="77777777" w:rsidR="008F456D" w:rsidRDefault="008F456D">
      <w:pPr>
        <w:spacing w:after="0" w:line="240" w:lineRule="auto"/>
        <w:rPr>
          <w:rFonts w:ascii="Georgia" w:eastAsia="Times New Roman" w:hAnsi="Georgia" w:cs="Times New Roman"/>
          <w:lang w:eastAsia="en-PH"/>
        </w:rPr>
      </w:pPr>
    </w:p>
    <w:p w14:paraId="0782E417" w14:textId="77777777" w:rsidR="008F456D" w:rsidRDefault="00000000">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JADE BUBAN RAPOSA</w:t>
      </w:r>
    </w:p>
    <w:p w14:paraId="43750DD6" w14:textId="77777777" w:rsidR="008F456D" w:rsidRDefault="00000000">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IAN JAY NICCOLO DURAN BUENO</w:t>
      </w:r>
    </w:p>
    <w:p w14:paraId="7CA0AF84" w14:textId="77777777" w:rsidR="008F456D" w:rsidRDefault="00000000">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MARC AUSTIN KATIGBAK BONAGUA</w:t>
      </w:r>
    </w:p>
    <w:p w14:paraId="3B7A66EB" w14:textId="77777777" w:rsidR="008F456D" w:rsidRDefault="008F456D">
      <w:pPr>
        <w:spacing w:after="240" w:line="240" w:lineRule="auto"/>
        <w:rPr>
          <w:rFonts w:ascii="Georgia" w:eastAsia="Times New Roman" w:hAnsi="Georgia" w:cs="Times New Roman"/>
          <w:lang w:eastAsia="en-PH"/>
        </w:rPr>
      </w:pPr>
    </w:p>
    <w:p w14:paraId="0ADC8798" w14:textId="77777777" w:rsidR="008F456D" w:rsidRDefault="008F456D">
      <w:pPr>
        <w:spacing w:after="240" w:line="240" w:lineRule="auto"/>
        <w:rPr>
          <w:rFonts w:ascii="Georgia" w:eastAsia="Times New Roman" w:hAnsi="Georgia" w:cs="Times New Roman"/>
          <w:lang w:eastAsia="en-PH"/>
        </w:rPr>
      </w:pPr>
    </w:p>
    <w:p w14:paraId="0CDE7F76" w14:textId="77777777" w:rsidR="008F456D" w:rsidRDefault="00000000" w:rsidP="008F456D">
      <w:pPr>
        <w:tabs>
          <w:tab w:val="center" w:pos="4320"/>
          <w:tab w:val="right" w:pos="8640"/>
        </w:tabs>
        <w:spacing w:after="0" w:line="480" w:lineRule="auto"/>
        <w:jc w:val="center"/>
        <w:rPr>
          <w:del w:id="1" w:author="Jade Raposa [2]" w:date="2024-10-16T21:05:00Z"/>
          <w:rFonts w:ascii="Georgia" w:eastAsia="Times New Roman" w:hAnsi="Georgia" w:cs="Times New Roman"/>
          <w:color w:val="000000"/>
          <w:lang w:eastAsia="en-PH"/>
        </w:rPr>
        <w:pPrChange w:id="2" w:author="Jade Raposa [2]" w:date="2024-10-16T21:08:00Z">
          <w:pPr>
            <w:tabs>
              <w:tab w:val="center" w:pos="4320"/>
              <w:tab w:val="right" w:pos="8640"/>
            </w:tabs>
            <w:spacing w:after="0" w:line="480" w:lineRule="auto"/>
          </w:pPr>
        </w:pPrChange>
      </w:pPr>
      <w:r>
        <w:rPr>
          <w:rFonts w:ascii="Georgia" w:eastAsia="Times New Roman" w:hAnsi="Georgia" w:cs="Times New Roman"/>
          <w:color w:val="000000"/>
          <w:lang w:eastAsia="en-PH"/>
        </w:rPr>
        <w:t>October 2024</w:t>
      </w:r>
    </w:p>
    <w:p w14:paraId="29B489CD" w14:textId="77777777" w:rsidR="008F456D" w:rsidRDefault="008F456D">
      <w:pPr>
        <w:jc w:val="center"/>
        <w:rPr>
          <w:ins w:id="3" w:author="Jade Raposa [2]" w:date="2024-10-16T23:22:00Z"/>
          <w:rFonts w:ascii="Georgia" w:eastAsia="Times New Roman" w:hAnsi="Georgia" w:cs="Times New Roman"/>
          <w:b/>
          <w:bCs/>
          <w:color w:val="000000"/>
          <w:lang w:eastAsia="en-PH"/>
        </w:rPr>
        <w:sectPr w:rsidR="008F456D">
          <w:headerReference w:type="default" r:id="rId9"/>
          <w:footerReference w:type="default" r:id="rId10"/>
          <w:headerReference w:type="first" r:id="rId11"/>
          <w:pgSz w:w="12240" w:h="15840"/>
          <w:pgMar w:top="994" w:right="1440" w:bottom="1440" w:left="2160" w:header="706" w:footer="706" w:gutter="0"/>
          <w:pgNumType w:fmt="lowerRoman" w:start="1"/>
          <w:cols w:space="708"/>
          <w:titlePg/>
          <w:docGrid w:linePitch="360"/>
        </w:sectPr>
      </w:pPr>
    </w:p>
    <w:p w14:paraId="4A39981D" w14:textId="77777777" w:rsidR="008F456D" w:rsidRDefault="00000000" w:rsidP="008F456D">
      <w:pPr>
        <w:jc w:val="center"/>
        <w:rPr>
          <w:rFonts w:ascii="Georgia" w:eastAsia="Times New Roman" w:hAnsi="Georgia" w:cs="Times New Roman"/>
          <w:lang w:eastAsia="en-PH"/>
        </w:rPr>
        <w:pPrChange w:id="20" w:author="Jade Raposa [2]" w:date="2024-10-16T23:22:00Z">
          <w:pPr>
            <w:spacing w:before="240" w:after="0" w:line="480" w:lineRule="auto"/>
            <w:jc w:val="center"/>
          </w:pPr>
        </w:pPrChange>
      </w:pPr>
      <w:r>
        <w:rPr>
          <w:rFonts w:ascii="Georgia" w:eastAsia="Times New Roman" w:hAnsi="Georgia" w:cs="Times New Roman"/>
          <w:b/>
          <w:bCs/>
          <w:color w:val="000000"/>
          <w:lang w:eastAsia="en-PH"/>
        </w:rPr>
        <w:lastRenderedPageBreak/>
        <w:t>RECOMMENDATION FOR CAPSTONE PROJECT FINAL DEFENSE</w:t>
      </w:r>
    </w:p>
    <w:p w14:paraId="1E8D7338"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submitted to the Capstone Project Committee for consideration and approval.</w:t>
      </w:r>
    </w:p>
    <w:p w14:paraId="420D66AC" w14:textId="77777777" w:rsidR="008F456D" w:rsidRDefault="00000000">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w:t>
      </w:r>
    </w:p>
    <w:p w14:paraId="4C7AC159"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 </w:t>
      </w:r>
    </w:p>
    <w:p w14:paraId="1C584767"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01B80C9E" w14:textId="77777777" w:rsidR="008F456D" w:rsidRDefault="008F456D">
      <w:pPr>
        <w:spacing w:after="0" w:line="240" w:lineRule="auto"/>
        <w:rPr>
          <w:rFonts w:ascii="Georgia" w:eastAsia="Times New Roman" w:hAnsi="Georgia" w:cs="Times New Roman"/>
          <w:lang w:eastAsia="en-PH"/>
        </w:rPr>
      </w:pPr>
    </w:p>
    <w:p w14:paraId="7573368B" w14:textId="77777777" w:rsidR="008F456D" w:rsidRDefault="008F456D">
      <w:pPr>
        <w:spacing w:after="0" w:line="240" w:lineRule="auto"/>
        <w:rPr>
          <w:rFonts w:ascii="Georgia" w:eastAsia="Times New Roman" w:hAnsi="Georgia" w:cs="Times New Roman"/>
          <w:lang w:eastAsia="en-PH"/>
        </w:rPr>
      </w:pPr>
    </w:p>
    <w:p w14:paraId="09E169F0" w14:textId="77777777" w:rsidR="008F456D" w:rsidRDefault="008F456D">
      <w:pPr>
        <w:spacing w:after="0" w:line="240" w:lineRule="auto"/>
        <w:rPr>
          <w:rFonts w:ascii="Georgia" w:eastAsia="Times New Roman" w:hAnsi="Georgia" w:cs="Times New Roman"/>
          <w:lang w:eastAsia="en-PH"/>
        </w:rPr>
      </w:pPr>
    </w:p>
    <w:p w14:paraId="0CC8C6D8" w14:textId="77777777" w:rsidR="008F456D" w:rsidRDefault="00000000">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and submitted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considered and endorsed for Final Defense.</w:t>
      </w:r>
    </w:p>
    <w:p w14:paraId="0D80FDDA" w14:textId="77777777" w:rsidR="008F456D" w:rsidRDefault="008F456D">
      <w:pPr>
        <w:spacing w:after="240" w:line="240" w:lineRule="auto"/>
        <w:rPr>
          <w:rFonts w:ascii="Georgia" w:eastAsia="Times New Roman" w:hAnsi="Georgia" w:cs="Times New Roman"/>
          <w:lang w:eastAsia="en-PH"/>
        </w:rPr>
      </w:pPr>
    </w:p>
    <w:p w14:paraId="23887152" w14:textId="77777777" w:rsidR="008F456D" w:rsidRDefault="008F456D">
      <w:pPr>
        <w:spacing w:after="240" w:line="240" w:lineRule="auto"/>
        <w:rPr>
          <w:rFonts w:ascii="Georgia" w:eastAsia="Times New Roman" w:hAnsi="Georgia" w:cs="Times New Roman"/>
          <w:lang w:eastAsia="en-PH"/>
        </w:rPr>
      </w:pPr>
    </w:p>
    <w:p w14:paraId="11077D0F" w14:textId="77777777" w:rsidR="008F456D" w:rsidRDefault="008F456D">
      <w:pPr>
        <w:spacing w:after="240" w:line="240" w:lineRule="auto"/>
        <w:rPr>
          <w:rFonts w:ascii="Georgia" w:eastAsia="Times New Roman" w:hAnsi="Georgia" w:cs="Times New Roman"/>
          <w:lang w:eastAsia="en-PH"/>
        </w:rPr>
      </w:pPr>
    </w:p>
    <w:p w14:paraId="30A0C360" w14:textId="77777777" w:rsidR="008F456D" w:rsidRDefault="008F456D">
      <w:pPr>
        <w:spacing w:after="240" w:line="240" w:lineRule="auto"/>
        <w:rPr>
          <w:rFonts w:ascii="Georgia" w:eastAsia="Times New Roman" w:hAnsi="Georgia" w:cs="Times New Roman"/>
          <w:lang w:eastAsia="en-PH"/>
        </w:rPr>
      </w:pPr>
    </w:p>
    <w:p w14:paraId="5482EBF5" w14:textId="77777777" w:rsidR="008F456D" w:rsidRDefault="008F456D">
      <w:pPr>
        <w:spacing w:after="240" w:line="240" w:lineRule="auto"/>
        <w:rPr>
          <w:rFonts w:ascii="Georgia" w:eastAsia="Times New Roman" w:hAnsi="Georgia" w:cs="Times New Roman"/>
          <w:lang w:eastAsia="en-PH"/>
        </w:rPr>
      </w:pPr>
    </w:p>
    <w:p w14:paraId="28975334" w14:textId="77777777" w:rsidR="008F456D" w:rsidRDefault="00000000">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026D10D6" w14:textId="77777777" w:rsidR="008F456D" w:rsidRDefault="00000000">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Capstone Project Coordinator</w:t>
      </w:r>
    </w:p>
    <w:p w14:paraId="3700F068" w14:textId="77777777" w:rsidR="008F456D" w:rsidRDefault="008F456D">
      <w:pPr>
        <w:spacing w:before="240" w:after="240" w:line="240" w:lineRule="auto"/>
        <w:jc w:val="center"/>
        <w:rPr>
          <w:del w:id="21" w:author="Jade Raposa [2]" w:date="2024-10-16T21:04:00Z"/>
          <w:rFonts w:ascii="Georgia" w:eastAsia="Times New Roman" w:hAnsi="Georgia" w:cs="Times New Roman"/>
          <w:color w:val="000000"/>
          <w:lang w:eastAsia="en-PH"/>
        </w:rPr>
      </w:pPr>
    </w:p>
    <w:p w14:paraId="1D698DBD" w14:textId="77777777" w:rsidR="008F456D" w:rsidRDefault="008F456D" w:rsidP="008F456D">
      <w:pPr>
        <w:spacing w:before="240" w:after="240" w:line="240" w:lineRule="auto"/>
        <w:rPr>
          <w:del w:id="22" w:author="Jade Raposa [2]" w:date="2024-10-16T21:07:00Z"/>
          <w:rFonts w:ascii="Georgia" w:eastAsia="Times New Roman" w:hAnsi="Georgia" w:cs="Times New Roman"/>
          <w:color w:val="000000"/>
          <w:lang w:eastAsia="en-PH"/>
        </w:rPr>
        <w:pPrChange w:id="23" w:author="Jade Raposa [2]" w:date="2024-10-16T21:04:00Z">
          <w:pPr>
            <w:spacing w:before="240" w:after="240" w:line="240" w:lineRule="auto"/>
            <w:jc w:val="center"/>
          </w:pPr>
        </w:pPrChange>
      </w:pPr>
    </w:p>
    <w:p w14:paraId="135A67D2" w14:textId="77777777" w:rsidR="008F456D" w:rsidRDefault="008F456D">
      <w:pPr>
        <w:rPr>
          <w:ins w:id="24" w:author="Jade Raposa [2]" w:date="2024-10-16T21:04:00Z"/>
          <w:rFonts w:ascii="Georgia" w:eastAsia="Times New Roman" w:hAnsi="Georgia" w:cs="Times New Roman"/>
          <w:b/>
          <w:bCs/>
          <w:color w:val="000000"/>
          <w:lang w:eastAsia="en-PH"/>
        </w:rPr>
      </w:pPr>
    </w:p>
    <w:p w14:paraId="51EB1770" w14:textId="77777777" w:rsidR="008F456D" w:rsidRDefault="008F456D">
      <w:pPr>
        <w:rPr>
          <w:ins w:id="25" w:author="Jade Raposa [2]" w:date="2024-10-16T21:09:00Z"/>
          <w:rFonts w:ascii="Georgia" w:eastAsia="Times New Roman" w:hAnsi="Georgia" w:cs="Times New Roman"/>
          <w:b/>
          <w:bCs/>
          <w:color w:val="000000"/>
          <w:lang w:eastAsia="en-PH"/>
        </w:rPr>
        <w:sectPr w:rsidR="008F456D">
          <w:headerReference w:type="first" r:id="rId12"/>
          <w:pgSz w:w="12240" w:h="15840"/>
          <w:pgMar w:top="1710" w:right="1440" w:bottom="1440" w:left="2160" w:header="720" w:footer="706" w:gutter="0"/>
          <w:pgNumType w:fmt="lowerRoman" w:start="1"/>
          <w:cols w:space="708"/>
          <w:titlePg/>
          <w:docGrid w:linePitch="360"/>
        </w:sectPr>
      </w:pPr>
    </w:p>
    <w:p w14:paraId="2D2B845C" w14:textId="77777777" w:rsidR="008F456D" w:rsidRDefault="00000000" w:rsidP="008F456D">
      <w:pPr>
        <w:jc w:val="center"/>
        <w:rPr>
          <w:rFonts w:ascii="Georgia" w:eastAsia="Times New Roman" w:hAnsi="Georgia" w:cs="Times New Roman"/>
          <w:lang w:eastAsia="en-PH"/>
        </w:rPr>
        <w:pPrChange w:id="31" w:author="Jade Raposa [2]" w:date="2024-10-16T21:09:00Z">
          <w:pPr>
            <w:spacing w:before="240" w:after="0" w:line="480" w:lineRule="auto"/>
            <w:jc w:val="center"/>
          </w:pPr>
        </w:pPrChange>
      </w:pPr>
      <w:r>
        <w:rPr>
          <w:rFonts w:ascii="Georgia" w:eastAsia="Times New Roman" w:hAnsi="Georgia" w:cs="Times New Roman"/>
          <w:b/>
          <w:bCs/>
          <w:color w:val="000000"/>
          <w:lang w:eastAsia="en-PH"/>
        </w:rPr>
        <w:lastRenderedPageBreak/>
        <w:t>RESULT OF THE FINAL DEFENSE</w:t>
      </w:r>
    </w:p>
    <w:p w14:paraId="7981941D" w14:textId="77777777" w:rsidR="008F456D" w:rsidRDefault="00000000">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 </w:t>
      </w:r>
    </w:p>
    <w:p w14:paraId="7B1C1371"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F22E071" w14:textId="77777777" w:rsidR="008F456D" w:rsidRDefault="00000000">
      <w:pPr>
        <w:spacing w:before="240" w:after="0" w:line="480" w:lineRule="auto"/>
        <w:ind w:left="144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    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78093BC5" w14:textId="77777777" w:rsidR="008F456D" w:rsidRDefault="00000000">
      <w:pPr>
        <w:spacing w:before="240" w:after="0" w:line="480" w:lineRule="auto"/>
        <w:jc w:val="both"/>
        <w:rPr>
          <w:rFonts w:ascii="Georgia" w:eastAsia="Times New Roman" w:hAnsi="Georgia" w:cs="Times New Roman"/>
          <w:color w:val="000000" w:themeColor="text1"/>
          <w:lang w:eastAsia="en-PH"/>
        </w:rPr>
      </w:pPr>
      <w:r>
        <w:rPr>
          <w:rFonts w:ascii="Georgia" w:eastAsia="Times New Roman" w:hAnsi="Georgia" w:cs="Times New Roman"/>
          <w:b/>
          <w:bCs/>
          <w:color w:val="000000" w:themeColor="text1"/>
          <w:lang w:eastAsia="en-PH"/>
        </w:rPr>
        <w:t>Place:  </w:t>
      </w:r>
      <w:proofErr w:type="spellStart"/>
      <w:r>
        <w:rPr>
          <w:rFonts w:ascii="Georgia" w:eastAsia="Georgia" w:hAnsi="Georgia" w:cs="Georgia"/>
        </w:rPr>
        <w:t>SoECS</w:t>
      </w:r>
      <w:proofErr w:type="spellEnd"/>
      <w:r>
        <w:rPr>
          <w:rFonts w:ascii="Georgia" w:eastAsia="Georgia" w:hAnsi="Georgia" w:cs="Georgia"/>
        </w:rPr>
        <w:t xml:space="preserve"> Conference Room</w:t>
      </w:r>
      <w:r>
        <w:rPr>
          <w:rFonts w:ascii="Georgia" w:eastAsia="Times New Roman" w:hAnsi="Georgia" w:cs="Times New Roman"/>
          <w:b/>
          <w:bCs/>
          <w:color w:val="000000" w:themeColor="text1"/>
          <w:lang w:eastAsia="en-PH"/>
        </w:rPr>
        <w:tab/>
        <w:t>Date:</w:t>
      </w:r>
      <w:r>
        <w:rPr>
          <w:rFonts w:ascii="Georgia" w:eastAsia="Times New Roman" w:hAnsi="Georgia" w:cs="Times New Roman"/>
          <w:color w:val="000000" w:themeColor="text1"/>
          <w:lang w:eastAsia="en-PH"/>
        </w:rPr>
        <w:t xml:space="preserve"> October 14, 2024</w:t>
      </w:r>
      <w:r>
        <w:rPr>
          <w:rFonts w:ascii="Georgia" w:eastAsia="Times New Roman" w:hAnsi="Georgia" w:cs="Times New Roman"/>
          <w:b/>
          <w:bCs/>
          <w:color w:val="000000" w:themeColor="text1"/>
          <w:lang w:eastAsia="en-PH"/>
        </w:rPr>
        <w:tab/>
        <w:t xml:space="preserve">Time: </w:t>
      </w:r>
      <w:r>
        <w:rPr>
          <w:rFonts w:ascii="Georgia" w:eastAsia="Times New Roman" w:hAnsi="Georgia" w:cs="Times New Roman"/>
          <w:color w:val="000000" w:themeColor="text1"/>
          <w:lang w:eastAsia="en-PH"/>
        </w:rPr>
        <w:t>11:30 AM</w:t>
      </w:r>
      <w:r>
        <w:rPr>
          <w:rFonts w:ascii="Georgia" w:eastAsia="Times New Roman" w:hAnsi="Georgia" w:cs="Times New Roman"/>
          <w:b/>
          <w:bCs/>
          <w:color w:val="000000" w:themeColor="text1"/>
          <w:lang w:eastAsia="en-PH"/>
        </w:rPr>
        <w:t> </w:t>
      </w:r>
    </w:p>
    <w:p w14:paraId="1546E3FD" w14:textId="77777777" w:rsidR="008F456D" w:rsidRDefault="008F456D">
      <w:pPr>
        <w:spacing w:after="0" w:line="240" w:lineRule="auto"/>
        <w:rPr>
          <w:rFonts w:ascii="Georgia" w:eastAsia="Times New Roman" w:hAnsi="Georgia" w:cs="Times New Roman"/>
          <w:lang w:eastAsia="en-PH"/>
        </w:rPr>
      </w:pPr>
    </w:p>
    <w:p w14:paraId="5BA51848" w14:textId="77777777" w:rsidR="008F456D" w:rsidRDefault="00000000">
      <w:pPr>
        <w:spacing w:before="240" w:after="0" w:line="48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COMMITTEE</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t xml:space="preserve">       ACTION TAKEN</w:t>
      </w:r>
    </w:p>
    <w:p w14:paraId="67A164E9" w14:textId="77777777" w:rsidR="008F456D" w:rsidRDefault="00000000">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35A927EB" w14:textId="77777777" w:rsidR="008F456D" w:rsidRDefault="00000000">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56D4414" w14:textId="77777777" w:rsidR="008F456D" w:rsidRDefault="008F456D">
      <w:pPr>
        <w:spacing w:after="0" w:line="240" w:lineRule="auto"/>
        <w:rPr>
          <w:rFonts w:ascii="Georgia" w:eastAsia="Times New Roman" w:hAnsi="Georgia" w:cs="Times New Roman"/>
          <w:lang w:eastAsia="en-PH"/>
        </w:rPr>
      </w:pPr>
    </w:p>
    <w:p w14:paraId="3BD987B6" w14:textId="77777777" w:rsidR="008F456D" w:rsidRDefault="00000000">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REILAN L.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________________</w:t>
      </w:r>
    </w:p>
    <w:p w14:paraId="23381FCB" w14:textId="77777777" w:rsidR="008F456D" w:rsidRDefault="00000000">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B287DF2" w14:textId="77777777" w:rsidR="008F456D" w:rsidRDefault="008F456D">
      <w:pPr>
        <w:spacing w:after="240" w:line="240" w:lineRule="auto"/>
        <w:rPr>
          <w:rFonts w:ascii="Georgia" w:eastAsia="Times New Roman" w:hAnsi="Georgia" w:cs="Times New Roman"/>
          <w:lang w:eastAsia="en-PH"/>
        </w:rPr>
      </w:pPr>
    </w:p>
    <w:p w14:paraId="4E23FE64" w14:textId="77777777" w:rsidR="008F456D" w:rsidRDefault="008F456D">
      <w:pPr>
        <w:spacing w:after="240" w:line="240" w:lineRule="auto"/>
        <w:rPr>
          <w:rFonts w:ascii="Georgia" w:eastAsia="Times New Roman" w:hAnsi="Georgia" w:cs="Times New Roman"/>
          <w:lang w:eastAsia="en-PH"/>
        </w:rPr>
      </w:pPr>
    </w:p>
    <w:p w14:paraId="79D0A63B" w14:textId="77777777" w:rsidR="008F456D" w:rsidRDefault="008F456D">
      <w:pPr>
        <w:spacing w:after="240" w:line="240" w:lineRule="auto"/>
        <w:rPr>
          <w:rFonts w:ascii="Georgia" w:eastAsia="Times New Roman" w:hAnsi="Georgia" w:cs="Times New Roman"/>
          <w:lang w:eastAsia="en-PH"/>
        </w:rPr>
      </w:pPr>
    </w:p>
    <w:p w14:paraId="071AF402" w14:textId="77777777" w:rsidR="008F456D" w:rsidRDefault="008F456D">
      <w:pPr>
        <w:spacing w:after="240" w:line="240" w:lineRule="auto"/>
        <w:rPr>
          <w:rFonts w:ascii="Georgia" w:eastAsia="Times New Roman" w:hAnsi="Georgia" w:cs="Times New Roman"/>
          <w:lang w:eastAsia="en-PH"/>
        </w:rPr>
      </w:pPr>
    </w:p>
    <w:p w14:paraId="1B748688"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DHAN </w:t>
      </w:r>
      <w:proofErr w:type="gramStart"/>
      <w:r>
        <w:rPr>
          <w:rFonts w:ascii="Georgia" w:eastAsia="Times New Roman" w:hAnsi="Georgia" w:cs="Times New Roman"/>
          <w:b/>
          <w:bCs/>
          <w:color w:val="000000"/>
          <w:lang w:eastAsia="en-PH"/>
        </w:rPr>
        <w:t>DAVISH  V</w:t>
      </w:r>
      <w:proofErr w:type="gramEnd"/>
      <w:r>
        <w:rPr>
          <w:rFonts w:ascii="Georgia" w:eastAsia="Times New Roman" w:hAnsi="Georgia" w:cs="Times New Roman"/>
          <w:b/>
          <w:bCs/>
          <w:color w:val="000000"/>
          <w:lang w:eastAsia="en-PH"/>
        </w:rPr>
        <w:t>.ALAMO</w:t>
      </w:r>
    </w:p>
    <w:p w14:paraId="6059CC2C"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6FFA99BC" w14:textId="77777777" w:rsidR="008F456D" w:rsidRDefault="008F456D">
      <w:pPr>
        <w:spacing w:after="0" w:line="240" w:lineRule="auto"/>
        <w:rPr>
          <w:rFonts w:ascii="Georgia" w:eastAsia="Times New Roman" w:hAnsi="Georgia" w:cs="Times New Roman"/>
          <w:lang w:eastAsia="en-PH"/>
        </w:rPr>
      </w:pPr>
    </w:p>
    <w:p w14:paraId="64F57B39" w14:textId="77777777" w:rsidR="008F456D" w:rsidRDefault="008F456D">
      <w:pPr>
        <w:spacing w:after="0" w:line="240" w:lineRule="auto"/>
        <w:rPr>
          <w:rFonts w:ascii="Georgia" w:eastAsia="Times New Roman" w:hAnsi="Georgia" w:cs="Times New Roman"/>
          <w:lang w:eastAsia="en-PH"/>
        </w:rPr>
      </w:pPr>
    </w:p>
    <w:p w14:paraId="65CFC212" w14:textId="77777777" w:rsidR="008F456D" w:rsidRDefault="008F456D">
      <w:pPr>
        <w:spacing w:after="0" w:line="240" w:lineRule="auto"/>
        <w:rPr>
          <w:rFonts w:ascii="Georgia" w:eastAsia="Times New Roman" w:hAnsi="Georgia" w:cs="Times New Roman"/>
          <w:lang w:eastAsia="en-PH"/>
        </w:rPr>
      </w:pPr>
    </w:p>
    <w:p w14:paraId="08CF4860" w14:textId="77777777" w:rsidR="008F456D" w:rsidRDefault="008F456D">
      <w:pPr>
        <w:spacing w:after="0" w:line="240" w:lineRule="auto"/>
        <w:rPr>
          <w:rFonts w:ascii="Georgia" w:eastAsia="Times New Roman" w:hAnsi="Georgia" w:cs="Times New Roman"/>
          <w:lang w:eastAsia="en-PH"/>
        </w:rPr>
      </w:pPr>
    </w:p>
    <w:p w14:paraId="78C4A57F" w14:textId="77777777" w:rsidR="008F456D" w:rsidRDefault="008F456D">
      <w:pPr>
        <w:spacing w:after="0" w:line="240" w:lineRule="auto"/>
        <w:rPr>
          <w:rFonts w:ascii="Georgia" w:eastAsia="Times New Roman" w:hAnsi="Georgia" w:cs="Times New Roman"/>
          <w:lang w:eastAsia="en-PH"/>
        </w:rPr>
      </w:pPr>
    </w:p>
    <w:p w14:paraId="3E6E4C21" w14:textId="77777777" w:rsidR="008F456D" w:rsidRDefault="008F456D">
      <w:pPr>
        <w:spacing w:after="0" w:line="240" w:lineRule="auto"/>
        <w:rPr>
          <w:rFonts w:ascii="Georgia" w:eastAsia="Times New Roman" w:hAnsi="Georgia" w:cs="Times New Roman"/>
          <w:lang w:eastAsia="en-PH"/>
        </w:rPr>
      </w:pPr>
    </w:p>
    <w:p w14:paraId="7BE8B4C2"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1A92EA3B" w14:textId="77777777" w:rsidR="008F456D" w:rsidRDefault="00000000">
      <w:pPr>
        <w:spacing w:before="240" w:after="0" w:line="480" w:lineRule="auto"/>
        <w:jc w:val="center"/>
        <w:rPr>
          <w:ins w:id="32" w:author="Jade Raposa [2]" w:date="2024-10-16T21:16:00Z"/>
          <w:rFonts w:ascii="Georgia" w:eastAsia="Times New Roman" w:hAnsi="Georgia" w:cs="Times New Roman"/>
          <w:color w:val="000000"/>
          <w:lang w:eastAsia="en-PH"/>
        </w:rPr>
        <w:sectPr w:rsidR="008F456D">
          <w:headerReference w:type="first" r:id="rId13"/>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Capstone Project Coordinator</w:t>
      </w:r>
    </w:p>
    <w:p w14:paraId="5E788638" w14:textId="77777777" w:rsidR="008F456D" w:rsidRDefault="008F456D">
      <w:pPr>
        <w:spacing w:before="240" w:after="0" w:line="240" w:lineRule="auto"/>
        <w:jc w:val="center"/>
        <w:rPr>
          <w:del w:id="39" w:author="Jade Raposa [2]" w:date="2024-10-16T21:16:00Z"/>
          <w:rFonts w:ascii="Georgia" w:eastAsia="Times New Roman" w:hAnsi="Georgia" w:cs="Times New Roman"/>
          <w:color w:val="000000"/>
          <w:lang w:eastAsia="en-PH"/>
        </w:rPr>
      </w:pPr>
    </w:p>
    <w:p w14:paraId="1A3088E9" w14:textId="77777777" w:rsidR="008F456D" w:rsidRDefault="008F456D">
      <w:pPr>
        <w:spacing w:after="0" w:line="240" w:lineRule="auto"/>
        <w:rPr>
          <w:del w:id="40" w:author="Jade Raposa [2]" w:date="2024-10-16T21:16:00Z"/>
          <w:rFonts w:ascii="Georgia" w:eastAsia="Times New Roman" w:hAnsi="Georgia" w:cs="Times New Roman"/>
          <w:lang w:eastAsia="en-PH"/>
        </w:rPr>
      </w:pPr>
    </w:p>
    <w:p w14:paraId="53010A64"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CAPSTONE PROJECT 2 COMPLETION</w:t>
      </w:r>
    </w:p>
    <w:p w14:paraId="69F87D8F"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w:t>
      </w:r>
    </w:p>
    <w:p w14:paraId="7CF5D1FA" w14:textId="77777777" w:rsidR="008F456D" w:rsidRDefault="00000000">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           Researcher:   </w:t>
      </w:r>
      <w:r>
        <w:rPr>
          <w:rFonts w:ascii="Georgia" w:eastAsia="Times New Roman" w:hAnsi="Georgia" w:cs="Times New Roman"/>
          <w:color w:val="000000"/>
          <w:lang w:eastAsia="en-PH"/>
        </w:rPr>
        <w:t>Jade Buban Raposa, Ian Jay Niccolo D. Bueno</w:t>
      </w:r>
      <w:r>
        <w:rPr>
          <w:rFonts w:ascii="Georgia" w:eastAsia="Times New Roman" w:hAnsi="Georgia" w:cs="Times New Roman"/>
          <w:b/>
          <w:bCs/>
          <w:color w:val="000000"/>
          <w:lang w:eastAsia="en-PH"/>
        </w:rPr>
        <w:t> </w:t>
      </w:r>
    </w:p>
    <w:p w14:paraId="7D856DC3"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color w:val="000000"/>
          <w:lang w:eastAsia="en-PH"/>
        </w:rPr>
        <w:t xml:space="preserve">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t xml:space="preserve">  </w:t>
      </w:r>
      <w:r>
        <w:rPr>
          <w:rFonts w:ascii="Georgia" w:eastAsia="Times New Roman" w:hAnsi="Georgia" w:cs="Times New Roman"/>
          <w:b/>
          <w:bCs/>
          <w:color w:val="000000"/>
          <w:lang w:eastAsia="en-PH"/>
        </w:rPr>
        <w:t>        </w:t>
      </w:r>
    </w:p>
    <w:p w14:paraId="02D0BB1E"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Degree Program:  </w:t>
      </w:r>
      <w:r>
        <w:rPr>
          <w:rFonts w:ascii="Georgia" w:eastAsia="Times New Roman" w:hAnsi="Georgia" w:cs="Times New Roman"/>
          <w:color w:val="000000"/>
          <w:lang w:eastAsia="en-PH"/>
        </w:rPr>
        <w:t>Bachelor of Science in Information Technology</w:t>
      </w:r>
    </w:p>
    <w:p w14:paraId="53E8E3D7"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w:t>
      </w:r>
      <w:r>
        <w:rPr>
          <w:rFonts w:ascii="Georgia" w:eastAsia="Times New Roman" w:hAnsi="Georgia" w:cs="Times New Roman"/>
          <w:b/>
          <w:bCs/>
          <w:color w:val="FF0000"/>
          <w:lang w:eastAsia="en-PH"/>
        </w:rPr>
        <w:t xml:space="preserve"> </w:t>
      </w:r>
      <w:r>
        <w:rPr>
          <w:rFonts w:ascii="Georgia" w:eastAsia="Times New Roman" w:hAnsi="Georgia" w:cs="Times New Roman"/>
          <w:b/>
          <w:bCs/>
          <w:color w:val="000000" w:themeColor="text1"/>
          <w:lang w:eastAsia="en-PH"/>
        </w:rPr>
        <w:t>Final Defense Completed on: </w:t>
      </w:r>
      <w:r>
        <w:rPr>
          <w:rFonts w:ascii="Georgia" w:eastAsia="Times New Roman" w:hAnsi="Georgia" w:cs="Times New Roman"/>
          <w:color w:val="000000" w:themeColor="text1"/>
          <w:lang w:eastAsia="en-PH"/>
        </w:rPr>
        <w:t>October 14, 2024</w:t>
      </w:r>
    </w:p>
    <w:p w14:paraId="287990AA" w14:textId="77777777" w:rsidR="008F456D" w:rsidRDefault="00000000">
      <w:pPr>
        <w:spacing w:before="240" w:after="200" w:line="240" w:lineRule="auto"/>
        <w:jc w:val="center"/>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CAPSTONE PROJECT COMMITTEE</w:t>
      </w:r>
    </w:p>
    <w:p w14:paraId="6653D89D" w14:textId="77777777" w:rsidR="008F456D" w:rsidRDefault="008F456D">
      <w:pPr>
        <w:spacing w:before="240" w:after="200" w:line="240" w:lineRule="auto"/>
        <w:jc w:val="center"/>
        <w:rPr>
          <w:rFonts w:ascii="Georgia" w:eastAsia="Times New Roman" w:hAnsi="Georgia" w:cs="Times New Roman"/>
          <w:lang w:eastAsia="en-PH"/>
        </w:rPr>
      </w:pPr>
    </w:p>
    <w:p w14:paraId="5AAF9044" w14:textId="77777777" w:rsidR="008F456D" w:rsidRDefault="00000000">
      <w:pPr>
        <w:spacing w:before="240" w:after="200" w:line="24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w:t>
      </w:r>
      <w:r>
        <w:rPr>
          <w:rFonts w:ascii="Georgia" w:eastAsia="Times New Roman" w:hAnsi="Georgia" w:cs="Times New Roman"/>
          <w:b/>
          <w:bCs/>
          <w:color w:val="000000"/>
          <w:lang w:eastAsia="en-PH"/>
        </w:rPr>
        <w:t xml:space="preserve">                </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SIGNATURES</w:t>
      </w:r>
    </w:p>
    <w:p w14:paraId="1C3E579F" w14:textId="77777777" w:rsidR="008F456D" w:rsidRDefault="00000000">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________________</w:t>
      </w:r>
    </w:p>
    <w:p w14:paraId="039D2147" w14:textId="77777777" w:rsidR="008F456D" w:rsidRDefault="00000000">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E126068" w14:textId="77777777" w:rsidR="008F456D" w:rsidRDefault="00000000">
      <w:pPr>
        <w:spacing w:before="240" w:after="0" w:line="240" w:lineRule="auto"/>
        <w:ind w:firstLine="720"/>
        <w:jc w:val="both"/>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REILAN  L.</w:t>
      </w:r>
      <w:proofErr w:type="gramEnd"/>
      <w:r>
        <w:rPr>
          <w:rFonts w:ascii="Georgia" w:eastAsia="Times New Roman" w:hAnsi="Georgia" w:cs="Times New Roman"/>
          <w:b/>
          <w:bCs/>
          <w:color w:val="000000"/>
          <w:lang w:eastAsia="en-PH"/>
        </w:rPr>
        <w:t xml:space="preserve">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620957C9" w14:textId="77777777" w:rsidR="008F456D" w:rsidRDefault="00000000">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1B79AA57" w14:textId="77777777" w:rsidR="008F456D" w:rsidRDefault="008F456D">
      <w:pPr>
        <w:spacing w:after="0" w:line="240" w:lineRule="auto"/>
        <w:rPr>
          <w:rFonts w:ascii="Georgia" w:eastAsia="Times New Roman" w:hAnsi="Georgia" w:cs="Times New Roman"/>
          <w:lang w:eastAsia="en-PH"/>
        </w:rPr>
      </w:pPr>
    </w:p>
    <w:p w14:paraId="258889CC" w14:textId="77777777" w:rsidR="008F456D" w:rsidRDefault="00000000">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DHAN DAVISH V. ALAMO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7EBE9A23" w14:textId="77777777" w:rsidR="008F456D" w:rsidRDefault="00000000">
      <w:pPr>
        <w:spacing w:before="240" w:after="0" w:line="24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Adviser</w:t>
      </w:r>
    </w:p>
    <w:p w14:paraId="66D2FBBA" w14:textId="77777777" w:rsidR="008F456D" w:rsidRDefault="008F456D">
      <w:pPr>
        <w:spacing w:after="0" w:line="240" w:lineRule="auto"/>
        <w:rPr>
          <w:rFonts w:ascii="Georgia" w:eastAsia="Times New Roman" w:hAnsi="Georgia" w:cs="Times New Roman"/>
          <w:lang w:eastAsia="en-PH"/>
        </w:rPr>
      </w:pPr>
    </w:p>
    <w:p w14:paraId="7FA66FC2" w14:textId="77777777" w:rsidR="008F456D" w:rsidRDefault="008F456D">
      <w:pPr>
        <w:spacing w:after="0" w:line="240" w:lineRule="auto"/>
        <w:rPr>
          <w:rFonts w:ascii="Georgia" w:eastAsia="Times New Roman" w:hAnsi="Georgia" w:cs="Times New Roman"/>
          <w:lang w:eastAsia="en-PH"/>
        </w:rPr>
      </w:pPr>
    </w:p>
    <w:p w14:paraId="213D473C" w14:textId="77777777" w:rsidR="008F456D" w:rsidRDefault="008F456D">
      <w:pPr>
        <w:spacing w:after="0" w:line="240" w:lineRule="auto"/>
        <w:rPr>
          <w:rFonts w:ascii="Georgia" w:eastAsia="Times New Roman" w:hAnsi="Georgia" w:cs="Times New Roman"/>
          <w:lang w:eastAsia="en-PH"/>
        </w:rPr>
      </w:pPr>
    </w:p>
    <w:p w14:paraId="7D7250CF" w14:textId="77777777" w:rsidR="008F456D" w:rsidRDefault="008F456D">
      <w:pPr>
        <w:spacing w:after="0" w:line="240" w:lineRule="auto"/>
        <w:rPr>
          <w:rFonts w:ascii="Georgia" w:eastAsia="Times New Roman" w:hAnsi="Georgia" w:cs="Times New Roman"/>
          <w:lang w:eastAsia="en-PH"/>
        </w:rPr>
      </w:pPr>
    </w:p>
    <w:p w14:paraId="15DCCB46" w14:textId="77777777" w:rsidR="008F456D" w:rsidRDefault="008F456D">
      <w:pPr>
        <w:spacing w:after="0" w:line="240" w:lineRule="auto"/>
        <w:rPr>
          <w:rFonts w:ascii="Georgia" w:eastAsia="Times New Roman" w:hAnsi="Georgia" w:cs="Times New Roman"/>
          <w:lang w:eastAsia="en-PH"/>
        </w:rPr>
      </w:pPr>
    </w:p>
    <w:p w14:paraId="087FE038" w14:textId="77777777" w:rsidR="008F456D" w:rsidRDefault="008F456D">
      <w:pPr>
        <w:spacing w:after="0" w:line="240" w:lineRule="auto"/>
        <w:rPr>
          <w:rFonts w:ascii="Georgia" w:eastAsia="Times New Roman" w:hAnsi="Georgia" w:cs="Times New Roman"/>
          <w:lang w:eastAsia="en-PH"/>
        </w:rPr>
      </w:pPr>
    </w:p>
    <w:p w14:paraId="48E3DB01" w14:textId="77777777" w:rsidR="008F456D" w:rsidRDefault="008F456D">
      <w:pPr>
        <w:spacing w:after="0" w:line="240" w:lineRule="auto"/>
        <w:rPr>
          <w:rFonts w:ascii="Georgia" w:eastAsia="Times New Roman" w:hAnsi="Georgia" w:cs="Times New Roman"/>
          <w:lang w:eastAsia="en-PH"/>
        </w:rPr>
      </w:pPr>
    </w:p>
    <w:p w14:paraId="5987C6D0" w14:textId="77777777" w:rsidR="008F456D" w:rsidRDefault="008F456D">
      <w:pPr>
        <w:spacing w:after="0" w:line="240" w:lineRule="auto"/>
        <w:rPr>
          <w:rFonts w:ascii="Georgia" w:eastAsia="Times New Roman" w:hAnsi="Georgia" w:cs="Times New Roman"/>
          <w:lang w:eastAsia="en-PH"/>
        </w:rPr>
      </w:pPr>
    </w:p>
    <w:p w14:paraId="4988DB16" w14:textId="77777777" w:rsidR="008F456D" w:rsidRDefault="008F456D">
      <w:pPr>
        <w:spacing w:after="0" w:line="240" w:lineRule="auto"/>
        <w:rPr>
          <w:rFonts w:ascii="Georgia" w:eastAsia="Times New Roman" w:hAnsi="Georgia" w:cs="Times New Roman"/>
          <w:lang w:eastAsia="en-PH"/>
        </w:rPr>
      </w:pPr>
    </w:p>
    <w:p w14:paraId="470FEC02"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VICTOR Q. PARILLAS JR., DIT</w:t>
      </w:r>
    </w:p>
    <w:p w14:paraId="26537AD5" w14:textId="77777777" w:rsidR="008F456D" w:rsidRDefault="00000000">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Chairman</w:t>
      </w:r>
    </w:p>
    <w:p w14:paraId="03E4DF5E"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CERTIFICATE OF APPROVAL</w:t>
      </w:r>
    </w:p>
    <w:p w14:paraId="7E59D3D0" w14:textId="77777777" w:rsidR="008F456D" w:rsidRDefault="008F456D">
      <w:pPr>
        <w:spacing w:after="0" w:line="240" w:lineRule="auto"/>
        <w:rPr>
          <w:rFonts w:ascii="Georgia" w:eastAsia="Times New Roman" w:hAnsi="Georgia" w:cs="Times New Roman"/>
          <w:lang w:eastAsia="en-PH"/>
        </w:rPr>
      </w:pPr>
    </w:p>
    <w:p w14:paraId="571FDB61"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This is to certify that the Capstone Project of:</w:t>
      </w:r>
    </w:p>
    <w:p w14:paraId="7C300C26" w14:textId="77777777" w:rsidR="008F456D" w:rsidRDefault="00000000">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
    <w:p w14:paraId="5A4F0DEE" w14:textId="77777777" w:rsidR="008F456D" w:rsidRDefault="00000000">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JADE BUBAN RAPOSA</w:t>
      </w:r>
    </w:p>
    <w:p w14:paraId="25D654AE" w14:textId="77777777" w:rsidR="008F456D" w:rsidRDefault="00000000">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IAN JAY NICCOLO D. BUENO</w:t>
      </w:r>
    </w:p>
    <w:p w14:paraId="2A7B5C4C" w14:textId="77777777" w:rsidR="008F456D" w:rsidRDefault="00000000">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MARC AUSTIN K. BONAGUA</w:t>
      </w:r>
    </w:p>
    <w:p w14:paraId="59909537"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1AB9555F"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Pr>
          <w:rFonts w:ascii="Georgia" w:eastAsia="Times New Roman" w:hAnsi="Georgia" w:cs="Times New Roman"/>
          <w:b/>
          <w:bCs/>
          <w:color w:val="000000"/>
          <w:lang w:eastAsia="en-PH"/>
        </w:rPr>
        <w:t> </w:t>
      </w:r>
    </w:p>
    <w:p w14:paraId="02B8A00D" w14:textId="77777777" w:rsidR="008F456D" w:rsidRDefault="008F456D">
      <w:pPr>
        <w:spacing w:before="240" w:after="0" w:line="480" w:lineRule="auto"/>
        <w:ind w:firstLine="720"/>
        <w:jc w:val="center"/>
        <w:rPr>
          <w:rFonts w:ascii="Georgia" w:eastAsia="Times New Roman" w:hAnsi="Georgia" w:cs="Times New Roman"/>
          <w:b/>
          <w:bCs/>
          <w:color w:val="000000"/>
          <w:lang w:eastAsia="en-PH"/>
        </w:rPr>
      </w:pPr>
    </w:p>
    <w:p w14:paraId="530CD0B0" w14:textId="77777777" w:rsidR="008F456D" w:rsidRDefault="00000000">
      <w:pPr>
        <w:spacing w:before="240" w:after="0" w:line="480" w:lineRule="auto"/>
        <w:ind w:firstLine="720"/>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2DAECC1A"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w:t>
      </w:r>
    </w:p>
    <w:p w14:paraId="25D8C4F5" w14:textId="77777777" w:rsidR="008F456D" w:rsidRDefault="00000000">
      <w:pPr>
        <w:spacing w:before="240"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Adviser</w:t>
      </w:r>
    </w:p>
    <w:p w14:paraId="448919B5" w14:textId="77777777" w:rsidR="008F456D" w:rsidRDefault="008F456D">
      <w:pPr>
        <w:spacing w:before="240" w:after="0" w:line="240" w:lineRule="auto"/>
        <w:jc w:val="center"/>
        <w:rPr>
          <w:rFonts w:ascii="Georgia" w:eastAsia="Times New Roman" w:hAnsi="Georgia" w:cs="Times New Roman"/>
          <w:lang w:eastAsia="en-PH"/>
        </w:rPr>
      </w:pPr>
    </w:p>
    <w:p w14:paraId="0808B7BC" w14:textId="77777777" w:rsidR="008F456D" w:rsidRDefault="008F456D">
      <w:pPr>
        <w:spacing w:after="0" w:line="240" w:lineRule="auto"/>
        <w:rPr>
          <w:rFonts w:ascii="Georgia" w:eastAsia="Times New Roman" w:hAnsi="Georgia" w:cs="Times New Roman"/>
          <w:lang w:eastAsia="en-PH"/>
        </w:rPr>
      </w:pPr>
    </w:p>
    <w:p w14:paraId="517D5AC6"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51102F9A"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Capstone Project Coordinator</w:t>
      </w:r>
      <w:r>
        <w:rPr>
          <w:rFonts w:ascii="Georgia" w:eastAsia="Times New Roman" w:hAnsi="Georgia" w:cs="Times New Roman"/>
          <w:b/>
          <w:bCs/>
          <w:color w:val="000000"/>
          <w:lang w:eastAsia="en-PH"/>
        </w:rPr>
        <w:t> </w:t>
      </w:r>
    </w:p>
    <w:p w14:paraId="74FF0055"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75BCB177"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ENGR. MARBEN S. RAMOS, LPT</w:t>
      </w:r>
    </w:p>
    <w:p w14:paraId="5064B7AB" w14:textId="77777777" w:rsidR="008F456D" w:rsidRDefault="00000000">
      <w:pPr>
        <w:spacing w:before="240" w:after="240" w:line="480" w:lineRule="auto"/>
        <w:jc w:val="center"/>
        <w:rPr>
          <w:ins w:id="41" w:author="Jade Raposa [2]" w:date="2024-10-16T21:36:00Z"/>
          <w:rFonts w:ascii="Georgia" w:eastAsia="Times New Roman" w:hAnsi="Georgia" w:cs="Times New Roman"/>
          <w:color w:val="000000"/>
          <w:lang w:eastAsia="en-PH"/>
        </w:rPr>
        <w:sectPr w:rsidR="008F456D">
          <w:headerReference w:type="default" r:id="rId14"/>
          <w:headerReference w:type="first" r:id="rId15"/>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OIC – Dean</w:t>
      </w:r>
    </w:p>
    <w:p w14:paraId="171D1EDB" w14:textId="77777777" w:rsidR="008F456D" w:rsidRDefault="008F456D">
      <w:pPr>
        <w:spacing w:before="240" w:after="240" w:line="240" w:lineRule="auto"/>
        <w:jc w:val="center"/>
        <w:rPr>
          <w:del w:id="60" w:author="Jade Raposa [2]" w:date="2024-10-16T21:35:00Z"/>
          <w:rFonts w:ascii="Georgia" w:eastAsia="Times New Roman" w:hAnsi="Georgia" w:cs="Times New Roman"/>
          <w:color w:val="000000"/>
          <w:lang w:eastAsia="en-PH"/>
        </w:rPr>
      </w:pPr>
    </w:p>
    <w:p w14:paraId="49D2466D" w14:textId="77777777" w:rsidR="008F456D" w:rsidRDefault="008F456D">
      <w:pPr>
        <w:spacing w:before="240" w:after="240" w:line="240" w:lineRule="auto"/>
        <w:jc w:val="center"/>
        <w:rPr>
          <w:del w:id="61" w:author="Jade Raposa [2]" w:date="2024-10-16T21:35:00Z"/>
          <w:rFonts w:ascii="Georgia" w:eastAsia="Times New Roman" w:hAnsi="Georgia" w:cs="Times New Roman"/>
          <w:color w:val="000000"/>
          <w:lang w:eastAsia="en-PH"/>
        </w:rPr>
      </w:pPr>
    </w:p>
    <w:p w14:paraId="55A66662" w14:textId="77777777" w:rsidR="008F456D" w:rsidRDefault="00000000">
      <w:pPr>
        <w:spacing w:before="240" w:after="24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EXECUTIVE SUMMARY</w:t>
      </w:r>
    </w:p>
    <w:p w14:paraId="6BB2A573" w14:textId="77777777" w:rsidR="008F456D" w:rsidRDefault="00000000">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w:t>
      </w:r>
      <w:ins w:id="62" w:author="Jade Raposa [2]" w:date="2024-10-16T17:41:00Z">
        <w:r>
          <w:rPr>
            <w:rFonts w:ascii="Georgia" w:eastAsia="Times New Roman" w:hAnsi="Georgia" w:cs="Times New Roman"/>
            <w:color w:val="000000"/>
            <w:lang w:eastAsia="en-PH"/>
          </w:rPr>
          <w:t xml:space="preserve"> </w:t>
        </w:r>
      </w:ins>
      <w:del w:id="63" w:author="Jade Raposa [2]" w:date="2024-10-16T17:41: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PERSONALIZED TUTORING</w:t>
      </w:r>
    </w:p>
    <w:p w14:paraId="3F82238A"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E9A3B39" w14:textId="77777777" w:rsidR="008F456D" w:rsidRDefault="00000000">
      <w:pPr>
        <w:spacing w:before="240"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Marc Austin K. </w:t>
      </w:r>
      <w:proofErr w:type="spellStart"/>
      <w:r>
        <w:rPr>
          <w:rFonts w:ascii="Georgia" w:eastAsia="Times New Roman" w:hAnsi="Georgia" w:cs="Times New Roman"/>
          <w:color w:val="000000"/>
          <w:lang w:eastAsia="en-PH"/>
        </w:rPr>
        <w:t>Bonagua</w:t>
      </w:r>
      <w:proofErr w:type="spellEnd"/>
    </w:p>
    <w:p w14:paraId="7DDEEE97"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Keywords: </w:t>
      </w:r>
      <w:r>
        <w:rPr>
          <w:rFonts w:ascii="Georgia" w:eastAsia="Times New Roman" w:hAnsi="Georgia" w:cs="Times New Roman"/>
          <w:color w:val="000000"/>
          <w:lang w:eastAsia="en-PH"/>
        </w:rPr>
        <w:t> Educational Technology, Mentorship, Mobile Learning, Personalized Learning</w:t>
      </w:r>
    </w:p>
    <w:p w14:paraId="4D4CFAEC" w14:textId="13FBCE28" w:rsidR="008F456D" w:rsidRDefault="00000000" w:rsidP="008F456D">
      <w:pPr>
        <w:spacing w:before="240" w:after="0" w:line="480" w:lineRule="auto"/>
        <w:ind w:firstLine="720"/>
        <w:jc w:val="both"/>
        <w:rPr>
          <w:del w:id="64" w:author="Jade Raposa [2]" w:date="2024-10-16T18:13:00Z"/>
          <w:rFonts w:ascii="Georgia" w:eastAsia="Times New Roman" w:hAnsi="Georgia" w:cs="Times New Roman"/>
          <w:lang w:eastAsia="en-PH"/>
        </w:rPr>
        <w:pPrChange w:id="65" w:author="Jade Raposa [2]" w:date="2024-10-16T18:14:00Z">
          <w:pPr>
            <w:spacing w:after="240" w:line="480" w:lineRule="auto"/>
            <w:ind w:firstLine="720"/>
            <w:jc w:val="both"/>
          </w:pPr>
        </w:pPrChange>
      </w:pPr>
      <w:commentRangeStart w:id="66"/>
      <w:commentRangeStart w:id="67"/>
      <w:ins w:id="68" w:author="Jade Raposa [2]" w:date="2024-10-16T18:13:00Z">
        <w:r>
          <w:rPr>
            <w:rFonts w:ascii="Georgia" w:eastAsia="Times New Roman" w:hAnsi="Georgia" w:cs="Times New Roman"/>
            <w:lang w:eastAsia="en-PH"/>
          </w:rPr>
          <w:t>The</w:t>
        </w:r>
      </w:ins>
      <w:commentRangeEnd w:id="66"/>
      <w:ins w:id="69" w:author="Jade Raposa [2]" w:date="2024-10-16T18:34:00Z">
        <w:r>
          <w:rPr>
            <w:rStyle w:val="CommentReference"/>
          </w:rPr>
          <w:commentReference w:id="66"/>
        </w:r>
      </w:ins>
      <w:commentRangeEnd w:id="67"/>
      <w:ins w:id="70" w:author="Jade Raposa [2]" w:date="2024-10-16T18:35:00Z">
        <w:r>
          <w:rPr>
            <w:rStyle w:val="CommentReference"/>
          </w:rPr>
          <w:commentReference w:id="67"/>
        </w:r>
      </w:ins>
      <w:ins w:id="71" w:author="Jade Raposa [2]" w:date="2024-10-16T18:13:00Z">
        <w:r>
          <w:rPr>
            <w:rFonts w:ascii="Georgia" w:eastAsia="Times New Roman" w:hAnsi="Georgia" w:cs="Times New Roman"/>
            <w:lang w:eastAsia="en-PH"/>
          </w:rPr>
          <w:t xml:space="preserve">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A Mobile Platform Solution for Personalized Tutoring" is an application designed to enhance the mentorship and tutoring experience in academic settings. This mobile platform addresses several critical gaps in the current educational support systems, including the difficulty in finding suitable mentors, the lack of personalized learning approaches, and the challenges in tracking academic progress and certification. By enabling seamless communication between students and educators and fostering flexible and structured mentorship opportunities,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provides a comprehensive solution that promotes effective mentorship within a mobile platform. Key features of the system include:</w:t>
        </w:r>
      </w:ins>
      <w:del w:id="72" w:author="Jade Raposa [2]" w:date="2024-10-16T18:13:00Z">
        <w:r>
          <w:rPr>
            <w:rFonts w:ascii="Georgia" w:eastAsia="Times New Roman" w:hAnsi="Georgia" w:cs="Times New Roman"/>
            <w:lang w:eastAsia="en-PH"/>
          </w:rPr>
          <w:delText>The "MENTOR-SHIFT: A Mobile Platform Solution for Personalized Tutoring" is an application designed to enhance the mentorship and tutoring experience in academic settings. This mobile platform addresses the</w:delText>
        </w:r>
      </w:del>
      <w:del w:id="73" w:author="Jade Raposa [2]" w:date="2024-10-16T18:10:00Z">
        <w:r>
          <w:rPr>
            <w:rFonts w:ascii="Georgia" w:eastAsia="Times New Roman" w:hAnsi="Georgia" w:cs="Times New Roman"/>
            <w:lang w:eastAsia="en-PH"/>
          </w:rPr>
          <w:delText xml:space="preserve"> </w:delText>
        </w:r>
      </w:del>
      <w:commentRangeStart w:id="74"/>
      <w:del w:id="75" w:author="Jade Raposa [2]" w:date="2024-10-16T17:42:00Z">
        <w:r>
          <w:rPr>
            <w:rFonts w:ascii="Georgia" w:eastAsia="Times New Roman" w:hAnsi="Georgia" w:cs="Times New Roman"/>
            <w:lang w:eastAsia="en-PH"/>
          </w:rPr>
          <w:delText>increasing need</w:delText>
        </w:r>
        <w:commentRangeEnd w:id="74"/>
        <w:r>
          <w:rPr>
            <w:rStyle w:val="CommentReference"/>
          </w:rPr>
          <w:commentReference w:id="74"/>
        </w:r>
      </w:del>
      <w:del w:id="76" w:author="Jade Raposa [2]" w:date="2024-10-16T17:43:00Z">
        <w:r>
          <w:rPr>
            <w:rFonts w:ascii="Georgia" w:eastAsia="Times New Roman" w:hAnsi="Georgia" w:cs="Times New Roman"/>
            <w:lang w:eastAsia="en-PH"/>
          </w:rPr>
          <w:delText xml:space="preserve"> </w:delText>
        </w:r>
      </w:del>
      <w:del w:id="77" w:author="Jade Raposa [2]" w:date="2024-10-16T17:44:00Z">
        <w:r>
          <w:rPr>
            <w:rFonts w:ascii="Georgia" w:eastAsia="Times New Roman" w:hAnsi="Georgia" w:cs="Times New Roman"/>
            <w:lang w:eastAsia="en-PH"/>
          </w:rPr>
          <w:delText>for</w:delText>
        </w:r>
      </w:del>
      <w:del w:id="78" w:author="Jade Raposa [2]" w:date="2024-10-16T18:10:00Z">
        <w:r>
          <w:rPr>
            <w:rFonts w:ascii="Georgia" w:eastAsia="Times New Roman" w:hAnsi="Georgia" w:cs="Times New Roman"/>
            <w:lang w:eastAsia="en-PH"/>
          </w:rPr>
          <w:delText xml:space="preserve"> </w:delText>
        </w:r>
      </w:del>
      <w:del w:id="79" w:author="Jade Raposa [2]" w:date="2024-10-16T18:13:00Z">
        <w:r>
          <w:rPr>
            <w:rFonts w:ascii="Georgia" w:eastAsia="Times New Roman" w:hAnsi="Georgia" w:cs="Times New Roman"/>
            <w:lang w:eastAsia="en-PH"/>
          </w:rPr>
          <w:delText>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delText>
        </w:r>
      </w:del>
    </w:p>
    <w:p w14:paraId="446F1BA7" w14:textId="77777777" w:rsidR="008F456D" w:rsidRDefault="008F456D" w:rsidP="008F456D">
      <w:pPr>
        <w:spacing w:after="0" w:line="480" w:lineRule="auto"/>
        <w:ind w:firstLine="720"/>
        <w:jc w:val="both"/>
        <w:rPr>
          <w:ins w:id="80" w:author="Jade Raposa [2]" w:date="2024-10-16T18:13:00Z"/>
          <w:rFonts w:ascii="Georgia" w:eastAsia="Times New Roman" w:hAnsi="Georgia" w:cs="Times New Roman"/>
          <w:lang w:eastAsia="en-PH"/>
        </w:rPr>
        <w:pPrChange w:id="81" w:author="Jade Raposa [2]" w:date="2024-10-16T18:14:00Z">
          <w:pPr>
            <w:spacing w:after="240" w:line="480" w:lineRule="auto"/>
            <w:ind w:firstLine="720"/>
            <w:jc w:val="both"/>
          </w:pPr>
        </w:pPrChange>
      </w:pPr>
    </w:p>
    <w:p w14:paraId="0B835D0E" w14:textId="77777777" w:rsidR="008F456D" w:rsidRDefault="00000000">
      <w:pPr>
        <w:spacing w:after="0" w:line="480" w:lineRule="auto"/>
        <w:ind w:firstLine="720"/>
        <w:jc w:val="both"/>
        <w:rPr>
          <w:ins w:id="82" w:author="Jade Raposa [2]" w:date="2024-10-16T18:31:00Z"/>
          <w:rFonts w:ascii="Georgia" w:eastAsia="Times New Roman" w:hAnsi="Georgia" w:cs="Times New Roman"/>
          <w:lang w:eastAsia="en-PH"/>
        </w:rPr>
      </w:pPr>
      <w:ins w:id="83" w:author="Jade Raposa [2]" w:date="2024-10-16T18:31:00Z">
        <w:r>
          <w:rPr>
            <w:rFonts w:ascii="Georgia" w:eastAsia="Times New Roman" w:hAnsi="Georgia" w:cs="Times New Roman"/>
            <w:lang w:eastAsia="en-PH"/>
          </w:rPr>
          <w:t>The platform enables users to select their roles during sign-up, providing tailored access to features based on their role as either a student or educator. Students can search for mentors, request mentorship, and access educational resources, while educators can manage mentorship requests and provide relevant materials. The streamlined mentorship request process allows educators to accept or decline requests based on their availability and expertise, ensuring personalized mentorship aligned with students' academic goals.</w:t>
        </w:r>
      </w:ins>
    </w:p>
    <w:p w14:paraId="4995A11A" w14:textId="77777777" w:rsidR="008F456D" w:rsidRDefault="008F456D">
      <w:pPr>
        <w:spacing w:after="0" w:line="480" w:lineRule="auto"/>
        <w:ind w:firstLine="720"/>
        <w:jc w:val="both"/>
        <w:rPr>
          <w:ins w:id="84" w:author="Jade Raposa [2]" w:date="2024-10-16T18:31:00Z"/>
          <w:rFonts w:ascii="Georgia" w:eastAsia="Times New Roman" w:hAnsi="Georgia" w:cs="Times New Roman"/>
          <w:lang w:eastAsia="en-PH"/>
        </w:rPr>
      </w:pPr>
    </w:p>
    <w:p w14:paraId="487DFE19" w14:textId="77777777" w:rsidR="008F456D" w:rsidRDefault="00000000">
      <w:pPr>
        <w:spacing w:after="0" w:line="480" w:lineRule="auto"/>
        <w:ind w:firstLine="720"/>
        <w:jc w:val="both"/>
        <w:rPr>
          <w:ins w:id="85" w:author="Jade Raposa [2]" w:date="2024-10-16T18:31:00Z"/>
          <w:rFonts w:ascii="Georgia" w:eastAsia="Times New Roman" w:hAnsi="Georgia" w:cs="Times New Roman"/>
          <w:lang w:eastAsia="en-PH"/>
        </w:rPr>
      </w:pPr>
      <w:ins w:id="86" w:author="Jade Raposa [2]" w:date="2024-10-16T18:31:00Z">
        <w:r>
          <w:rPr>
            <w:rFonts w:ascii="Georgia" w:eastAsia="Times New Roman" w:hAnsi="Georgia" w:cs="Times New Roman"/>
            <w:lang w:eastAsia="en-PH"/>
          </w:rPr>
          <w:lastRenderedPageBreak/>
          <w:t>Educators can create and manage courses, post study materials, and assign activities such as quizzes and lessons. These resources become available to students once their mentorship request is approved, facilitating structured learning. The platform also allows educators to monitor student progress, input reports, and upload certificates for students who successfully complete their tasks. Students can download these certificates as proof of their achievements and progress.</w:t>
        </w:r>
      </w:ins>
    </w:p>
    <w:p w14:paraId="6693BBCF" w14:textId="77777777" w:rsidR="008F456D" w:rsidRDefault="00000000">
      <w:pPr>
        <w:spacing w:after="0" w:line="480" w:lineRule="auto"/>
        <w:ind w:firstLine="720"/>
        <w:jc w:val="both"/>
        <w:rPr>
          <w:ins w:id="87" w:author="Jade Raposa [2]" w:date="2024-10-16T18:32:00Z"/>
          <w:rFonts w:ascii="Georgia" w:eastAsia="Times New Roman" w:hAnsi="Georgia" w:cs="Times New Roman"/>
          <w:lang w:eastAsia="en-PH"/>
        </w:rPr>
      </w:pPr>
      <w:ins w:id="88" w:author="Jade Raposa [2]" w:date="2024-10-16T18:31:00Z">
        <w:r>
          <w:rPr>
            <w:rFonts w:ascii="Georgia" w:eastAsia="Times New Roman" w:hAnsi="Georgia" w:cs="Times New Roman"/>
            <w:lang w:eastAsia="en-PH"/>
          </w:rPr>
          <w:t>A built-in messaging system enables real-time communication between mentors and mentees, fostering collaboration and enhancing the learning experience. This feature ensures continuous engagement and support throughout the mentoring process.</w:t>
        </w:r>
      </w:ins>
    </w:p>
    <w:p w14:paraId="4429E5FD" w14:textId="5A0C31E7" w:rsidR="008F456D" w:rsidRDefault="00000000" w:rsidP="00A70FF2">
      <w:pPr>
        <w:spacing w:after="240" w:line="480" w:lineRule="auto"/>
        <w:ind w:firstLine="720"/>
        <w:rPr>
          <w:ins w:id="89" w:author="Jade Raposa [2]" w:date="2024-10-16T21:38:00Z"/>
          <w:rFonts w:ascii="Georgia" w:eastAsia="Times New Roman" w:hAnsi="Georgia" w:cs="Times New Roman"/>
          <w:lang w:eastAsia="en-PH"/>
        </w:rPr>
        <w:sectPr w:rsidR="008F456D">
          <w:headerReference w:type="default" r:id="rId19"/>
          <w:headerReference w:type="first" r:id="rId20"/>
          <w:pgSz w:w="12240" w:h="15840"/>
          <w:pgMar w:top="1620" w:right="1440" w:bottom="1440" w:left="2160" w:header="706" w:footer="706" w:gutter="0"/>
          <w:pgNumType w:fmt="lowerRoman" w:start="1"/>
          <w:cols w:space="708"/>
          <w:titlePg/>
          <w:docGrid w:linePitch="360"/>
        </w:sectPr>
      </w:pPr>
      <w:ins w:id="106" w:author="Jade Raposa [2]" w:date="2024-10-16T18:32:00Z">
        <w:r>
          <w:rPr>
            <w:rFonts w:ascii="Georgia" w:eastAsia="Times New Roman" w:hAnsi="Georgia" w:cs="Times New Roman"/>
            <w:lang w:eastAsia="en-PH"/>
          </w:rPr>
          <w:t xml:space="preserve">The development of </w:t>
        </w:r>
      </w:ins>
      <w:r w:rsidR="00A70FF2">
        <w:rPr>
          <w:rFonts w:ascii="Georgia" w:eastAsia="Times New Roman" w:hAnsi="Georgia" w:cs="Times New Roman"/>
          <w:lang w:eastAsia="en-PH"/>
        </w:rPr>
        <w:t>Mentor-Shift</w:t>
      </w:r>
      <w:ins w:id="107" w:author="Jade Raposa [2]" w:date="2024-10-16T18:32:00Z">
        <w:r>
          <w:rPr>
            <w:rFonts w:ascii="Georgia" w:eastAsia="Times New Roman" w:hAnsi="Georgia" w:cs="Times New Roman"/>
            <w:lang w:eastAsia="en-PH"/>
          </w:rPr>
          <w:t xml:space="preserve">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supports both mentors and mentees in achieving academic success.</w:t>
        </w:r>
      </w:ins>
      <w:ins w:id="108" w:author="Jade Raposa [2]" w:date="2024-10-16T21:38:00Z">
        <w:r>
          <w:rPr>
            <w:rFonts w:ascii="Georgia" w:eastAsia="Times New Roman" w:hAnsi="Georgia" w:cs="Times New Roman"/>
            <w:lang w:eastAsia="en-PH"/>
          </w:rPr>
          <w:t xml:space="preserve"> </w:t>
        </w:r>
      </w:ins>
    </w:p>
    <w:p w14:paraId="583C301E" w14:textId="77777777" w:rsidR="008F456D" w:rsidRDefault="00000000" w:rsidP="008F456D">
      <w:pPr>
        <w:spacing w:after="0" w:line="480" w:lineRule="auto"/>
        <w:jc w:val="center"/>
        <w:rPr>
          <w:del w:id="109" w:author="Jade Raposa [2]" w:date="2024-10-16T18:31:00Z"/>
          <w:rFonts w:ascii="Georgia" w:eastAsia="Times New Roman" w:hAnsi="Georgia" w:cs="Times New Roman"/>
          <w:lang w:eastAsia="en-PH"/>
        </w:rPr>
        <w:pPrChange w:id="110" w:author="Jade Raposa [2]" w:date="2024-10-16T21:38:00Z">
          <w:pPr>
            <w:spacing w:after="240" w:line="480" w:lineRule="auto"/>
            <w:ind w:firstLine="720"/>
            <w:jc w:val="both"/>
          </w:pPr>
        </w:pPrChange>
      </w:pPr>
      <w:del w:id="111" w:author="Jade Raposa [2]" w:date="2024-10-16T18:31:00Z">
        <w:r>
          <w:rPr>
            <w:rFonts w:ascii="Georgia" w:eastAsia="Times New Roman" w:hAnsi="Georgia" w:cs="Times New Roman"/>
            <w:lang w:eastAsia="en-PH"/>
          </w:rPr>
          <w:lastRenderedPageBreak/>
          <w:delText>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delText>
        </w:r>
      </w:del>
    </w:p>
    <w:p w14:paraId="5B0E941A" w14:textId="77777777" w:rsidR="008F456D" w:rsidRDefault="00000000" w:rsidP="008F456D">
      <w:pPr>
        <w:spacing w:after="240" w:line="480" w:lineRule="auto"/>
        <w:jc w:val="center"/>
        <w:rPr>
          <w:del w:id="112" w:author="Jade Raposa [2]" w:date="2024-10-16T18:31:00Z"/>
          <w:rFonts w:ascii="Georgia" w:eastAsia="Times New Roman" w:hAnsi="Georgia" w:cs="Times New Roman"/>
          <w:lang w:eastAsia="en-PH"/>
        </w:rPr>
        <w:pPrChange w:id="113" w:author="Jade Raposa [2]" w:date="2024-10-16T21:38:00Z">
          <w:pPr>
            <w:spacing w:after="240" w:line="480" w:lineRule="auto"/>
            <w:ind w:firstLine="720"/>
            <w:jc w:val="both"/>
          </w:pPr>
        </w:pPrChange>
      </w:pPr>
      <w:del w:id="114" w:author="Jade Raposa [2]" w:date="2024-10-16T18:31:00Z">
        <w:r>
          <w:rPr>
            <w:rFonts w:ascii="Georgia" w:eastAsia="Times New Roman" w:hAnsi="Georgia" w:cs="Times New Roman"/>
            <w:lang w:eastAsia="en-PH"/>
          </w:rPr>
          <w:delTex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delText>
        </w:r>
      </w:del>
    </w:p>
    <w:p w14:paraId="1AB05405" w14:textId="77777777" w:rsidR="008F456D" w:rsidRDefault="00000000" w:rsidP="008F456D">
      <w:pPr>
        <w:jc w:val="center"/>
        <w:rPr>
          <w:del w:id="115" w:author="Jade Raposa [2]" w:date="2024-10-16T18:32:00Z"/>
          <w:rFonts w:ascii="Georgia" w:eastAsia="Times New Roman" w:hAnsi="Georgia" w:cs="Times New Roman"/>
          <w:lang w:eastAsia="en-PH"/>
        </w:rPr>
        <w:pPrChange w:id="116" w:author="Jade Raposa [2]" w:date="2024-10-16T21:38:00Z">
          <w:pPr/>
        </w:pPrChange>
      </w:pPr>
      <w:del w:id="117" w:author="Jade Raposa [2]" w:date="2024-10-16T18:32:00Z">
        <w:r>
          <w:rPr>
            <w:rFonts w:ascii="Georgia" w:eastAsia="Times New Roman" w:hAnsi="Georgia" w:cs="Times New Roman"/>
            <w:lang w:eastAsia="en-PH"/>
          </w:rPr>
          <w:br w:type="page"/>
        </w:r>
      </w:del>
    </w:p>
    <w:p w14:paraId="28F555F7" w14:textId="77777777" w:rsidR="008F456D" w:rsidRDefault="00000000" w:rsidP="008F456D">
      <w:pPr>
        <w:spacing w:after="240" w:line="480" w:lineRule="auto"/>
        <w:jc w:val="center"/>
        <w:rPr>
          <w:rFonts w:ascii="Georgia" w:eastAsia="Times New Roman" w:hAnsi="Georgia" w:cs="Times New Roman"/>
          <w:lang w:eastAsia="en-PH"/>
        </w:rPr>
        <w:pPrChange w:id="118" w:author="Jade Raposa [2]" w:date="2024-10-16T21:38:00Z">
          <w:pPr>
            <w:spacing w:after="240" w:line="480" w:lineRule="auto"/>
            <w:ind w:left="2160" w:firstLine="720"/>
          </w:pPr>
        </w:pPrChange>
      </w:pPr>
      <w:r>
        <w:rPr>
          <w:rFonts w:ascii="Georgia" w:eastAsia="Times New Roman" w:hAnsi="Georgia" w:cs="Times New Roman"/>
          <w:b/>
          <w:bCs/>
          <w:color w:val="000000"/>
          <w:lang w:eastAsia="en-PH"/>
        </w:rPr>
        <w:t>ACKNOWLEDGEMENT</w:t>
      </w:r>
    </w:p>
    <w:p w14:paraId="66EFB115"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RHODORA FAYE A. BROSAS, MBA, </w:t>
      </w:r>
      <w:proofErr w:type="gramStart"/>
      <w:r>
        <w:rPr>
          <w:rFonts w:ascii="Georgia" w:eastAsia="Times New Roman" w:hAnsi="Georgia" w:cs="Times New Roman"/>
          <w:b/>
          <w:bCs/>
          <w:color w:val="000000"/>
          <w:lang w:eastAsia="en-PH"/>
        </w:rPr>
        <w:t>MIT ,</w:t>
      </w:r>
      <w:proofErr w:type="gram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Capstone Project Coordinator, her guidance drove to the completion of this project.</w:t>
      </w:r>
    </w:p>
    <w:p w14:paraId="272E8330"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DHAN DAVISH ALAMO, </w:t>
      </w:r>
      <w:r>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JP REMAR A. SERRANO </w:t>
      </w:r>
      <w:r>
        <w:rPr>
          <w:rFonts w:ascii="Georgia" w:eastAsia="Times New Roman" w:hAnsi="Georgia" w:cs="Times New Roman"/>
          <w:color w:val="000000"/>
          <w:lang w:eastAsia="en-PH"/>
        </w:rPr>
        <w:t xml:space="preserve">and </w:t>
      </w:r>
      <w:r>
        <w:rPr>
          <w:rFonts w:ascii="Georgia" w:eastAsia="Times New Roman" w:hAnsi="Georgia" w:cs="Times New Roman"/>
          <w:b/>
          <w:bCs/>
          <w:color w:val="000000"/>
          <w:lang w:eastAsia="en-PH"/>
        </w:rPr>
        <w:t xml:space="preserve">REILAN L. </w:t>
      </w:r>
      <w:proofErr w:type="gramStart"/>
      <w:r>
        <w:rPr>
          <w:rFonts w:ascii="Georgia" w:eastAsia="Times New Roman" w:hAnsi="Georgia" w:cs="Times New Roman"/>
          <w:b/>
          <w:bCs/>
          <w:color w:val="000000"/>
          <w:lang w:eastAsia="en-PH"/>
        </w:rPr>
        <w:t>CADUBLA</w:t>
      </w:r>
      <w:r>
        <w:rPr>
          <w:rFonts w:ascii="Georgia" w:eastAsia="Times New Roman" w:hAnsi="Georgia" w:cs="Times New Roman"/>
          <w:color w:val="000000"/>
          <w:lang w:eastAsia="en-PH"/>
        </w:rPr>
        <w:t xml:space="preserve"> ,</w:t>
      </w:r>
      <w:proofErr w:type="gramEnd"/>
      <w:r>
        <w:rPr>
          <w:rFonts w:ascii="Georgia" w:eastAsia="Times New Roman" w:hAnsi="Georgia" w:cs="Times New Roman"/>
          <w:color w:val="000000"/>
          <w:lang w:eastAsia="en-PH"/>
        </w:rPr>
        <w:t xml:space="preserve"> panel members, for their constructive criticisms and suggestions significantly enhanced this project.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41E43379"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FAMILY, </w:t>
      </w:r>
      <w:r>
        <w:rPr>
          <w:rFonts w:ascii="Georgia" w:eastAsia="Times New Roman" w:hAnsi="Georgia" w:cs="Times New Roman"/>
          <w:color w:val="000000"/>
          <w:lang w:eastAsia="en-PH"/>
        </w:rPr>
        <w:t>who have always been there, showing them support throughout their education.</w:t>
      </w:r>
    </w:p>
    <w:p w14:paraId="6A978F02"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FRIENDS, </w:t>
      </w:r>
      <w:r>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Each played a significant role in making this project successful and they are grateful for it. </w:t>
      </w:r>
    </w:p>
    <w:p w14:paraId="2B64473A" w14:textId="77777777" w:rsidR="008F456D" w:rsidRDefault="00000000">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6C636040" w14:textId="77777777" w:rsidR="008F456D" w:rsidRDefault="008F456D">
      <w:pPr>
        <w:spacing w:after="240" w:line="240" w:lineRule="auto"/>
        <w:rPr>
          <w:rFonts w:ascii="Georgia" w:eastAsia="Times New Roman" w:hAnsi="Georgia" w:cs="Times New Roman"/>
          <w:lang w:eastAsia="en-PH"/>
        </w:rPr>
      </w:pPr>
    </w:p>
    <w:p w14:paraId="6053A08C" w14:textId="77777777" w:rsidR="008F456D" w:rsidRDefault="008F456D">
      <w:pPr>
        <w:spacing w:after="240" w:line="240" w:lineRule="auto"/>
        <w:rPr>
          <w:rFonts w:ascii="Georgia" w:eastAsia="Times New Roman" w:hAnsi="Georgia" w:cs="Times New Roman"/>
          <w:lang w:eastAsia="en-PH"/>
        </w:rPr>
      </w:pPr>
    </w:p>
    <w:p w14:paraId="3D1C4CE5" w14:textId="77777777" w:rsidR="008F456D" w:rsidRDefault="008F456D">
      <w:pPr>
        <w:spacing w:after="240" w:line="240" w:lineRule="auto"/>
        <w:rPr>
          <w:rFonts w:ascii="Georgia" w:eastAsia="Times New Roman" w:hAnsi="Georgia" w:cs="Times New Roman"/>
          <w:lang w:eastAsia="en-PH"/>
        </w:rPr>
      </w:pPr>
    </w:p>
    <w:p w14:paraId="27205837" w14:textId="77777777" w:rsidR="008F456D" w:rsidRDefault="008F456D">
      <w:pPr>
        <w:spacing w:after="240" w:line="240" w:lineRule="auto"/>
        <w:rPr>
          <w:rFonts w:ascii="Georgia" w:eastAsia="Times New Roman" w:hAnsi="Georgia" w:cs="Times New Roman"/>
          <w:lang w:eastAsia="en-PH"/>
        </w:rPr>
      </w:pPr>
    </w:p>
    <w:p w14:paraId="5F09370A" w14:textId="77777777" w:rsidR="008F456D" w:rsidRDefault="008F456D">
      <w:pPr>
        <w:spacing w:after="240" w:line="240" w:lineRule="auto"/>
        <w:rPr>
          <w:rFonts w:ascii="Georgia" w:eastAsia="Times New Roman" w:hAnsi="Georgia" w:cs="Times New Roman"/>
          <w:lang w:eastAsia="en-PH"/>
        </w:rPr>
      </w:pPr>
    </w:p>
    <w:p w14:paraId="4BA66B4C" w14:textId="77777777" w:rsidR="008F456D" w:rsidRDefault="008F456D">
      <w:pPr>
        <w:spacing w:after="240" w:line="240" w:lineRule="auto"/>
        <w:rPr>
          <w:del w:id="119" w:author="Jade Raposa [2]" w:date="2024-10-16T21:43:00Z"/>
          <w:rFonts w:ascii="Georgia" w:eastAsia="Times New Roman" w:hAnsi="Georgia" w:cs="Times New Roman"/>
          <w:lang w:eastAsia="en-PH"/>
        </w:rPr>
      </w:pPr>
    </w:p>
    <w:p w14:paraId="3442F637" w14:textId="77777777" w:rsidR="008F456D" w:rsidRDefault="008F456D">
      <w:pPr>
        <w:spacing w:after="240" w:line="240" w:lineRule="auto"/>
        <w:rPr>
          <w:rFonts w:ascii="Georgia" w:eastAsia="Times New Roman" w:hAnsi="Georgia" w:cs="Times New Roman"/>
          <w:lang w:eastAsia="en-PH"/>
        </w:rPr>
      </w:pPr>
    </w:p>
    <w:p w14:paraId="410D3AA3" w14:textId="77777777" w:rsidR="008F456D" w:rsidRDefault="00000000" w:rsidP="008F456D">
      <w:pPr>
        <w:pStyle w:val="Heading2"/>
        <w:spacing w:line="480" w:lineRule="auto"/>
        <w:jc w:val="center"/>
        <w:pPrChange w:id="120" w:author="Jade Raposa [2]" w:date="2024-10-18T22:53:00Z">
          <w:pPr>
            <w:spacing w:after="0" w:line="480" w:lineRule="auto"/>
            <w:jc w:val="center"/>
          </w:pPr>
        </w:pPrChange>
      </w:pPr>
      <w:r>
        <w:lastRenderedPageBreak/>
        <w:t>TABLE OF CONTENTS</w:t>
      </w:r>
    </w:p>
    <w:p w14:paraId="338F4C64"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Contents</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Page No.</w:t>
      </w:r>
    </w:p>
    <w:p w14:paraId="1B72759E"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Title </w:t>
      </w:r>
      <w:proofErr w:type="gramStart"/>
      <w:r>
        <w:rPr>
          <w:rFonts w:ascii="Georgia" w:eastAsia="Times New Roman" w:hAnsi="Georgia" w:cs="Times New Roman"/>
          <w:color w:val="000000"/>
          <w:lang w:eastAsia="en-PH"/>
        </w:rPr>
        <w:t>Page .</w:t>
      </w:r>
      <w:proofErr w:type="gramEnd"/>
      <w:r>
        <w:rPr>
          <w:rFonts w:ascii="Georgia" w:eastAsia="Times New Roman" w:hAnsi="Georgia" w:cs="Times New Roman"/>
          <w:color w:val="000000"/>
          <w:lang w:eastAsia="en-PH"/>
        </w:rPr>
        <w:t>  .  .  .  .  .  .  .  .  .  .  .  .  .  .  .  .  .  .  .  .  .  .  .  .  .  .  .  .  .  .  .  .  .  .  .  .  .</w:t>
      </w:r>
      <w:ins w:id="121" w:author="Jade Raposa [2]"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2" w:author="Jade Raposa [2]"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proofErr w:type="spellStart"/>
      <w:r>
        <w:rPr>
          <w:rFonts w:ascii="Georgia" w:eastAsia="Times New Roman" w:hAnsi="Georgia" w:cs="Times New Roman"/>
          <w:color w:val="000000"/>
          <w:lang w:eastAsia="en-PH"/>
        </w:rPr>
        <w:t>i</w:t>
      </w:r>
      <w:proofErr w:type="spellEnd"/>
    </w:p>
    <w:p w14:paraId="1116E759"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Recommendation for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w:t>
      </w:r>
      <w:ins w:id="123" w:author="Jade Raposa [2]"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4" w:author="Jade Raposa [2]"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ii</w:t>
      </w:r>
    </w:p>
    <w:p w14:paraId="36B5F69B"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Result of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  .  .  .  .  .  .  .</w:t>
      </w:r>
      <w:ins w:id="125" w:author="Jade Raposa [2]"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6" w:author="Jade Raposa [2]" w:date="2024-10-18T22:19: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iii</w:t>
      </w:r>
    </w:p>
    <w:p w14:paraId="7DC277C4"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Capstone </w:t>
      </w:r>
      <w:proofErr w:type="gramStart"/>
      <w:r>
        <w:rPr>
          <w:rFonts w:ascii="Georgia" w:eastAsia="Times New Roman" w:hAnsi="Georgia" w:cs="Times New Roman"/>
          <w:color w:val="000000"/>
          <w:lang w:eastAsia="en-PH"/>
        </w:rPr>
        <w:t>Completion .</w:t>
      </w:r>
      <w:proofErr w:type="gramEnd"/>
      <w:r>
        <w:rPr>
          <w:rFonts w:ascii="Georgia" w:eastAsia="Times New Roman" w:hAnsi="Georgia" w:cs="Times New Roman"/>
          <w:color w:val="000000"/>
          <w:lang w:eastAsia="en-PH"/>
        </w:rPr>
        <w:t>  .  .  .  .  .  .  .  .  .  .  .  .  .  .  .  .  .  .  .  .  .  .  .  .  .  .  .  .  .  .</w:t>
      </w:r>
      <w:ins w:id="127" w:author="Jade Raposa [2]"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8" w:author="Jade Raposa [2]"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iv</w:t>
      </w:r>
    </w:p>
    <w:p w14:paraId="287983C7"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Certificate of </w:t>
      </w:r>
      <w:proofErr w:type="gramStart"/>
      <w:r>
        <w:rPr>
          <w:rFonts w:ascii="Georgia" w:eastAsia="Times New Roman" w:hAnsi="Georgia" w:cs="Times New Roman"/>
          <w:color w:val="000000"/>
          <w:lang w:eastAsia="en-PH"/>
        </w:rPr>
        <w:t>Approval .</w:t>
      </w:r>
      <w:proofErr w:type="gramEnd"/>
      <w:r>
        <w:rPr>
          <w:rFonts w:ascii="Georgia" w:eastAsia="Times New Roman" w:hAnsi="Georgia" w:cs="Times New Roman"/>
          <w:color w:val="000000"/>
          <w:lang w:eastAsia="en-PH"/>
        </w:rPr>
        <w:t>  .  .  .  .  .  .  .  .  .  .  .  .  .  .  .  .  .  .  .  .  .  .  .  .  .  .  .  .  .  .</w:t>
      </w:r>
      <w:ins w:id="129" w:author="Jade Raposa [2]" w:date="2024-10-18T22:19:00Z">
        <w:r>
          <w:rPr>
            <w:rFonts w:ascii="Georgia" w:eastAsia="Times New Roman" w:hAnsi="Georgia" w:cs="Times New Roman"/>
            <w:color w:val="000000"/>
            <w:lang w:eastAsia="en-PH"/>
          </w:rPr>
          <w:t xml:space="preserve">  .  .  .</w:t>
        </w:r>
      </w:ins>
      <w:ins w:id="130" w:author="Jade Raposa [2]" w:date="2024-10-18T22:20: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31" w:author="Jade Raposa [2]"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w:t>
      </w:r>
    </w:p>
    <w:p w14:paraId="58C14095"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Executive </w:t>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  .  .</w:t>
      </w:r>
      <w:ins w:id="132" w:author="Jade Raposa [2]" w:date="2024-10-18T22:20: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3" w:author="Jade Raposa [2]" w:date="2024-10-18T22:20: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vi </w:t>
      </w:r>
    </w:p>
    <w:p w14:paraId="08D7856D" w14:textId="77777777" w:rsidR="008F456D" w:rsidRDefault="00000000">
      <w:pPr>
        <w:spacing w:after="0" w:line="480" w:lineRule="auto"/>
        <w:jc w:val="both"/>
        <w:rPr>
          <w:rFonts w:ascii="Georgia" w:eastAsia="Times New Roman" w:hAnsi="Georgia" w:cs="Times New Roman"/>
          <w:lang w:eastAsia="en-PH"/>
        </w:rPr>
      </w:pPr>
      <w:proofErr w:type="gramStart"/>
      <w:r>
        <w:rPr>
          <w:rFonts w:ascii="Georgia" w:eastAsia="Times New Roman" w:hAnsi="Georgia" w:cs="Times New Roman"/>
          <w:color w:val="000000"/>
          <w:lang w:eastAsia="en-PH"/>
        </w:rPr>
        <w:t>Acknowledgement .</w:t>
      </w:r>
      <w:proofErr w:type="gramEnd"/>
      <w:r>
        <w:rPr>
          <w:rFonts w:ascii="Georgia" w:eastAsia="Times New Roman" w:hAnsi="Georgia" w:cs="Times New Roman"/>
          <w:color w:val="000000"/>
          <w:lang w:eastAsia="en-PH"/>
        </w:rPr>
        <w:t>  .  .  .  .  .  .  .  .  .  .  .  .  .  .  .  .  .  .  .  .  .  .  .  .  .  .  .  .  .  .  .  .</w:t>
      </w:r>
      <w:ins w:id="134" w:author="Jade Raposa [2]"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5" w:author="Jade Raposa [2]" w:date="2024-10-18T22:2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vii</w:t>
      </w:r>
      <w:ins w:id="136" w:author="Jade Raposa [2]" w:date="2024-10-18T22:27:00Z">
        <w:r>
          <w:rPr>
            <w:rFonts w:ascii="Georgia" w:eastAsia="Times New Roman" w:hAnsi="Georgia" w:cs="Times New Roman"/>
            <w:color w:val="000000"/>
            <w:lang w:eastAsia="en-PH"/>
          </w:rPr>
          <w:t>i</w:t>
        </w:r>
      </w:ins>
    </w:p>
    <w:p w14:paraId="4F264C49"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of </w:t>
      </w:r>
      <w:proofErr w:type="gramStart"/>
      <w:r>
        <w:rPr>
          <w:rFonts w:ascii="Georgia" w:eastAsia="Times New Roman" w:hAnsi="Georgia" w:cs="Times New Roman"/>
          <w:color w:val="000000"/>
          <w:lang w:eastAsia="en-PH"/>
        </w:rPr>
        <w:t>Contents .</w:t>
      </w:r>
      <w:proofErr w:type="gramEnd"/>
      <w:r>
        <w:rPr>
          <w:rFonts w:ascii="Georgia" w:eastAsia="Times New Roman" w:hAnsi="Georgia" w:cs="Times New Roman"/>
          <w:color w:val="000000"/>
          <w:lang w:eastAsia="en-PH"/>
        </w:rPr>
        <w:t>  .  .  .  .  .  .  .  .  .  .  .  .  .  .  .  .  .  .  .  .  .  .  .  .  .  .  .  .  .  .  .  .</w:t>
      </w:r>
      <w:ins w:id="137" w:author="Jade Raposa [2]"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8" w:author="Jade Raposa [2]"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del w:id="139" w:author="Jade Raposa [2]" w:date="2024-10-18T22:27:00Z">
        <w:r>
          <w:rPr>
            <w:rFonts w:ascii="Georgia" w:eastAsia="Times New Roman" w:hAnsi="Georgia" w:cs="Times New Roman"/>
            <w:color w:val="000000"/>
            <w:lang w:eastAsia="en-PH"/>
          </w:rPr>
          <w:delText>vii</w:delText>
        </w:r>
      </w:del>
      <w:ins w:id="140" w:author="Jade Raposa [2]" w:date="2024-10-18T22:27:00Z">
        <w:r>
          <w:rPr>
            <w:rFonts w:ascii="Georgia" w:eastAsia="Times New Roman" w:hAnsi="Georgia" w:cs="Times New Roman"/>
            <w:color w:val="000000"/>
            <w:lang w:eastAsia="en-PH"/>
          </w:rPr>
          <w:t>ix</w:t>
        </w:r>
      </w:ins>
      <w:del w:id="141" w:author="Jade Raposa [2]" w:date="2024-10-18T22:27:00Z">
        <w:r>
          <w:rPr>
            <w:rFonts w:ascii="Georgia" w:eastAsia="Times New Roman" w:hAnsi="Georgia" w:cs="Times New Roman"/>
            <w:color w:val="000000"/>
            <w:lang w:eastAsia="en-PH"/>
          </w:rPr>
          <w:delText>i</w:delText>
        </w:r>
      </w:del>
    </w:p>
    <w:p w14:paraId="0B497460"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2" w:author="Jade Raposa [2]" w:date="2024-10-18T22:28:00Z">
        <w:r>
          <w:rPr>
            <w:rFonts w:ascii="Georgia" w:eastAsia="Times New Roman" w:hAnsi="Georgia" w:cs="Times New Roman"/>
            <w:color w:val="000000"/>
            <w:lang w:eastAsia="en-PH"/>
          </w:rPr>
          <w:delText xml:space="preserve">Tables </w:delText>
        </w:r>
      </w:del>
      <w:proofErr w:type="gramStart"/>
      <w:ins w:id="143" w:author="Jade Raposa [2]" w:date="2024-10-18T22:28:00Z">
        <w:r>
          <w:rPr>
            <w:rFonts w:ascii="Georgia" w:eastAsia="Times New Roman" w:hAnsi="Georgia" w:cs="Times New Roman"/>
            <w:color w:val="000000"/>
            <w:lang w:eastAsia="en-PH"/>
          </w:rPr>
          <w:t xml:space="preserve">Figures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44" w:author="Jade Raposa [2]" w:date="2024-10-18T22:21:00Z">
        <w:r>
          <w:rPr>
            <w:rFonts w:ascii="Georgia" w:eastAsia="Times New Roman" w:hAnsi="Georgia" w:cs="Times New Roman"/>
            <w:color w:val="000000"/>
            <w:lang w:eastAsia="en-PH"/>
          </w:rPr>
          <w:t xml:space="preserve">  .  .  .</w:t>
        </w:r>
      </w:ins>
      <w:ins w:id="145" w:author="Jade Raposa [2]" w:date="2024-10-18T22:29:00Z">
        <w:r>
          <w:rPr>
            <w:rFonts w:ascii="Georgia" w:eastAsia="Times New Roman" w:hAnsi="Georgia" w:cs="Times New Roman"/>
            <w:color w:val="000000"/>
            <w:lang w:eastAsia="en-PH"/>
          </w:rPr>
          <w:tab/>
        </w:r>
      </w:ins>
      <w:del w:id="146" w:author="Jade Raposa [2]" w:date="2024-10-18T22:21: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del w:id="147" w:author="Jade Raposa [2]" w:date="2024-10-18T22:28:00Z">
        <w:r>
          <w:rPr>
            <w:rFonts w:ascii="Georgia" w:eastAsia="Times New Roman" w:hAnsi="Georgia" w:cs="Times New Roman"/>
            <w:color w:val="000000"/>
            <w:lang w:eastAsia="en-PH"/>
          </w:rPr>
          <w:delText>ix</w:delText>
        </w:r>
      </w:del>
      <w:ins w:id="148" w:author="Jade Raposa [2]" w:date="2024-10-18T22:28:00Z">
        <w:r>
          <w:rPr>
            <w:rFonts w:ascii="Georgia" w:eastAsia="Times New Roman" w:hAnsi="Georgia" w:cs="Times New Roman"/>
            <w:color w:val="000000"/>
            <w:lang w:eastAsia="en-PH"/>
          </w:rPr>
          <w:t>xii</w:t>
        </w:r>
      </w:ins>
    </w:p>
    <w:p w14:paraId="1C0230EA"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9" w:author="Jade Raposa [2]" w:date="2024-10-18T22:28:00Z">
        <w:r>
          <w:rPr>
            <w:rFonts w:ascii="Georgia" w:eastAsia="Times New Roman" w:hAnsi="Georgia" w:cs="Times New Roman"/>
            <w:color w:val="000000"/>
            <w:lang w:eastAsia="en-PH"/>
          </w:rPr>
          <w:delText xml:space="preserve">Figures </w:delText>
        </w:r>
      </w:del>
      <w:proofErr w:type="gramStart"/>
      <w:ins w:id="150" w:author="Jade Raposa [2]" w:date="2024-10-18T22:28:00Z">
        <w:r>
          <w:rPr>
            <w:rFonts w:ascii="Georgia" w:eastAsia="Times New Roman" w:hAnsi="Georgia" w:cs="Times New Roman"/>
            <w:color w:val="000000"/>
            <w:lang w:eastAsia="en-PH"/>
          </w:rPr>
          <w:t xml:space="preserve">Tables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51" w:author="Jade Raposa [2]" w:date="2024-10-18T22:21:00Z">
        <w:r>
          <w:rPr>
            <w:rFonts w:ascii="Georgia" w:eastAsia="Times New Roman" w:hAnsi="Georgia" w:cs="Times New Roman"/>
            <w:color w:val="000000"/>
            <w:lang w:eastAsia="en-PH"/>
          </w:rPr>
          <w:t xml:space="preserve">  .  .  .</w:t>
        </w:r>
      </w:ins>
      <w:ins w:id="152" w:author="Jade Raposa [2]" w:date="2024-10-18T22:29: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3" w:author="Jade Raposa [2]"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x</w:t>
      </w:r>
      <w:ins w:id="154" w:author="Jade Raposa [2]" w:date="2024-10-18T22:28:00Z">
        <w:r>
          <w:rPr>
            <w:rFonts w:ascii="Georgia" w:eastAsia="Times New Roman" w:hAnsi="Georgia" w:cs="Times New Roman"/>
            <w:color w:val="000000"/>
            <w:lang w:eastAsia="en-PH"/>
          </w:rPr>
          <w:t>ii</w:t>
        </w:r>
      </w:ins>
      <w:ins w:id="155" w:author="Jade Raposa [2]" w:date="2024-10-18T22:29:00Z">
        <w:r>
          <w:rPr>
            <w:rFonts w:ascii="Georgia" w:eastAsia="Times New Roman" w:hAnsi="Georgia" w:cs="Times New Roman"/>
            <w:color w:val="000000"/>
            <w:lang w:eastAsia="en-PH"/>
          </w:rPr>
          <w:t>i</w:t>
        </w:r>
      </w:ins>
    </w:p>
    <w:p w14:paraId="1B1B30AA"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Chapter</w:t>
      </w:r>
    </w:p>
    <w:p w14:paraId="7D26B150"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1 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PROJECT IDENTIFICATION</w:t>
      </w:r>
    </w:p>
    <w:p w14:paraId="506D35CF"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Project </w:t>
      </w:r>
      <w:proofErr w:type="gramStart"/>
      <w:r>
        <w:rPr>
          <w:rFonts w:ascii="Georgia" w:eastAsia="Times New Roman" w:hAnsi="Georgia" w:cs="Times New Roman"/>
          <w:color w:val="000000"/>
          <w:lang w:eastAsia="en-PH"/>
        </w:rPr>
        <w:t>Context .</w:t>
      </w:r>
      <w:proofErr w:type="gramEnd"/>
      <w:r>
        <w:rPr>
          <w:rFonts w:ascii="Georgia" w:eastAsia="Times New Roman" w:hAnsi="Georgia" w:cs="Times New Roman"/>
          <w:color w:val="000000"/>
          <w:lang w:eastAsia="en-PH"/>
        </w:rPr>
        <w:t>  .  .  .  .  .  .  .  .  .  .  .  .  .  .  .  .  .  .  .  .  .  .  .  .</w:t>
      </w:r>
      <w:ins w:id="156" w:author="Jade Raposa [2]" w:date="2024-10-18T22:21:00Z">
        <w:r>
          <w:rPr>
            <w:rFonts w:ascii="Georgia" w:eastAsia="Times New Roman" w:hAnsi="Georgia" w:cs="Times New Roman"/>
            <w:color w:val="000000"/>
            <w:lang w:eastAsia="en-PH"/>
          </w:rPr>
          <w:t xml:space="preserve">  .  .  .  .</w:t>
        </w:r>
      </w:ins>
      <w:ins w:id="157" w:author="Jade Raposa [2]"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8" w:author="Jade Raposa [2]" w:date="2024-10-18T22:21: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p>
    <w:p w14:paraId="08B627D6"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Description of the Existing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  .  .  .  .  .  .  .</w:t>
      </w:r>
      <w:ins w:id="159" w:author="Jade Raposa [2]" w:date="2024-10-18T22:21:00Z">
        <w:r>
          <w:rPr>
            <w:rFonts w:ascii="Georgia" w:eastAsia="Times New Roman" w:hAnsi="Georgia" w:cs="Times New Roman"/>
            <w:color w:val="000000"/>
            <w:lang w:eastAsia="en-PH"/>
          </w:rPr>
          <w:t xml:space="preserve">  .  .  .  . </w:t>
        </w:r>
      </w:ins>
      <w:ins w:id="160" w:author="Jade Raposa [2]"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61" w:author="Jade Raposa [2]"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ins w:id="162" w:author="Jade Raposa [2]" w:date="2024-10-18T22:29:00Z">
        <w:r>
          <w:rPr>
            <w:rFonts w:ascii="Georgia" w:eastAsia="Times New Roman" w:hAnsi="Georgia" w:cs="Times New Roman"/>
            <w:color w:val="000000"/>
            <w:lang w:eastAsia="en-PH"/>
          </w:rPr>
          <w:t>6</w:t>
        </w:r>
      </w:ins>
      <w:del w:id="163" w:author="Jade Raposa [2]" w:date="2024-10-18T22:29:00Z">
        <w:r>
          <w:rPr>
            <w:rFonts w:ascii="Georgia" w:eastAsia="Times New Roman" w:hAnsi="Georgia" w:cs="Times New Roman"/>
            <w:color w:val="000000"/>
            <w:lang w:eastAsia="en-PH"/>
          </w:rPr>
          <w:delText>8</w:delText>
        </w:r>
      </w:del>
    </w:p>
    <w:p w14:paraId="4F22E3DB"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Statement of the </w:t>
      </w:r>
      <w:proofErr w:type="gramStart"/>
      <w:r>
        <w:rPr>
          <w:rFonts w:ascii="Georgia" w:eastAsia="Times New Roman" w:hAnsi="Georgia" w:cs="Times New Roman"/>
          <w:color w:val="000000"/>
          <w:lang w:eastAsia="en-PH"/>
        </w:rPr>
        <w:t>Problem .</w:t>
      </w:r>
      <w:proofErr w:type="gramEnd"/>
      <w:r>
        <w:rPr>
          <w:rFonts w:ascii="Georgia" w:eastAsia="Times New Roman" w:hAnsi="Georgia" w:cs="Times New Roman"/>
          <w:color w:val="000000"/>
          <w:lang w:eastAsia="en-PH"/>
        </w:rPr>
        <w:t>  .  .  .  .  .  .  .  .  .  .  .  .  .  .  .  .  .  .</w:t>
      </w:r>
      <w:ins w:id="164" w:author="Jade Raposa [2]" w:date="2024-10-18T22:22: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165" w:author="Jade Raposa [2]"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9</w:t>
      </w:r>
    </w:p>
    <w:p w14:paraId="088C1B5C"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Objectives of the </w:t>
      </w:r>
      <w:proofErr w:type="gramStart"/>
      <w:r>
        <w:rPr>
          <w:rFonts w:ascii="Georgia" w:eastAsia="Times New Roman" w:hAnsi="Georgia" w:cs="Times New Roman"/>
          <w:color w:val="000000"/>
          <w:lang w:eastAsia="en-PH"/>
        </w:rPr>
        <w:t>Study .</w:t>
      </w:r>
      <w:proofErr w:type="gramEnd"/>
      <w:r>
        <w:rPr>
          <w:rFonts w:ascii="Georgia" w:eastAsia="Times New Roman" w:hAnsi="Georgia" w:cs="Times New Roman"/>
          <w:color w:val="000000"/>
          <w:lang w:eastAsia="en-PH"/>
        </w:rPr>
        <w:t>  .  .  .  .  .  .  .  .  .  .  .  .  .  .  .  .  .  .  .  .</w:t>
      </w:r>
      <w:ins w:id="166" w:author="Jade Raposa [2]"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67" w:author="Jade Raposa [2]"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del w:id="168" w:author="Jade Raposa [2]" w:date="2024-10-18T22:30:00Z">
        <w:r>
          <w:rPr>
            <w:rFonts w:ascii="Georgia" w:eastAsia="Times New Roman" w:hAnsi="Georgia" w:cs="Times New Roman"/>
            <w:color w:val="000000"/>
            <w:lang w:eastAsia="en-PH"/>
          </w:rPr>
          <w:delText>10</w:delText>
        </w:r>
      </w:del>
      <w:ins w:id="169" w:author="Jade Raposa [2]" w:date="2024-10-18T22:30:00Z">
        <w:r>
          <w:rPr>
            <w:rFonts w:ascii="Georgia" w:eastAsia="Times New Roman" w:hAnsi="Georgia" w:cs="Times New Roman"/>
            <w:color w:val="000000"/>
            <w:lang w:eastAsia="en-PH"/>
          </w:rPr>
          <w:t>9</w:t>
        </w:r>
      </w:ins>
    </w:p>
    <w:p w14:paraId="020240E3"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and </w:t>
      </w:r>
      <w:proofErr w:type="gramStart"/>
      <w:r>
        <w:rPr>
          <w:rFonts w:ascii="Georgia" w:eastAsia="Times New Roman" w:hAnsi="Georgia" w:cs="Times New Roman"/>
          <w:color w:val="000000"/>
          <w:lang w:eastAsia="en-PH"/>
        </w:rPr>
        <w:t>Description .</w:t>
      </w:r>
      <w:proofErr w:type="gramEnd"/>
      <w:r>
        <w:rPr>
          <w:rFonts w:ascii="Georgia" w:eastAsia="Times New Roman" w:hAnsi="Georgia" w:cs="Times New Roman"/>
          <w:color w:val="000000"/>
          <w:lang w:eastAsia="en-PH"/>
        </w:rPr>
        <w:t>  .  .  .  .  .  .  .  .  .  .  .  .  .  .  .  .  .  .  .</w:t>
      </w:r>
      <w:ins w:id="170" w:author="Jade Raposa [2]"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1" w:author="Jade Raposa [2]"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2" w:author="Jade Raposa [2]" w:date="2024-10-18T22:30:00Z">
        <w:r>
          <w:rPr>
            <w:rFonts w:ascii="Georgia" w:eastAsia="Times New Roman" w:hAnsi="Georgia" w:cs="Times New Roman"/>
            <w:color w:val="000000"/>
            <w:lang w:eastAsia="en-PH"/>
          </w:rPr>
          <w:t>0</w:t>
        </w:r>
      </w:ins>
      <w:del w:id="173" w:author="Jade Raposa [2]" w:date="2024-10-18T22:30:00Z">
        <w:r>
          <w:rPr>
            <w:rFonts w:ascii="Georgia" w:eastAsia="Times New Roman" w:hAnsi="Georgia" w:cs="Times New Roman"/>
            <w:color w:val="000000"/>
            <w:lang w:eastAsia="en-PH"/>
          </w:rPr>
          <w:delText>1</w:delText>
        </w:r>
      </w:del>
    </w:p>
    <w:p w14:paraId="2B7FFB3D"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Scope and </w:t>
      </w:r>
      <w:proofErr w:type="gramStart"/>
      <w:r>
        <w:rPr>
          <w:rFonts w:ascii="Georgia" w:eastAsia="Times New Roman" w:hAnsi="Georgia" w:cs="Times New Roman"/>
          <w:color w:val="000000"/>
          <w:lang w:eastAsia="en-PH"/>
        </w:rPr>
        <w:t>Delimitation .</w:t>
      </w:r>
      <w:proofErr w:type="gramEnd"/>
      <w:r>
        <w:rPr>
          <w:rFonts w:ascii="Georgia" w:eastAsia="Times New Roman" w:hAnsi="Georgia" w:cs="Times New Roman"/>
          <w:color w:val="000000"/>
          <w:lang w:eastAsia="en-PH"/>
        </w:rPr>
        <w:t>  .  .  .  .  .  .  .  .  .  .  .  .  .  .  .  .  .  .  .  .</w:t>
      </w:r>
      <w:ins w:id="174" w:author="Jade Raposa [2]"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5" w:author="Jade Raposa [2]"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6" w:author="Jade Raposa [2]" w:date="2024-10-18T22:30:00Z">
        <w:r>
          <w:rPr>
            <w:rFonts w:ascii="Georgia" w:eastAsia="Times New Roman" w:hAnsi="Georgia" w:cs="Times New Roman"/>
            <w:color w:val="000000"/>
            <w:lang w:eastAsia="en-PH"/>
          </w:rPr>
          <w:t>1</w:t>
        </w:r>
      </w:ins>
      <w:del w:id="177" w:author="Jade Raposa [2]" w:date="2024-10-18T22:30:00Z">
        <w:r>
          <w:rPr>
            <w:rFonts w:ascii="Georgia" w:eastAsia="Times New Roman" w:hAnsi="Georgia" w:cs="Times New Roman"/>
            <w:color w:val="000000"/>
            <w:lang w:eastAsia="en-PH"/>
          </w:rPr>
          <w:delText>2</w:delText>
        </w:r>
      </w:del>
    </w:p>
    <w:p w14:paraId="67D62488"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Terms .</w:t>
      </w:r>
      <w:proofErr w:type="gramEnd"/>
      <w:r>
        <w:rPr>
          <w:rFonts w:ascii="Georgia" w:eastAsia="Times New Roman" w:hAnsi="Georgia" w:cs="Times New Roman"/>
          <w:color w:val="000000"/>
          <w:lang w:eastAsia="en-PH"/>
        </w:rPr>
        <w:t>  .  .  .  .  .  .  .  .  .  .  .  .  .  .  .  .  .  .  .  .  .  .  .  .</w:t>
      </w:r>
      <w:ins w:id="178" w:author="Jade Raposa [2]"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9" w:author="Jade Raposa [2]"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80" w:author="Jade Raposa [2]" w:date="2024-10-18T22:31:00Z">
        <w:r>
          <w:rPr>
            <w:rFonts w:ascii="Georgia" w:eastAsia="Times New Roman" w:hAnsi="Georgia" w:cs="Times New Roman"/>
            <w:color w:val="000000"/>
            <w:lang w:eastAsia="en-PH"/>
          </w:rPr>
          <w:t>2</w:t>
        </w:r>
      </w:ins>
      <w:del w:id="181" w:author="Jade Raposa [2]" w:date="2024-10-18T22:31:00Z">
        <w:r>
          <w:rPr>
            <w:rFonts w:ascii="Georgia" w:eastAsia="Times New Roman" w:hAnsi="Georgia" w:cs="Times New Roman"/>
            <w:color w:val="000000"/>
            <w:lang w:eastAsia="en-PH"/>
          </w:rPr>
          <w:delText>3</w:delText>
        </w:r>
      </w:del>
    </w:p>
    <w:p w14:paraId="1D44704B"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65949C86" w14:textId="77777777" w:rsidR="008F456D" w:rsidRDefault="008F456D">
      <w:pPr>
        <w:spacing w:after="240" w:line="240" w:lineRule="auto"/>
        <w:rPr>
          <w:rFonts w:ascii="Georgia" w:eastAsia="Times New Roman" w:hAnsi="Georgia" w:cs="Times New Roman"/>
          <w:lang w:eastAsia="en-PH"/>
        </w:rPr>
      </w:pPr>
    </w:p>
    <w:p w14:paraId="0A27A8FE" w14:textId="77777777" w:rsidR="008F456D" w:rsidRDefault="008F456D">
      <w:pPr>
        <w:spacing w:after="240" w:line="240" w:lineRule="auto"/>
        <w:rPr>
          <w:rFonts w:ascii="Georgia" w:eastAsia="Times New Roman" w:hAnsi="Georgia" w:cs="Times New Roman"/>
          <w:lang w:eastAsia="en-PH"/>
        </w:rPr>
      </w:pPr>
    </w:p>
    <w:p w14:paraId="22A924B4" w14:textId="77777777" w:rsidR="008F456D" w:rsidRDefault="008F456D">
      <w:pPr>
        <w:spacing w:after="0" w:line="480" w:lineRule="auto"/>
        <w:jc w:val="both"/>
        <w:rPr>
          <w:del w:id="182" w:author="Jade Raposa [2]" w:date="2024-10-16T21:43:00Z"/>
          <w:rFonts w:ascii="Georgia" w:eastAsia="Times New Roman" w:hAnsi="Georgia" w:cs="Times New Roman"/>
          <w:lang w:eastAsia="en-PH"/>
        </w:rPr>
      </w:pPr>
    </w:p>
    <w:p w14:paraId="1ACC568F" w14:textId="77777777" w:rsidR="008F456D" w:rsidRDefault="008F456D">
      <w:pPr>
        <w:spacing w:after="0" w:line="480" w:lineRule="auto"/>
        <w:jc w:val="both"/>
        <w:rPr>
          <w:del w:id="183" w:author="Jade Raposa [2]" w:date="2024-10-16T21:43:00Z"/>
          <w:rFonts w:ascii="Georgia" w:eastAsia="Times New Roman" w:hAnsi="Georgia" w:cs="Times New Roman"/>
          <w:lang w:eastAsia="en-PH"/>
        </w:rPr>
      </w:pPr>
    </w:p>
    <w:p w14:paraId="1676745C" w14:textId="77777777" w:rsidR="008F456D" w:rsidRDefault="008F456D">
      <w:pPr>
        <w:spacing w:after="0" w:line="480" w:lineRule="auto"/>
        <w:jc w:val="both"/>
        <w:rPr>
          <w:rFonts w:ascii="Georgia" w:eastAsia="Times New Roman" w:hAnsi="Georgia" w:cs="Times New Roman"/>
          <w:lang w:eastAsia="en-PH"/>
        </w:rPr>
      </w:pPr>
    </w:p>
    <w:p w14:paraId="11A477EC" w14:textId="77777777" w:rsidR="008F456D" w:rsidRDefault="008F456D">
      <w:pPr>
        <w:rPr>
          <w:ins w:id="184" w:author="Jade Raposa [2]" w:date="2024-10-16T21:48:00Z"/>
          <w:rFonts w:ascii="Georgia" w:eastAsia="Times New Roman" w:hAnsi="Georgia" w:cs="Times New Roman"/>
          <w:b/>
          <w:bCs/>
          <w:color w:val="000000"/>
          <w:lang w:eastAsia="en-PH"/>
        </w:rPr>
        <w:sectPr w:rsidR="008F456D">
          <w:headerReference w:type="default" r:id="rId21"/>
          <w:headerReference w:type="first" r:id="rId22"/>
          <w:pgSz w:w="12240" w:h="15840"/>
          <w:pgMar w:top="1620" w:right="1440" w:bottom="1440" w:left="2160" w:header="706" w:footer="706" w:gutter="0"/>
          <w:pgNumType w:fmt="lowerRoman" w:start="1"/>
          <w:cols w:space="708"/>
          <w:titlePg/>
          <w:docGrid w:linePitch="360"/>
        </w:sectPr>
      </w:pPr>
    </w:p>
    <w:p w14:paraId="1145B220" w14:textId="77777777" w:rsidR="008F456D" w:rsidRDefault="00000000" w:rsidP="008F456D">
      <w:pPr>
        <w:rPr>
          <w:rFonts w:ascii="Georgia" w:eastAsia="Times New Roman" w:hAnsi="Georgia" w:cs="Times New Roman"/>
          <w:lang w:eastAsia="en-PH"/>
        </w:rPr>
        <w:pPrChange w:id="200" w:author="Jade Raposa [2]" w:date="2024-10-16T21:48:00Z">
          <w:pPr>
            <w:spacing w:after="0" w:line="480" w:lineRule="auto"/>
            <w:jc w:val="both"/>
          </w:pPr>
        </w:pPrChange>
      </w:pPr>
      <w:r>
        <w:rPr>
          <w:rFonts w:ascii="Georgia" w:eastAsia="Times New Roman" w:hAnsi="Georgia" w:cs="Times New Roman"/>
          <w:b/>
          <w:bCs/>
          <w:color w:val="000000"/>
          <w:lang w:eastAsia="en-PH"/>
        </w:rPr>
        <w:lastRenderedPageBreak/>
        <w:t>Chapter</w:t>
      </w:r>
    </w:p>
    <w:p w14:paraId="39CF2940"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2 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METHODOLOGY</w:t>
      </w:r>
    </w:p>
    <w:p w14:paraId="5B6E5BDB"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Software Development</w:t>
      </w:r>
      <w:del w:id="201" w:author="Jade Raposa [2]" w:date="2024-10-18T22:44:00Z">
        <w:r>
          <w:rPr>
            <w:rFonts w:ascii="Georgia" w:eastAsia="Times New Roman" w:hAnsi="Georgia" w:cs="Times New Roman"/>
            <w:color w:val="000000"/>
            <w:lang w:eastAsia="en-PH"/>
          </w:rPr>
          <w:delText xml:space="preserve"> </w:delText>
        </w:r>
      </w:del>
      <w:ins w:id="202" w:author="Jade Raposa [2]" w:date="2024-10-18T22:44:00Z">
        <w:r>
          <w:rPr>
            <w:rFonts w:ascii="Georgia" w:eastAsia="Times New Roman" w:hAnsi="Georgia" w:cs="Times New Roman"/>
            <w:color w:val="000000"/>
            <w:lang w:eastAsia="en-PH"/>
          </w:rPr>
          <w:t xml:space="preserve"> </w:t>
        </w:r>
      </w:ins>
      <w:del w:id="203" w:author="Jade Raposa [2]" w:date="2024-10-18T22:44:00Z">
        <w:r>
          <w:rPr>
            <w:rFonts w:ascii="Georgia" w:eastAsia="Times New Roman" w:hAnsi="Georgia" w:cs="Times New Roman"/>
            <w:color w:val="000000"/>
            <w:lang w:eastAsia="en-PH"/>
          </w:rPr>
          <w:delText xml:space="preserve">Cycle </w:delText>
        </w:r>
      </w:del>
      <w:r>
        <w:rPr>
          <w:rFonts w:ascii="Georgia" w:eastAsia="Times New Roman" w:hAnsi="Georgia" w:cs="Times New Roman"/>
          <w:color w:val="000000"/>
          <w:lang w:eastAsia="en-PH"/>
        </w:rPr>
        <w:t>.  .</w:t>
      </w:r>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w:t>
      </w:r>
      <w:del w:id="204" w:author="Jade Raposa [2]" w:date="2024-10-18T22:23:00Z">
        <w:r>
          <w:rPr>
            <w:rFonts w:ascii="Georgia" w:eastAsia="Times New Roman" w:hAnsi="Georgia" w:cs="Times New Roman"/>
            <w:color w:val="000000"/>
            <w:lang w:eastAsia="en-PH"/>
          </w:rPr>
          <w:delText> </w:delText>
        </w:r>
      </w:del>
      <w:ins w:id="205" w:author="Jade Raposa [2]" w:date="2024-10-18T22:23:00Z">
        <w:r>
          <w:rPr>
            <w:rFonts w:ascii="Georgia" w:eastAsia="Times New Roman" w:hAnsi="Georgia" w:cs="Times New Roman"/>
            <w:color w:val="000000"/>
            <w:lang w:eastAsia="en-PH"/>
          </w:rPr>
          <w:t xml:space="preserve">  .  .  .  .</w:t>
        </w:r>
      </w:ins>
      <w:ins w:id="206" w:author="Jade Raposa [2]" w:date="2024-10-18T22:44:00Z">
        <w:r>
          <w:rPr>
            <w:rFonts w:ascii="Georgia" w:eastAsia="Times New Roman" w:hAnsi="Georgia" w:cs="Times New Roman"/>
            <w:color w:val="000000"/>
            <w:lang w:eastAsia="en-PH"/>
          </w:rPr>
          <w:t xml:space="preserve">  .  .  .</w:t>
        </w:r>
        <w:r>
          <w:rPr>
            <w:rFonts w:ascii="Georgia" w:eastAsia="Times New Roman" w:hAnsi="Georgia" w:cs="Times New Roman"/>
            <w:color w:val="000000"/>
            <w:lang w:eastAsia="en-PH"/>
          </w:rPr>
          <w:tab/>
        </w:r>
      </w:ins>
      <w:del w:id="207"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33C6D812"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Deliverables, and Development </w:t>
      </w:r>
      <w:proofErr w:type="gramStart"/>
      <w:r>
        <w:rPr>
          <w:rFonts w:ascii="Georgia" w:eastAsia="Times New Roman" w:hAnsi="Georgia" w:cs="Times New Roman"/>
          <w:color w:val="000000"/>
          <w:lang w:eastAsia="en-PH"/>
        </w:rPr>
        <w:t>Activities .</w:t>
      </w:r>
      <w:proofErr w:type="gramEnd"/>
      <w:r>
        <w:rPr>
          <w:rFonts w:ascii="Georgia" w:eastAsia="Times New Roman" w:hAnsi="Georgia" w:cs="Times New Roman"/>
          <w:color w:val="000000"/>
          <w:lang w:eastAsia="en-PH"/>
        </w:rPr>
        <w:t>  .  .  .  .</w:t>
      </w:r>
      <w:ins w:id="208" w:author="Jade Raposa [2]"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09"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6E5BF983"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 Gathering </w:t>
      </w:r>
      <w:proofErr w:type="gramStart"/>
      <w:r>
        <w:rPr>
          <w:rFonts w:ascii="Georgia" w:eastAsia="Times New Roman" w:hAnsi="Georgia" w:cs="Times New Roman"/>
          <w:color w:val="000000"/>
          <w:lang w:eastAsia="en-PH"/>
        </w:rPr>
        <w:t>Techniques .</w:t>
      </w:r>
      <w:proofErr w:type="gramEnd"/>
      <w:r>
        <w:rPr>
          <w:rFonts w:ascii="Georgia" w:eastAsia="Times New Roman" w:hAnsi="Georgia" w:cs="Times New Roman"/>
          <w:color w:val="000000"/>
          <w:lang w:eastAsia="en-PH"/>
        </w:rPr>
        <w:t>  .  .  .  .  .  .  .  .  .  .  .  .  .  .  .  .  .  .</w:t>
      </w:r>
      <w:ins w:id="210" w:author="Jade Raposa [2]"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1"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26</w:t>
      </w:r>
    </w:p>
    <w:p w14:paraId="598001A9"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Sources of </w:t>
      </w:r>
      <w:proofErr w:type="gramStart"/>
      <w:r>
        <w:rPr>
          <w:rFonts w:ascii="Georgia" w:eastAsia="Times New Roman" w:hAnsi="Georgia" w:cs="Times New Roman"/>
          <w:color w:val="000000"/>
          <w:lang w:eastAsia="en-PH"/>
        </w:rPr>
        <w:t>Data .</w:t>
      </w:r>
      <w:proofErr w:type="gramEnd"/>
      <w:r>
        <w:rPr>
          <w:rFonts w:ascii="Georgia" w:eastAsia="Times New Roman" w:hAnsi="Georgia" w:cs="Times New Roman"/>
          <w:color w:val="000000"/>
          <w:lang w:eastAsia="en-PH"/>
        </w:rPr>
        <w:t>  .  .  .  .  .  .  .  .  .  .  .  .  .  .  .  .  .  .  .  .  .  .  .  .  .</w:t>
      </w:r>
      <w:ins w:id="212" w:author="Jade Raposa [2]"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3"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27</w:t>
      </w:r>
    </w:p>
    <w:p w14:paraId="1ECC9FF7"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Survey </w:t>
      </w:r>
      <w:proofErr w:type="gramStart"/>
      <w:r>
        <w:rPr>
          <w:rFonts w:ascii="Georgia" w:eastAsia="Times New Roman" w:hAnsi="Georgia" w:cs="Times New Roman"/>
          <w:color w:val="000000"/>
          <w:lang w:eastAsia="en-PH"/>
        </w:rPr>
        <w:t>Results .</w:t>
      </w:r>
      <w:proofErr w:type="gramEnd"/>
      <w:r>
        <w:rPr>
          <w:rFonts w:ascii="Georgia" w:eastAsia="Times New Roman" w:hAnsi="Georgia" w:cs="Times New Roman"/>
          <w:color w:val="000000"/>
          <w:lang w:eastAsia="en-PH"/>
        </w:rPr>
        <w:t>  .  .  .  .  .  .  .  .  .  .  .  .  .  .  .  .  .  .  .  .  .  .  .  .  .</w:t>
      </w:r>
      <w:ins w:id="214" w:author="Jade Raposa [2]" w:date="2024-10-18T22:23: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215"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28</w:t>
      </w:r>
    </w:p>
    <w:p w14:paraId="2B218BF7"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Theoretical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16" w:author="Jade Raposa [2]"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7"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w:t>
      </w:r>
    </w:p>
    <w:p w14:paraId="41035647"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Conceptual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18" w:author="Jade Raposa [2]"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9"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3811A993"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18A346B2"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Chapter </w:t>
      </w:r>
    </w:p>
    <w:p w14:paraId="4ADBC96B"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3 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REQUIREMENTS ANALYSIS AND DOCUMENTATION</w:t>
      </w:r>
    </w:p>
    <w:p w14:paraId="6CCAF4E5"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Flowchart.  .</w:t>
      </w:r>
      <w:proofErr w:type="gramEnd"/>
      <w:r>
        <w:rPr>
          <w:rFonts w:ascii="Georgia" w:eastAsia="Times New Roman" w:hAnsi="Georgia" w:cs="Times New Roman"/>
          <w:color w:val="000000"/>
          <w:lang w:eastAsia="en-PH"/>
        </w:rPr>
        <w:t>  .  .  .  .  .  .  .  .  .  .  .  .  .  .  .  .  .  .  .  .  .  .  .  .  .  .  .</w:t>
      </w:r>
      <w:ins w:id="220"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1"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4121EC07"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Architecture .</w:t>
      </w:r>
      <w:proofErr w:type="gramEnd"/>
      <w:r>
        <w:rPr>
          <w:rFonts w:ascii="Georgia" w:eastAsia="Times New Roman" w:hAnsi="Georgia" w:cs="Times New Roman"/>
          <w:color w:val="000000"/>
          <w:lang w:eastAsia="en-PH"/>
        </w:rPr>
        <w:t>  .  .  .  .  .  .  .  .  .  .  .  .  .  .  .  .  .  .  .  .  .  .</w:t>
      </w:r>
      <w:ins w:id="222"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3"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4D68A5AE"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Software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24"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5"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42A8D595"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Database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26"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7"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53</w:t>
      </w:r>
    </w:p>
    <w:p w14:paraId="62169902"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w:t>
      </w:r>
      <w:ins w:id="228"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9"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56</w:t>
      </w:r>
    </w:p>
    <w:p w14:paraId="17F8C070"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Tradeoffs .</w:t>
      </w:r>
      <w:proofErr w:type="gramEnd"/>
      <w:r>
        <w:rPr>
          <w:rFonts w:ascii="Georgia" w:eastAsia="Times New Roman" w:hAnsi="Georgia" w:cs="Times New Roman"/>
          <w:color w:val="000000"/>
          <w:lang w:eastAsia="en-PH"/>
        </w:rPr>
        <w:t>  .  .  .  .  .  .  .  .  .  .  .  .  .  .  .  .  .  .  .  .  .  .  .  .</w:t>
      </w:r>
      <w:ins w:id="230"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1"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60</w:t>
      </w:r>
    </w:p>
    <w:p w14:paraId="3CFB52F1"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  .</w:t>
      </w:r>
      <w:ins w:id="232"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3"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10A9C19E"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Project </w:t>
      </w:r>
      <w:proofErr w:type="gramStart"/>
      <w:r>
        <w:rPr>
          <w:rFonts w:ascii="Georgia" w:eastAsia="Times New Roman" w:hAnsi="Georgia" w:cs="Times New Roman"/>
          <w:color w:val="000000"/>
          <w:lang w:eastAsia="en-PH"/>
        </w:rPr>
        <w:t>Timeline .</w:t>
      </w:r>
      <w:proofErr w:type="gramEnd"/>
      <w:r>
        <w:rPr>
          <w:rFonts w:ascii="Georgia" w:eastAsia="Times New Roman" w:hAnsi="Georgia" w:cs="Times New Roman"/>
          <w:color w:val="000000"/>
          <w:lang w:eastAsia="en-PH"/>
        </w:rPr>
        <w:t>  .  .  .  .  .  .  .  .  .  .  .  .  .  .  .  .  .  .  .  .  .  .  .  .</w:t>
      </w:r>
      <w:ins w:id="234"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5"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5B758A9C" w14:textId="77777777" w:rsidR="008F456D" w:rsidRDefault="00000000">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p>
    <w:p w14:paraId="1EBA0AC9" w14:textId="77777777" w:rsidR="008F456D" w:rsidRDefault="008F456D">
      <w:pPr>
        <w:spacing w:after="240" w:line="240" w:lineRule="auto"/>
        <w:rPr>
          <w:rFonts w:ascii="Georgia" w:eastAsia="Times New Roman" w:hAnsi="Georgia" w:cs="Times New Roman"/>
          <w:lang w:eastAsia="en-PH"/>
        </w:rPr>
      </w:pPr>
    </w:p>
    <w:p w14:paraId="1AA847CF" w14:textId="77777777" w:rsidR="008F456D" w:rsidRDefault="008F456D">
      <w:pPr>
        <w:spacing w:after="0" w:line="480" w:lineRule="auto"/>
        <w:rPr>
          <w:rFonts w:ascii="Georgia" w:eastAsia="Times New Roman" w:hAnsi="Georgia" w:cs="Times New Roman"/>
          <w:lang w:eastAsia="en-PH"/>
        </w:rPr>
      </w:pPr>
    </w:p>
    <w:p w14:paraId="3C75E67F" w14:textId="77777777" w:rsidR="008F456D" w:rsidRDefault="008F456D">
      <w:pPr>
        <w:spacing w:after="0" w:line="480" w:lineRule="auto"/>
        <w:rPr>
          <w:rFonts w:ascii="Georgia" w:eastAsia="Times New Roman" w:hAnsi="Georgia" w:cs="Times New Roman"/>
          <w:lang w:eastAsia="en-PH"/>
        </w:rPr>
      </w:pPr>
    </w:p>
    <w:p w14:paraId="5791E623" w14:textId="77777777" w:rsidR="008F456D" w:rsidRDefault="008F456D">
      <w:pPr>
        <w:rPr>
          <w:ins w:id="236" w:author="Jade Raposa [2]" w:date="2024-10-16T21:49:00Z"/>
          <w:rFonts w:ascii="Georgia" w:eastAsia="Times New Roman" w:hAnsi="Georgia" w:cs="Times New Roman"/>
          <w:b/>
          <w:bCs/>
          <w:color w:val="000000"/>
          <w:lang w:eastAsia="en-PH"/>
        </w:rPr>
        <w:sectPr w:rsidR="008F456D">
          <w:headerReference w:type="first" r:id="rId23"/>
          <w:pgSz w:w="12240" w:h="15840"/>
          <w:pgMar w:top="1620" w:right="1440" w:bottom="1440" w:left="2160" w:header="706" w:footer="706" w:gutter="0"/>
          <w:pgNumType w:fmt="lowerRoman" w:start="1"/>
          <w:cols w:space="708"/>
          <w:titlePg/>
          <w:docGrid w:linePitch="360"/>
        </w:sectPr>
      </w:pPr>
    </w:p>
    <w:p w14:paraId="47537610" w14:textId="77777777" w:rsidR="008F456D" w:rsidRDefault="00000000" w:rsidP="008F456D">
      <w:pPr>
        <w:rPr>
          <w:rFonts w:ascii="Georgia" w:eastAsia="Times New Roman" w:hAnsi="Georgia" w:cs="Times New Roman"/>
          <w:lang w:eastAsia="en-PH"/>
        </w:rPr>
        <w:pPrChange w:id="245" w:author="Jade Raposa [2]" w:date="2024-10-16T21:49:00Z">
          <w:pPr>
            <w:spacing w:after="0" w:line="480" w:lineRule="auto"/>
          </w:pPr>
        </w:pPrChange>
      </w:pPr>
      <w:r>
        <w:rPr>
          <w:rFonts w:ascii="Georgia" w:eastAsia="Times New Roman" w:hAnsi="Georgia" w:cs="Times New Roman"/>
          <w:b/>
          <w:bCs/>
          <w:color w:val="000000"/>
          <w:lang w:eastAsia="en-PH"/>
        </w:rPr>
        <w:lastRenderedPageBreak/>
        <w:t>CHAPTER</w:t>
      </w:r>
    </w:p>
    <w:p w14:paraId="5A1CF372" w14:textId="77777777" w:rsidR="008F456D" w:rsidRDefault="00000000">
      <w:pPr>
        <w:spacing w:after="0" w:line="480" w:lineRule="auto"/>
        <w:ind w:left="1440" w:hanging="825"/>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4 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SUMMARY, FINDINGS, CONCLUSIONS, AND RECOMMENDATIONS</w:t>
      </w:r>
    </w:p>
    <w:p w14:paraId="23B4374E"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w:t>
      </w:r>
    </w:p>
    <w:p w14:paraId="53BA6B79"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Findings .</w:t>
      </w:r>
      <w:proofErr w:type="gramEnd"/>
      <w:r>
        <w:rPr>
          <w:rFonts w:ascii="Georgia" w:eastAsia="Times New Roman" w:hAnsi="Georgia" w:cs="Times New Roman"/>
          <w:color w:val="000000"/>
          <w:lang w:eastAsia="en-PH"/>
        </w:rPr>
        <w:t>  .  .  .  .  .  .  .  .  .  .  .  .  .  .  .  .  .  .  .  .  .  .  .  .  .  .  .  .  .  </w:t>
      </w:r>
    </w:p>
    <w:p w14:paraId="31B9ED61"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Conclusions .</w:t>
      </w:r>
      <w:proofErr w:type="gramEnd"/>
      <w:r>
        <w:rPr>
          <w:rFonts w:ascii="Georgia" w:eastAsia="Times New Roman" w:hAnsi="Georgia" w:cs="Times New Roman"/>
          <w:color w:val="000000"/>
          <w:lang w:eastAsia="en-PH"/>
        </w:rPr>
        <w:t>  .  .  .  .  .  .  .  .  .  .  .  .  .  .  .  .  .  .  .  .  .  .  .  .  .  .  .  </w:t>
      </w:r>
    </w:p>
    <w:p w14:paraId="44D475B5"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Recommendations .</w:t>
      </w:r>
      <w:proofErr w:type="gramEnd"/>
      <w:r>
        <w:rPr>
          <w:rFonts w:ascii="Georgia" w:eastAsia="Times New Roman" w:hAnsi="Georgia" w:cs="Times New Roman"/>
          <w:color w:val="000000"/>
          <w:lang w:eastAsia="en-PH"/>
        </w:rPr>
        <w:t>  .  .  .  .  .  .  .  .  .  .  .  .  .  .  .  .  .  .  .  .  .  .  .  </w:t>
      </w:r>
    </w:p>
    <w:p w14:paraId="25B487EF" w14:textId="77777777" w:rsidR="008F456D" w:rsidRDefault="00000000">
      <w:pPr>
        <w:spacing w:after="0" w:line="480" w:lineRule="auto"/>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REFERENCES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w:t>
      </w:r>
      <w:ins w:id="246" w:author="Jade Raposa [2]" w:date="2024-10-18T22:24:00Z">
        <w:r>
          <w:rPr>
            <w:rFonts w:ascii="Georgia" w:eastAsia="Times New Roman" w:hAnsi="Georgia" w:cs="Times New Roman"/>
            <w:color w:val="000000"/>
            <w:lang w:eastAsia="en-PH"/>
          </w:rPr>
          <w:t>.</w:t>
        </w:r>
      </w:ins>
    </w:p>
    <w:p w14:paraId="19CF93E0" w14:textId="77777777" w:rsidR="008F456D" w:rsidRDefault="008F456D">
      <w:pPr>
        <w:spacing w:after="0" w:line="240" w:lineRule="auto"/>
        <w:rPr>
          <w:rFonts w:ascii="Georgia" w:eastAsia="Times New Roman" w:hAnsi="Georgia" w:cs="Times New Roman"/>
          <w:lang w:eastAsia="en-PH"/>
        </w:rPr>
      </w:pPr>
    </w:p>
    <w:p w14:paraId="4B68A6C1"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APPENDICES </w:t>
      </w:r>
    </w:p>
    <w:p w14:paraId="08D224AA"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A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Letter .</w:t>
      </w:r>
      <w:proofErr w:type="gramEnd"/>
      <w:r>
        <w:rPr>
          <w:rFonts w:ascii="Georgia" w:eastAsia="Times New Roman" w:hAnsi="Georgia" w:cs="Times New Roman"/>
          <w:color w:val="000000"/>
          <w:lang w:eastAsia="en-PH"/>
        </w:rPr>
        <w:t>  .  .  .  .  .  .  .  .  .  .  .  .  .  .  .  .  .  .  .  .  .  .  .  .  .  .  .  .  .  .  .</w:t>
      </w:r>
    </w:p>
    <w:p w14:paraId="00D54C7A"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B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Questionnaires .</w:t>
      </w:r>
      <w:proofErr w:type="gramEnd"/>
      <w:r>
        <w:rPr>
          <w:rFonts w:ascii="Georgia" w:eastAsia="Times New Roman" w:hAnsi="Georgia" w:cs="Times New Roman"/>
          <w:color w:val="000000"/>
          <w:lang w:eastAsia="en-PH"/>
        </w:rPr>
        <w:t>  .  .  .  .  .  .  .  .  .  .  .  .  .  .  .  .  .  .  .  .  .  .  .  .  .  </w:t>
      </w:r>
    </w:p>
    <w:p w14:paraId="11E39913"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C</w:t>
      </w:r>
      <w:r>
        <w:rPr>
          <w:rFonts w:ascii="Georgia" w:eastAsia="Times New Roman" w:hAnsi="Georgia" w:cs="Times New Roman"/>
          <w:color w:val="000000"/>
          <w:lang w:eastAsia="en-PH"/>
        </w:rPr>
        <w:tab/>
        <w:t xml:space="preserve"> Source </w:t>
      </w:r>
      <w:proofErr w:type="gramStart"/>
      <w:r>
        <w:rPr>
          <w:rFonts w:ascii="Georgia" w:eastAsia="Times New Roman" w:hAnsi="Georgia" w:cs="Times New Roman"/>
          <w:color w:val="000000"/>
          <w:lang w:eastAsia="en-PH"/>
        </w:rPr>
        <w:t>Code .</w:t>
      </w:r>
      <w:proofErr w:type="gramEnd"/>
      <w:r>
        <w:rPr>
          <w:rFonts w:ascii="Georgia" w:eastAsia="Times New Roman" w:hAnsi="Georgia" w:cs="Times New Roman"/>
          <w:color w:val="000000"/>
          <w:lang w:eastAsia="en-PH"/>
        </w:rPr>
        <w:t>  .  .  .  .  .  .  .  .  .  .  .  .  .  .  .  .  .  .  .  .  .  .  .  .  .  .  .  </w:t>
      </w:r>
    </w:p>
    <w:p w14:paraId="63741C95"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D </w:t>
      </w:r>
      <w:r>
        <w:rPr>
          <w:rFonts w:ascii="Georgia" w:eastAsia="Times New Roman" w:hAnsi="Georgia" w:cs="Times New Roman"/>
          <w:color w:val="000000"/>
          <w:lang w:eastAsia="en-PH"/>
        </w:rPr>
        <w:tab/>
        <w:t xml:space="preserve"> User’s </w:t>
      </w:r>
      <w:proofErr w:type="gramStart"/>
      <w:r>
        <w:rPr>
          <w:rFonts w:ascii="Georgia" w:eastAsia="Times New Roman" w:hAnsi="Georgia" w:cs="Times New Roman"/>
          <w:color w:val="000000"/>
          <w:lang w:eastAsia="en-PH"/>
        </w:rPr>
        <w:t>Manual .</w:t>
      </w:r>
      <w:proofErr w:type="gramEnd"/>
      <w:r>
        <w:rPr>
          <w:rFonts w:ascii="Georgia" w:eastAsia="Times New Roman" w:hAnsi="Georgia" w:cs="Times New Roman"/>
          <w:color w:val="000000"/>
          <w:lang w:eastAsia="en-PH"/>
        </w:rPr>
        <w:t>  .  .  .  .  .  .  .  .  .  .  .  .  .  .  .  .  .  .  .  .  .  .  .  .  .  .  </w:t>
      </w:r>
    </w:p>
    <w:p w14:paraId="78796BAF"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E </w:t>
      </w:r>
      <w:r>
        <w:rPr>
          <w:rFonts w:ascii="Georgia" w:eastAsia="Times New Roman" w:hAnsi="Georgia" w:cs="Times New Roman"/>
          <w:color w:val="000000"/>
          <w:lang w:eastAsia="en-PH"/>
        </w:rPr>
        <w:tab/>
        <w:t xml:space="preserve"> Gantt </w:t>
      </w:r>
      <w:proofErr w:type="gramStart"/>
      <w:r>
        <w:rPr>
          <w:rFonts w:ascii="Georgia" w:eastAsia="Times New Roman" w:hAnsi="Georgia" w:cs="Times New Roman"/>
          <w:color w:val="000000"/>
          <w:lang w:eastAsia="en-PH"/>
        </w:rPr>
        <w:t>Chart .</w:t>
      </w:r>
      <w:proofErr w:type="gramEnd"/>
      <w:r>
        <w:rPr>
          <w:rFonts w:ascii="Georgia" w:eastAsia="Times New Roman" w:hAnsi="Georgia" w:cs="Times New Roman"/>
          <w:color w:val="000000"/>
          <w:lang w:eastAsia="en-PH"/>
        </w:rPr>
        <w:t>  .  .  .  .  .  .  .  .  .  .  .  .  .  .  .  .  .  .  .  .  .  .  .  .  .  .  .  </w:t>
      </w:r>
    </w:p>
    <w:p w14:paraId="65252224"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CURRICULUM </w:t>
      </w:r>
      <w:proofErr w:type="gramStart"/>
      <w:r>
        <w:rPr>
          <w:rFonts w:ascii="Georgia" w:eastAsia="Times New Roman" w:hAnsi="Georgia" w:cs="Times New Roman"/>
          <w:b/>
          <w:bCs/>
          <w:color w:val="000000"/>
          <w:lang w:eastAsia="en-PH"/>
        </w:rPr>
        <w:t xml:space="preserve">VITAE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w:t>
      </w:r>
    </w:p>
    <w:p w14:paraId="5C9BABCC" w14:textId="77777777" w:rsidR="008F456D" w:rsidRDefault="00000000">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59F1434A" w14:textId="77777777" w:rsidR="008F456D" w:rsidRDefault="008F456D">
      <w:pPr>
        <w:spacing w:after="240" w:line="240" w:lineRule="auto"/>
        <w:rPr>
          <w:rFonts w:ascii="Georgia" w:eastAsia="Times New Roman" w:hAnsi="Georgia" w:cs="Times New Roman"/>
          <w:lang w:eastAsia="en-PH"/>
        </w:rPr>
      </w:pPr>
    </w:p>
    <w:p w14:paraId="3CAF7B3D" w14:textId="77777777" w:rsidR="008F456D" w:rsidRDefault="008F456D">
      <w:pPr>
        <w:spacing w:after="240" w:line="240" w:lineRule="auto"/>
        <w:rPr>
          <w:rFonts w:ascii="Georgia" w:eastAsia="Times New Roman" w:hAnsi="Georgia" w:cs="Times New Roman"/>
          <w:lang w:eastAsia="en-PH"/>
        </w:rPr>
      </w:pPr>
    </w:p>
    <w:p w14:paraId="65927E77" w14:textId="77777777" w:rsidR="008F456D" w:rsidRDefault="008F456D">
      <w:pPr>
        <w:spacing w:after="240" w:line="240" w:lineRule="auto"/>
        <w:rPr>
          <w:rFonts w:ascii="Georgia" w:eastAsia="Times New Roman" w:hAnsi="Georgia" w:cs="Times New Roman"/>
          <w:lang w:eastAsia="en-PH"/>
        </w:rPr>
      </w:pPr>
    </w:p>
    <w:p w14:paraId="6CE95D52" w14:textId="77777777" w:rsidR="008F456D" w:rsidRDefault="008F456D">
      <w:pPr>
        <w:spacing w:after="240" w:line="240" w:lineRule="auto"/>
        <w:rPr>
          <w:rFonts w:ascii="Georgia" w:eastAsia="Times New Roman" w:hAnsi="Georgia" w:cs="Times New Roman"/>
          <w:lang w:eastAsia="en-PH"/>
        </w:rPr>
      </w:pPr>
    </w:p>
    <w:p w14:paraId="5451078F" w14:textId="77777777" w:rsidR="008F456D" w:rsidRDefault="008F456D">
      <w:pPr>
        <w:spacing w:after="0" w:line="480" w:lineRule="auto"/>
        <w:rPr>
          <w:ins w:id="247" w:author="Jade Raposa [2]" w:date="2024-10-16T21:50:00Z"/>
          <w:rFonts w:ascii="Georgia" w:eastAsia="Times New Roman" w:hAnsi="Georgia" w:cs="Times New Roman"/>
          <w:lang w:eastAsia="en-PH"/>
        </w:rPr>
        <w:sectPr w:rsidR="008F456D">
          <w:headerReference w:type="first" r:id="rId24"/>
          <w:pgSz w:w="12240" w:h="15840"/>
          <w:pgMar w:top="1620" w:right="1440" w:bottom="1440" w:left="2160" w:header="706" w:footer="706" w:gutter="0"/>
          <w:pgNumType w:fmt="lowerRoman" w:start="1"/>
          <w:cols w:space="708"/>
          <w:titlePg/>
          <w:docGrid w:linePitch="360"/>
        </w:sectPr>
      </w:pPr>
    </w:p>
    <w:p w14:paraId="2BE8419C" w14:textId="77777777" w:rsidR="008F456D" w:rsidRDefault="008F456D" w:rsidP="008F456D">
      <w:pPr>
        <w:spacing w:after="240" w:line="240" w:lineRule="auto"/>
        <w:jc w:val="center"/>
        <w:rPr>
          <w:del w:id="257" w:author="Jade Raposa [2]" w:date="2024-10-16T21:49:00Z"/>
          <w:rFonts w:ascii="Georgia" w:eastAsia="Times New Roman" w:hAnsi="Georgia" w:cs="Times New Roman"/>
          <w:lang w:eastAsia="en-PH"/>
        </w:rPr>
        <w:pPrChange w:id="258" w:author="Jade Raposa [2]" w:date="2024-10-16T21:50:00Z">
          <w:pPr>
            <w:spacing w:after="240" w:line="240" w:lineRule="auto"/>
          </w:pPr>
        </w:pPrChange>
      </w:pPr>
    </w:p>
    <w:p w14:paraId="467A4291" w14:textId="77777777" w:rsidR="008F456D" w:rsidRDefault="008F456D" w:rsidP="008F456D">
      <w:pPr>
        <w:spacing w:after="240" w:line="240" w:lineRule="auto"/>
        <w:jc w:val="center"/>
        <w:rPr>
          <w:del w:id="259" w:author="Jade Raposa [2]" w:date="2024-10-16T21:49:00Z"/>
          <w:rFonts w:ascii="Georgia" w:eastAsia="Times New Roman" w:hAnsi="Georgia" w:cs="Times New Roman"/>
          <w:lang w:eastAsia="en-PH"/>
        </w:rPr>
        <w:pPrChange w:id="260" w:author="Jade Raposa [2]" w:date="2024-10-16T21:50:00Z">
          <w:pPr>
            <w:spacing w:after="240" w:line="240" w:lineRule="auto"/>
          </w:pPr>
        </w:pPrChange>
      </w:pPr>
    </w:p>
    <w:p w14:paraId="7234C2C0" w14:textId="77777777" w:rsidR="008F456D" w:rsidRDefault="008F456D" w:rsidP="008F456D">
      <w:pPr>
        <w:spacing w:after="240" w:line="240" w:lineRule="auto"/>
        <w:jc w:val="center"/>
        <w:rPr>
          <w:del w:id="261" w:author="Jade Raposa [2]" w:date="2024-10-16T21:50:00Z"/>
          <w:rFonts w:ascii="Georgia" w:eastAsia="Times New Roman" w:hAnsi="Georgia" w:cs="Times New Roman"/>
          <w:lang w:eastAsia="en-PH"/>
        </w:rPr>
        <w:pPrChange w:id="262" w:author="Jade Raposa [2]" w:date="2024-10-16T21:50:00Z">
          <w:pPr>
            <w:spacing w:after="240" w:line="240" w:lineRule="auto"/>
          </w:pPr>
        </w:pPrChange>
      </w:pPr>
    </w:p>
    <w:p w14:paraId="31C7273E"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FIGURE</w:t>
      </w:r>
      <w:ins w:id="263" w:author="Jade Raposa [2]" w:date="2024-10-16T21:52:00Z">
        <w:r>
          <w:rPr>
            <w:rFonts w:ascii="Georgia" w:eastAsia="Times New Roman" w:hAnsi="Georgia" w:cs="Times New Roman"/>
            <w:b/>
            <w:bCs/>
            <w:color w:val="000000"/>
            <w:lang w:eastAsia="en-PH"/>
          </w:rPr>
          <w:t>S</w:t>
        </w:r>
      </w:ins>
    </w:p>
    <w:p w14:paraId="403952F6"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Figure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2306E3F"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2.1 </w:t>
      </w:r>
      <w:r>
        <w:rPr>
          <w:rFonts w:ascii="Georgia" w:eastAsia="Times New Roman" w:hAnsi="Georgia" w:cs="Times New Roman"/>
          <w:color w:val="000000"/>
          <w:lang w:eastAsia="en-PH"/>
        </w:rPr>
        <w:tab/>
        <w:t xml:space="preserve">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  .  .  .</w:t>
      </w:r>
      <w:ins w:id="264" w:author="Jade Raposa [2]" w:date="2024-10-14T22:57:00Z">
        <w:r>
          <w:rPr>
            <w:rFonts w:ascii="Georgia" w:eastAsia="Times New Roman" w:hAnsi="Georgia" w:cs="Times New Roman"/>
            <w:color w:val="000000"/>
            <w:lang w:eastAsia="en-PH"/>
          </w:rPr>
          <w:t xml:space="preserve">  .  .  .  .  .   </w:t>
        </w:r>
      </w:ins>
      <w:del w:id="265" w:author="Jade Raposa [2]" w:date="2024-10-14T22:57: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470260A5"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2.2 </w:t>
      </w:r>
      <w:r>
        <w:rPr>
          <w:rFonts w:ascii="Georgia" w:eastAsia="Times New Roman" w:hAnsi="Georgia" w:cs="Times New Roman"/>
          <w:color w:val="000000"/>
          <w:lang w:eastAsia="en-PH"/>
        </w:rPr>
        <w:tab/>
        <w:t>Community of Inquiry (</w:t>
      </w:r>
      <w:proofErr w:type="spellStart"/>
      <w:r>
        <w:rPr>
          <w:rFonts w:ascii="Georgia" w:eastAsia="Times New Roman" w:hAnsi="Georgia" w:cs="Times New Roman"/>
          <w:color w:val="000000"/>
          <w:lang w:eastAsia="en-PH"/>
        </w:rPr>
        <w:t>CoI</w:t>
      </w:r>
      <w:proofErr w:type="spellEnd"/>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  .</w:t>
      </w:r>
      <w:ins w:id="266" w:author="Jade Raposa [2]" w:date="2024-10-14T22:57:00Z">
        <w:r>
          <w:rPr>
            <w:rFonts w:ascii="Georgia" w:eastAsia="Times New Roman" w:hAnsi="Georgia" w:cs="Times New Roman"/>
            <w:color w:val="000000"/>
            <w:lang w:eastAsia="en-PH"/>
          </w:rPr>
          <w:t xml:space="preserve">  .  .  .  .  .  </w:t>
        </w:r>
      </w:ins>
      <w:del w:id="267" w:author="Jade Raposa [2]" w:date="2024-10-14T22:57: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40 </w:t>
      </w:r>
    </w:p>
    <w:p w14:paraId="41427A39"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Conceptual Framework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w:t>
      </w:r>
      <w:ins w:id="268" w:author="Jade Raposa [2]" w:date="2024-10-14T22:57:00Z">
        <w:r>
          <w:rPr>
            <w:rFonts w:ascii="Georgia" w:eastAsia="Times New Roman" w:hAnsi="Georgia" w:cs="Times New Roman"/>
            <w:color w:val="000000"/>
            <w:lang w:eastAsia="en-PH"/>
          </w:rPr>
          <w:t xml:space="preserve">  .  .  .  .  .  </w:t>
        </w:r>
      </w:ins>
      <w:del w:id="269" w:author="Jade Raposa [2]" w:date="2024-10-14T22:57: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2E57C635"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Flowchart of the Manual </w:t>
      </w:r>
      <w:proofErr w:type="gramStart"/>
      <w:r>
        <w:rPr>
          <w:rFonts w:ascii="Georgia" w:eastAsia="Times New Roman" w:hAnsi="Georgia" w:cs="Times New Roman"/>
          <w:color w:val="000000"/>
          <w:lang w:eastAsia="en-PH"/>
        </w:rPr>
        <w:t>Process.  .</w:t>
      </w:r>
      <w:proofErr w:type="gramEnd"/>
      <w:r>
        <w:rPr>
          <w:rFonts w:ascii="Georgia" w:eastAsia="Times New Roman" w:hAnsi="Georgia" w:cs="Times New Roman"/>
          <w:color w:val="000000"/>
          <w:lang w:eastAsia="en-PH"/>
        </w:rPr>
        <w:t>  .  .  .  .  .  .  .  .  .  .  .  .  . </w:t>
      </w:r>
      <w:ins w:id="270" w:author="Jade Raposa [2]" w:date="2024-10-14T22:56:00Z">
        <w:r>
          <w:rPr>
            <w:rFonts w:ascii="Georgia" w:eastAsia="Times New Roman" w:hAnsi="Georgia" w:cs="Times New Roman"/>
            <w:color w:val="000000"/>
            <w:lang w:eastAsia="en-PH"/>
          </w:rPr>
          <w:t xml:space="preserve"> .  </w:t>
        </w:r>
      </w:ins>
      <w:ins w:id="271" w:author="Jade Raposa [2]" w:date="2024-10-14T22:57:00Z">
        <w:r>
          <w:rPr>
            <w:rFonts w:ascii="Georgia" w:eastAsia="Times New Roman" w:hAnsi="Georgia" w:cs="Times New Roman"/>
            <w:color w:val="000000"/>
            <w:lang w:eastAsia="en-PH"/>
          </w:rPr>
          <w:t xml:space="preserve">.  .  .  .  </w:t>
        </w:r>
      </w:ins>
      <w:del w:id="272" w:author="Jade Raposa [2]" w:date="2024-10-14T22:56: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785BAF80"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System Architecture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w:t>
      </w:r>
      <w:ins w:id="273" w:author="Jade Raposa [2]" w:date="2024-10-14T22:56:00Z">
        <w:r>
          <w:rPr>
            <w:rFonts w:ascii="Georgia" w:eastAsia="Times New Roman" w:hAnsi="Georgia" w:cs="Times New Roman"/>
            <w:color w:val="000000"/>
            <w:lang w:eastAsia="en-PH"/>
          </w:rPr>
          <w:t xml:space="preserve">  .  .  .  .  .  </w:t>
        </w:r>
      </w:ins>
      <w:del w:id="274" w:author="Jade Raposa [2]"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7068AFF1"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Use-Case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75" w:author="Jade Raposa [2]" w:date="2024-10-14T22:56:00Z">
        <w:r>
          <w:rPr>
            <w:rFonts w:ascii="Georgia" w:eastAsia="Times New Roman" w:hAnsi="Georgia" w:cs="Times New Roman"/>
            <w:color w:val="000000"/>
            <w:lang w:eastAsia="en-PH"/>
          </w:rPr>
          <w:t xml:space="preserve">  .  .  .  .  .  </w:t>
        </w:r>
      </w:ins>
      <w:del w:id="276" w:author="Jade Raposa [2]" w:date="2024-10-14T22:56: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7B32A6DC"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Sequence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77" w:author="Jade Raposa [2]" w:date="2024-10-14T22:56:00Z">
        <w:r>
          <w:rPr>
            <w:rFonts w:ascii="Georgia" w:eastAsia="Times New Roman" w:hAnsi="Georgia" w:cs="Times New Roman"/>
            <w:color w:val="000000"/>
            <w:lang w:eastAsia="en-PH"/>
          </w:rPr>
          <w:t xml:space="preserve">  .  .  .  .  .   </w:t>
        </w:r>
      </w:ins>
      <w:del w:id="278" w:author="Jade Raposa [2]"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50</w:t>
      </w:r>
    </w:p>
    <w:p w14:paraId="61383EEE"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Class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xml:space="preserve">  .  .  .  .  .  .  .  .  .  .  .  .  .  .  .  .  .  .  .  .   .  .  .  </w:t>
      </w:r>
      <w:ins w:id="279" w:author="Jade Raposa [2]" w:date="2024-10-14T22:55:00Z">
        <w:r>
          <w:rPr>
            <w:rFonts w:ascii="Georgia" w:eastAsia="Times New Roman" w:hAnsi="Georgia" w:cs="Times New Roman"/>
            <w:color w:val="000000"/>
            <w:lang w:eastAsia="en-PH"/>
          </w:rPr>
          <w:t xml:space="preserve">.  .  .  .  .  </w:t>
        </w:r>
      </w:ins>
      <w:ins w:id="280" w:author="Jade Raposa [2]" w:date="2024-10-14T22:57:00Z">
        <w:r>
          <w:rPr>
            <w:rFonts w:ascii="Georgia" w:eastAsia="Times New Roman" w:hAnsi="Georgia" w:cs="Times New Roman"/>
            <w:color w:val="000000"/>
            <w:lang w:eastAsia="en-PH"/>
          </w:rPr>
          <w:t>.</w:t>
        </w:r>
      </w:ins>
      <w:ins w:id="281" w:author="Jade Raposa [2]" w:date="2024-10-14T22:55:00Z">
        <w:r>
          <w:rPr>
            <w:rFonts w:ascii="Georgia" w:eastAsia="Times New Roman" w:hAnsi="Georgia" w:cs="Times New Roman"/>
            <w:color w:val="000000"/>
            <w:lang w:eastAsia="en-PH"/>
          </w:rPr>
          <w:t xml:space="preserve"> </w:t>
        </w:r>
      </w:ins>
      <w:del w:id="282" w:author="Jade Raposa [2]" w:date="2024-10-14T22:55: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51</w:t>
      </w:r>
    </w:p>
    <w:p w14:paraId="6B35A007" w14:textId="77777777" w:rsidR="008F456D" w:rsidRDefault="008F456D">
      <w:pPr>
        <w:spacing w:after="0" w:line="480" w:lineRule="auto"/>
        <w:jc w:val="center"/>
        <w:rPr>
          <w:rFonts w:ascii="Georgia" w:eastAsia="Times New Roman" w:hAnsi="Georgia" w:cs="Times New Roman"/>
          <w:b/>
          <w:bCs/>
          <w:color w:val="000000"/>
          <w:lang w:eastAsia="en-PH"/>
        </w:rPr>
      </w:pPr>
    </w:p>
    <w:p w14:paraId="28D9320D" w14:textId="77777777" w:rsidR="008F456D" w:rsidRDefault="008F456D">
      <w:pPr>
        <w:spacing w:after="0" w:line="480" w:lineRule="auto"/>
        <w:jc w:val="center"/>
        <w:rPr>
          <w:rFonts w:ascii="Georgia" w:eastAsia="Times New Roman" w:hAnsi="Georgia" w:cs="Times New Roman"/>
          <w:b/>
          <w:bCs/>
          <w:color w:val="000000"/>
          <w:lang w:eastAsia="en-PH"/>
        </w:rPr>
      </w:pPr>
    </w:p>
    <w:p w14:paraId="57EFEC85" w14:textId="77777777" w:rsidR="008F456D" w:rsidRDefault="008F456D">
      <w:pPr>
        <w:spacing w:after="0" w:line="480" w:lineRule="auto"/>
        <w:jc w:val="center"/>
        <w:rPr>
          <w:rFonts w:ascii="Georgia" w:eastAsia="Times New Roman" w:hAnsi="Georgia" w:cs="Times New Roman"/>
          <w:b/>
          <w:bCs/>
          <w:color w:val="000000"/>
          <w:lang w:eastAsia="en-PH"/>
        </w:rPr>
      </w:pPr>
    </w:p>
    <w:p w14:paraId="13AC8B31" w14:textId="77777777" w:rsidR="008F456D" w:rsidRDefault="008F456D">
      <w:pPr>
        <w:spacing w:after="0" w:line="480" w:lineRule="auto"/>
        <w:jc w:val="center"/>
        <w:rPr>
          <w:rFonts w:ascii="Georgia" w:eastAsia="Times New Roman" w:hAnsi="Georgia" w:cs="Times New Roman"/>
          <w:b/>
          <w:bCs/>
          <w:color w:val="000000"/>
          <w:lang w:eastAsia="en-PH"/>
        </w:rPr>
      </w:pPr>
    </w:p>
    <w:p w14:paraId="73E3256E" w14:textId="77777777" w:rsidR="008F456D" w:rsidRDefault="008F456D">
      <w:pPr>
        <w:spacing w:after="0" w:line="480" w:lineRule="auto"/>
        <w:jc w:val="center"/>
        <w:rPr>
          <w:rFonts w:ascii="Georgia" w:eastAsia="Times New Roman" w:hAnsi="Georgia" w:cs="Times New Roman"/>
          <w:b/>
          <w:bCs/>
          <w:color w:val="000000"/>
          <w:lang w:eastAsia="en-PH"/>
        </w:rPr>
      </w:pPr>
    </w:p>
    <w:p w14:paraId="1D7E912A" w14:textId="77777777" w:rsidR="008F456D" w:rsidRDefault="008F456D">
      <w:pPr>
        <w:spacing w:after="0" w:line="480" w:lineRule="auto"/>
        <w:jc w:val="center"/>
        <w:rPr>
          <w:rFonts w:ascii="Georgia" w:eastAsia="Times New Roman" w:hAnsi="Georgia" w:cs="Times New Roman"/>
          <w:b/>
          <w:bCs/>
          <w:color w:val="000000"/>
          <w:lang w:eastAsia="en-PH"/>
        </w:rPr>
      </w:pPr>
    </w:p>
    <w:p w14:paraId="0F632C9B" w14:textId="77777777" w:rsidR="008F456D" w:rsidRDefault="008F456D">
      <w:pPr>
        <w:spacing w:after="0" w:line="480" w:lineRule="auto"/>
        <w:jc w:val="center"/>
        <w:rPr>
          <w:rFonts w:ascii="Georgia" w:eastAsia="Times New Roman" w:hAnsi="Georgia" w:cs="Times New Roman"/>
          <w:b/>
          <w:bCs/>
          <w:color w:val="000000"/>
          <w:lang w:eastAsia="en-PH"/>
        </w:rPr>
      </w:pPr>
    </w:p>
    <w:p w14:paraId="6BABA21B" w14:textId="77777777" w:rsidR="008F456D" w:rsidRDefault="008F456D">
      <w:pPr>
        <w:spacing w:after="0" w:line="480" w:lineRule="auto"/>
        <w:jc w:val="center"/>
        <w:rPr>
          <w:rFonts w:ascii="Georgia" w:eastAsia="Times New Roman" w:hAnsi="Georgia" w:cs="Times New Roman"/>
          <w:b/>
          <w:bCs/>
          <w:color w:val="000000"/>
          <w:lang w:eastAsia="en-PH"/>
        </w:rPr>
      </w:pPr>
    </w:p>
    <w:p w14:paraId="125DC123" w14:textId="77777777" w:rsidR="008F456D" w:rsidRDefault="008F456D">
      <w:pPr>
        <w:spacing w:after="0" w:line="480" w:lineRule="auto"/>
        <w:jc w:val="center"/>
        <w:rPr>
          <w:rFonts w:ascii="Georgia" w:eastAsia="Times New Roman" w:hAnsi="Georgia" w:cs="Times New Roman"/>
          <w:b/>
          <w:bCs/>
          <w:color w:val="000000"/>
          <w:lang w:eastAsia="en-PH"/>
        </w:rPr>
      </w:pPr>
    </w:p>
    <w:p w14:paraId="095B78C6" w14:textId="77777777" w:rsidR="008F456D" w:rsidRDefault="008F456D">
      <w:pPr>
        <w:spacing w:after="0" w:line="480" w:lineRule="auto"/>
        <w:jc w:val="center"/>
        <w:rPr>
          <w:rFonts w:ascii="Georgia" w:eastAsia="Times New Roman" w:hAnsi="Georgia" w:cs="Times New Roman"/>
          <w:b/>
          <w:bCs/>
          <w:color w:val="000000"/>
          <w:lang w:eastAsia="en-PH"/>
        </w:rPr>
      </w:pPr>
    </w:p>
    <w:p w14:paraId="2C771D48" w14:textId="77777777" w:rsidR="008F456D" w:rsidRDefault="008F456D">
      <w:pPr>
        <w:spacing w:after="0" w:line="480" w:lineRule="auto"/>
        <w:jc w:val="center"/>
        <w:rPr>
          <w:rFonts w:ascii="Georgia" w:eastAsia="Times New Roman" w:hAnsi="Georgia" w:cs="Times New Roman"/>
          <w:b/>
          <w:bCs/>
          <w:color w:val="000000"/>
          <w:lang w:eastAsia="en-PH"/>
        </w:rPr>
      </w:pPr>
    </w:p>
    <w:p w14:paraId="7023D8BD" w14:textId="77777777" w:rsidR="008F456D" w:rsidRDefault="008F456D">
      <w:pPr>
        <w:spacing w:after="0" w:line="480" w:lineRule="auto"/>
        <w:jc w:val="center"/>
        <w:rPr>
          <w:rFonts w:ascii="Georgia" w:eastAsia="Times New Roman" w:hAnsi="Georgia" w:cs="Times New Roman"/>
          <w:b/>
          <w:bCs/>
          <w:color w:val="000000"/>
          <w:lang w:eastAsia="en-PH"/>
        </w:rPr>
      </w:pPr>
    </w:p>
    <w:p w14:paraId="60DCB178" w14:textId="77777777" w:rsidR="008F456D" w:rsidRDefault="008F456D">
      <w:pPr>
        <w:spacing w:after="0" w:line="480" w:lineRule="auto"/>
        <w:jc w:val="center"/>
        <w:rPr>
          <w:rFonts w:ascii="Georgia" w:eastAsia="Times New Roman" w:hAnsi="Georgia" w:cs="Times New Roman"/>
          <w:b/>
          <w:bCs/>
          <w:color w:val="000000"/>
          <w:lang w:eastAsia="en-PH"/>
        </w:rPr>
      </w:pPr>
    </w:p>
    <w:p w14:paraId="4D87029C" w14:textId="77777777" w:rsidR="008F456D" w:rsidRDefault="008F456D">
      <w:pPr>
        <w:spacing w:after="0" w:line="480" w:lineRule="auto"/>
        <w:jc w:val="center"/>
        <w:rPr>
          <w:rFonts w:ascii="Georgia" w:eastAsia="Times New Roman" w:hAnsi="Georgia" w:cs="Times New Roman"/>
          <w:b/>
          <w:bCs/>
          <w:color w:val="000000"/>
          <w:lang w:eastAsia="en-PH"/>
        </w:rPr>
      </w:pPr>
    </w:p>
    <w:p w14:paraId="58EF84F9" w14:textId="77777777" w:rsidR="008F456D" w:rsidRDefault="008F456D">
      <w:pPr>
        <w:spacing w:after="0" w:line="480" w:lineRule="auto"/>
        <w:jc w:val="center"/>
        <w:rPr>
          <w:rFonts w:ascii="Georgia" w:eastAsia="Times New Roman" w:hAnsi="Georgia" w:cs="Times New Roman"/>
          <w:b/>
          <w:bCs/>
          <w:color w:val="000000"/>
          <w:lang w:eastAsia="en-PH"/>
        </w:rPr>
      </w:pPr>
    </w:p>
    <w:p w14:paraId="432898B2" w14:textId="77777777" w:rsidR="008F456D" w:rsidRDefault="008F456D">
      <w:pPr>
        <w:spacing w:after="0" w:line="480" w:lineRule="auto"/>
        <w:rPr>
          <w:ins w:id="283" w:author="Jade Raposa [2]" w:date="2024-10-16T21:51:00Z"/>
          <w:rFonts w:ascii="Georgia" w:eastAsia="Times New Roman" w:hAnsi="Georgia" w:cs="Times New Roman"/>
          <w:b/>
          <w:bCs/>
          <w:color w:val="000000"/>
          <w:lang w:eastAsia="en-PH"/>
        </w:rPr>
        <w:sectPr w:rsidR="008F456D">
          <w:headerReference w:type="first" r:id="rId25"/>
          <w:pgSz w:w="12240" w:h="15840"/>
          <w:pgMar w:top="1620" w:right="1440" w:bottom="1440" w:left="2160" w:header="706" w:footer="706" w:gutter="0"/>
          <w:pgNumType w:fmt="lowerRoman" w:start="1"/>
          <w:cols w:space="708"/>
          <w:titlePg/>
          <w:docGrid w:linePitch="360"/>
        </w:sectPr>
      </w:pPr>
    </w:p>
    <w:p w14:paraId="40B39E5C" w14:textId="77777777" w:rsidR="008F456D" w:rsidRDefault="008F456D">
      <w:pPr>
        <w:spacing w:after="0" w:line="480" w:lineRule="auto"/>
        <w:jc w:val="center"/>
        <w:rPr>
          <w:del w:id="294" w:author="Jade Raposa [2]" w:date="2024-10-16T21:51:00Z"/>
          <w:rFonts w:ascii="Georgia" w:eastAsia="Times New Roman" w:hAnsi="Georgia" w:cs="Times New Roman"/>
          <w:b/>
          <w:bCs/>
          <w:color w:val="000000"/>
          <w:lang w:eastAsia="en-PH"/>
        </w:rPr>
      </w:pPr>
    </w:p>
    <w:p w14:paraId="044D7191"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TABLES</w:t>
      </w:r>
      <w:del w:id="295" w:author="Jade Raposa [2]" w:date="2024-10-14T22:52:00Z">
        <w:r>
          <w:rPr>
            <w:rFonts w:ascii="Georgia" w:eastAsia="Times New Roman" w:hAnsi="Georgia" w:cs="Times New Roman"/>
            <w:b/>
            <w:bCs/>
            <w:color w:val="000000"/>
            <w:lang w:eastAsia="en-PH"/>
          </w:rPr>
          <w:delText> </w:delText>
        </w:r>
      </w:del>
    </w:p>
    <w:p w14:paraId="2A0A84BE"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Table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0934849" w14:textId="77777777" w:rsidR="008F456D" w:rsidRDefault="00000000">
      <w:pPr>
        <w:spacing w:after="0" w:line="480" w:lineRule="auto"/>
        <w:ind w:left="720"/>
        <w:jc w:val="both"/>
        <w:rPr>
          <w:rFonts w:ascii="Georgia" w:eastAsia="Times New Roman" w:hAnsi="Georgia" w:cs="Times New Roman"/>
          <w:lang w:eastAsia="en-PH"/>
        </w:rPr>
      </w:pPr>
      <w:r>
        <w:rPr>
          <w:rFonts w:ascii="Georgia" w:eastAsia="Times New Roman" w:hAnsi="Georgia" w:cs="Times New Roman"/>
          <w:color w:val="000000"/>
          <w:lang w:eastAsia="en-PH"/>
        </w:rPr>
        <w:t>2.1</w:t>
      </w:r>
      <w:r>
        <w:rPr>
          <w:rFonts w:ascii="Georgia" w:eastAsia="Times New Roman" w:hAnsi="Georgia" w:cs="Times New Roman"/>
          <w:color w:val="000000"/>
          <w:lang w:eastAsia="en-PH"/>
        </w:rPr>
        <w:tab/>
        <w:t xml:space="preserve">Activities of 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xml:space="preserve">  .  .   .  .  .  .  .  .  .  .  </w:t>
      </w:r>
      <w:ins w:id="296" w:author="Jade Raposa [2]" w:date="2024-10-14T22:27:00Z">
        <w:r>
          <w:rPr>
            <w:rFonts w:ascii="Georgia" w:eastAsia="Times New Roman" w:hAnsi="Georgia" w:cs="Times New Roman"/>
            <w:color w:val="000000"/>
            <w:lang w:eastAsia="en-PH"/>
          </w:rPr>
          <w:t>.</w:t>
        </w:r>
      </w:ins>
      <w:ins w:id="297" w:author="Jade Raposa [2]" w:date="2024-10-14T22:58:00Z">
        <w:r>
          <w:rPr>
            <w:rFonts w:ascii="Georgia" w:eastAsia="Times New Roman" w:hAnsi="Georgia" w:cs="Times New Roman"/>
            <w:color w:val="000000"/>
            <w:lang w:eastAsia="en-PH"/>
          </w:rPr>
          <w:t xml:space="preserve">  .  .  .  .   </w:t>
        </w:r>
      </w:ins>
      <w:del w:id="298" w:author="Jade Raposa [2]"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5D48FB80"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2.2</w:t>
      </w:r>
      <w:r>
        <w:rPr>
          <w:rFonts w:ascii="Georgia" w:eastAsia="Times New Roman" w:hAnsi="Georgia" w:cs="Times New Roman"/>
          <w:color w:val="000000"/>
          <w:lang w:eastAsia="en-PH"/>
        </w:rPr>
        <w:tab/>
        <w:t xml:space="preserve">Reasons Why Students </w:t>
      </w:r>
      <w:proofErr w:type="gramStart"/>
      <w:r>
        <w:rPr>
          <w:rFonts w:ascii="Georgia" w:eastAsia="Times New Roman" w:hAnsi="Georgia" w:cs="Times New Roman"/>
          <w:color w:val="000000"/>
          <w:lang w:eastAsia="en-PH"/>
        </w:rPr>
        <w:t>Shift.  .</w:t>
      </w:r>
      <w:proofErr w:type="gramEnd"/>
      <w:r>
        <w:rPr>
          <w:rFonts w:ascii="Georgia" w:eastAsia="Times New Roman" w:hAnsi="Georgia" w:cs="Times New Roman"/>
          <w:color w:val="000000"/>
          <w:lang w:eastAsia="en-PH"/>
        </w:rPr>
        <w:t>  .  .  .  .  .  .  .  .  .   .  .  .  .  .  .</w:t>
      </w:r>
      <w:ins w:id="299" w:author="Jade Raposa [2]" w:date="2024-10-14T22:58:00Z">
        <w:r>
          <w:rPr>
            <w:rFonts w:ascii="Georgia" w:eastAsia="Times New Roman" w:hAnsi="Georgia" w:cs="Times New Roman"/>
            <w:color w:val="000000"/>
            <w:lang w:eastAsia="en-PH"/>
          </w:rPr>
          <w:t xml:space="preserve">  .  .  .  .  .   </w:t>
        </w:r>
      </w:ins>
      <w:del w:id="300" w:author="Jade Raposa [2]"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29</w:t>
      </w:r>
    </w:p>
    <w:p w14:paraId="53E53564"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Students Mindset Before </w:t>
      </w:r>
      <w:proofErr w:type="gramStart"/>
      <w:r>
        <w:rPr>
          <w:rFonts w:ascii="Georgia" w:eastAsia="Times New Roman" w:hAnsi="Georgia" w:cs="Times New Roman"/>
          <w:color w:val="000000"/>
          <w:lang w:eastAsia="en-PH"/>
        </w:rPr>
        <w:t>Shifting.  .</w:t>
      </w:r>
      <w:proofErr w:type="gramEnd"/>
      <w:r>
        <w:rPr>
          <w:rFonts w:ascii="Georgia" w:eastAsia="Times New Roman" w:hAnsi="Georgia" w:cs="Times New Roman"/>
          <w:color w:val="000000"/>
          <w:lang w:eastAsia="en-PH"/>
        </w:rPr>
        <w:t>  .  .  .  .  .  .  .  .  .  .   .  .</w:t>
      </w:r>
      <w:ins w:id="301" w:author="Jade Raposa [2]" w:date="2024-10-14T22:58:00Z">
        <w:r>
          <w:rPr>
            <w:rFonts w:ascii="Georgia" w:eastAsia="Times New Roman" w:hAnsi="Georgia" w:cs="Times New Roman"/>
            <w:color w:val="000000"/>
            <w:lang w:eastAsia="en-PH"/>
          </w:rPr>
          <w:t xml:space="preserve">  .  .  .  .  .   </w:t>
        </w:r>
      </w:ins>
      <w:del w:id="302" w:author="Jade Raposa [2]"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386A7A07" w14:textId="77777777" w:rsidR="008F456D" w:rsidRDefault="00000000">
      <w:pPr>
        <w:tabs>
          <w:tab w:val="left" w:pos="1440"/>
        </w:tabs>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2.4</w:t>
      </w:r>
      <w:r>
        <w:rPr>
          <w:rFonts w:ascii="Georgia" w:eastAsia="Times New Roman" w:hAnsi="Georgia" w:cs="Times New Roman"/>
          <w:color w:val="000000"/>
          <w:lang w:eastAsia="en-PH"/>
        </w:rPr>
        <w:tab/>
        <w:t xml:space="preserve">Students Wish They Had Personalized Guidance And </w:t>
      </w:r>
      <w:proofErr w:type="gramStart"/>
      <w:r>
        <w:rPr>
          <w:rFonts w:ascii="Georgia" w:eastAsia="Times New Roman" w:hAnsi="Georgia" w:cs="Times New Roman"/>
          <w:color w:val="000000"/>
          <w:lang w:eastAsia="en-PH"/>
        </w:rPr>
        <w:t>Support.  .</w:t>
      </w:r>
      <w:proofErr w:type="gramEnd"/>
      <w:r>
        <w:rPr>
          <w:rFonts w:ascii="Georgia" w:eastAsia="Times New Roman" w:hAnsi="Georgia" w:cs="Times New Roman"/>
          <w:color w:val="000000"/>
          <w:lang w:eastAsia="en-PH"/>
        </w:rPr>
        <w:t>  .  .  .  .  .  .  .  .  .  .   .  .  .  .  .  .  .  .  .  .  .  .  .  .   .   .   .</w:t>
      </w:r>
      <w:ins w:id="303" w:author="Jade Raposa [2]" w:date="2024-10-14T22:58:00Z">
        <w:r>
          <w:rPr>
            <w:rFonts w:ascii="Georgia" w:eastAsia="Times New Roman" w:hAnsi="Georgia" w:cs="Times New Roman"/>
            <w:color w:val="000000"/>
            <w:lang w:eastAsia="en-PH"/>
          </w:rPr>
          <w:t xml:space="preserve">  .  .  .  .  </w:t>
        </w:r>
      </w:ins>
      <w:del w:id="304" w:author="Jade Raposa [2]" w:date="2024-10-14T22:58: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67D82306"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2.5</w:t>
      </w:r>
      <w:r>
        <w:rPr>
          <w:rFonts w:ascii="Georgia" w:eastAsia="Times New Roman" w:hAnsi="Georgia" w:cs="Times New Roman"/>
          <w:color w:val="000000"/>
          <w:lang w:eastAsia="en-PH"/>
        </w:rPr>
        <w:tab/>
        <w:t xml:space="preserve">Biggest Obstacle </w:t>
      </w:r>
      <w:proofErr w:type="gramStart"/>
      <w:r>
        <w:rPr>
          <w:rFonts w:ascii="Georgia" w:eastAsia="Times New Roman" w:hAnsi="Georgia" w:cs="Times New Roman"/>
          <w:color w:val="000000"/>
          <w:lang w:eastAsia="en-PH"/>
        </w:rPr>
        <w:t>Faced  In</w:t>
      </w:r>
      <w:proofErr w:type="gramEnd"/>
      <w:r>
        <w:rPr>
          <w:rFonts w:ascii="Georgia" w:eastAsia="Times New Roman" w:hAnsi="Georgia" w:cs="Times New Roman"/>
          <w:color w:val="000000"/>
          <w:lang w:eastAsia="en-PH"/>
        </w:rPr>
        <w:t xml:space="preserve"> Seeking Academic Help  .  .  .  .</w:t>
      </w:r>
      <w:ins w:id="305" w:author="Jade Raposa [2]" w:date="2024-10-14T22:58:00Z">
        <w:r>
          <w:rPr>
            <w:rFonts w:ascii="Georgia" w:eastAsia="Times New Roman" w:hAnsi="Georgia" w:cs="Times New Roman"/>
            <w:color w:val="000000"/>
            <w:lang w:eastAsia="en-PH"/>
          </w:rPr>
          <w:t xml:space="preserve">  .  .  .  .  .  </w:t>
        </w:r>
      </w:ins>
      <w:del w:id="306" w:author="Jade Raposa [2]"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31</w:t>
      </w:r>
    </w:p>
    <w:p w14:paraId="69C49E21"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2.6</w:t>
      </w:r>
      <w:r>
        <w:rPr>
          <w:rFonts w:ascii="Georgia" w:eastAsia="Times New Roman" w:hAnsi="Georgia" w:cs="Times New Roman"/>
          <w:color w:val="000000"/>
          <w:lang w:eastAsia="en-PH"/>
        </w:rPr>
        <w:tab/>
        <w:t xml:space="preserve">Importance of Connecting with Mentors using Mobile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xml:space="preserve">   .  .</w:t>
      </w:r>
      <w:ins w:id="307" w:author="Jade Raposa [2]" w:date="2024-10-14T22:58:00Z">
        <w:r>
          <w:rPr>
            <w:rFonts w:ascii="Georgia" w:eastAsia="Times New Roman" w:hAnsi="Georgia" w:cs="Times New Roman"/>
            <w:color w:val="000000"/>
            <w:lang w:eastAsia="en-PH"/>
          </w:rPr>
          <w:t xml:space="preserve">  .   </w:t>
        </w:r>
      </w:ins>
      <w:del w:id="308" w:author="Jade Raposa [2]"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32</w:t>
      </w:r>
    </w:p>
    <w:p w14:paraId="36F348FB"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2.7</w:t>
      </w:r>
      <w:r>
        <w:rPr>
          <w:rFonts w:ascii="Georgia" w:eastAsia="Times New Roman" w:hAnsi="Georgia" w:cs="Times New Roman"/>
          <w:color w:val="000000"/>
          <w:lang w:eastAsia="en-PH"/>
        </w:rPr>
        <w:tab/>
        <w:t xml:space="preserve">Students Interested In Using The Propose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w:t>
      </w:r>
      <w:ins w:id="309" w:author="Jade Raposa [2]" w:date="2024-10-14T22:58:00Z">
        <w:r>
          <w:rPr>
            <w:rFonts w:ascii="Georgia" w:eastAsia="Times New Roman" w:hAnsi="Georgia" w:cs="Times New Roman"/>
            <w:color w:val="000000"/>
            <w:lang w:eastAsia="en-PH"/>
          </w:rPr>
          <w:t xml:space="preserve">  .  .  . </w:t>
        </w:r>
      </w:ins>
      <w:ins w:id="310" w:author="Jade Raposa [2]" w:date="2024-10-14T22:59:00Z">
        <w:r>
          <w:rPr>
            <w:rFonts w:ascii="Georgia" w:eastAsia="Times New Roman" w:hAnsi="Georgia" w:cs="Times New Roman"/>
            <w:color w:val="000000"/>
            <w:lang w:eastAsia="en-PH"/>
          </w:rPr>
          <w:t xml:space="preserve"> .  </w:t>
        </w:r>
      </w:ins>
      <w:del w:id="311" w:author="Jade Raposa [2]"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2E439BBA"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2.8</w:t>
      </w:r>
      <w:r>
        <w:rPr>
          <w:rFonts w:ascii="Georgia" w:eastAsia="Times New Roman" w:hAnsi="Georgia" w:cs="Times New Roman"/>
          <w:color w:val="000000"/>
          <w:lang w:eastAsia="en-PH"/>
        </w:rPr>
        <w:tab/>
        <w:t xml:space="preserve">Features Preferred By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  .  .  .  .  .  .</w:t>
      </w:r>
      <w:ins w:id="312" w:author="Jade Raposa [2]" w:date="2024-10-14T22:59:00Z">
        <w:r>
          <w:rPr>
            <w:rFonts w:ascii="Georgia" w:eastAsia="Times New Roman" w:hAnsi="Georgia" w:cs="Times New Roman"/>
            <w:color w:val="000000"/>
            <w:lang w:eastAsia="en-PH"/>
          </w:rPr>
          <w:t xml:space="preserve">  .  .  .  .  </w:t>
        </w:r>
      </w:ins>
      <w:del w:id="313" w:author="Jade Raposa [2]" w:date="2024-10-14T22:5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64B3A365" w14:textId="77777777" w:rsidR="008F456D" w:rsidRDefault="00000000">
      <w:pPr>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2.9</w:t>
      </w:r>
      <w:r>
        <w:rPr>
          <w:rFonts w:ascii="Georgia" w:eastAsia="Times New Roman" w:hAnsi="Georgia" w:cs="Times New Roman"/>
          <w:color w:val="000000"/>
          <w:lang w:eastAsia="en-PH"/>
        </w:rPr>
        <w:tab/>
        <w:t xml:space="preserve">Common Challenge Students Face According to </w:t>
      </w:r>
      <w:proofErr w:type="gramStart"/>
      <w:r>
        <w:rPr>
          <w:rFonts w:ascii="Georgia" w:eastAsia="Times New Roman" w:hAnsi="Georgia" w:cs="Times New Roman"/>
          <w:color w:val="000000"/>
          <w:lang w:eastAsia="en-PH"/>
        </w:rPr>
        <w:t>Educators.  .</w:t>
      </w:r>
      <w:proofErr w:type="gramEnd"/>
      <w:r>
        <w:rPr>
          <w:rFonts w:ascii="Georgia" w:eastAsia="Times New Roman" w:hAnsi="Georgia" w:cs="Times New Roman"/>
          <w:color w:val="000000"/>
          <w:lang w:eastAsia="en-PH"/>
        </w:rPr>
        <w:t xml:space="preserve">  .  .  .  .  .  .  .  .  .  .  .  .  .  .  .  .   .  .  .  .  .  .  .  .  .  .  .  .  .  .  .  </w:t>
      </w:r>
      <w:ins w:id="314" w:author="Jade Raposa [2]"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35</w:t>
      </w:r>
    </w:p>
    <w:p w14:paraId="5A903DDF"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2.10</w:t>
      </w:r>
      <w:r>
        <w:rPr>
          <w:rFonts w:ascii="Georgia" w:eastAsia="Times New Roman" w:hAnsi="Georgia" w:cs="Times New Roman"/>
          <w:color w:val="000000"/>
          <w:lang w:eastAsia="en-PH"/>
        </w:rPr>
        <w:tab/>
        <w:t xml:space="preserve">Ways Personalized Assistance Can Impact </w:t>
      </w:r>
      <w:proofErr w:type="gramStart"/>
      <w:r>
        <w:rPr>
          <w:rFonts w:ascii="Georgia" w:eastAsia="Times New Roman" w:hAnsi="Georgia" w:cs="Times New Roman"/>
          <w:color w:val="000000"/>
          <w:lang w:eastAsia="en-PH"/>
        </w:rPr>
        <w:t>A</w:t>
      </w:r>
      <w:proofErr w:type="gramEnd"/>
      <w:r>
        <w:rPr>
          <w:rFonts w:ascii="Georgia" w:eastAsia="Times New Roman" w:hAnsi="Georgia" w:cs="Times New Roman"/>
          <w:color w:val="000000"/>
          <w:lang w:eastAsia="en-PH"/>
        </w:rPr>
        <w:t xml:space="preserve"> Student’s </w:t>
      </w:r>
    </w:p>
    <w:p w14:paraId="6AA2683B" w14:textId="77777777" w:rsidR="008F456D" w:rsidRDefault="00000000">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Academic Success and Learning </w:t>
      </w:r>
      <w:proofErr w:type="gramStart"/>
      <w:r>
        <w:rPr>
          <w:rFonts w:ascii="Georgia" w:eastAsia="Times New Roman" w:hAnsi="Georgia" w:cs="Times New Roman"/>
          <w:color w:val="000000"/>
          <w:lang w:eastAsia="en-PH"/>
        </w:rPr>
        <w:t>Experience.  .</w:t>
      </w:r>
      <w:proofErr w:type="gramEnd"/>
      <w:r>
        <w:rPr>
          <w:rFonts w:ascii="Georgia" w:eastAsia="Times New Roman" w:hAnsi="Georgia" w:cs="Times New Roman"/>
          <w:color w:val="000000"/>
          <w:lang w:eastAsia="en-PH"/>
        </w:rPr>
        <w:t>  .  .  .  .  .   .  .  .  .</w:t>
      </w:r>
      <w:ins w:id="315" w:author="Jade Raposa [2]" w:date="2024-10-14T22:59:00Z">
        <w:r>
          <w:rPr>
            <w:rFonts w:ascii="Georgia" w:eastAsia="Times New Roman" w:hAnsi="Georgia" w:cs="Times New Roman"/>
            <w:color w:val="000000"/>
            <w:lang w:eastAsia="en-PH"/>
          </w:rPr>
          <w:t xml:space="preserve">  .  .    </w:t>
        </w:r>
      </w:ins>
      <w:del w:id="316" w:author="Jade Raposa [2]" w:date="2024-10-14T22:59:00Z">
        <w:r>
          <w:rPr>
            <w:rFonts w:ascii="Georgia" w:eastAsia="Times New Roman" w:hAnsi="Georgia" w:cs="Times New Roman"/>
            <w:color w:val="000000"/>
            <w:lang w:eastAsia="en-PH"/>
          </w:rPr>
          <w:delText xml:space="preserve">  .  .   </w:delText>
        </w:r>
      </w:del>
      <w:r>
        <w:rPr>
          <w:rFonts w:ascii="Georgia" w:eastAsia="Times New Roman" w:hAnsi="Georgia" w:cs="Times New Roman"/>
          <w:color w:val="000000"/>
          <w:lang w:eastAsia="en-PH"/>
        </w:rPr>
        <w:t>36</w:t>
      </w:r>
    </w:p>
    <w:p w14:paraId="73857F90"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2.11</w:t>
      </w:r>
      <w:r>
        <w:rPr>
          <w:rFonts w:ascii="Georgia" w:eastAsia="Times New Roman" w:hAnsi="Georgia" w:cs="Times New Roman"/>
          <w:color w:val="000000"/>
          <w:lang w:eastAsia="en-PH"/>
        </w:rPr>
        <w:tab/>
        <w:t xml:space="preserve">Important Skills For Students To Develop In Their </w:t>
      </w:r>
      <w:proofErr w:type="gramStart"/>
      <w:r>
        <w:rPr>
          <w:rFonts w:ascii="Georgia" w:eastAsia="Times New Roman" w:hAnsi="Georgia" w:cs="Times New Roman"/>
          <w:color w:val="000000"/>
          <w:lang w:eastAsia="en-PH"/>
        </w:rPr>
        <w:t>Field.  .</w:t>
      </w:r>
      <w:proofErr w:type="gramEnd"/>
      <w:r>
        <w:rPr>
          <w:rFonts w:ascii="Georgia" w:eastAsia="Times New Roman" w:hAnsi="Georgia" w:cs="Times New Roman"/>
          <w:color w:val="000000"/>
          <w:lang w:eastAsia="en-PH"/>
        </w:rPr>
        <w:t xml:space="preserve">  .  .  .  . </w:t>
      </w:r>
      <w:ins w:id="317" w:author="Jade Raposa [2]" w:date="2024-10-14T22:59:00Z">
        <w:r>
          <w:rPr>
            <w:rFonts w:ascii="Georgia" w:eastAsia="Times New Roman" w:hAnsi="Georgia" w:cs="Times New Roman"/>
            <w:color w:val="000000"/>
            <w:lang w:eastAsia="en-PH"/>
          </w:rPr>
          <w:t xml:space="preserve"> </w:t>
        </w:r>
      </w:ins>
      <w:del w:id="318" w:author="Jade Raposa [2]"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w:t>
      </w:r>
      <w:ins w:id="319" w:author="Jade Raposa [2]"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37</w:t>
      </w:r>
    </w:p>
    <w:p w14:paraId="637BB93D"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2.12</w:t>
      </w:r>
      <w:r>
        <w:rPr>
          <w:rFonts w:ascii="Georgia" w:eastAsia="Times New Roman" w:hAnsi="Georgia" w:cs="Times New Roman"/>
          <w:color w:val="000000"/>
          <w:lang w:eastAsia="en-PH"/>
        </w:rPr>
        <w:tab/>
        <w:t xml:space="preserve">Educators Comfortability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Using Mobile Apps For </w:t>
      </w:r>
    </w:p>
    <w:p w14:paraId="1C7E31CE" w14:textId="77777777" w:rsidR="008F456D" w:rsidRDefault="00000000">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Helping, Connecting, and Supporting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w:t>
      </w:r>
      <w:ins w:id="320" w:author="Jade Raposa [2]" w:date="2024-10-14T22:59:00Z">
        <w:r>
          <w:rPr>
            <w:rFonts w:ascii="Georgia" w:eastAsia="Times New Roman" w:hAnsi="Georgia" w:cs="Times New Roman"/>
            <w:color w:val="000000"/>
            <w:lang w:eastAsia="en-PH"/>
          </w:rPr>
          <w:t xml:space="preserve">  </w:t>
        </w:r>
      </w:ins>
      <w:ins w:id="321" w:author="Jade Raposa [2]" w:date="2024-10-14T23:00:00Z">
        <w:r>
          <w:rPr>
            <w:rFonts w:ascii="Georgia" w:eastAsia="Times New Roman" w:hAnsi="Georgia" w:cs="Times New Roman"/>
            <w:color w:val="000000"/>
            <w:lang w:eastAsia="en-PH"/>
          </w:rPr>
          <w:t xml:space="preserve"> </w:t>
        </w:r>
      </w:ins>
      <w:ins w:id="322" w:author="Jade Raposa [2]" w:date="2024-10-14T22:59:00Z">
        <w:r>
          <w:rPr>
            <w:rFonts w:ascii="Georgia" w:eastAsia="Times New Roman" w:hAnsi="Georgia" w:cs="Times New Roman"/>
            <w:color w:val="000000"/>
            <w:lang w:eastAsia="en-PH"/>
          </w:rPr>
          <w:t xml:space="preserve"> </w:t>
        </w:r>
      </w:ins>
      <w:del w:id="323" w:author="Jade Raposa [2]"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38</w:t>
      </w:r>
    </w:p>
    <w:p w14:paraId="30495ABE"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2.13</w:t>
      </w:r>
      <w:r>
        <w:rPr>
          <w:rFonts w:ascii="Georgia" w:eastAsia="Times New Roman" w:hAnsi="Georgia" w:cs="Times New Roman"/>
          <w:color w:val="000000"/>
          <w:lang w:eastAsia="en-PH"/>
        </w:rPr>
        <w:tab/>
        <w:t xml:space="preserve">Educators Belief in Apps </w:t>
      </w:r>
      <w:proofErr w:type="gramStart"/>
      <w:r>
        <w:rPr>
          <w:rFonts w:ascii="Georgia" w:eastAsia="Times New Roman" w:hAnsi="Georgia" w:cs="Times New Roman"/>
          <w:color w:val="000000"/>
          <w:lang w:eastAsia="en-PH"/>
        </w:rPr>
        <w:t>For</w:t>
      </w:r>
      <w:proofErr w:type="gramEnd"/>
      <w:r>
        <w:rPr>
          <w:rFonts w:ascii="Georgia" w:eastAsia="Times New Roman" w:hAnsi="Georgia" w:cs="Times New Roman"/>
          <w:color w:val="000000"/>
          <w:lang w:eastAsia="en-PH"/>
        </w:rPr>
        <w:t xml:space="preserve"> Improving And </w:t>
      </w:r>
    </w:p>
    <w:p w14:paraId="092AF9A0" w14:textId="77777777" w:rsidR="008F456D" w:rsidRDefault="00000000">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Enhancing Student’s </w:t>
      </w:r>
      <w:proofErr w:type="gramStart"/>
      <w:r>
        <w:rPr>
          <w:rFonts w:ascii="Georgia" w:eastAsia="Times New Roman" w:hAnsi="Georgia" w:cs="Times New Roman"/>
          <w:color w:val="000000"/>
          <w:lang w:eastAsia="en-PH"/>
        </w:rPr>
        <w:t>Knowledge.  .</w:t>
      </w:r>
      <w:proofErr w:type="gramEnd"/>
      <w:r>
        <w:rPr>
          <w:rFonts w:ascii="Georgia" w:eastAsia="Times New Roman" w:hAnsi="Georgia" w:cs="Times New Roman"/>
          <w:color w:val="000000"/>
          <w:lang w:eastAsia="en-PH"/>
        </w:rPr>
        <w:t>  .  .  .  .  .  .  .  .  .  .  .  .  .  . </w:t>
      </w:r>
      <w:r>
        <w:rPr>
          <w:rFonts w:ascii="Georgia" w:eastAsia="Times New Roman" w:hAnsi="Georgia" w:cs="Times New Roman"/>
          <w:color w:val="000000"/>
          <w:lang w:eastAsia="en-PH"/>
        </w:rPr>
        <w:tab/>
        <w:t xml:space="preserve">.  .  .  .  </w:t>
      </w:r>
      <w:ins w:id="324" w:author="Jade Raposa [2]" w:date="2024-10-14T22:59:00Z">
        <w:r>
          <w:rPr>
            <w:rFonts w:ascii="Georgia" w:eastAsia="Times New Roman" w:hAnsi="Georgia" w:cs="Times New Roman"/>
            <w:color w:val="000000"/>
            <w:lang w:eastAsia="en-PH"/>
          </w:rPr>
          <w:t>.</w:t>
        </w:r>
      </w:ins>
      <w:del w:id="325" w:author="Jade Raposa [2]"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38</w:t>
      </w:r>
    </w:p>
    <w:p w14:paraId="50B7375B"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2.14</w:t>
      </w:r>
      <w:r>
        <w:rPr>
          <w:rFonts w:ascii="Georgia" w:eastAsia="Times New Roman" w:hAnsi="Georgia" w:cs="Times New Roman"/>
          <w:color w:val="000000"/>
          <w:lang w:eastAsia="en-PH"/>
        </w:rPr>
        <w:tab/>
        <w:t xml:space="preserve">Features Preferred By Educators For The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  .  .  .  .  . 39</w:t>
      </w:r>
    </w:p>
    <w:p w14:paraId="1FD37BCC"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User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  .  .  </w:t>
      </w:r>
      <w:ins w:id="326" w:author="Jade Raposa [2]"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0F40FD81"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Mentor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w:t>
      </w:r>
      <w:r>
        <w:rPr>
          <w:rFonts w:ascii="Georgia" w:eastAsia="Times New Roman" w:hAnsi="Georgia" w:cs="Times New Roman"/>
          <w:color w:val="000000"/>
          <w:lang w:eastAsia="en-PH"/>
        </w:rPr>
        <w:tab/>
        <w:t xml:space="preserve"> </w:t>
      </w:r>
      <w:ins w:id="327" w:author="Jade Raposa [2]"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4B4A00C6"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Mentee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  </w:t>
      </w:r>
      <w:ins w:id="328" w:author="Jade Raposa [2]"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710C8DA2"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Mentorship Request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w:t>
      </w:r>
      <w:del w:id="329" w:author="Jade Raposa [2]" w:date="2024-10-14T23:00: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  </w:t>
      </w:r>
      <w:ins w:id="330" w:author="Jade Raposa [2]"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19A5C2CB" w14:textId="77777777" w:rsidR="008F456D" w:rsidRDefault="00000000">
      <w:pPr>
        <w:spacing w:after="0" w:line="480" w:lineRule="auto"/>
        <w:ind w:left="720"/>
        <w:rPr>
          <w:ins w:id="331" w:author="Jade Raposa [2]" w:date="2024-10-16T21:53:00Z"/>
          <w:rFonts w:ascii="Georgia" w:eastAsia="Times New Roman" w:hAnsi="Georgia" w:cs="Times New Roman"/>
          <w:color w:val="000000"/>
          <w:lang w:eastAsia="en-PH"/>
        </w:rPr>
        <w:sectPr w:rsidR="008F456D">
          <w:headerReference w:type="first" r:id="rId26"/>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Content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w:t>
      </w:r>
      <w:r>
        <w:rPr>
          <w:rFonts w:ascii="Georgia" w:eastAsia="Times New Roman" w:hAnsi="Georgia" w:cs="Times New Roman"/>
          <w:color w:val="000000"/>
          <w:lang w:eastAsia="en-PH"/>
        </w:rPr>
        <w:tab/>
        <w:t>55</w:t>
      </w:r>
    </w:p>
    <w:p w14:paraId="09A27AAA" w14:textId="77777777" w:rsidR="008F456D" w:rsidRDefault="008F456D">
      <w:pPr>
        <w:spacing w:after="0" w:line="480" w:lineRule="auto"/>
        <w:ind w:left="720"/>
        <w:rPr>
          <w:del w:id="342" w:author="Jade Raposa [2]" w:date="2024-10-16T21:53:00Z"/>
          <w:rFonts w:ascii="Georgia" w:eastAsia="Times New Roman" w:hAnsi="Georgia" w:cs="Times New Roman"/>
          <w:lang w:eastAsia="en-PH"/>
        </w:rPr>
      </w:pPr>
    </w:p>
    <w:p w14:paraId="39487425"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3.6</w:t>
      </w:r>
      <w:r>
        <w:rPr>
          <w:rFonts w:ascii="Georgia" w:eastAsia="Times New Roman" w:hAnsi="Georgia" w:cs="Times New Roman"/>
          <w:color w:val="000000"/>
          <w:lang w:eastAsia="en-PH"/>
        </w:rPr>
        <w:tab/>
        <w:t xml:space="preserve">Assessment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w:t>
      </w:r>
      <w:ins w:id="343" w:author="Jade Raposa [2]" w:date="2024-10-14T23:00:00Z">
        <w:r>
          <w:rPr>
            <w:rFonts w:ascii="Georgia" w:eastAsia="Times New Roman" w:hAnsi="Georgia" w:cs="Times New Roman"/>
            <w:color w:val="000000"/>
            <w:lang w:eastAsia="en-PH"/>
          </w:rPr>
          <w:t xml:space="preserve">  .   </w:t>
        </w:r>
      </w:ins>
      <w:del w:id="344" w:author="Jade Raposa [2]" w:date="2024-10-14T23:0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55</w:t>
      </w:r>
    </w:p>
    <w:p w14:paraId="2B9C859C"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3.7</w:t>
      </w:r>
      <w:r>
        <w:rPr>
          <w:rFonts w:ascii="Georgia" w:eastAsia="Times New Roman" w:hAnsi="Georgia" w:cs="Times New Roman"/>
          <w:color w:val="000000"/>
          <w:lang w:eastAsia="en-PH"/>
        </w:rPr>
        <w:tab/>
        <w:t xml:space="preserve">Report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w:t>
      </w:r>
      <w:r>
        <w:rPr>
          <w:rFonts w:ascii="Georgia" w:eastAsia="Times New Roman" w:hAnsi="Georgia" w:cs="Times New Roman"/>
          <w:color w:val="000000"/>
          <w:lang w:eastAsia="en-PH"/>
        </w:rPr>
        <w:tab/>
        <w:t>56</w:t>
      </w:r>
    </w:p>
    <w:p w14:paraId="2EBE872B"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3.8</w:t>
      </w:r>
      <w:r>
        <w:rPr>
          <w:rFonts w:ascii="Georgia" w:eastAsia="Times New Roman" w:hAnsi="Georgia" w:cs="Times New Roman"/>
          <w:color w:val="000000"/>
          <w:lang w:eastAsia="en-PH"/>
        </w:rPr>
        <w:tab/>
        <w:t xml:space="preserve">Server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57</w:t>
      </w:r>
    </w:p>
    <w:p w14:paraId="5E5439C3"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3.9</w:t>
      </w:r>
      <w:r>
        <w:rPr>
          <w:rFonts w:ascii="Georgia" w:eastAsia="Times New Roman" w:hAnsi="Georgia" w:cs="Times New Roman"/>
          <w:color w:val="000000"/>
          <w:lang w:eastAsia="en-PH"/>
        </w:rPr>
        <w:tab/>
        <w:t xml:space="preserve">Client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w:t>
      </w:r>
      <w:r>
        <w:rPr>
          <w:rFonts w:ascii="Georgia" w:eastAsia="Times New Roman" w:hAnsi="Georgia" w:cs="Times New Roman"/>
          <w:color w:val="000000"/>
          <w:lang w:eastAsia="en-PH"/>
        </w:rPr>
        <w:tab/>
        <w:t xml:space="preserve"> 57</w:t>
      </w:r>
    </w:p>
    <w:p w14:paraId="6038D012"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3.10</w:t>
      </w:r>
      <w:r>
        <w:rPr>
          <w:rFonts w:ascii="Georgia" w:eastAsia="Times New Roman" w:hAnsi="Georgia" w:cs="Times New Roman"/>
          <w:color w:val="000000"/>
          <w:lang w:eastAsia="en-PH"/>
        </w:rPr>
        <w:tab/>
        <w:t xml:space="preserve">Recommended Software </w:t>
      </w:r>
      <w:proofErr w:type="gramStart"/>
      <w:r>
        <w:rPr>
          <w:rFonts w:ascii="Georgia" w:eastAsia="Times New Roman" w:hAnsi="Georgia" w:cs="Times New Roman"/>
          <w:color w:val="000000"/>
          <w:lang w:eastAsia="en-PH"/>
        </w:rPr>
        <w:t>Specifications.  .</w:t>
      </w:r>
      <w:proofErr w:type="gramEnd"/>
      <w:r>
        <w:rPr>
          <w:rFonts w:ascii="Georgia" w:eastAsia="Times New Roman" w:hAnsi="Georgia" w:cs="Times New Roman"/>
          <w:color w:val="000000"/>
          <w:lang w:eastAsia="en-PH"/>
        </w:rPr>
        <w:t>  .  .  .  .  .  .  .  .  .   .  .  .  .  .   59</w:t>
      </w:r>
    </w:p>
    <w:p w14:paraId="7E932165"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3.11</w:t>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Issue.  .</w:t>
      </w:r>
      <w:proofErr w:type="gramEnd"/>
      <w:r>
        <w:rPr>
          <w:rFonts w:ascii="Georgia" w:eastAsia="Times New Roman" w:hAnsi="Georgia" w:cs="Times New Roman"/>
          <w:color w:val="000000"/>
          <w:lang w:eastAsia="en-PH"/>
        </w:rPr>
        <w:t>  .  .  .  .  .  .  .  .  .  .  .  .  .  .  .  .  .  .  . .  .  .   .  .  .  .  .  .   60</w:t>
      </w:r>
    </w:p>
    <w:p w14:paraId="6D751E3E"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3.12</w:t>
      </w:r>
      <w:r>
        <w:rPr>
          <w:rFonts w:ascii="Georgia" w:eastAsia="Times New Roman" w:hAnsi="Georgia" w:cs="Times New Roman"/>
          <w:color w:val="000000"/>
          <w:lang w:eastAsia="en-PH"/>
        </w:rPr>
        <w:tab/>
        <w:t xml:space="preserve">Operational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xml:space="preserve">  .  .  .  .  .  .  .  .  .  .  .  .  .  .  .  . .  .  .  .   .  .  .  .  .  .   </w:t>
      </w:r>
      <w:ins w:id="345" w:author="Jade Raposa [2]"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62</w:t>
      </w:r>
    </w:p>
    <w:p w14:paraId="411628C9"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3.13</w:t>
      </w:r>
      <w:r>
        <w:rPr>
          <w:rFonts w:ascii="Georgia" w:eastAsia="Times New Roman" w:hAnsi="Georgia" w:cs="Times New Roman"/>
          <w:color w:val="000000"/>
          <w:lang w:eastAsia="en-PH"/>
        </w:rPr>
        <w:tab/>
        <w:t xml:space="preserve">Economic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  .  .  .  .  .  .  .  .  .  .  .  .  .  .  .  .  .  .  .  .  .  .  .  .  .  . </w:t>
      </w:r>
      <w:r>
        <w:rPr>
          <w:rFonts w:ascii="Georgia" w:eastAsia="Times New Roman" w:hAnsi="Georgia" w:cs="Times New Roman"/>
          <w:color w:val="000000"/>
          <w:lang w:eastAsia="en-PH"/>
        </w:rPr>
        <w:tab/>
      </w:r>
      <w:ins w:id="346" w:author="Jade Raposa [2]"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63</w:t>
      </w:r>
    </w:p>
    <w:p w14:paraId="0A276F07"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3.14</w:t>
      </w:r>
      <w:r>
        <w:rPr>
          <w:rFonts w:ascii="Georgia" w:eastAsia="Times New Roman" w:hAnsi="Georgia" w:cs="Times New Roman"/>
          <w:color w:val="000000"/>
          <w:lang w:eastAsia="en-PH"/>
        </w:rPr>
        <w:tab/>
        <w:t xml:space="preserve">Non-Functional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w:t>
      </w:r>
      <w:ins w:id="347" w:author="Jade Raposa [2]" w:date="2024-10-14T23:01:00Z">
        <w:r>
          <w:rPr>
            <w:rFonts w:ascii="Georgia" w:eastAsia="Times New Roman" w:hAnsi="Georgia" w:cs="Times New Roman"/>
            <w:color w:val="000000"/>
            <w:lang w:eastAsia="en-PH"/>
          </w:rPr>
          <w:t xml:space="preserve">  .  . </w:t>
        </w:r>
      </w:ins>
      <w:del w:id="348" w:author="Jade Raposa [2]"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25DB2860"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3.15</w:t>
      </w:r>
      <w:r>
        <w:rPr>
          <w:rFonts w:ascii="Georgia" w:eastAsia="Times New Roman" w:hAnsi="Georgia" w:cs="Times New Roman"/>
          <w:color w:val="000000"/>
          <w:lang w:eastAsia="en-PH"/>
        </w:rPr>
        <w:tab/>
        <w:t xml:space="preserve">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  .</w:t>
      </w:r>
      <w:ins w:id="349" w:author="Jade Raposa [2]" w:date="2024-10-14T23:01:00Z">
        <w:r>
          <w:rPr>
            <w:rFonts w:ascii="Georgia" w:eastAsia="Times New Roman" w:hAnsi="Georgia" w:cs="Times New Roman"/>
            <w:color w:val="000000"/>
            <w:lang w:eastAsia="en-PH"/>
          </w:rPr>
          <w:t xml:space="preserve">  .  </w:t>
        </w:r>
      </w:ins>
      <w:del w:id="350" w:author="Jade Raposa [2]"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66</w:t>
      </w:r>
    </w:p>
    <w:p w14:paraId="4E0B4AF3" w14:textId="77777777" w:rsidR="008F456D" w:rsidRDefault="00000000">
      <w:pPr>
        <w:spacing w:before="200" w:after="0" w:line="480" w:lineRule="auto"/>
        <w:ind w:left="720"/>
        <w:rPr>
          <w:rFonts w:ascii="Georgia" w:eastAsia="Times New Roman" w:hAnsi="Georgia" w:cs="Times New Roman"/>
          <w:color w:val="000000"/>
          <w:lang w:eastAsia="en-PH"/>
        </w:rPr>
        <w:sectPr w:rsidR="008F456D">
          <w:headerReference w:type="first" r:id="rId27"/>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3.16</w:t>
      </w:r>
      <w:r>
        <w:rPr>
          <w:rFonts w:ascii="Georgia" w:eastAsia="Times New Roman" w:hAnsi="Georgia" w:cs="Times New Roman"/>
          <w:color w:val="000000"/>
          <w:lang w:eastAsia="en-PH"/>
        </w:rPr>
        <w:tab/>
        <w:t xml:space="preserve">Gantt Chart Using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w:t>
      </w:r>
      <w:ins w:id="360" w:author="Jade Raposa [2]" w:date="2024-10-14T23:01:00Z">
        <w:r>
          <w:rPr>
            <w:rFonts w:ascii="Georgia" w:eastAsia="Times New Roman" w:hAnsi="Georgia" w:cs="Times New Roman"/>
            <w:color w:val="000000"/>
            <w:lang w:eastAsia="en-PH"/>
          </w:rPr>
          <w:t xml:space="preserve">  .  </w:t>
        </w:r>
      </w:ins>
      <w:del w:id="361" w:author="Jade Raposa [2]"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69059CF1" w14:textId="77777777" w:rsidR="008F456D" w:rsidRDefault="00000000" w:rsidP="008F456D">
      <w:pPr>
        <w:pStyle w:val="Heading1"/>
        <w:spacing w:before="0" w:beforeAutospacing="0" w:after="0" w:line="480" w:lineRule="auto"/>
        <w:pPrChange w:id="362" w:author="Jade Raposa [2]" w:date="2024-10-15T01:52:00Z">
          <w:pPr>
            <w:spacing w:after="0" w:line="480" w:lineRule="auto"/>
            <w:jc w:val="center"/>
          </w:pPr>
        </w:pPrChange>
      </w:pPr>
      <w:r>
        <w:lastRenderedPageBreak/>
        <w:t>Chapter 1</w:t>
      </w:r>
    </w:p>
    <w:p w14:paraId="1762B8F9" w14:textId="77777777" w:rsidR="008F456D" w:rsidRDefault="00000000">
      <w:pPr>
        <w:spacing w:before="264" w:after="0" w:line="480" w:lineRule="auto"/>
        <w:jc w:val="center"/>
        <w:rPr>
          <w:del w:id="363" w:author="Jade Raposa [2]" w:date="2024-10-15T01:51:00Z"/>
          <w:rFonts w:ascii="Georgia" w:eastAsia="Times New Roman" w:hAnsi="Georgia" w:cs="Times New Roman"/>
          <w:lang w:eastAsia="en-PH"/>
        </w:rPr>
      </w:pPr>
      <w:commentRangeStart w:id="364"/>
      <w:commentRangeStart w:id="365"/>
      <w:del w:id="366" w:author="Jade Raposa [2]" w:date="2024-10-15T01:51:00Z">
        <w:r>
          <w:rPr>
            <w:rFonts w:ascii="Georgia" w:eastAsia="Times New Roman" w:hAnsi="Georgia" w:cs="Times New Roman"/>
            <w:b/>
            <w:bCs/>
            <w:color w:val="000000"/>
            <w:lang w:eastAsia="en-PH"/>
          </w:rPr>
          <w:delText>INTRODUCTION</w:delText>
        </w:r>
      </w:del>
    </w:p>
    <w:p w14:paraId="415EDFC1" w14:textId="77777777" w:rsidR="008F456D" w:rsidRDefault="00000000">
      <w:pPr>
        <w:spacing w:before="264" w:after="0" w:line="480" w:lineRule="auto"/>
        <w:ind w:firstLine="720"/>
        <w:jc w:val="both"/>
        <w:rPr>
          <w:del w:id="367" w:author="Jade Raposa [2]" w:date="2024-10-15T01:51:00Z"/>
          <w:rFonts w:ascii="Georgia" w:eastAsia="Times New Roman" w:hAnsi="Georgia" w:cs="Times New Roman"/>
          <w:lang w:eastAsia="en-PH"/>
        </w:rPr>
      </w:pPr>
      <w:del w:id="368" w:author="Jade Raposa [2]" w:date="2024-10-15T01:51:00Z">
        <w:r>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364"/>
        <w:r>
          <w:rPr>
            <w:rStyle w:val="CommentReference"/>
          </w:rPr>
          <w:commentReference w:id="364"/>
        </w:r>
        <w:commentRangeEnd w:id="365"/>
        <w:r>
          <w:rPr>
            <w:rStyle w:val="CommentReference"/>
          </w:rPr>
          <w:commentReference w:id="365"/>
        </w:r>
      </w:del>
    </w:p>
    <w:p w14:paraId="6FBACAE6" w14:textId="77777777" w:rsidR="008F456D" w:rsidRDefault="00000000">
      <w:pPr>
        <w:spacing w:before="264"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PROJECT CONTEXT</w:t>
      </w:r>
    </w:p>
    <w:p w14:paraId="46CA5450" w14:textId="77777777" w:rsidR="008F456D" w:rsidRPr="008F456D" w:rsidRDefault="00000000" w:rsidP="008F456D">
      <w:pPr>
        <w:spacing w:before="264" w:line="480" w:lineRule="auto"/>
        <w:ind w:firstLine="720"/>
        <w:jc w:val="both"/>
        <w:rPr>
          <w:rFonts w:ascii="Georgia" w:hAnsi="Georgia"/>
          <w:color w:val="000000"/>
          <w:lang w:val="en-US"/>
          <w:rPrChange w:id="369" w:author="Jade Raposa [2]" w:date="2024-10-20T17:19:00Z">
            <w:rPr>
              <w:rFonts w:ascii="Georgia" w:eastAsia="Times New Roman" w:hAnsi="Georgia" w:cs="Times New Roman"/>
              <w:lang w:eastAsia="en-PH"/>
            </w:rPr>
          </w:rPrChange>
        </w:rPr>
        <w:pPrChange w:id="370" w:author="Jade Raposa [2]" w:date="2024-10-20T17:25:00Z">
          <w:pPr>
            <w:spacing w:before="264" w:after="0" w:line="480" w:lineRule="auto"/>
            <w:jc w:val="both"/>
          </w:pPr>
        </w:pPrChange>
      </w:pPr>
      <w:ins w:id="371" w:author="Jade Raposa [2]" w:date="2024-10-20T17:40:00Z">
        <w:r>
          <w:rPr>
            <w:rFonts w:ascii="Georgia" w:eastAsia="Times New Roman" w:hAnsi="Georgia" w:cs="Times New Roman"/>
            <w:color w:val="000000"/>
            <w:lang w:eastAsia="en-PH"/>
          </w:rPr>
          <w:t xml:space="preserve">In the ever-evolving landscape of education, engaging and effective tools are essential to meet the diverse needs of learners. The proposed project, "Mentor-Shift: A Mobile Platform Solution for Personalized Tutoring," envisions a pioneering mobile application designed to address critical gaps in the current educational support systems. These gaps include the difficulty in finding suitable mentors, the lack of learning approaches, and the challenges in tracking academic progress and certification. Mentor-Shift aligns with the 17 UNESCO Sustainable Development Goals, specifically under Quality Education (SDG-4), Decent Work and Economic Growth (SDG-8), Reduced Inequalities (SDG-10), and Sustainable Cities and Communities (SDG-11). SDG-4 encompasses various aspects, and our project focuses on addressing two of these issues: "Accessible Learning Opportunities" and "Support for Lifelong Learning." Mentor-Shift adheres to Accessible Learning Opportunities by providing a platform where students can connect with mentors anytime, anywhere, thus making educational support more inclusive and flexible. It also supports Lifelong Learning by equipping individuals with critical skills and information through personalized mentoring programs powered by mobile apps. SDG-8, or Decent Work and Economic Growth, is addressed by equipping users with the skills and knowledge necessary for meaningful employment and economic contribution. MENTOR-SHIFT aligns with SDG-10, Reduced Inequalities, by reducing educational barriers and providing mentorship opportunities for marginalized groups, ensuring that everyone has access to quality education and support. Finally, SDG-11, Sustainable Cities and Communities, is supported </w:t>
        </w:r>
      </w:ins>
      <w:ins w:id="372" w:author="Jade Raposa [2]" w:date="2024-10-26T03:27:00Z">
        <w:r>
          <w:rPr>
            <w:rFonts w:ascii="Georgia" w:eastAsia="Times New Roman" w:hAnsi="Georgia" w:cs="Times New Roman"/>
            <w:color w:val="000000"/>
            <w:lang w:eastAsia="en-PH"/>
          </w:rPr>
          <w:t>by</w:t>
        </w:r>
      </w:ins>
      <w:ins w:id="373" w:author="Jade Raposa [2]" w:date="2024-10-20T17:40:00Z">
        <w:r>
          <w:rPr>
            <w:rFonts w:ascii="Georgia" w:eastAsia="Times New Roman" w:hAnsi="Georgia" w:cs="Times New Roman"/>
            <w:color w:val="000000"/>
            <w:lang w:eastAsia="en-PH"/>
          </w:rPr>
          <w:t xml:space="preserve"> digital platforms to reduce educational gaps and promote inclusive learning environments. By integrating elements of mentorship, tutoring, and peer tutoring, Mentor-Shift fosters positive relationships between mentors and mentees, facilitates collaborative learning environments, and promotes academic success. Features such as automated assessments, detailed reports, and achievement tracking </w:t>
        </w:r>
        <w:r>
          <w:rPr>
            <w:rFonts w:ascii="Georgia" w:eastAsia="Times New Roman" w:hAnsi="Georgia" w:cs="Times New Roman"/>
            <w:color w:val="000000"/>
            <w:lang w:eastAsia="en-PH"/>
          </w:rPr>
          <w:lastRenderedPageBreak/>
          <w:t>enhance user engagement and provide valuable feedback to support continuous learning and improvement. Overall, the app represents a comprehensive solution that empowers users to take charge of their education, overcome obstacles, and achieve their academic goals effectively, accelerating progress toward several SDGs and creating a more equitable and sustainable future.</w:t>
        </w:r>
      </w:ins>
      <w:commentRangeStart w:id="374"/>
      <w:commentRangeStart w:id="375"/>
      <w:commentRangeStart w:id="376"/>
      <w:commentRangeStart w:id="377"/>
      <w:del w:id="378" w:author="Jade Raposa [2]" w:date="2024-10-20T17:19:00Z">
        <w:r>
          <w:rPr>
            <w:rFonts w:ascii="Georgia" w:eastAsia="Times New Roman" w:hAnsi="Georgia" w:cs="Times New Roman"/>
            <w:color w:val="000000"/>
            <w:lang w:eastAsia="en-PH"/>
          </w:rPr>
          <w:delTex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delText>
        </w:r>
        <w:commentRangeEnd w:id="374"/>
        <w:r>
          <w:rPr>
            <w:rStyle w:val="CommentReference"/>
          </w:rPr>
          <w:commentReference w:id="374"/>
        </w:r>
        <w:r>
          <w:rPr>
            <w:rFonts w:ascii="Georgia" w:eastAsia="Times New Roman" w:hAnsi="Georgia" w:cs="Times New Roman"/>
            <w:color w:val="000000"/>
            <w:lang w:eastAsia="en-PH"/>
          </w:rPr>
          <w:br/>
        </w:r>
        <w:r>
          <w:rPr>
            <w:rFonts w:ascii="Georgia" w:eastAsia="Times New Roman" w:hAnsi="Georgia" w:cs="Times New Roman"/>
            <w:color w:val="000000"/>
            <w:lang w:eastAsia="en-PH"/>
          </w:rPr>
          <w:tab/>
        </w:r>
        <w:commentRangeStart w:id="379"/>
        <w:r>
          <w:rPr>
            <w:rFonts w:ascii="Georgia" w:eastAsia="Times New Roman" w:hAnsi="Georgia" w:cs="Times New Roman"/>
            <w:color w:val="000000"/>
            <w:lang w:eastAsia="en-PH"/>
          </w:rPr>
          <w:delTex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delText>
        </w:r>
      </w:del>
      <w:del w:id="380" w:author="Jade Raposa [2]" w:date="2024-10-15T01:52:00Z">
        <w:r>
          <w:rPr>
            <w:rFonts w:ascii="Georgia" w:eastAsia="Times New Roman" w:hAnsi="Georgia" w:cs="Times New Roman"/>
            <w:color w:val="000000"/>
            <w:lang w:eastAsia="en-PH"/>
          </w:rPr>
          <w:delText>by the use of</w:delText>
        </w:r>
      </w:del>
      <w:del w:id="381" w:author="Jade Raposa [2]" w:date="2024-10-20T17:19:00Z">
        <w:r>
          <w:rPr>
            <w:rFonts w:ascii="Georgia" w:eastAsia="Times New Roman" w:hAnsi="Georgia" w:cs="Times New Roman"/>
            <w:color w:val="000000"/>
            <w:lang w:eastAsia="en-PH"/>
          </w:rPr>
          <w:delTex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delText>
        </w:r>
        <w:commentRangeEnd w:id="379"/>
        <w:r>
          <w:rPr>
            <w:rStyle w:val="CommentReference"/>
          </w:rPr>
          <w:commentReference w:id="379"/>
        </w:r>
      </w:del>
      <w:commentRangeEnd w:id="375"/>
      <w:r>
        <w:rPr>
          <w:rStyle w:val="CommentReference"/>
        </w:rPr>
        <w:commentReference w:id="375"/>
      </w:r>
      <w:commentRangeEnd w:id="376"/>
      <w:r>
        <w:rPr>
          <w:rStyle w:val="CommentReference"/>
        </w:rPr>
        <w:commentReference w:id="376"/>
      </w:r>
      <w:commentRangeEnd w:id="377"/>
      <w:r>
        <w:rPr>
          <w:rStyle w:val="CommentReference"/>
        </w:rPr>
        <w:commentReference w:id="377"/>
      </w:r>
    </w:p>
    <w:p w14:paraId="4227031F" w14:textId="4592D994" w:rsidR="002A1C3E" w:rsidRPr="002A1C3E" w:rsidRDefault="002A1C3E" w:rsidP="002A1C3E">
      <w:pPr>
        <w:spacing w:before="240"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 xml:space="preserve">Personalized learning is a crucial educational strategy that tailors instruction to individual students' needs, interests, and abilities, aiming to enhance student engagement, motivation, and academic success by accommodating individual variations. Research emphasizes the importance of technology integration in creating effective personalized learning models, as discussed by </w:t>
      </w:r>
      <w:proofErr w:type="spellStart"/>
      <w:r w:rsidRPr="002A1C3E">
        <w:rPr>
          <w:rFonts w:ascii="Georgia" w:eastAsia="Times New Roman" w:hAnsi="Georgia" w:cs="Times New Roman"/>
          <w:color w:val="000000"/>
          <w:lang w:eastAsia="en-PH"/>
        </w:rPr>
        <w:t>Shemshack</w:t>
      </w:r>
      <w:proofErr w:type="spellEnd"/>
      <w:r w:rsidRPr="002A1C3E">
        <w:rPr>
          <w:rFonts w:ascii="Georgia" w:eastAsia="Times New Roman" w:hAnsi="Georgia" w:cs="Times New Roman"/>
          <w:color w:val="000000"/>
          <w:lang w:eastAsia="en-PH"/>
        </w:rPr>
        <w:t xml:space="preserve"> (2020), who views personalized learning as a natural human activity shaped by experiences. This aligns with Mentor-Shift's use of mobile technology to provide personalized tutoring experiences.</w:t>
      </w:r>
    </w:p>
    <w:p w14:paraId="00F39997" w14:textId="41BB32A6"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benefits and challenges of personalized learning, along with the role of learning analytics, are highlighted by Khor (2023). Learning analytics can be leveraged within Mentor-Shift to track student progress and tailor mentorship accordingly. Additionally, Zhang (2020) underscores the need for collaboration across disciplines, government policies, and historical context in personalized learning, suggesting that Mentor-Shift could enhance its effectiveness through partnerships with educational institutions and policymakers.</w:t>
      </w:r>
    </w:p>
    <w:p w14:paraId="753D20ED" w14:textId="4D36933C"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flexibility and personalization of learning, as seen in the Open High School Program for senior high learners, are emphasized by Mirasol (2023). Mentor-Shift supports this by allowing students to learn at their own pace and according to their preferences through its mobile-based platform. Lagman (2017) points out the challenges faced by students in one-size-fits-all learning environments, particularly those with learning difficulties. Mentor-Shift addresses this by providing customized learning paths and resources tailored to individual needs.</w:t>
      </w:r>
    </w:p>
    <w:p w14:paraId="7DE43A0E" w14:textId="16608BBE" w:rsidR="008F456D" w:rsidRPr="00A25A48" w:rsidRDefault="002A1C3E" w:rsidP="00A25A48">
      <w:pPr>
        <w:spacing w:before="240" w:after="0" w:line="480" w:lineRule="auto"/>
        <w:ind w:firstLine="720"/>
        <w:jc w:val="both"/>
        <w:rPr>
          <w:ins w:id="382" w:author="Jade Raposa [2]" w:date="2024-10-20T17:42:00Z"/>
          <w:rFonts w:ascii="Georgia" w:eastAsia="Times New Roman" w:hAnsi="Georgia" w:cs="Times New Roman"/>
          <w:color w:val="000000"/>
          <w:lang w:eastAsia="en-PH"/>
        </w:rPr>
        <w:pPrChange w:id="383" w:author="Jade Raposa [2]" w:date="2024-10-20T17:42:00Z">
          <w:pPr>
            <w:spacing w:after="0" w:line="480" w:lineRule="auto"/>
            <w:ind w:firstLine="720"/>
            <w:jc w:val="both"/>
          </w:pPr>
        </w:pPrChange>
      </w:pPr>
      <w:r w:rsidRPr="002A1C3E">
        <w:rPr>
          <w:rFonts w:ascii="Georgia" w:eastAsia="Times New Roman" w:hAnsi="Georgia" w:cs="Times New Roman"/>
          <w:color w:val="000000"/>
          <w:lang w:eastAsia="en-PH"/>
        </w:rPr>
        <w:t xml:space="preserve">To improve learning efficiency and recommend appropriate content for individual learners, personalized e-learning platforms have been developed, offering tailored learning paths. </w:t>
      </w:r>
      <w:r w:rsidRPr="002A1C3E">
        <w:rPr>
          <w:rFonts w:ascii="Georgia" w:eastAsia="Times New Roman" w:hAnsi="Georgia" w:cs="Times New Roman"/>
          <w:color w:val="000000"/>
          <w:lang w:eastAsia="en-PH"/>
        </w:rPr>
        <w:lastRenderedPageBreak/>
        <w:t>This approach is embodied by Mentor-Shift, which provides tailored mentorship and educational resources to cater to specific learning needs and preferences.</w:t>
      </w:r>
      <w:r w:rsidR="00A25A48">
        <w:rPr>
          <w:rFonts w:ascii="Georgia" w:eastAsia="Times New Roman" w:hAnsi="Georgia" w:cs="Times New Roman"/>
          <w:color w:val="000000"/>
          <w:lang w:eastAsia="en-PH"/>
        </w:rPr>
        <w:t xml:space="preserve"> </w:t>
      </w:r>
      <w:r w:rsidRPr="002A1C3E">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contribute to creating effective personalized learning environments. As educational institutions explore and implement personalized learning approaches, it is critical to use research and practice insights to improve teaching and learning for all students. Mentor-Shift leverages these insights to provide a comprehensive, flexible, and personalized tutoring platform that addresses the diverse needs of students, ultimately enhancing their academic success and engagement.</w:t>
      </w:r>
    </w:p>
    <w:p w14:paraId="452D459D" w14:textId="3D41741E"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E-learning and mobile learning (m-learning) are transformative approaches to education that leverage technology to deliver learning content, offering flexibility, accessibility, and customization. E-learning encompasses resources accessed via computers or the internet, while m-learning utilizes mobile devices like smartphones and tablets for anytime, anywhere learning. These methods have revolutionized education in the digital age.</w:t>
      </w:r>
    </w:p>
    <w:p w14:paraId="74D4716C" w14:textId="77777777"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Research by </w:t>
      </w:r>
      <w:proofErr w:type="spellStart"/>
      <w:r w:rsidRPr="00833F95">
        <w:rPr>
          <w:rFonts w:ascii="Georgia" w:eastAsia="Times New Roman" w:hAnsi="Georgia" w:cs="Times New Roman"/>
          <w:color w:val="000000"/>
          <w:lang w:eastAsia="en-PH"/>
        </w:rPr>
        <w:t>Pimmer</w:t>
      </w:r>
      <w:proofErr w:type="spellEnd"/>
      <w:r w:rsidRPr="00833F95">
        <w:rPr>
          <w:rFonts w:ascii="Georgia" w:eastAsia="Times New Roman" w:hAnsi="Georgia" w:cs="Times New Roman"/>
          <w:color w:val="000000"/>
          <w:lang w:eastAsia="en-PH"/>
        </w:rPr>
        <w:t xml:space="preserve"> (2016) highlights the positive outcomes of mobile learning in higher education, particularly with </w:t>
      </w:r>
      <w:proofErr w:type="spellStart"/>
      <w:r w:rsidRPr="00833F95">
        <w:rPr>
          <w:rFonts w:ascii="Georgia" w:eastAsia="Times New Roman" w:hAnsi="Georgia" w:cs="Times New Roman"/>
          <w:color w:val="000000"/>
          <w:lang w:eastAsia="en-PH"/>
        </w:rPr>
        <w:t>instructionist</w:t>
      </w:r>
      <w:proofErr w:type="spellEnd"/>
      <w:r w:rsidRPr="00833F95">
        <w:rPr>
          <w:rFonts w:ascii="Georgia" w:eastAsia="Times New Roman" w:hAnsi="Georgia" w:cs="Times New Roman"/>
          <w:color w:val="000000"/>
          <w:lang w:eastAsia="en-PH"/>
        </w:rPr>
        <w:t xml:space="preserve"> and hybrid designs, although evidence for broad application remains limited. Chen (2023) provides a systematic view of mobile device ownership and its implications for learning, showing students' evolving beliefs about the value of mobile technology. This underscores the importance of institutions establishing effective mobile strategies, which Mentor-Shift can leverage to enhance its platform.</w:t>
      </w:r>
    </w:p>
    <w:p w14:paraId="151030D3" w14:textId="77777777"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p>
    <w:p w14:paraId="5F2093C2" w14:textId="051978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Sebastian (2024) explores the flipped learning model in online environments, emphasizing its effectiveness in preparing students for a complex and ever-changing world. This model highlights the impact of educational technology on student performance and learning </w:t>
      </w:r>
      <w:r w:rsidRPr="00833F95">
        <w:rPr>
          <w:rFonts w:ascii="Georgia" w:eastAsia="Times New Roman" w:hAnsi="Georgia" w:cs="Times New Roman"/>
          <w:color w:val="000000"/>
          <w:lang w:eastAsia="en-PH"/>
        </w:rPr>
        <w:lastRenderedPageBreak/>
        <w:t xml:space="preserve">outcomes, which Mentor-Shift can incorporate to enhance its tutoring services. </w:t>
      </w:r>
      <w:proofErr w:type="spellStart"/>
      <w:r w:rsidRPr="00833F95">
        <w:rPr>
          <w:rFonts w:ascii="Georgia" w:eastAsia="Times New Roman" w:hAnsi="Georgia" w:cs="Times New Roman"/>
          <w:color w:val="000000"/>
          <w:lang w:eastAsia="en-PH"/>
        </w:rPr>
        <w:t>Mobo</w:t>
      </w:r>
      <w:proofErr w:type="spellEnd"/>
      <w:r w:rsidRPr="00833F95">
        <w:rPr>
          <w:rFonts w:ascii="Georgia" w:eastAsia="Times New Roman" w:hAnsi="Georgia" w:cs="Times New Roman"/>
          <w:color w:val="000000"/>
          <w:lang w:eastAsia="en-PH"/>
        </w:rPr>
        <w:t xml:space="preserve"> (2019) discusses the benefits of e-learning, including flexibility, accessibility, and improved academic performance through electronic tools and resources. E-learning is defined as a cost-efficient, skill-developing, and flexible learning system, aligning with Mentor-Shift's goals.</w:t>
      </w:r>
    </w:p>
    <w:p w14:paraId="1D844FF2" w14:textId="32F5E3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Bacolod (2022) shows how mobile learning is a flexible and innovative solution for restricted learning, especially during natural disasters and pandemics, where traditional face-to-face instruction is disrupted. This flexibility is a core feature of Mentor-Shift, allowing continuous learning despite external challenges. </w:t>
      </w:r>
      <w:proofErr w:type="spellStart"/>
      <w:r w:rsidRPr="00833F95">
        <w:rPr>
          <w:rFonts w:ascii="Georgia" w:eastAsia="Times New Roman" w:hAnsi="Georgia" w:cs="Times New Roman"/>
          <w:color w:val="000000"/>
          <w:lang w:eastAsia="en-PH"/>
        </w:rPr>
        <w:t>Fabito</w:t>
      </w:r>
      <w:proofErr w:type="spellEnd"/>
      <w:r w:rsidRPr="00833F95">
        <w:rPr>
          <w:rFonts w:ascii="Georgia" w:eastAsia="Times New Roman" w:hAnsi="Georgia" w:cs="Times New Roman"/>
          <w:color w:val="000000"/>
          <w:lang w:eastAsia="en-PH"/>
        </w:rPr>
        <w:t xml:space="preserve"> (2017) provides insights into the factors contributing to the effectiveness of mobile learning, highlighting students' perceptions and the key factors influencing their success in using mobile devices for learning purposes. These insights can guide Mentor-Shift in optimizing its platform for better user engagement and learning outcomes.</w:t>
      </w:r>
    </w:p>
    <w:p w14:paraId="4C6DFFA9" w14:textId="77777777" w:rsid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These studies indicate that e-learning and m-learning offer significant benefits in education, including flexibility, accessibility, and customization.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e-learning and m-learning are vital components of contemporary education, providing cost-efficient, skill-developing, and flexible learning solutions adaptable to various disruptions. Mentor-Shift leverages these insights to offer a comprehensive, flexible, and personalized tutoring platform that addresses the diverse needs of students, ultimately enhancing their academic success and engagement.</w:t>
      </w:r>
    </w:p>
    <w:p w14:paraId="59190BE0" w14:textId="7C08AE00" w:rsidR="000E1241" w:rsidRPr="000E1241" w:rsidRDefault="000E1241" w:rsidP="000E1241">
      <w:pPr>
        <w:shd w:val="clear" w:color="auto" w:fill="FFFFFF"/>
        <w:spacing w:before="240"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Tutorship, mentorship, and peer mentoring are integral components of educational support systems, each uniquely contributing to personal and academic development. Mentorship, </w:t>
      </w:r>
      <w:r w:rsidRPr="000E1241">
        <w:rPr>
          <w:rFonts w:ascii="Georgia" w:eastAsia="Times New Roman" w:hAnsi="Georgia" w:cs="Times New Roman"/>
          <w:color w:val="000000"/>
          <w:lang w:eastAsia="en-PH"/>
        </w:rPr>
        <w:lastRenderedPageBreak/>
        <w:t>as highlighted by Arnesson (2017), serves as a pedagogic tool that bridges theory and practice in higher education, emphasizing the mentor's role in students' learning and professional growth. This aligns with Mentor-Shift's goal of providing personalized guidance to enhance academic and career development. Thakare (2019) and Farheen (2018) delve into software development for online mentoring systems, recognizing the potential of mentorship to transfer knowledge and foster positive mentor-mentee relationships. This is directly relevant to Mentor-Shift's focus on creating a robust online mentoring platform.</w:t>
      </w:r>
    </w:p>
    <w:p w14:paraId="06EA02A8" w14:textId="4E5A5F59"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Chung (2022) explores mobile app development aimed at enhancing online peer tutoring experiences, emphasizing the importance of both face-to-face and remote mentoring sessions. This supports Mentor-Shift's approach of integrating mobile technology to facilitate seamless mentoring interactions. Research by Gutierrez (2016) identifies cultivation phases and formal mentoring programs as key contributors to mentoring effectiveness, particularly beneficial for junior faculty members. This insight can be applied to Mentor-Shift to structure effective mentoring phases.</w:t>
      </w:r>
    </w:p>
    <w:p w14:paraId="43A09E32" w14:textId="0141A4C2"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Bercasio (2016) and Balan (2015) examine the impact of peer mentoring on skill enhancement and research competency, demonstrating positive outcomes in problem-solving and research skill development. These findings underscore the value of peer mentoring features within Mentor-Shift. </w:t>
      </w:r>
      <w:proofErr w:type="spellStart"/>
      <w:r w:rsidRPr="000E1241">
        <w:rPr>
          <w:rFonts w:ascii="Georgia" w:eastAsia="Times New Roman" w:hAnsi="Georgia" w:cs="Times New Roman"/>
          <w:color w:val="000000"/>
          <w:lang w:eastAsia="en-PH"/>
        </w:rPr>
        <w:t>Campit</w:t>
      </w:r>
      <w:proofErr w:type="spellEnd"/>
      <w:r w:rsidRPr="000E1241">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This highlights the broad applicability of Mentor-Shift in various academic and professional contexts.</w:t>
      </w:r>
    </w:p>
    <w:p w14:paraId="062BFF13" w14:textId="76038CE8"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Combo (2023) and Calo (2020) provide insights into the design and implementation of mentorship systems, focusing on research competency development and tutorial efficiency. These insights can guide the development of Mentor-Shift's features to ensure effective mentorship. Salinas (2024) and </w:t>
      </w:r>
      <w:proofErr w:type="spellStart"/>
      <w:r w:rsidRPr="000E1241">
        <w:rPr>
          <w:rFonts w:ascii="Georgia" w:eastAsia="Times New Roman" w:hAnsi="Georgia" w:cs="Times New Roman"/>
          <w:color w:val="000000"/>
          <w:lang w:eastAsia="en-PH"/>
        </w:rPr>
        <w:t>Vecaldo</w:t>
      </w:r>
      <w:proofErr w:type="spellEnd"/>
      <w:r w:rsidRPr="000E1241">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This </w:t>
      </w:r>
      <w:r w:rsidRPr="000E1241">
        <w:rPr>
          <w:rFonts w:ascii="Georgia" w:eastAsia="Times New Roman" w:hAnsi="Georgia" w:cs="Times New Roman"/>
          <w:color w:val="000000"/>
          <w:lang w:eastAsia="en-PH"/>
        </w:rPr>
        <w:lastRenderedPageBreak/>
        <w:t>emphasizes the importance of peer mentoring in diverse educational settings, which Mentor-Shift aims to support.</w:t>
      </w:r>
    </w:p>
    <w:p w14:paraId="527737FF" w14:textId="0CB42531"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Torres (2022) addresses the need for mobile solutions for accessing tutoring services, emphasizing the importance of reliable tutor-parent connections. This aligns with Mentor-Shift's objective to provide a reliable and accessible mobile platform for tutoring and mentoring.</w:t>
      </w:r>
    </w:p>
    <w:p w14:paraId="27662C5D" w14:textId="42AC1990" w:rsidR="008F456D" w:rsidRDefault="000E1241" w:rsidP="000E1241">
      <w:pPr>
        <w:shd w:val="clear" w:color="auto" w:fill="FFFFFF"/>
        <w:spacing w:after="0" w:line="480" w:lineRule="auto"/>
        <w:ind w:firstLine="720"/>
        <w:jc w:val="both"/>
        <w:rPr>
          <w:rFonts w:ascii="Georgia" w:eastAsia="Times New Roman" w:hAnsi="Georgia" w:cs="Times New Roman"/>
          <w:lang w:eastAsia="en-PH"/>
        </w:rPr>
      </w:pPr>
      <w:r w:rsidRPr="000E1241">
        <w:rPr>
          <w:rFonts w:ascii="Georgia" w:eastAsia="Times New Roman" w:hAnsi="Georgia" w:cs="Times New Roman"/>
          <w:color w:val="000000"/>
          <w:lang w:eastAsia="en-PH"/>
        </w:rPr>
        <w:t>These studies collectively emphasize the significant effects of mentoring, tutoring, and peer tutoring on personal and academic development. Mentorship programs offer invaluable guidance and support, fostering positive relationships between mentors and mentees, which enhance academic performance, career development, and research competency. Similarly, tutoring systems facilitate personalized learning experiences and academic success, improving reading performance, research skills, and subject proficiency among students. Peer tutoring methods and programs promote collaborative learning, mutual empowerment, and academic achievement among peers, fostering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 Mentor-Shift leverages these insights to provide a comprehensive, flexible, and personalized tutoring platform that addresses the diverse needs of students, ultimately enhancing their academic success and engagement.</w:t>
      </w:r>
    </w:p>
    <w:p w14:paraId="6E96D678" w14:textId="6E17B5C6" w:rsidR="00531FCC" w:rsidRDefault="00531FCC" w:rsidP="00531FCC">
      <w:pPr>
        <w:spacing w:before="240" w:after="0" w:line="480" w:lineRule="auto"/>
        <w:ind w:firstLine="720"/>
        <w:jc w:val="both"/>
        <w:rPr>
          <w:rFonts w:ascii="Georgia" w:eastAsia="Times New Roman" w:hAnsi="Georgia" w:cs="Times New Roman"/>
          <w:color w:val="000000"/>
          <w:lang w:eastAsia="en-PH"/>
        </w:rPr>
        <w:sectPr w:rsidR="00531FCC">
          <w:headerReference w:type="default" r:id="rId28"/>
          <w:headerReference w:type="first" r:id="rId29"/>
          <w:pgSz w:w="12240" w:h="15840"/>
          <w:pgMar w:top="1530" w:right="1440" w:bottom="1440" w:left="1440" w:header="1170" w:footer="720" w:gutter="0"/>
          <w:pgNumType w:start="6"/>
          <w:cols w:space="708"/>
          <w:titlePg/>
          <w:docGrid w:linePitch="360"/>
        </w:sectPr>
      </w:pPr>
      <w:r w:rsidRPr="00531FCC">
        <w:rPr>
          <w:rFonts w:ascii="Georgia" w:eastAsia="Times New Roman" w:hAnsi="Georgia" w:cs="Times New Roman"/>
          <w:color w:val="000000"/>
          <w:lang w:eastAsia="en-PH"/>
        </w:rPr>
        <w:t xml:space="preserve">The collective insights from these studies </w:t>
      </w:r>
      <w:r w:rsidR="00A93238">
        <w:rPr>
          <w:rFonts w:ascii="Georgia" w:eastAsia="Times New Roman" w:hAnsi="Georgia" w:cs="Times New Roman"/>
          <w:color w:val="000000"/>
          <w:lang w:eastAsia="en-PH"/>
        </w:rPr>
        <w:t xml:space="preserve">emphasize </w:t>
      </w:r>
      <w:r w:rsidRPr="00531FCC">
        <w:rPr>
          <w:rFonts w:ascii="Georgia" w:eastAsia="Times New Roman" w:hAnsi="Georgia" w:cs="Times New Roman"/>
          <w:color w:val="000000"/>
          <w:lang w:eastAsia="en-PH"/>
        </w:rPr>
        <w:t xml:space="preserve">the transformative potential of personalized learning, e-learning, mobile learning, and various forms of mentorship in enhancing educational outcomes. By integrating technology, cross-disciplinary collaboration, and individualized instruction, these approaches facilitate flexible, accessible, and customizable learning experiences that cater to diverse student needs. The research highlights the importance of effective instructional design, learning analytics, and mobile strategies in maximizing the </w:t>
      </w:r>
      <w:r w:rsidRPr="00531FCC">
        <w:rPr>
          <w:rFonts w:ascii="Georgia" w:eastAsia="Times New Roman" w:hAnsi="Georgia" w:cs="Times New Roman"/>
          <w:color w:val="000000"/>
          <w:lang w:eastAsia="en-PH"/>
        </w:rPr>
        <w:lastRenderedPageBreak/>
        <w:t>benefits of these educational methods. Additionally, the studies emphasize the significant impact of mentorship, tutoring, and peer mentoring on personal and academic development, fostering positive relationships, and promoting collaborative learning environments. These findings provide a robust foundation for the development of the Mentor-Shift app, guiding its design and implementation to ensure it effectively addresses the gaps in current educational support systems. By leveraging these research insights, Mentor-Shift aims to offer a comprehensive, flexible, and personalized tutoring platform that enhances academic success, engagement, and overall learning experiences for students.</w:t>
      </w:r>
      <w:r w:rsidR="00516CCD">
        <w:rPr>
          <w:rFonts w:ascii="Georgia" w:eastAsia="Times New Roman" w:hAnsi="Georgia" w:cs="Times New Roman"/>
          <w:color w:val="000000"/>
          <w:lang w:eastAsia="en-PH"/>
        </w:rPr>
        <w:t xml:space="preserve"> </w:t>
      </w:r>
      <w:commentRangeStart w:id="416"/>
      <w:commentRangeEnd w:id="416"/>
      <w:r w:rsidR="00516CCD">
        <w:rPr>
          <w:rStyle w:val="CommentReference"/>
        </w:rPr>
        <w:commentReference w:id="416"/>
      </w:r>
    </w:p>
    <w:p w14:paraId="00260A14" w14:textId="34E1FD2C" w:rsidR="008F456D" w:rsidRDefault="00000000" w:rsidP="008F456D">
      <w:pPr>
        <w:spacing w:after="0" w:line="480" w:lineRule="auto"/>
        <w:jc w:val="both"/>
        <w:rPr>
          <w:rFonts w:ascii="Georgia" w:eastAsia="Times New Roman" w:hAnsi="Georgia" w:cs="Times New Roman"/>
          <w:lang w:eastAsia="en-PH"/>
        </w:rPr>
        <w:pPrChange w:id="417" w:author="Jade Raposa [2]" w:date="2024-10-16T23:39:00Z">
          <w:pPr>
            <w:spacing w:before="264" w:after="200" w:line="480" w:lineRule="auto"/>
            <w:jc w:val="both"/>
          </w:pPr>
        </w:pPrChange>
      </w:pPr>
      <w:r>
        <w:rPr>
          <w:rFonts w:ascii="Georgia" w:eastAsia="Times New Roman" w:hAnsi="Georgia" w:cs="Times New Roman"/>
          <w:b/>
          <w:bCs/>
          <w:color w:val="000000"/>
          <w:lang w:eastAsia="en-PH"/>
        </w:rPr>
        <w:lastRenderedPageBreak/>
        <w:t>COMPANY PROFILE</w:t>
      </w:r>
    </w:p>
    <w:p w14:paraId="34306BF6" w14:textId="77777777" w:rsidR="008F456D" w:rsidRDefault="00000000">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8F456D" w:rsidRDefault="00000000">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 (BSEE), Bachelor of Science in Civil Engineering (BSCE), Bachelor of Science in Computer Science (BSCS), Bachelor of Science in Information Technology (BSIT), and Bachelor of Library and Information Science (BLIS). </w:t>
      </w:r>
    </w:p>
    <w:p w14:paraId="7070E150" w14:textId="77777777" w:rsidR="008F456D" w:rsidRDefault="008F456D">
      <w:pPr>
        <w:shd w:val="clear" w:color="auto" w:fill="FFFFFF"/>
        <w:spacing w:after="0" w:line="480" w:lineRule="auto"/>
        <w:jc w:val="both"/>
        <w:rPr>
          <w:rFonts w:ascii="Georgia" w:eastAsia="Times New Roman" w:hAnsi="Georgia" w:cs="Times New Roman"/>
          <w:lang w:eastAsia="en-PH"/>
        </w:rPr>
      </w:pPr>
    </w:p>
    <w:p w14:paraId="513E5AE5" w14:textId="77777777" w:rsidR="008F456D" w:rsidRDefault="00000000">
      <w:pPr>
        <w:shd w:val="clear" w:color="auto" w:fill="FFFFFF"/>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EXISTING SYSTEM</w:t>
      </w:r>
    </w:p>
    <w:p w14:paraId="55CB5B20" w14:textId="77777777" w:rsidR="008F456D" w:rsidRPr="008F456D" w:rsidRDefault="00000000">
      <w:pPr>
        <w:spacing w:before="240" w:after="0" w:line="480" w:lineRule="auto"/>
        <w:jc w:val="both"/>
        <w:rPr>
          <w:ins w:id="418" w:author="Jade Raposa [2]" w:date="2024-10-20T22:16:00Z"/>
          <w:rFonts w:ascii="Georgia" w:eastAsia="Times New Roman" w:hAnsi="Georgia" w:cs="Times New Roman"/>
          <w:color w:val="000000"/>
          <w:lang w:eastAsia="en-PH"/>
          <w:rPrChange w:id="419" w:author="Jade Raposa [2]" w:date="2024-10-20T22:16:00Z">
            <w:rPr>
              <w:ins w:id="420" w:author="Jade Raposa [2]" w:date="2024-10-20T22:16:00Z"/>
              <w:rFonts w:ascii="Georgia" w:eastAsia="Times New Roman" w:hAnsi="Georgia" w:cs="Times New Roman"/>
              <w:b/>
              <w:bCs/>
              <w:color w:val="000000"/>
              <w:lang w:eastAsia="en-PH"/>
            </w:rPr>
          </w:rPrChange>
        </w:rPr>
      </w:pPr>
      <w:r>
        <w:rPr>
          <w:rFonts w:ascii="Georgia" w:eastAsia="Times New Roman" w:hAnsi="Georgia" w:cs="Times New Roman"/>
          <w:b/>
          <w:bCs/>
          <w:color w:val="000000"/>
          <w:lang w:eastAsia="en-PH"/>
        </w:rPr>
        <w:tab/>
      </w:r>
      <w:ins w:id="421" w:author="Jade Raposa [2]" w:date="2024-10-20T22:16:00Z">
        <w:r>
          <w:rPr>
            <w:rFonts w:ascii="Georgia" w:eastAsia="Times New Roman" w:hAnsi="Georgia" w:cs="Times New Roman"/>
            <w:color w:val="000000"/>
            <w:lang w:eastAsia="en-PH"/>
            <w:rPrChange w:id="422" w:author="Jade Raposa [2]" w:date="2024-10-20T22:16:00Z">
              <w:rPr>
                <w:rFonts w:ascii="Georgia" w:eastAsia="Times New Roman" w:hAnsi="Georgia" w:cs="Times New Roman"/>
                <w:b/>
                <w:bCs/>
                <w:color w:val="000000"/>
                <w:lang w:eastAsia="en-PH"/>
              </w:rPr>
            </w:rPrChange>
          </w:rPr>
          <w:t>The tutoring industry has undergone a dramatic transformation in recent years, driven by advancements in internet platforms and mobile technology. Students worldwide can now easily access professional tutors through online services that offer on-demand sessions with interactive features such as screen-sharing and virtual whiteboards, enhancing collaboration and learning. These platforms provide tailored assistance across a wide range of subjects, making personalized tutoring more accessible than ever before.</w:t>
        </w:r>
      </w:ins>
    </w:p>
    <w:p w14:paraId="73B6A133" w14:textId="77777777" w:rsidR="008F456D" w:rsidRPr="008F456D" w:rsidRDefault="00000000" w:rsidP="008F456D">
      <w:pPr>
        <w:spacing w:after="0" w:line="480" w:lineRule="auto"/>
        <w:ind w:firstLine="720"/>
        <w:jc w:val="both"/>
        <w:rPr>
          <w:ins w:id="423" w:author="Jade Raposa [2]" w:date="2024-10-20T22:16:00Z"/>
          <w:rFonts w:ascii="Georgia" w:eastAsia="Times New Roman" w:hAnsi="Georgia" w:cs="Times New Roman"/>
          <w:color w:val="000000"/>
          <w:lang w:eastAsia="en-PH"/>
          <w:rPrChange w:id="424" w:author="Jade Raposa [2]" w:date="2024-10-20T22:16:00Z">
            <w:rPr>
              <w:ins w:id="425" w:author="Jade Raposa [2]" w:date="2024-10-20T22:16:00Z"/>
              <w:rFonts w:ascii="Georgia" w:eastAsia="Times New Roman" w:hAnsi="Georgia" w:cs="Times New Roman"/>
              <w:b/>
              <w:bCs/>
              <w:color w:val="000000"/>
              <w:lang w:eastAsia="en-PH"/>
            </w:rPr>
          </w:rPrChange>
        </w:rPr>
        <w:pPrChange w:id="426" w:author="Jade Raposa [2]" w:date="2024-10-20T22:17:00Z">
          <w:pPr>
            <w:spacing w:before="240" w:after="0" w:line="480" w:lineRule="auto"/>
            <w:jc w:val="both"/>
          </w:pPr>
        </w:pPrChange>
      </w:pPr>
      <w:ins w:id="427" w:author="Jade Raposa [2]" w:date="2024-10-20T22:16:00Z">
        <w:r>
          <w:rPr>
            <w:rFonts w:ascii="Georgia" w:eastAsia="Times New Roman" w:hAnsi="Georgia" w:cs="Times New Roman"/>
            <w:color w:val="000000"/>
            <w:lang w:eastAsia="en-PH"/>
            <w:rPrChange w:id="428" w:author="Jade Raposa [2]" w:date="2024-10-20T22:16:00Z">
              <w:rPr>
                <w:rFonts w:ascii="Georgia" w:eastAsia="Times New Roman" w:hAnsi="Georgia" w:cs="Times New Roman"/>
                <w:b/>
                <w:bCs/>
                <w:color w:val="000000"/>
                <w:lang w:eastAsia="en-PH"/>
              </w:rPr>
            </w:rPrChange>
          </w:rPr>
          <w:t xml:space="preserve">Tools like Zoom and Google Meet have revolutionized live tutoring sessions, allowing them to be conducted virtually in settings that closely resemble conventional classrooms. These virtual environments facilitate teacher-student dialogue, debates, and immediate feedback, eliminating </w:t>
        </w:r>
        <w:r>
          <w:rPr>
            <w:rFonts w:ascii="Georgia" w:eastAsia="Times New Roman" w:hAnsi="Georgia" w:cs="Times New Roman"/>
            <w:color w:val="000000"/>
            <w:lang w:eastAsia="en-PH"/>
            <w:rPrChange w:id="429" w:author="Jade Raposa [2]" w:date="2024-10-20T22:16:00Z">
              <w:rPr>
                <w:rFonts w:ascii="Georgia" w:eastAsia="Times New Roman" w:hAnsi="Georgia" w:cs="Times New Roman"/>
                <w:b/>
                <w:bCs/>
                <w:color w:val="000000"/>
                <w:lang w:eastAsia="en-PH"/>
              </w:rPr>
            </w:rPrChange>
          </w:rPr>
          <w:lastRenderedPageBreak/>
          <w:t>the need for in-person attendance and enabling participation from any location with internet access. This shift has introduced unprecedented flexibility and inclusivity into the tutoring landscape.</w:t>
        </w:r>
      </w:ins>
    </w:p>
    <w:p w14:paraId="1BB3A843" w14:textId="77777777" w:rsidR="008F456D" w:rsidRDefault="00000000">
      <w:pPr>
        <w:spacing w:before="240" w:after="0" w:line="480" w:lineRule="auto"/>
        <w:ind w:firstLine="720"/>
        <w:jc w:val="both"/>
        <w:rPr>
          <w:del w:id="430" w:author="Jade Raposa [2]" w:date="2024-10-20T22:14:00Z"/>
          <w:rFonts w:ascii="Georgia" w:eastAsia="Times New Roman" w:hAnsi="Georgia" w:cs="Times New Roman"/>
          <w:color w:val="000000"/>
          <w:lang w:eastAsia="en-PH"/>
        </w:rPr>
      </w:pPr>
      <w:ins w:id="431" w:author="Jade Raposa [2]" w:date="2024-10-20T22:16:00Z">
        <w:r>
          <w:rPr>
            <w:rFonts w:ascii="Georgia" w:eastAsia="Times New Roman" w:hAnsi="Georgia" w:cs="Times New Roman"/>
            <w:color w:val="000000"/>
            <w:lang w:eastAsia="en-PH"/>
            <w:rPrChange w:id="432" w:author="Jade Raposa [2]" w:date="2024-10-20T22:16:00Z">
              <w:rPr>
                <w:rFonts w:ascii="Georgia" w:eastAsia="Times New Roman" w:hAnsi="Georgia" w:cs="Times New Roman"/>
                <w:b/>
                <w:bCs/>
                <w:color w:val="000000"/>
                <w:lang w:eastAsia="en-PH"/>
              </w:rPr>
            </w:rPrChange>
          </w:rPr>
          <w:t>Mobile applications have further revolutionized the tutoring industry by providing quick access to educational resources and individualized learning experiences on smartphones and tablets. Apps like Quizlet and Duolingo promote self-directed learning by allowing users to customize their learning objectives with dynamic courses, assessments, and flashcards. This mobile-first approach not only improves accessibility but also empowers students to manage their education whenever and wherever they choose.</w:t>
        </w:r>
      </w:ins>
      <w:del w:id="433" w:author="Jade Raposa [2]" w:date="2024-10-20T22:16:00Z">
        <w:r>
          <w:rPr>
            <w:rFonts w:ascii="Georgia" w:eastAsia="Times New Roman" w:hAnsi="Georgia" w:cs="Times New Roman"/>
            <w:color w:val="000000"/>
            <w:lang w:eastAsia="en-PH"/>
          </w:rPr>
          <w:delText>The tutoring industry has changed dramatically in modern times. Students all around the world can now easily access professional tutors through internet platforms. These services offer on-demand sessions with interactive features like screen-sharing and virtual whiteboards for improved collaboration and learning. They also enable tailored assistance across a range of subjects.</w:delText>
        </w:r>
      </w:del>
      <w:del w:id="434" w:author="Jade Raposa [2]" w:date="2024-10-20T22:14:00Z">
        <w:r>
          <w:rPr>
            <w:rFonts w:ascii="Georgia" w:eastAsia="Times New Roman" w:hAnsi="Georgia" w:cs="Times New Roman"/>
            <w:lang w:eastAsia="en-PH"/>
          </w:rPr>
          <w:delText xml:space="preserve"> </w:delText>
        </w:r>
      </w:del>
    </w:p>
    <w:p w14:paraId="2A9AE28B" w14:textId="77777777" w:rsidR="008F456D" w:rsidRDefault="008F456D" w:rsidP="001F1383">
      <w:pPr>
        <w:spacing w:after="0" w:line="480" w:lineRule="auto"/>
        <w:ind w:firstLine="720"/>
        <w:jc w:val="both"/>
        <w:rPr>
          <w:rFonts w:ascii="Georgia" w:eastAsia="Times New Roman" w:hAnsi="Georgia" w:cs="Times New Roman"/>
          <w:color w:val="000000"/>
          <w:lang w:eastAsia="en-PH"/>
        </w:rPr>
      </w:pPr>
    </w:p>
    <w:p w14:paraId="34F17543" w14:textId="0DDA05C2" w:rsidR="008F456D" w:rsidRPr="007C0617" w:rsidRDefault="001F1383" w:rsidP="007C0617">
      <w:pPr>
        <w:spacing w:before="240" w:line="480" w:lineRule="auto"/>
        <w:ind w:firstLine="720"/>
        <w:jc w:val="both"/>
        <w:rPr>
          <w:del w:id="435" w:author="Jade Raposa [2]" w:date="2024-10-20T22:06:00Z"/>
          <w:rFonts w:ascii="Georgia" w:eastAsia="Times New Roman" w:hAnsi="Georgia" w:cs="Times New Roman"/>
          <w:lang w:eastAsia="en-PH"/>
        </w:rPr>
      </w:pPr>
      <w:r w:rsidRPr="001F1383">
        <w:rPr>
          <w:rFonts w:ascii="Georgia" w:eastAsia="Times New Roman" w:hAnsi="Georgia" w:cs="Times New Roman"/>
          <w:lang w:eastAsia="en-PH"/>
        </w:rPr>
        <w:t>These advanced tutoring techniques signify a new era of adaptable, engaging, and inclusive education, highlighting a shift towards digitalization and personalized learning. The integration of mobile platforms and online tools has set the stage for a more flexible, accessible, and effective educational environment, catering to the diverse needs of modern learners.</w:t>
      </w:r>
      <w:del w:id="436" w:author="Jade Raposa [2]" w:date="2024-10-20T22:16:00Z">
        <w:r w:rsidR="00000000">
          <w:rPr>
            <w:rFonts w:ascii="Georgia" w:eastAsia="Times New Roman" w:hAnsi="Georgia" w:cs="Times New Roman"/>
            <w:color w:val="000000"/>
            <w:lang w:eastAsia="en-PH"/>
          </w:rPr>
          <w:delTex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delText>
        </w:r>
      </w:del>
    </w:p>
    <w:p w14:paraId="1C44C93C" w14:textId="77777777" w:rsidR="007C0617" w:rsidRDefault="007C0617" w:rsidP="007C0617">
      <w:pPr>
        <w:spacing w:after="0" w:line="480" w:lineRule="auto"/>
        <w:ind w:firstLine="720"/>
        <w:jc w:val="both"/>
        <w:rPr>
          <w:rFonts w:ascii="Georgia" w:eastAsia="Times New Roman" w:hAnsi="Georgia" w:cs="Times New Roman"/>
          <w:b/>
          <w:bCs/>
          <w:color w:val="000000"/>
          <w:lang w:eastAsia="en-PH"/>
        </w:rPr>
      </w:pPr>
    </w:p>
    <w:p w14:paraId="7607A057" w14:textId="1573F32D" w:rsidR="008F456D" w:rsidRDefault="00000000" w:rsidP="007C0617">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PROPOSED SYSTEM</w:t>
      </w:r>
    </w:p>
    <w:p w14:paraId="7C78AE5C" w14:textId="77777777" w:rsidR="008F456D" w:rsidRDefault="00000000">
      <w:pPr>
        <w:shd w:val="clear" w:color="auto" w:fill="FFFFFF"/>
        <w:spacing w:after="0" w:line="480" w:lineRule="auto"/>
        <w:ind w:firstLine="720"/>
        <w:jc w:val="both"/>
        <w:rPr>
          <w:del w:id="437" w:author="Jade Raposa [2]" w:date="2024-10-16T23:42:00Z"/>
          <w:rFonts w:ascii="Georgia" w:eastAsia="Times New Roman" w:hAnsi="Georgia" w:cs="Times New Roman"/>
          <w:lang w:eastAsia="en-PH"/>
        </w:rPr>
      </w:pPr>
      <w:r>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making sure that the mentors match their academic objectives. Once the mentor is selected, they </w:t>
      </w:r>
      <w:r>
        <w:rPr>
          <w:rFonts w:ascii="Georgia" w:eastAsia="Times New Roman" w:hAnsi="Georgia" w:cs="Times New Roman"/>
          <w:color w:val="0D0D0D"/>
          <w:lang w:eastAsia="en-PH"/>
        </w:rPr>
        <w:lastRenderedPageBreak/>
        <w:t>can request for mentorship approval for the mentor to decide. After the approval of the mentor, students can then have access to a variety of study materials and each their own activities for measuring how much they’ve learned, this promotes greater comprehension and helps them to successfully handle difficulties that require skill that they’re lacking.</w:t>
      </w:r>
      <w:ins w:id="438" w:author="Jade Raposa [2]" w:date="2024-10-20T22:20:00Z">
        <w:r>
          <w:rPr>
            <w:rFonts w:ascii="Georgia" w:eastAsia="Times New Roman" w:hAnsi="Georgia" w:cs="Times New Roman"/>
            <w:lang w:eastAsia="en-PH"/>
          </w:rPr>
          <w:t xml:space="preserve"> </w:t>
        </w:r>
      </w:ins>
    </w:p>
    <w:p w14:paraId="2F14E73A" w14:textId="77777777" w:rsidR="008F456D" w:rsidRDefault="008F456D" w:rsidP="008F456D">
      <w:pPr>
        <w:shd w:val="clear" w:color="auto" w:fill="FFFFFF"/>
        <w:spacing w:before="240" w:after="0" w:line="480" w:lineRule="auto"/>
        <w:ind w:firstLine="720"/>
        <w:jc w:val="both"/>
        <w:rPr>
          <w:ins w:id="439" w:author="Jade Raposa [2]" w:date="2024-10-20T22:21:00Z"/>
          <w:rFonts w:ascii="Georgia" w:eastAsia="Times New Roman" w:hAnsi="Georgia" w:cs="Times New Roman"/>
          <w:lang w:eastAsia="en-PH"/>
        </w:rPr>
        <w:pPrChange w:id="440" w:author="Jade Raposa [2]" w:date="2024-10-20T22:20:00Z">
          <w:pPr>
            <w:shd w:val="clear" w:color="auto" w:fill="FFFFFF"/>
            <w:spacing w:after="0" w:line="480" w:lineRule="auto"/>
            <w:ind w:firstLine="720"/>
            <w:jc w:val="both"/>
          </w:pPr>
        </w:pPrChange>
      </w:pPr>
    </w:p>
    <w:p w14:paraId="39741CB9" w14:textId="77777777" w:rsidR="008F456D" w:rsidRDefault="00000000" w:rsidP="008F456D">
      <w:pPr>
        <w:shd w:val="clear" w:color="auto" w:fill="FFFFFF"/>
        <w:spacing w:after="0" w:line="480" w:lineRule="auto"/>
        <w:ind w:firstLine="720"/>
        <w:jc w:val="both"/>
        <w:rPr>
          <w:rFonts w:ascii="Georgia" w:eastAsia="Times New Roman" w:hAnsi="Georgia" w:cs="Times New Roman"/>
          <w:color w:val="0D0D0D"/>
          <w:lang w:eastAsia="en-PH"/>
        </w:rPr>
        <w:pPrChange w:id="441" w:author="Jade Raposa [2]" w:date="2024-10-16T23:42:00Z">
          <w:pPr>
            <w:spacing w:after="0" w:line="480" w:lineRule="auto"/>
            <w:ind w:firstLine="720"/>
            <w:jc w:val="both"/>
          </w:pPr>
        </w:pPrChange>
      </w:pPr>
      <w:r>
        <w:rPr>
          <w:rFonts w:ascii="Georgia" w:eastAsia="Times New Roman" w:hAnsi="Georgia" w:cs="Times New Roman"/>
          <w:color w:val="0D0D0D"/>
          <w:lang w:eastAsia="en-PH"/>
        </w:rPr>
        <w:t xml:space="preserve">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 Certificates are awarded upon completion of tasks and assessments as a way to recognize the student's progress. These certificates are manually created by the mentor, personalized to the student’s achievements. Once a mentor has finalized a certificate, it is uploaded into the app, where students can easily download it. </w:t>
      </w:r>
    </w:p>
    <w:p w14:paraId="1AF7495D" w14:textId="46AF53F0" w:rsidR="008F456D" w:rsidRPr="00A6003D" w:rsidRDefault="00000000" w:rsidP="00A6003D">
      <w:pPr>
        <w:spacing w:after="0" w:line="480" w:lineRule="auto"/>
        <w:ind w:firstLine="720"/>
        <w:jc w:val="both"/>
        <w:rPr>
          <w:rFonts w:ascii="Georgia" w:eastAsia="Times New Roman" w:hAnsi="Georgia" w:cs="Times New Roman"/>
          <w:color w:val="000000"/>
          <w:lang w:eastAsia="en-PH"/>
        </w:rPr>
        <w:sectPr w:rsidR="008F456D" w:rsidRPr="00A6003D">
          <w:pgSz w:w="12240" w:h="15840"/>
          <w:pgMar w:top="1530" w:right="1440" w:bottom="1440" w:left="1440" w:header="1170" w:footer="720" w:gutter="0"/>
          <w:pgNumType w:start="6"/>
          <w:cols w:space="708"/>
          <w:titlePg/>
          <w:docGrid w:linePitch="360"/>
        </w:sectPr>
      </w:pPr>
      <w:r>
        <w:rPr>
          <w:rFonts w:ascii="Georgia" w:eastAsia="Times New Roman" w:hAnsi="Georgia" w:cs="Times New Roman"/>
          <w:color w:val="0D0D0D"/>
          <w:lang w:eastAsia="en-PH"/>
        </w:rPr>
        <w:t xml:space="preserve">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 </w:t>
      </w:r>
      <w:r>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w:t>
      </w:r>
      <w:del w:id="442" w:author="Jade Raposa [2]" w:date="2024-10-26T03:24:00Z">
        <w:r>
          <w:rPr>
            <w:rFonts w:ascii="Georgia" w:eastAsia="Times New Roman" w:hAnsi="Georgia" w:cs="Times New Roman"/>
            <w:color w:val="000000"/>
            <w:lang w:eastAsia="en-PH"/>
          </w:rPr>
          <w:delText xml:space="preserve"> These cutting-edge</w:delText>
        </w:r>
      </w:del>
      <w:del w:id="443" w:author="Jade Raposa [2]" w:date="2024-10-26T03:23:00Z">
        <w:r>
          <w:rPr>
            <w:rFonts w:ascii="Georgia" w:eastAsia="Times New Roman" w:hAnsi="Georgia" w:cs="Times New Roman"/>
            <w:color w:val="000000"/>
            <w:lang w:eastAsia="en-PH"/>
          </w:rPr>
          <w:delText xml:space="preserve"> </w:delText>
        </w:r>
      </w:del>
      <w:del w:id="444" w:author="Jade Raposa [2]" w:date="2024-10-26T03:24:00Z">
        <w:r>
          <w:rPr>
            <w:rFonts w:ascii="Georgia" w:eastAsia="Times New Roman" w:hAnsi="Georgia" w:cs="Times New Roman"/>
            <w:color w:val="000000"/>
            <w:lang w:eastAsia="en-PH"/>
          </w:rPr>
          <w:delText>tutoring techniques herald a new era of adaptable, captivating, and inclusive education by pointing to a move toward digitalization and customized learning.</w:delText>
        </w:r>
      </w:del>
    </w:p>
    <w:p w14:paraId="218297F4" w14:textId="77777777" w:rsidR="008F456D" w:rsidRDefault="00000000">
      <w:pPr>
        <w:spacing w:after="0" w:line="480" w:lineRule="auto"/>
        <w:jc w:val="both"/>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lastRenderedPageBreak/>
        <w:t>STATEMENT OF THE PROBLEM</w:t>
      </w:r>
    </w:p>
    <w:p w14:paraId="2A0C24AA"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proposed study, titled “Mentor-Shift: A Mobile Application Solution </w:t>
      </w:r>
      <w:proofErr w:type="gramStart"/>
      <w:r>
        <w:rPr>
          <w:rFonts w:ascii="Georgia" w:eastAsia="Times New Roman" w:hAnsi="Georgia" w:cs="Times New Roman"/>
          <w:color w:val="000000"/>
          <w:lang w:eastAsia="en-PH"/>
        </w:rPr>
        <w:t>On</w:t>
      </w:r>
      <w:proofErr w:type="gramEnd"/>
      <w:r>
        <w:rPr>
          <w:rFonts w:ascii="Georgia" w:eastAsia="Times New Roman" w:hAnsi="Georgia" w:cs="Times New Roman"/>
          <w:color w:val="000000"/>
          <w:lang w:eastAsia="en-PH"/>
        </w:rPr>
        <w:t xml:space="preserve"> Personalized Tutoring," seeks to address the following questions:</w:t>
      </w:r>
    </w:p>
    <w:p w14:paraId="2EE74A0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77777777" w:rsidR="008F456D" w:rsidRDefault="00000000">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22827631" w14:textId="77777777" w:rsidR="008F456D" w:rsidRDefault="00000000">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6367E298" w14:textId="77777777" w:rsidR="008F456D" w:rsidRDefault="00000000">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w:t>
      </w:r>
    </w:p>
    <w:p w14:paraId="236CD164"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202124"/>
          <w:shd w:val="clear" w:color="auto" w:fill="FFFFFF"/>
          <w:lang w:eastAsia="en-PH"/>
        </w:rPr>
        <w:t>2. What will be the features of the propose system to address the problem encountered in terms of:</w:t>
      </w:r>
    </w:p>
    <w:p w14:paraId="20A9B096" w14:textId="77777777" w:rsidR="008F456D" w:rsidRDefault="00000000">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1CE041EC" w14:textId="77777777" w:rsidR="008F456D" w:rsidRDefault="00000000">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487AF127" w14:textId="77777777" w:rsidR="008F456D" w:rsidRDefault="00000000">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  </w:t>
      </w:r>
    </w:p>
    <w:p w14:paraId="2F824E4B"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What is the evaluation tool to be used for the propose system, considering the ISO 25010 standards, particularly in terms of:</w:t>
      </w:r>
    </w:p>
    <w:p w14:paraId="35026704" w14:textId="77777777" w:rsidR="008F456D" w:rsidRDefault="00000000">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Usability;</w:t>
      </w:r>
    </w:p>
    <w:p w14:paraId="3836E124" w14:textId="77777777" w:rsidR="008F456D" w:rsidRDefault="00000000">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Reliability;</w:t>
      </w:r>
    </w:p>
    <w:p w14:paraId="2C67F001" w14:textId="77777777" w:rsidR="008F456D" w:rsidRDefault="00000000">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Maintainability; and</w:t>
      </w:r>
    </w:p>
    <w:p w14:paraId="2A6F2C9B" w14:textId="77777777" w:rsidR="008F456D" w:rsidRDefault="00000000">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Portability?</w:t>
      </w:r>
    </w:p>
    <w:p w14:paraId="060F12C6" w14:textId="77777777" w:rsidR="008F456D" w:rsidRDefault="008F456D">
      <w:pPr>
        <w:spacing w:after="0" w:line="240" w:lineRule="auto"/>
        <w:rPr>
          <w:rFonts w:ascii="Georgia" w:eastAsia="Times New Roman" w:hAnsi="Georgia" w:cs="Times New Roman"/>
          <w:lang w:eastAsia="en-PH"/>
        </w:rPr>
      </w:pPr>
    </w:p>
    <w:p w14:paraId="0B4FEEF4"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OBJECTIVES OF THE STUDY</w:t>
      </w:r>
    </w:p>
    <w:p w14:paraId="148EC2E3"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objectives of the propose mobile application, “Mentor-Shift” is to develop a comprehensive mobile platform that is specifically designed to streamline tutoring for students in need of academic help and educators that are willing to support and assist them.</w:t>
      </w:r>
    </w:p>
    <w:p w14:paraId="43D7337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study has the following objectives:</w:t>
      </w:r>
    </w:p>
    <w:p w14:paraId="31DD39A3"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1. To identify and analyze the specific challenges encountered by students within the School of Engineering and Computer Studies (SOECS) related to mentor selection, learning approach, and certification, as well as reporting processes.</w:t>
      </w:r>
    </w:p>
    <w:p w14:paraId="0EF8F5EA"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2. To develop a propose system with the following features such as mentor preference and selection, unconstrained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To assess the propose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8F456D" w:rsidRDefault="008F456D">
      <w:pPr>
        <w:spacing w:after="0" w:line="240" w:lineRule="auto"/>
        <w:rPr>
          <w:rFonts w:ascii="Georgia" w:eastAsia="Times New Roman" w:hAnsi="Georgia" w:cs="Times New Roman"/>
          <w:lang w:eastAsia="en-PH"/>
        </w:rPr>
      </w:pPr>
    </w:p>
    <w:p w14:paraId="7F0D6751"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PURPOSE AND DESCRIPTION</w:t>
      </w:r>
    </w:p>
    <w:p w14:paraId="40419BD1" w14:textId="77777777" w:rsidR="008F456D" w:rsidRDefault="00000000" w:rsidP="00A63CF5">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536BBFEC" w14:textId="77777777" w:rsidR="008F456D" w:rsidRDefault="00000000">
      <w:pPr>
        <w:spacing w:after="0" w:line="480" w:lineRule="auto"/>
        <w:ind w:firstLine="720"/>
        <w:jc w:val="both"/>
        <w:rPr>
          <w:rFonts w:ascii="Georgia" w:eastAsia="Times New Roman" w:hAnsi="Georgia" w:cs="Times New Roman"/>
          <w:color w:val="000000"/>
          <w:lang w:eastAsia="en-PH"/>
        </w:rPr>
        <w:sectPr w:rsidR="008F456D">
          <w:headerReference w:type="default" r:id="rId31"/>
          <w:headerReference w:type="first" r:id="rId32"/>
          <w:pgSz w:w="12240" w:h="15840"/>
          <w:pgMar w:top="1440" w:right="1440" w:bottom="1440" w:left="1440" w:header="288" w:footer="720" w:gutter="0"/>
          <w:pgNumType w:start="7"/>
          <w:cols w:space="708"/>
          <w:titlePg/>
          <w:docGrid w:linePitch="360"/>
        </w:sectPr>
      </w:pPr>
      <w:r>
        <w:rPr>
          <w:rFonts w:ascii="Georgia" w:eastAsia="Times New Roman" w:hAnsi="Georgia" w:cs="Times New Roman"/>
          <w:b/>
          <w:bCs/>
          <w:color w:val="000000"/>
          <w:lang w:eastAsia="en-PH"/>
        </w:rPr>
        <w:t>Students</w:t>
      </w:r>
      <w:r>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77777777" w:rsidR="008F456D" w:rsidRDefault="008F456D">
      <w:pPr>
        <w:spacing w:after="0" w:line="480" w:lineRule="auto"/>
        <w:ind w:firstLine="720"/>
        <w:jc w:val="both"/>
        <w:rPr>
          <w:del w:id="454" w:author="Jade Raposa [2]" w:date="2024-10-16T23:45:00Z"/>
          <w:rFonts w:ascii="Georgia" w:eastAsia="Times New Roman" w:hAnsi="Georgia" w:cs="Times New Roman"/>
          <w:lang w:eastAsia="en-PH"/>
        </w:rPr>
      </w:pPr>
    </w:p>
    <w:p w14:paraId="0F2512EA"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Educators</w:t>
      </w:r>
      <w:r>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SOECS Department</w:t>
      </w:r>
      <w:r>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Researchers</w:t>
      </w:r>
      <w:r>
        <w:rPr>
          <w:rFonts w:ascii="Georgia" w:eastAsia="Times New Roman" w:hAnsi="Georgia" w:cs="Times New Roman"/>
          <w:color w:val="000000"/>
          <w:lang w:eastAsia="en-PH"/>
        </w:rPr>
        <w:t xml:space="preserve">. This study </w:t>
      </w:r>
      <w:r>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Future Researchers</w:t>
      </w:r>
      <w:r>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8F456D" w:rsidRDefault="008F456D">
      <w:pPr>
        <w:spacing w:after="0" w:line="480" w:lineRule="auto"/>
        <w:jc w:val="both"/>
        <w:rPr>
          <w:rFonts w:ascii="Georgia" w:eastAsia="Times New Roman" w:hAnsi="Georgia" w:cs="Times New Roman"/>
          <w:b/>
          <w:bCs/>
          <w:color w:val="000000"/>
          <w:lang w:eastAsia="en-PH"/>
        </w:rPr>
      </w:pPr>
    </w:p>
    <w:p w14:paraId="09B0323D"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SCOPE AND DELIMITATION</w:t>
      </w:r>
    </w:p>
    <w:p w14:paraId="4783F905" w14:textId="77777777" w:rsidR="008F456D" w:rsidRDefault="00000000" w:rsidP="00A63CF5">
      <w:pPr>
        <w:shd w:val="clear" w:color="auto" w:fill="FFFFFF"/>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mentees can view study materials, complete activities, and monitor their progress and score-based reports. Mentors can approve mentorship requests from mentees, announcements and post URL links to educational resources or Google Meet for meetings and classes, customize their profiles, input scores from activities and communicate with mentees in real time via messaging. Designed for Android smartphones, the app ensures accessibility and user-friendly navigation, enhancing the mentor-mentee relationship and providing tailored learning experiences.</w:t>
      </w:r>
    </w:p>
    <w:p w14:paraId="60088693" w14:textId="59D81AD4" w:rsidR="008F456D" w:rsidRDefault="00000000" w:rsidP="00B57F49">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The app does not have any designated database for multi-purpose files, so we had no choice but to lay aside the feature for uploading and downloading of different file types. The app does not use machine learning for targeted recommendations or advanced analytics. Payment transactions are handled outside of the app to allow for a more focused approach to mentoring and learning.</w:t>
      </w:r>
    </w:p>
    <w:p w14:paraId="531CB7B6" w14:textId="77777777" w:rsidR="008F456D" w:rsidRDefault="00000000" w:rsidP="00B57F49">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TECHNICAL TERM</w:t>
      </w:r>
      <w:ins w:id="455" w:author="Jade Raposa [2]" w:date="2024-10-18T22:31:00Z">
        <w:r>
          <w:rPr>
            <w:rFonts w:ascii="Georgia" w:eastAsia="Times New Roman" w:hAnsi="Georgia" w:cs="Times New Roman"/>
            <w:b/>
            <w:bCs/>
            <w:color w:val="000000"/>
            <w:lang w:eastAsia="en-PH"/>
          </w:rPr>
          <w:t>S</w:t>
        </w:r>
      </w:ins>
    </w:p>
    <w:p w14:paraId="0FC0AFB7" w14:textId="77777777" w:rsidR="008F456D" w:rsidRDefault="00000000" w:rsidP="00B57F49">
      <w:pPr>
        <w:spacing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following terms were defined conceptually and operationally for clarity and common understanding.</w:t>
      </w:r>
    </w:p>
    <w:p w14:paraId="1E70ABF4" w14:textId="77777777" w:rsidR="008F456D" w:rsidRDefault="00000000">
      <w:pPr>
        <w:spacing w:after="0" w:line="480" w:lineRule="auto"/>
        <w:ind w:firstLine="720"/>
        <w:jc w:val="both"/>
        <w:rPr>
          <w:rFonts w:ascii="Georgia" w:eastAsia="Times New Roman" w:hAnsi="Georgia" w:cs="Times New Roman"/>
          <w:lang w:eastAsia="en-PH"/>
        </w:rPr>
      </w:pPr>
      <w:commentRangeStart w:id="456"/>
      <w:r>
        <w:rPr>
          <w:rFonts w:ascii="Georgia" w:eastAsia="Times New Roman" w:hAnsi="Georgia" w:cs="Times New Roman"/>
          <w:b/>
          <w:bCs/>
          <w:color w:val="000000"/>
          <w:lang w:eastAsia="en-PH"/>
        </w:rPr>
        <w:t>Certification</w:t>
      </w:r>
      <w:commentRangeEnd w:id="456"/>
      <w:r>
        <w:rPr>
          <w:rStyle w:val="CommentReference"/>
        </w:rPr>
        <w:commentReference w:id="456"/>
      </w:r>
      <w:r>
        <w:rPr>
          <w:rFonts w:ascii="Georgia" w:eastAsia="Times New Roman" w:hAnsi="Georgia" w:cs="Times New Roman"/>
          <w:b/>
          <w:bCs/>
          <w:color w:val="000000"/>
          <w:lang w:eastAsia="en-PH"/>
        </w:rPr>
        <w:t xml:space="preserve"> and Reports</w:t>
      </w:r>
      <w:r>
        <w:rPr>
          <w:rFonts w:ascii="Georgia" w:eastAsia="Times New Roman" w:hAnsi="Georgia" w:cs="Times New Roman"/>
          <w:color w:val="000000"/>
          <w:lang w:eastAsia="en-PH"/>
        </w:rPr>
        <w:t xml:space="preserve"> - the certification is a completion of the content by the mentee; the certificate is awarded as proof that standards have been met. This report will follow the review's results and offer information on whether the requirements were fulfilled. It refers to the feature of the propose system wherein the mentee can download and print the certificate after finishing the lessons or completed all the mentor’s module. </w:t>
      </w:r>
    </w:p>
    <w:p w14:paraId="1F308EB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Mentor Selection - </w:t>
      </w:r>
      <w:r>
        <w:rPr>
          <w:rFonts w:ascii="Georgia" w:eastAsia="Times New Roman" w:hAnsi="Georgia" w:cs="Times New Roman"/>
          <w:color w:val="000000"/>
          <w:lang w:eastAsia="en-PH"/>
        </w:rPr>
        <w:t>Effective</w:t>
      </w:r>
      <w:r>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Pr>
          <w:rFonts w:ascii="Georgia" w:eastAsia="Times New Roman" w:hAnsi="Georgia" w:cs="Times New Roman"/>
          <w:color w:val="000000"/>
          <w:lang w:eastAsia="en-PH"/>
        </w:rPr>
        <w:t>With the use of the propose system, the mentee can search, select, and request mentorship to a mentor that fits their preferences.</w:t>
      </w:r>
    </w:p>
    <w:p w14:paraId="6F8477B8" w14:textId="77777777" w:rsidR="008F456D" w:rsidRDefault="00000000">
      <w:pPr>
        <w:spacing w:after="0" w:line="480" w:lineRule="auto"/>
        <w:ind w:firstLine="720"/>
        <w:jc w:val="both"/>
        <w:rPr>
          <w:rFonts w:ascii="Georgia" w:eastAsia="Times New Roman" w:hAnsi="Georgia" w:cs="Times New Roman"/>
          <w:color w:val="000000"/>
          <w:lang w:eastAsia="en-PH"/>
        </w:rPr>
        <w:sectPr w:rsidR="008F456D">
          <w:headerReference w:type="default" r:id="rId33"/>
          <w:headerReference w:type="first" r:id="rId34"/>
          <w:pgSz w:w="12240" w:h="15840"/>
          <w:pgMar w:top="1350" w:right="1440" w:bottom="1440" w:left="1440" w:header="990" w:footer="720" w:gutter="0"/>
          <w:pgNumType w:start="7"/>
          <w:cols w:space="708"/>
          <w:titlePg/>
          <w:docGrid w:linePitch="360"/>
        </w:sectPr>
      </w:pPr>
      <w:r>
        <w:rPr>
          <w:rFonts w:ascii="Georgia" w:eastAsia="Times New Roman" w:hAnsi="Georgia" w:cs="Times New Roman"/>
          <w:b/>
          <w:bCs/>
          <w:color w:val="000000"/>
          <w:lang w:eastAsia="en-PH"/>
        </w:rPr>
        <w:t xml:space="preserve">Mobile Application - </w:t>
      </w:r>
      <w:r>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p>
    <w:p w14:paraId="24DEC57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 xml:space="preserve"> including productivity tools, entertainment, social networking, gaming, and more. It refers to the propose system that will be available to every Android device.</w:t>
      </w:r>
    </w:p>
    <w:p w14:paraId="534B4375" w14:textId="77777777" w:rsidR="008F456D" w:rsidRDefault="00000000">
      <w:pPr>
        <w:spacing w:after="0" w:line="480" w:lineRule="auto"/>
        <w:ind w:firstLine="720"/>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Personalized Learning Approach - </w:t>
      </w:r>
      <w:r>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 The proposed system enables students to tailor their learning experience by accessing lessons, study materials, and activities at their own pace, much like in a classroom setting.</w:t>
      </w:r>
    </w:p>
    <w:p w14:paraId="3EAF8635"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Real-time Messaging Interface -</w:t>
      </w:r>
      <w:r>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propose system where messaging can be done between the mentors and mentees for communication purposes.</w:t>
      </w:r>
    </w:p>
    <w:p w14:paraId="5180E83E" w14:textId="77777777" w:rsidR="008F456D" w:rsidRDefault="008F456D">
      <w:pPr>
        <w:spacing w:after="240" w:line="240" w:lineRule="auto"/>
        <w:rPr>
          <w:rFonts w:ascii="Georgia" w:eastAsia="Times New Roman" w:hAnsi="Georgia" w:cs="Times New Roman"/>
          <w:lang w:eastAsia="en-PH"/>
        </w:rPr>
      </w:pPr>
    </w:p>
    <w:p w14:paraId="5B9FC503" w14:textId="77777777" w:rsidR="008F456D" w:rsidRDefault="008F456D">
      <w:pPr>
        <w:spacing w:after="240" w:line="240" w:lineRule="auto"/>
        <w:rPr>
          <w:rFonts w:ascii="Georgia" w:eastAsia="Times New Roman" w:hAnsi="Georgia" w:cs="Times New Roman"/>
          <w:lang w:eastAsia="en-PH"/>
        </w:rPr>
      </w:pPr>
    </w:p>
    <w:p w14:paraId="485DC310" w14:textId="77777777" w:rsidR="008F456D" w:rsidRDefault="008F456D">
      <w:pPr>
        <w:spacing w:after="240" w:line="240" w:lineRule="auto"/>
        <w:rPr>
          <w:rFonts w:ascii="Georgia" w:eastAsia="Times New Roman" w:hAnsi="Georgia" w:cs="Times New Roman"/>
          <w:lang w:eastAsia="en-PH"/>
        </w:rPr>
      </w:pPr>
    </w:p>
    <w:p w14:paraId="3C2B847E" w14:textId="77777777" w:rsidR="008F456D" w:rsidRDefault="008F456D">
      <w:pPr>
        <w:spacing w:after="240" w:line="240" w:lineRule="auto"/>
        <w:rPr>
          <w:rFonts w:ascii="Georgia" w:eastAsia="Times New Roman" w:hAnsi="Georgia" w:cs="Times New Roman"/>
          <w:lang w:eastAsia="en-PH"/>
        </w:rPr>
      </w:pPr>
    </w:p>
    <w:p w14:paraId="06FD60D9" w14:textId="77777777" w:rsidR="008F456D" w:rsidRDefault="008F456D">
      <w:pPr>
        <w:spacing w:after="240" w:line="240" w:lineRule="auto"/>
        <w:rPr>
          <w:rFonts w:ascii="Georgia" w:eastAsia="Times New Roman" w:hAnsi="Georgia" w:cs="Times New Roman"/>
          <w:lang w:eastAsia="en-PH"/>
        </w:rPr>
      </w:pPr>
    </w:p>
    <w:p w14:paraId="5D786270" w14:textId="77777777" w:rsidR="008F456D" w:rsidRDefault="008F456D">
      <w:pPr>
        <w:spacing w:after="240" w:line="240" w:lineRule="auto"/>
        <w:rPr>
          <w:rFonts w:ascii="Georgia" w:eastAsia="Times New Roman" w:hAnsi="Georgia" w:cs="Times New Roman"/>
          <w:lang w:eastAsia="en-PH"/>
        </w:rPr>
      </w:pPr>
    </w:p>
    <w:p w14:paraId="40E069E6" w14:textId="77777777" w:rsidR="008F456D" w:rsidRDefault="008F456D">
      <w:pPr>
        <w:spacing w:after="240" w:line="240" w:lineRule="auto"/>
        <w:rPr>
          <w:rFonts w:ascii="Georgia" w:eastAsia="Times New Roman" w:hAnsi="Georgia" w:cs="Times New Roman"/>
          <w:lang w:eastAsia="en-PH"/>
        </w:rPr>
      </w:pPr>
    </w:p>
    <w:p w14:paraId="769F4BA3" w14:textId="77777777" w:rsidR="008F456D" w:rsidRDefault="008F456D">
      <w:pPr>
        <w:spacing w:after="240" w:line="240" w:lineRule="auto"/>
        <w:rPr>
          <w:rFonts w:ascii="Georgia" w:eastAsia="Times New Roman" w:hAnsi="Georgia" w:cs="Times New Roman"/>
          <w:lang w:eastAsia="en-PH"/>
        </w:rPr>
      </w:pPr>
    </w:p>
    <w:p w14:paraId="34EA7DEF" w14:textId="77777777" w:rsidR="008F456D" w:rsidRDefault="008F456D">
      <w:pPr>
        <w:spacing w:after="240" w:line="240" w:lineRule="auto"/>
        <w:rPr>
          <w:rFonts w:ascii="Georgia" w:eastAsia="Times New Roman" w:hAnsi="Georgia" w:cs="Times New Roman"/>
          <w:lang w:eastAsia="en-PH"/>
        </w:rPr>
      </w:pPr>
    </w:p>
    <w:p w14:paraId="274CAFD7" w14:textId="77777777" w:rsidR="008F456D" w:rsidRDefault="008F456D">
      <w:pPr>
        <w:spacing w:after="0" w:line="480" w:lineRule="auto"/>
        <w:outlineLvl w:val="0"/>
        <w:rPr>
          <w:rFonts w:ascii="Georgia" w:eastAsia="Times New Roman" w:hAnsi="Georgia" w:cs="Times New Roman"/>
          <w:b/>
          <w:bCs/>
          <w:color w:val="000000"/>
          <w:kern w:val="36"/>
          <w:lang w:eastAsia="en-PH"/>
        </w:rPr>
        <w:sectPr w:rsidR="008F456D">
          <w:headerReference w:type="first" r:id="rId35"/>
          <w:pgSz w:w="12240" w:h="15840"/>
          <w:pgMar w:top="1440" w:right="1440" w:bottom="1440" w:left="1440" w:header="990" w:footer="720" w:gutter="0"/>
          <w:pgNumType w:start="7"/>
          <w:cols w:space="708"/>
          <w:titlePg/>
          <w:docGrid w:linePitch="360"/>
        </w:sectPr>
      </w:pPr>
    </w:p>
    <w:p w14:paraId="0D436F1C" w14:textId="69B08F95"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lastRenderedPageBreak/>
        <w:t>Chapter 2</w:t>
      </w:r>
    </w:p>
    <w:p w14:paraId="4AD5053D" w14:textId="390B9AEE"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t>METHODOLOGY</w:t>
      </w:r>
    </w:p>
    <w:p w14:paraId="4F774F5B" w14:textId="7092FEA2" w:rsidR="008F456D" w:rsidRDefault="00000000" w:rsidP="00B17B35">
      <w:pPr>
        <w:spacing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2F2C27CF" w14:textId="77777777" w:rsidR="008F456D" w:rsidRDefault="00000000" w:rsidP="00B17B35">
      <w:pPr>
        <w:spacing w:after="0" w:line="480" w:lineRule="auto"/>
        <w:jc w:val="both"/>
        <w:rPr>
          <w:del w:id="492" w:author="Jade Raposa [2]" w:date="2024-10-18T22:32:00Z"/>
          <w:rFonts w:ascii="Georgia" w:eastAsia="Times New Roman" w:hAnsi="Georgia" w:cs="Times New Roman"/>
          <w:b/>
          <w:bCs/>
          <w:color w:val="000000"/>
          <w:lang w:eastAsia="en-PH"/>
        </w:rPr>
      </w:pPr>
      <w:r>
        <w:rPr>
          <w:rFonts w:ascii="Georgia" w:eastAsia="Times New Roman" w:hAnsi="Georgia" w:cs="Times New Roman"/>
          <w:b/>
          <w:bCs/>
          <w:color w:val="000000"/>
          <w:lang w:eastAsia="en-PH"/>
        </w:rPr>
        <w:t>SOFTWARE DEVELOPMENT</w:t>
      </w:r>
    </w:p>
    <w:p w14:paraId="4018BFE6" w14:textId="77777777" w:rsidR="008F456D" w:rsidRDefault="008F456D" w:rsidP="00B17B35">
      <w:pPr>
        <w:spacing w:after="0" w:line="480" w:lineRule="auto"/>
        <w:jc w:val="both"/>
        <w:rPr>
          <w:rFonts w:ascii="Georgia" w:eastAsia="Times New Roman" w:hAnsi="Georgia" w:cs="Times New Roman"/>
          <w:b/>
          <w:bCs/>
          <w:color w:val="000000"/>
          <w:lang w:eastAsia="en-PH"/>
        </w:rPr>
        <w:pPrChange w:id="493" w:author="Jade Raposa [2]" w:date="2024-10-18T22:32:00Z">
          <w:pPr>
            <w:spacing w:after="0" w:line="480" w:lineRule="auto"/>
            <w:jc w:val="both"/>
          </w:pPr>
        </w:pPrChange>
      </w:pPr>
    </w:p>
    <w:p w14:paraId="50900F1B" w14:textId="77777777" w:rsidR="008F456D" w:rsidRDefault="00000000" w:rsidP="00027408">
      <w:pPr>
        <w:spacing w:after="0" w:line="480" w:lineRule="auto"/>
        <w:jc w:val="both"/>
        <w:rPr>
          <w:rFonts w:ascii="Georgia" w:eastAsia="Times New Roman" w:hAnsi="Georgia" w:cs="Times New Roman"/>
          <w:b/>
          <w:bCs/>
          <w:color w:val="000000"/>
          <w:lang w:eastAsia="en-PH"/>
        </w:rPr>
        <w:pPrChange w:id="494" w:author="Jade Raposa [2]" w:date="2024-10-18T22:32:00Z">
          <w:pPr>
            <w:spacing w:after="0" w:line="480" w:lineRule="auto"/>
            <w:jc w:val="both"/>
          </w:pPr>
        </w:pPrChange>
      </w:pPr>
      <w:r>
        <w:rPr>
          <w:rFonts w:ascii="Georgia" w:eastAsia="Times New Roman" w:hAnsi="Georgia" w:cs="Times New Roman"/>
          <w:b/>
          <w:bCs/>
          <w:color w:val="000000"/>
          <w:lang w:eastAsia="en-PH"/>
        </w:rPr>
        <w:t>Figure 2.1</w:t>
      </w:r>
    </w:p>
    <w:p w14:paraId="79B6AB2D"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Agile Lean Methodology</w:t>
      </w:r>
    </w:p>
    <w:p w14:paraId="7CC0562B" w14:textId="77777777" w:rsidR="008F456D" w:rsidRDefault="008F456D">
      <w:pPr>
        <w:spacing w:after="0" w:line="480" w:lineRule="auto"/>
        <w:jc w:val="both"/>
        <w:rPr>
          <w:rFonts w:ascii="Georgia" w:eastAsia="Times New Roman" w:hAnsi="Georgia" w:cs="Times New Roman"/>
          <w:lang w:eastAsia="en-PH"/>
        </w:rPr>
      </w:pPr>
    </w:p>
    <w:p w14:paraId="4BFFEA31" w14:textId="77777777" w:rsidR="008F456D" w:rsidRDefault="00000000">
      <w:pPr>
        <w:spacing w:after="0" w:line="480" w:lineRule="auto"/>
        <w:jc w:val="center"/>
        <w:rPr>
          <w:rFonts w:ascii="Georgia" w:eastAsia="Times New Roman" w:hAnsi="Georgia" w:cs="Times New Roman"/>
          <w:lang w:eastAsia="en-PH"/>
        </w:rPr>
      </w:pPr>
      <w:commentRangeStart w:id="495"/>
      <w:commentRangeStart w:id="496"/>
      <w:commentRangeStart w:id="497"/>
      <w:r>
        <w:rPr>
          <w:rFonts w:ascii="Georgia" w:eastAsia="Times New Roman" w:hAnsi="Georgia" w:cs="Times New Roman"/>
          <w:b/>
          <w:bCs/>
          <w:noProof/>
          <w:color w:val="000000"/>
          <w:lang w:eastAsia="en-PH"/>
        </w:rPr>
        <w:drawing>
          <wp:inline distT="0" distB="0" distL="0" distR="0" wp14:anchorId="3E208443" wp14:editId="007ECCDE">
            <wp:extent cx="3781425"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781425" cy="3209925"/>
                    </a:xfrm>
                    <a:prstGeom prst="rect">
                      <a:avLst/>
                    </a:prstGeom>
                    <a:noFill/>
                    <a:ln>
                      <a:noFill/>
                    </a:ln>
                  </pic:spPr>
                </pic:pic>
              </a:graphicData>
            </a:graphic>
          </wp:inline>
        </w:drawing>
      </w:r>
      <w:commentRangeEnd w:id="495"/>
      <w:r>
        <w:rPr>
          <w:rStyle w:val="CommentReference"/>
        </w:rPr>
        <w:commentReference w:id="495"/>
      </w:r>
      <w:commentRangeEnd w:id="496"/>
      <w:commentRangeEnd w:id="497"/>
      <w:r w:rsidR="009D5D9A">
        <w:rPr>
          <w:rStyle w:val="CommentReference"/>
        </w:rPr>
        <w:commentReference w:id="497"/>
      </w:r>
      <w:r>
        <w:rPr>
          <w:rStyle w:val="CommentReference"/>
        </w:rPr>
        <w:commentReference w:id="496"/>
      </w:r>
    </w:p>
    <w:p w14:paraId="25D60532"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p>
    <w:p w14:paraId="0FE68688" w14:textId="77777777" w:rsidR="008F456D" w:rsidRDefault="00000000">
      <w:pPr>
        <w:spacing w:after="0" w:line="480" w:lineRule="auto"/>
        <w:ind w:firstLine="720"/>
        <w:jc w:val="both"/>
        <w:rPr>
          <w:ins w:id="498" w:author="Jade Raposa [2]" w:date="2024-10-16T23:50:00Z"/>
          <w:rFonts w:ascii="Georgia" w:eastAsia="Times New Roman" w:hAnsi="Georgia" w:cs="Times New Roman"/>
          <w:color w:val="0D0D0D"/>
          <w:shd w:val="clear" w:color="auto" w:fill="FFFFFF"/>
          <w:lang w:eastAsia="en-PH"/>
        </w:rPr>
        <w:sectPr w:rsidR="008F456D" w:rsidSect="001B537F">
          <w:headerReference w:type="default" r:id="rId37"/>
          <w:footerReference w:type="default" r:id="rId38"/>
          <w:headerReference w:type="first" r:id="rId39"/>
          <w:footerReference w:type="first" r:id="rId40"/>
          <w:pgSz w:w="12240" w:h="15840"/>
          <w:pgMar w:top="1530" w:right="1440" w:bottom="1440" w:left="1440" w:header="708" w:footer="708" w:gutter="0"/>
          <w:pgNumType w:start="14"/>
          <w:cols w:space="708"/>
          <w:titlePg/>
          <w:docGrid w:linePitch="360"/>
        </w:sectPr>
      </w:pPr>
      <w:r>
        <w:rPr>
          <w:rFonts w:ascii="Georgia" w:eastAsia="Times New Roman" w:hAnsi="Georgia" w:cs="Times New Roman"/>
          <w:color w:val="0D0D0D"/>
          <w:shd w:val="clear" w:color="auto" w:fill="FFFFFF"/>
          <w:lang w:eastAsia="en-PH"/>
        </w:rPr>
        <w:t>In developing the Mentor-Shift application, we adhere to Lean principles, focusing on efficiency and continuous improvement. Our approach encompasses five essential phases to streamline processes and maximize value. By following these phases, we aim to deliver a high-quality application that meets and evolves with user needs.</w:t>
      </w:r>
    </w:p>
    <w:p w14:paraId="1E92179F" w14:textId="77777777" w:rsidR="008F456D" w:rsidRDefault="008F456D">
      <w:pPr>
        <w:spacing w:after="0" w:line="480" w:lineRule="auto"/>
        <w:ind w:firstLine="720"/>
        <w:jc w:val="both"/>
        <w:rPr>
          <w:del w:id="501" w:author="Jade Raposa [2]" w:date="2024-10-16T23:49:00Z"/>
          <w:rFonts w:ascii="Georgia" w:eastAsia="Times New Roman" w:hAnsi="Georgia" w:cs="Times New Roman"/>
          <w:lang w:eastAsia="en-PH"/>
        </w:rPr>
      </w:pPr>
    </w:p>
    <w:p w14:paraId="65A0FB09"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Identify Value: </w:t>
      </w:r>
      <w:r>
        <w:rPr>
          <w:rFonts w:ascii="Georgia" w:eastAsia="Times New Roman" w:hAnsi="Georgia" w:cs="Times New Roman"/>
          <w:color w:val="000000"/>
          <w:lang w:eastAsia="en-PH"/>
        </w:rPr>
        <w:t xml:space="preserve">Recognize user demands and </w:t>
      </w:r>
      <w:commentRangeStart w:id="502"/>
      <w:commentRangeStart w:id="503"/>
      <w:r>
        <w:rPr>
          <w:rFonts w:ascii="Georgia" w:eastAsia="Times New Roman" w:hAnsi="Georgia" w:cs="Times New Roman"/>
          <w:color w:val="000000"/>
          <w:lang w:eastAsia="en-PH"/>
        </w:rPr>
        <w:t>identify the key features tha</w:t>
      </w:r>
      <w:commentRangeEnd w:id="502"/>
      <w:r>
        <w:rPr>
          <w:rStyle w:val="CommentReference"/>
        </w:rPr>
        <w:commentReference w:id="502"/>
      </w:r>
      <w:commentRangeEnd w:id="503"/>
      <w:r w:rsidR="0072790A">
        <w:rPr>
          <w:rStyle w:val="CommentReference"/>
        </w:rPr>
        <w:commentReference w:id="503"/>
      </w:r>
      <w:r>
        <w:rPr>
          <w:rFonts w:ascii="Georgia" w:eastAsia="Times New Roman" w:hAnsi="Georgia" w:cs="Times New Roman"/>
          <w:color w:val="000000"/>
          <w:lang w:eastAsia="en-PH"/>
        </w:rPr>
        <w:t>t provide the most value. To obtain in-depth insights, this entails holding focus groups, questionnaires, and user interviews. Prioritizing features that directly address user pain points and improve the user experience overall is also necessary.</w:t>
      </w:r>
    </w:p>
    <w:p w14:paraId="6BCB8506"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developers will participate in focus groups and user interviews to gain firsthand insights into user needs and pain points. They will analyze the gathered data to determine the key features that offer the most value and prioritize them in the development backlog </w:t>
      </w:r>
    </w:p>
    <w:p w14:paraId="79BB2193"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Map the Value Stream: </w:t>
      </w:r>
      <w:r>
        <w:rPr>
          <w:rFonts w:ascii="Georgia" w:eastAsia="Times New Roman" w:hAnsi="Georgia" w:cs="Times New Roman"/>
          <w:color w:val="000000"/>
          <w:lang w:eastAsia="en-PH"/>
        </w:rPr>
        <w:t>Create a waste-free, value-delivering process by visualizing and designing it. Make thorough process maps to help you find and eliminate operations that don't offer value. In order to guarantee a comprehensive understanding of the development process, collaborate with cross-functional teams. Then, iteratively improve these workflow maps.</w:t>
      </w:r>
    </w:p>
    <w:p w14:paraId="1B0401E9"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developers will collaborate with cross functional teams to create detailed process maps of the development workflow </w:t>
      </w:r>
    </w:p>
    <w:p w14:paraId="03CA04B7"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Create Flow: </w:t>
      </w:r>
      <w:r>
        <w:rPr>
          <w:rFonts w:ascii="Georgia" w:eastAsia="Times New Roman" w:hAnsi="Georgia" w:cs="Times New Roman"/>
          <w:color w:val="000000"/>
          <w:lang w:eastAsia="en-PH"/>
        </w:rPr>
        <w:t>Make sure there are few delays or bottlenecks in the development process. Use agile approaches like Scrum or Kanban to efficiently handle work-in-progress. To keep development moving at a constant pace and encourage candid communication among team members, cultivate a culture of continuous integration and continuous deployment, or CI/CD.</w:t>
      </w:r>
    </w:p>
    <w:p w14:paraId="7823956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developers in this phase will practice continuous integration and continuous deployment (CI/CD) to maintain a steady development pace and enhance communication</w:t>
      </w:r>
    </w:p>
    <w:p w14:paraId="019D3D3A"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Establish Pull: </w:t>
      </w:r>
      <w:r>
        <w:rPr>
          <w:rFonts w:ascii="Georgia" w:eastAsia="Times New Roman" w:hAnsi="Georgia" w:cs="Times New Roman"/>
          <w:color w:val="000000"/>
          <w:lang w:eastAsia="en-PH"/>
        </w:rPr>
        <w:t>By building features in response to user demand and feedback, you can ensure that they are both relevant and valuable. Focus groups, questionnaires, and beta testing can all be used to involve users and obtain insightful feedback. Consider these suggestions while prioritizing new development, and use data analytics to help you make wise decisions and continue to enhance your product.</w:t>
      </w:r>
    </w:p>
    <w:p w14:paraId="1D6EE1B3" w14:textId="496B885D" w:rsidR="008F456D" w:rsidRDefault="00000000" w:rsidP="00513324">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developers in this phase will build features based on user feedback obtained from focus groups, questionnaires, and beta testin</w:t>
      </w:r>
      <w:ins w:id="504" w:author="Jade Raposa [2]" w:date="2024-10-16T23:53:00Z">
        <w:r>
          <w:rPr>
            <w:rFonts w:ascii="Georgia" w:eastAsia="Times New Roman" w:hAnsi="Georgia" w:cs="Times New Roman"/>
            <w:color w:val="000000"/>
            <w:lang w:eastAsia="en-PH"/>
          </w:rPr>
          <w:t>g</w:t>
        </w:r>
      </w:ins>
      <w:del w:id="505" w:author="Jade Raposa [2]" w:date="2024-10-16T23:53:00Z">
        <w:r>
          <w:rPr>
            <w:rFonts w:ascii="Georgia" w:eastAsia="Times New Roman" w:hAnsi="Georgia" w:cs="Times New Roman"/>
            <w:color w:val="000000"/>
            <w:lang w:eastAsia="en-PH"/>
          </w:rPr>
          <w:delText>g</w:delText>
        </w:r>
      </w:del>
      <w:del w:id="506" w:author="Jade Raposa [2]" w:date="2024-10-16T23:51:00Z">
        <w:r>
          <w:rPr>
            <w:rFonts w:ascii="Georgia" w:eastAsia="Times New Roman" w:hAnsi="Georgia" w:cs="Times New Roman"/>
            <w:color w:val="000000"/>
            <w:lang w:eastAsia="en-PH"/>
          </w:rPr>
          <w:delText>.</w:delText>
        </w:r>
      </w:del>
    </w:p>
    <w:p w14:paraId="71B35474" w14:textId="07BBDEC7" w:rsidR="00E21550" w:rsidRDefault="00E21550" w:rsidP="00E21550">
      <w:pPr>
        <w:spacing w:after="0" w:line="480" w:lineRule="auto"/>
        <w:ind w:firstLine="720"/>
        <w:jc w:val="both"/>
        <w:rPr>
          <w:del w:id="507" w:author="Jade Raposa [2]" w:date="2024-10-16T23:53:00Z"/>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ab/>
      </w:r>
    </w:p>
    <w:p w14:paraId="41D5527D" w14:textId="77777777" w:rsidR="008F456D" w:rsidRDefault="00000000" w:rsidP="008F456D">
      <w:pPr>
        <w:spacing w:after="0" w:line="480" w:lineRule="auto"/>
        <w:jc w:val="both"/>
        <w:rPr>
          <w:rFonts w:ascii="Georgia" w:eastAsia="Times New Roman" w:hAnsi="Georgia" w:cs="Times New Roman"/>
          <w:lang w:eastAsia="en-PH"/>
        </w:rPr>
        <w:pPrChange w:id="508" w:author="Jade Raposa [2]" w:date="2024-10-16T23:53:00Z">
          <w:pPr>
            <w:spacing w:after="0" w:line="480" w:lineRule="auto"/>
            <w:ind w:firstLine="720"/>
            <w:jc w:val="both"/>
          </w:pPr>
        </w:pPrChange>
      </w:pPr>
      <w:r>
        <w:rPr>
          <w:rFonts w:ascii="Georgia" w:eastAsia="Times New Roman" w:hAnsi="Georgia" w:cs="Times New Roman"/>
          <w:b/>
          <w:bCs/>
          <w:color w:val="000000"/>
          <w:lang w:eastAsia="en-PH"/>
        </w:rPr>
        <w:t xml:space="preserve">Seek Perfection: </w:t>
      </w:r>
      <w:r>
        <w:rPr>
          <w:rFonts w:ascii="Georgia" w:eastAsia="Times New Roman" w:hAnsi="Georgia" w:cs="Times New Roman"/>
          <w:color w:val="000000"/>
          <w:lang w:eastAsia="en-PH"/>
        </w:rPr>
        <w:t>Strive for perfection in every facet of the project by making constant improvements. Adopt a Kaizen (continuous improvement) mindset and evaluate procedures and results frequently to find areas that could use better. After every development cycle, hold retrospectives and evaluate results using important metrics to direct efforts toward improvement and promote an innovative and learning culture.</w:t>
      </w:r>
    </w:p>
    <w:p w14:paraId="2FCA63AC"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developers will participate in </w:t>
      </w:r>
      <w:del w:id="509" w:author="Jade Raposa [2]" w:date="2024-10-16T23:53:00Z">
        <w:r>
          <w:rPr>
            <w:rFonts w:ascii="Georgia" w:eastAsia="Times New Roman" w:hAnsi="Georgia" w:cs="Times New Roman"/>
            <w:color w:val="000000"/>
            <w:lang w:eastAsia="en-PH"/>
          </w:rPr>
          <w:delText>retroperspective</w:delText>
        </w:r>
      </w:del>
      <w:ins w:id="510" w:author="Jade Raposa [2]" w:date="2024-10-16T23:53:00Z">
        <w:r>
          <w:rPr>
            <w:rFonts w:ascii="Georgia" w:eastAsia="Times New Roman" w:hAnsi="Georgia" w:cs="Times New Roman"/>
            <w:color w:val="000000"/>
            <w:lang w:eastAsia="en-PH"/>
          </w:rPr>
          <w:t xml:space="preserve">retro </w:t>
        </w:r>
        <w:proofErr w:type="gramStart"/>
        <w:r>
          <w:rPr>
            <w:rFonts w:ascii="Georgia" w:eastAsia="Times New Roman" w:hAnsi="Georgia" w:cs="Times New Roman"/>
            <w:color w:val="000000"/>
            <w:lang w:eastAsia="en-PH"/>
          </w:rPr>
          <w:t>perspective</w:t>
        </w:r>
      </w:ins>
      <w:r>
        <w:rPr>
          <w:rFonts w:ascii="Georgia" w:eastAsia="Times New Roman" w:hAnsi="Georgia" w:cs="Times New Roman"/>
          <w:color w:val="000000"/>
          <w:lang w:eastAsia="en-PH"/>
        </w:rPr>
        <w:t>  after</w:t>
      </w:r>
      <w:proofErr w:type="gramEnd"/>
      <w:r>
        <w:rPr>
          <w:rFonts w:ascii="Georgia" w:eastAsia="Times New Roman" w:hAnsi="Georgia" w:cs="Times New Roman"/>
          <w:color w:val="000000"/>
          <w:lang w:eastAsia="en-PH"/>
        </w:rPr>
        <w:t xml:space="preserve"> each development cycle, using key metrics to guide their improvement efforts and foster a culture of innovation and learning </w:t>
      </w:r>
      <w:r>
        <w:rPr>
          <w:rFonts w:ascii="Georgia" w:eastAsia="Times New Roman" w:hAnsi="Georgia" w:cs="Times New Roman"/>
          <w:b/>
          <w:bCs/>
          <w:color w:val="000000"/>
          <w:lang w:eastAsia="en-PH"/>
        </w:rPr>
        <w:br/>
      </w:r>
    </w:p>
    <w:p w14:paraId="025E844C" w14:textId="77777777" w:rsidR="008F456D" w:rsidRDefault="00000000">
      <w:pPr>
        <w:spacing w:after="0" w:line="480" w:lineRule="auto"/>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t>Purpose, Deliverables, and Developmental Activities</w:t>
      </w:r>
    </w:p>
    <w:p w14:paraId="7F05FDAB" w14:textId="77777777" w:rsidR="008F456D" w:rsidRDefault="008F456D">
      <w:pPr>
        <w:spacing w:after="0" w:line="240" w:lineRule="auto"/>
        <w:rPr>
          <w:rFonts w:ascii="Georgia" w:eastAsia="Times New Roman" w:hAnsi="Georgia" w:cs="Times New Roman"/>
          <w:lang w:eastAsia="en-PH"/>
        </w:rPr>
      </w:pPr>
    </w:p>
    <w:p w14:paraId="23E193D1"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w:t>
      </w:r>
      <w:r>
        <w:rPr>
          <w:rFonts w:ascii="Georgia" w:eastAsia="Times New Roman" w:hAnsi="Georgia" w:cs="Times New Roman"/>
          <w:color w:val="000000"/>
          <w:lang w:eastAsia="en-PH"/>
        </w:rPr>
        <w:t xml:space="preserve"> </w:t>
      </w:r>
    </w:p>
    <w:p w14:paraId="1FF08BB9"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456"/>
        <w:gridCol w:w="2932"/>
        <w:gridCol w:w="2414"/>
        <w:gridCol w:w="2558"/>
      </w:tblGrid>
      <w:tr w:rsidR="008F456D" w14:paraId="7FC60EDD" w14:textId="77777777">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A2D070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Method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39B0A"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FC65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Deliverables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A39E80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Development</w:t>
            </w:r>
          </w:p>
          <w:p w14:paraId="0A87334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Activities </w:t>
            </w:r>
          </w:p>
        </w:tc>
      </w:tr>
      <w:tr w:rsidR="008F456D" w14:paraId="6EC4044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3534B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Eliminate Waste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10D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Identify and eliminate non-value adding activities and processes to optimize resource utilization.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7098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Waste reduction plan, Process flow diagrams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9B48E4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Analyze current processes for inefficiencies, Identify and prioritize waste elimination opportunities</w:t>
            </w:r>
          </w:p>
        </w:tc>
      </w:tr>
      <w:tr w:rsidR="008F456D" w14:paraId="7C6A9BC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0E5E020"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Create Knowledge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42A0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 a culture of continuous learning and improvement, leveraging insights to drive innovation.</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D38D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 sharing platform, Innovation reports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65B6CD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Encourage collaboration and idea sharing, Implement feedback loops for continuous improvement</w:t>
            </w:r>
          </w:p>
        </w:tc>
      </w:tr>
      <w:tr w:rsidR="008F456D" w14:paraId="12DA8D4F" w14:textId="77777777" w:rsidTr="00C81A6B">
        <w:trPr>
          <w:trHeight w:val="1500"/>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4EB6D52" w14:textId="4ECC95D6" w:rsidR="008F456D" w:rsidRDefault="00000000" w:rsidP="00C81A6B">
            <w:pPr>
              <w:spacing w:after="0" w:line="240" w:lineRule="auto"/>
              <w:jc w:val="both"/>
              <w:rPr>
                <w:rFonts w:ascii="Georgia" w:eastAsia="Times New Roman" w:hAnsi="Georgia" w:cs="Times New Roman"/>
                <w:lang w:eastAsia="en-PH"/>
              </w:rPr>
            </w:pPr>
            <w:r>
              <w:rPr>
                <w:rFonts w:ascii="Georgia" w:eastAsia="Times New Roman" w:hAnsi="Georgia" w:cs="Times New Roman"/>
                <w:color w:val="000000"/>
                <w:lang w:eastAsia="en-PH"/>
              </w:rPr>
              <w:t>Build Quality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D9B5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Embed quality assurance practices into the development process to ensure a high-quality end product.</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DF79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 interface prototypes or mockups, UI/UX quality standards</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509FDCD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Implement automated testing, Conduct code reviews and inspections, Address defects promptly</w:t>
            </w:r>
          </w:p>
          <w:p w14:paraId="1FE798B8" w14:textId="77777777" w:rsidR="008F456D" w:rsidRDefault="008F456D">
            <w:pPr>
              <w:spacing w:after="0" w:line="240" w:lineRule="auto"/>
              <w:rPr>
                <w:rFonts w:ascii="Georgia" w:eastAsia="Times New Roman" w:hAnsi="Georgia" w:cs="Times New Roman"/>
                <w:lang w:eastAsia="en-PH"/>
              </w:rPr>
            </w:pPr>
          </w:p>
        </w:tc>
      </w:tr>
      <w:tr w:rsidR="008F456D" w14:paraId="0407644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56BC79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Fast Delivery</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4FF6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Streamline development and deployment processes to deliver value to users quickly and efficiently.</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66BC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Iterative development cycles, Functional prototypes or minimum viable product (MVP)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E70AF7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Prioritize features based on user feedback, Minimize handoffs and delays</w:t>
            </w:r>
          </w:p>
        </w:tc>
      </w:tr>
      <w:tr w:rsidR="008F456D" w14:paraId="5DB16DE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0F040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Empower Your Team</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F5C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Empower team members by providing autonomy, support, and resources to make decisions and take action.</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5C0F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Team communication plan detailing, Roles and responsibilities matrix</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2AF85AA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Delegate authority and decision-making, </w:t>
            </w:r>
            <w:proofErr w:type="gramStart"/>
            <w:r>
              <w:rPr>
                <w:rFonts w:ascii="Georgia" w:eastAsia="Times New Roman" w:hAnsi="Georgia" w:cs="Times New Roman"/>
                <w:color w:val="000000"/>
                <w:lang w:eastAsia="en-PH"/>
              </w:rPr>
              <w:t>Provide</w:t>
            </w:r>
            <w:proofErr w:type="gramEnd"/>
            <w:r>
              <w:rPr>
                <w:rFonts w:ascii="Georgia" w:eastAsia="Times New Roman" w:hAnsi="Georgia" w:cs="Times New Roman"/>
                <w:color w:val="000000"/>
                <w:lang w:eastAsia="en-PH"/>
              </w:rPr>
              <w:t xml:space="preserve"> training and mentorship to enhance team capabilities</w:t>
            </w:r>
          </w:p>
          <w:p w14:paraId="14BACF5A" w14:textId="77777777" w:rsidR="008F456D" w:rsidRDefault="008F456D">
            <w:pPr>
              <w:spacing w:after="0" w:line="240" w:lineRule="auto"/>
              <w:rPr>
                <w:rFonts w:ascii="Georgia" w:eastAsia="Times New Roman" w:hAnsi="Georgia" w:cs="Times New Roman"/>
                <w:lang w:eastAsia="en-PH"/>
              </w:rPr>
            </w:pPr>
          </w:p>
        </w:tc>
      </w:tr>
      <w:tr w:rsidR="008F456D" w14:paraId="6470745C"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AD16E2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Delay In Making Decisions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0CC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Avoid premature decisions by gathering sufficient information and considering all available options.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3587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Decision log, Risk register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4C65476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Gather relevant data and insights, </w:t>
            </w:r>
            <w:proofErr w:type="gramStart"/>
            <w:r>
              <w:rPr>
                <w:rFonts w:ascii="Georgia" w:eastAsia="Times New Roman" w:hAnsi="Georgia" w:cs="Times New Roman"/>
                <w:color w:val="000000"/>
                <w:lang w:eastAsia="en-PH"/>
              </w:rPr>
              <w:t>Evaluate</w:t>
            </w:r>
            <w:proofErr w:type="gramEnd"/>
            <w:r>
              <w:rPr>
                <w:rFonts w:ascii="Georgia" w:eastAsia="Times New Roman" w:hAnsi="Georgia" w:cs="Times New Roman"/>
                <w:color w:val="000000"/>
                <w:lang w:eastAsia="en-PH"/>
              </w:rPr>
              <w:t xml:space="preserve"> decision criteria and alternatives before making a decision</w:t>
            </w:r>
          </w:p>
        </w:tc>
      </w:tr>
      <w:tr w:rsidR="008F456D" w14:paraId="675673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92CCDA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Optimize The Whole</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97C0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Optimize the system as a whole rather than individual components, considering interdependencies.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7A02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System optimization plan, </w:t>
            </w:r>
            <w:proofErr w:type="gramStart"/>
            <w:r>
              <w:rPr>
                <w:rFonts w:ascii="Georgia" w:eastAsia="Times New Roman" w:hAnsi="Georgia" w:cs="Times New Roman"/>
                <w:color w:val="000000"/>
                <w:lang w:eastAsia="en-PH"/>
              </w:rPr>
              <w:t>Post-project</w:t>
            </w:r>
            <w:proofErr w:type="gramEnd"/>
            <w:r>
              <w:rPr>
                <w:rFonts w:ascii="Georgia" w:eastAsia="Times New Roman" w:hAnsi="Georgia" w:cs="Times New Roman"/>
                <w:color w:val="000000"/>
                <w:lang w:eastAsia="en-PH"/>
              </w:rPr>
              <w:t xml:space="preserve"> review report</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849192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Conduct system-wide analysis, </w:t>
            </w:r>
            <w:proofErr w:type="gramStart"/>
            <w:r>
              <w:rPr>
                <w:rFonts w:ascii="Georgia" w:eastAsia="Times New Roman" w:hAnsi="Georgia" w:cs="Times New Roman"/>
                <w:color w:val="000000"/>
                <w:lang w:eastAsia="en-PH"/>
              </w:rPr>
              <w:t>Identify</w:t>
            </w:r>
            <w:proofErr w:type="gramEnd"/>
            <w:r>
              <w:rPr>
                <w:rFonts w:ascii="Georgia" w:eastAsia="Times New Roman" w:hAnsi="Georgia" w:cs="Times New Roman"/>
                <w:color w:val="000000"/>
                <w:lang w:eastAsia="en-PH"/>
              </w:rPr>
              <w:t xml:space="preserve"> bottlenecks and inefficiencies, Implement holistic improvements</w:t>
            </w:r>
          </w:p>
        </w:tc>
      </w:tr>
    </w:tbl>
    <w:p w14:paraId="26955825" w14:textId="77777777" w:rsidR="008F456D" w:rsidRDefault="008F456D">
      <w:pPr>
        <w:spacing w:after="0" w:line="480" w:lineRule="auto"/>
        <w:rPr>
          <w:rFonts w:ascii="Georgia" w:eastAsia="Times New Roman" w:hAnsi="Georgia" w:cs="Times New Roman"/>
          <w:color w:val="000000"/>
          <w:lang w:eastAsia="en-PH"/>
        </w:rPr>
      </w:pPr>
    </w:p>
    <w:p w14:paraId="6B2F8010"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DATA GATHERING TECHNIQUES</w:t>
      </w:r>
    </w:p>
    <w:p w14:paraId="55B3F415" w14:textId="77777777" w:rsidR="008F456D" w:rsidRDefault="00000000">
      <w:pPr>
        <w:spacing w:after="0" w:line="480" w:lineRule="auto"/>
        <w:ind w:firstLine="709"/>
        <w:jc w:val="both"/>
        <w:rPr>
          <w:rFonts w:ascii="Georgia" w:eastAsia="Times New Roman" w:hAnsi="Georgia" w:cs="Times New Roman"/>
          <w:color w:val="0D0D0D"/>
          <w:lang w:eastAsia="en-PH"/>
        </w:rPr>
      </w:pPr>
      <w:r>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77777777" w:rsidR="008F456D" w:rsidRDefault="00000000">
      <w:pPr>
        <w:spacing w:after="0" w:line="480" w:lineRule="auto"/>
        <w:ind w:firstLine="709"/>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Interviews. </w:t>
      </w:r>
      <w:r>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Questionnaire. </w:t>
      </w:r>
      <w:r>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Document Analysis.</w:t>
      </w:r>
      <w:r>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8F456D" w:rsidRDefault="008F456D">
      <w:pPr>
        <w:spacing w:after="0" w:line="480" w:lineRule="auto"/>
        <w:ind w:firstLine="720"/>
        <w:jc w:val="both"/>
        <w:rPr>
          <w:rFonts w:ascii="Georgia" w:eastAsia="Times New Roman" w:hAnsi="Georgia" w:cs="Times New Roman"/>
          <w:lang w:eastAsia="en-PH"/>
        </w:rPr>
      </w:pPr>
    </w:p>
    <w:p w14:paraId="1BE4FED8"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SOURCES OF DATA</w:t>
      </w:r>
      <w:r>
        <w:rPr>
          <w:rFonts w:ascii="Georgia" w:eastAsia="Times New Roman" w:hAnsi="Georgia" w:cs="Times New Roman"/>
          <w:b/>
          <w:bCs/>
          <w:color w:val="000000"/>
          <w:lang w:eastAsia="en-PH"/>
        </w:rPr>
        <w:tab/>
      </w:r>
    </w:p>
    <w:p w14:paraId="3B117312"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Interviews.</w:t>
      </w:r>
      <w:r>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particular requirements and expectations of students for academic help.</w:t>
      </w:r>
    </w:p>
    <w:p w14:paraId="3CE1E24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order to learn about the difficulties faced by tutors, what they hope to gain from the Mentor-Shift program, and their thoughts on individualized tutoring techniques, faculty members are also interviewed. Their backgrounds in mentoring and teaching will provide insightful information about the viability and efficacy of the suggested program.</w:t>
      </w:r>
    </w:p>
    <w:p w14:paraId="69DB3572" w14:textId="77777777" w:rsidR="008F456D" w:rsidRDefault="00000000">
      <w:pPr>
        <w:spacing w:after="0" w:line="480" w:lineRule="auto"/>
        <w:ind w:firstLine="720"/>
        <w:jc w:val="both"/>
        <w:rPr>
          <w:rFonts w:ascii="Georgia" w:eastAsia="Times New Roman" w:hAnsi="Georgia" w:cs="Times New Roman"/>
          <w:color w:val="000000"/>
          <w:lang w:eastAsia="en-PH"/>
        </w:rPr>
        <w:sectPr w:rsidR="008F456D" w:rsidSect="00513324">
          <w:headerReference w:type="default" r:id="rId41"/>
          <w:headerReference w:type="first" r:id="rId42"/>
          <w:footerReference w:type="first" r:id="rId43"/>
          <w:pgSz w:w="12240" w:h="15840"/>
          <w:pgMar w:top="1620" w:right="1440" w:bottom="1440" w:left="1440" w:header="708" w:footer="708" w:gutter="0"/>
          <w:pgNumType w:start="1"/>
          <w:cols w:space="708"/>
          <w:titlePg/>
          <w:docGrid w:linePitch="360"/>
        </w:sectPr>
      </w:pPr>
      <w:r>
        <w:rPr>
          <w:rFonts w:ascii="Georgia" w:eastAsia="Times New Roman" w:hAnsi="Georgia" w:cs="Times New Roman"/>
          <w:b/>
          <w:bCs/>
          <w:color w:val="000000"/>
          <w:lang w:eastAsia="en-PH"/>
        </w:rPr>
        <w:t>Questionnaires.</w:t>
      </w:r>
      <w:r>
        <w:rPr>
          <w:rFonts w:ascii="Georgia" w:eastAsia="Times New Roman" w:hAnsi="Georgia" w:cs="Times New Roman"/>
          <w:color w:val="000000"/>
          <w:lang w:eastAsia="en-PH"/>
        </w:rPr>
        <w:t xml:space="preserve"> Students as well as educators will receive surveys in order to collect data on demographics, preferred learning styles, technological aptitude, and suggestions for </w:t>
      </w:r>
    </w:p>
    <w:p w14:paraId="40B18014"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w:t>
      </w:r>
      <w:r>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8F456D" w:rsidRDefault="008F456D">
      <w:pPr>
        <w:spacing w:after="0" w:line="240" w:lineRule="auto"/>
        <w:rPr>
          <w:rFonts w:ascii="Georgia" w:eastAsia="Times New Roman" w:hAnsi="Georgia" w:cs="Times New Roman"/>
          <w:lang w:eastAsia="en-PH"/>
        </w:rPr>
      </w:pPr>
    </w:p>
    <w:p w14:paraId="56414866"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SURVEY RESULTS</w:t>
      </w:r>
    </w:p>
    <w:p w14:paraId="62625C56"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8F456D" w:rsidRDefault="008F456D">
      <w:pPr>
        <w:spacing w:after="0" w:line="480" w:lineRule="auto"/>
        <w:ind w:firstLine="720"/>
        <w:jc w:val="both"/>
        <w:rPr>
          <w:rFonts w:ascii="Georgia" w:eastAsia="Times New Roman" w:hAnsi="Georgia" w:cs="Times New Roman"/>
          <w:lang w:eastAsia="en-PH"/>
        </w:rPr>
      </w:pPr>
    </w:p>
    <w:p w14:paraId="507454BD"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2.2.</w:t>
      </w:r>
      <w:r>
        <w:rPr>
          <w:rFonts w:ascii="Georgia" w:eastAsia="Times New Roman" w:hAnsi="Georgia" w:cs="Times New Roman"/>
          <w:color w:val="000000"/>
          <w:lang w:eastAsia="en-PH"/>
        </w:rPr>
        <w:t xml:space="preserve"> </w:t>
      </w:r>
    </w:p>
    <w:p w14:paraId="4E8400CF"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8F456D" w14:paraId="1EB52F77"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1FE1F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172C6F4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208FA9D"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27EA9EB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6ED73B4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242DE5B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D83365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DC7C71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w:t>
            </w:r>
          </w:p>
        </w:tc>
      </w:tr>
      <w:tr w:rsidR="008F456D" w14:paraId="0E14FDF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D2A36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ED28A6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497250E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5FD76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35D8639D"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54F6D01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96AA1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4C0773E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3039CE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9AEF4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1D98115"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76E6F4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4BDB0E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C398D19"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0166FD7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54BA03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14E3C2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r w:rsidR="008F456D" w14:paraId="4D56360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16686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1B08E7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bl>
    <w:p w14:paraId="7D784BB7" w14:textId="77777777" w:rsidR="008F456D" w:rsidRDefault="00000000">
      <w:pPr>
        <w:spacing w:after="0" w:line="480" w:lineRule="auto"/>
        <w:jc w:val="both"/>
        <w:rPr>
          <w:del w:id="529" w:author="Jade Raposa [2]" w:date="2024-10-16T23:57:00Z"/>
          <w:rFonts w:ascii="Georgia" w:eastAsia="Times New Roman" w:hAnsi="Georgia" w:cs="Times New Roman"/>
          <w:color w:val="000000"/>
          <w:lang w:eastAsia="en-PH"/>
        </w:rPr>
      </w:pPr>
      <w:ins w:id="530" w:author="Jade Raposa [2]" w:date="2024-10-16T23:57:00Z">
        <w:r>
          <w:rPr>
            <w:rFonts w:ascii="Georgia" w:eastAsia="Times New Roman" w:hAnsi="Georgia" w:cs="Times New Roman"/>
            <w:color w:val="000000"/>
            <w:lang w:eastAsia="en-PH"/>
          </w:rPr>
          <w:br/>
        </w:r>
      </w:ins>
    </w:p>
    <w:p w14:paraId="4773D49A" w14:textId="77777777" w:rsidR="008F456D" w:rsidRDefault="00000000">
      <w:pPr>
        <w:spacing w:after="0" w:line="480" w:lineRule="auto"/>
        <w:jc w:val="both"/>
        <w:rPr>
          <w:del w:id="531" w:author="Jade Raposa [2]" w:date="2024-10-16T23:57:00Z"/>
          <w:rFonts w:ascii="Georgia" w:eastAsia="Times New Roman" w:hAnsi="Georgia" w:cs="Times New Roman"/>
          <w:color w:val="000000"/>
          <w:lang w:eastAsia="en-PH"/>
        </w:rPr>
      </w:pPr>
      <w:r>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8F456D" w:rsidRDefault="008F456D">
      <w:pPr>
        <w:spacing w:after="0" w:line="480" w:lineRule="auto"/>
        <w:jc w:val="both"/>
        <w:rPr>
          <w:rFonts w:ascii="Georgia" w:eastAsia="Times New Roman" w:hAnsi="Georgia" w:cs="Times New Roman"/>
          <w:lang w:eastAsia="en-PH"/>
        </w:rPr>
      </w:pPr>
    </w:p>
    <w:p w14:paraId="7DDCA7D8" w14:textId="77777777" w:rsidR="008F456D" w:rsidRDefault="00000000" w:rsidP="008F456D">
      <w:pPr>
        <w:spacing w:before="240" w:after="0" w:line="480" w:lineRule="auto"/>
        <w:rPr>
          <w:rFonts w:ascii="Georgia" w:eastAsia="Times New Roman" w:hAnsi="Georgia" w:cs="Times New Roman"/>
          <w:color w:val="000000"/>
          <w:lang w:eastAsia="en-PH"/>
        </w:rPr>
        <w:pPrChange w:id="532" w:author="Jade Raposa [2]" w:date="2024-10-16T23:58:00Z">
          <w:pPr>
            <w:spacing w:after="0" w:line="480" w:lineRule="auto"/>
          </w:pPr>
        </w:pPrChange>
      </w:pPr>
      <w:r>
        <w:rPr>
          <w:rFonts w:ascii="Georgia" w:eastAsia="Times New Roman" w:hAnsi="Georgia" w:cs="Times New Roman"/>
          <w:b/>
          <w:bCs/>
          <w:color w:val="000000"/>
          <w:lang w:eastAsia="en-PH"/>
        </w:rPr>
        <w:t>Table 2.3</w:t>
      </w:r>
    </w:p>
    <w:p w14:paraId="07904F23"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i/>
          <w:iCs/>
          <w:color w:val="000000"/>
          <w:lang w:eastAsia="en-PH"/>
        </w:rPr>
        <w:t>Students Mindset Before Shifting</w:t>
      </w:r>
      <w:r>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8F456D" w14:paraId="558B77D4" w14:textId="77777777">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638A21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5B03FC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 (%)</w:t>
            </w:r>
          </w:p>
        </w:tc>
      </w:tr>
      <w:tr w:rsidR="008F456D" w14:paraId="190A2835" w14:textId="77777777">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6280E53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5E7649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59343287"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5B533B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38D2795"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(57.1%)</w:t>
            </w:r>
          </w:p>
        </w:tc>
      </w:tr>
      <w:tr w:rsidR="008F456D" w14:paraId="5230006D"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83561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38B4DA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E7C293B"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8D24E0"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FCC5F9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(66.6%)</w:t>
            </w:r>
          </w:p>
        </w:tc>
      </w:tr>
      <w:tr w:rsidR="008F456D" w14:paraId="3AB445E2"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C467C3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7177A1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5FA1885E"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0E9D46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586637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bl>
    <w:p w14:paraId="52F95F54" w14:textId="77777777" w:rsidR="008F456D" w:rsidRDefault="008F456D">
      <w:pPr>
        <w:spacing w:after="0" w:line="240" w:lineRule="auto"/>
        <w:rPr>
          <w:rFonts w:ascii="Georgia" w:eastAsia="Times New Roman" w:hAnsi="Georgia" w:cs="Times New Roman"/>
          <w:lang w:eastAsia="en-PH"/>
        </w:rPr>
      </w:pPr>
    </w:p>
    <w:p w14:paraId="54417D9F" w14:textId="77777777" w:rsidR="008F456D" w:rsidRDefault="00000000">
      <w:pPr>
        <w:spacing w:after="0" w:line="480" w:lineRule="auto"/>
        <w:ind w:firstLine="720"/>
        <w:jc w:val="both"/>
        <w:rPr>
          <w:rFonts w:ascii="Georgia" w:eastAsia="Times New Roman" w:hAnsi="Georgia" w:cs="Times New Roman"/>
          <w:color w:val="000000"/>
          <w:lang w:eastAsia="en-PH"/>
        </w:rPr>
        <w:sectPr w:rsidR="008F456D">
          <w:headerReference w:type="default" r:id="rId44"/>
          <w:headerReference w:type="first" r:id="rId45"/>
          <w:pgSz w:w="12240" w:h="15840"/>
          <w:pgMar w:top="1718"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8F456D" w:rsidRDefault="008F456D">
      <w:pPr>
        <w:spacing w:after="0" w:line="240" w:lineRule="auto"/>
        <w:ind w:firstLine="720"/>
        <w:jc w:val="both"/>
        <w:rPr>
          <w:rFonts w:ascii="Georgia" w:eastAsia="Times New Roman" w:hAnsi="Georgia" w:cs="Times New Roman"/>
          <w:color w:val="000000"/>
          <w:lang w:eastAsia="en-PH"/>
        </w:rPr>
      </w:pPr>
    </w:p>
    <w:p w14:paraId="2CFA99CB"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2.4.</w:t>
      </w:r>
      <w:r>
        <w:rPr>
          <w:rFonts w:ascii="Georgia" w:eastAsia="Times New Roman" w:hAnsi="Georgia" w:cs="Times New Roman"/>
          <w:color w:val="000000"/>
          <w:lang w:eastAsia="en-PH"/>
        </w:rPr>
        <w:t xml:space="preserve"> </w:t>
      </w:r>
    </w:p>
    <w:p w14:paraId="60D07E2A" w14:textId="77777777" w:rsidR="008F456D" w:rsidRDefault="00000000">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Students Wish They Had Personalized Guidance and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8F456D" w14:paraId="6FC31D28" w14:textId="77777777">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84EAA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B2AB08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2BAE2574" w14:textId="77777777">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B4279E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04A410C"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(38.1%)</w:t>
            </w:r>
          </w:p>
        </w:tc>
      </w:tr>
      <w:tr w:rsidR="008F456D" w14:paraId="7EC50318"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DFA08A"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81EC05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(28.6&amp;)</w:t>
            </w:r>
          </w:p>
        </w:tc>
      </w:tr>
      <w:tr w:rsidR="008F456D" w14:paraId="34C7CAA6" w14:textId="77777777">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714B2D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1DDD8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0FF20295"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FB616E5"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799522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3FCEE3CF"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59C22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879481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37A2B7B6" w14:textId="77777777" w:rsidR="008F456D" w:rsidRDefault="008F456D">
      <w:pPr>
        <w:spacing w:after="0" w:line="480" w:lineRule="auto"/>
        <w:rPr>
          <w:rFonts w:ascii="Georgia" w:eastAsia="Times New Roman" w:hAnsi="Georgia" w:cs="Times New Roman"/>
          <w:color w:val="000000"/>
          <w:lang w:eastAsia="en-PH"/>
        </w:rPr>
      </w:pPr>
    </w:p>
    <w:p w14:paraId="284914DB"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 xml:space="preserve">Table 2.5. </w:t>
      </w:r>
    </w:p>
    <w:p w14:paraId="3C9C0F7E" w14:textId="77777777" w:rsidR="008F456D" w:rsidRDefault="00000000">
      <w:pPr>
        <w:spacing w:after="0" w:line="480" w:lineRule="auto"/>
        <w:rPr>
          <w:rFonts w:ascii="Georgia" w:eastAsia="Times New Roman" w:hAnsi="Georgia" w:cs="Times New Roman"/>
          <w:b/>
          <w:bCs/>
          <w:i/>
          <w:iCs/>
          <w:color w:val="000000"/>
          <w:lang w:eastAsia="en-PH"/>
        </w:rPr>
      </w:pPr>
      <w:r>
        <w:rPr>
          <w:rFonts w:ascii="Georgia" w:eastAsia="Times New Roman" w:hAnsi="Georgia" w:cs="Times New Roman"/>
          <w:i/>
          <w:iCs/>
          <w:color w:val="000000"/>
          <w:lang w:eastAsia="en-PH"/>
        </w:rPr>
        <w:t xml:space="preserve">Biggest Obstacle Faced in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8F456D" w14:paraId="182E1663"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08ABE4B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4570EC8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75F540B6"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77777777" w:rsidR="008F456D" w:rsidRDefault="00000000">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77777777" w:rsidR="008F456D" w:rsidRDefault="00000000">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4 (19%)</w:t>
            </w:r>
          </w:p>
        </w:tc>
      </w:tr>
      <w:tr w:rsidR="008F456D" w14:paraId="282843A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0</w:t>
            </w:r>
          </w:p>
        </w:tc>
      </w:tr>
      <w:tr w:rsidR="008F456D" w14:paraId="086BE2CF"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(9.5%)</w:t>
            </w:r>
          </w:p>
        </w:tc>
      </w:tr>
      <w:tr w:rsidR="008F456D" w14:paraId="2CC636E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15 (71.4%)</w:t>
            </w:r>
          </w:p>
        </w:tc>
      </w:tr>
    </w:tbl>
    <w:p w14:paraId="6801ECB0" w14:textId="77777777" w:rsidR="008F456D" w:rsidRDefault="008F456D">
      <w:pPr>
        <w:spacing w:after="0" w:line="480" w:lineRule="auto"/>
        <w:rPr>
          <w:rFonts w:ascii="Georgia" w:eastAsia="Times New Roman" w:hAnsi="Georgia" w:cs="Times New Roman"/>
          <w:color w:val="000000"/>
          <w:lang w:eastAsia="en-PH"/>
        </w:rPr>
      </w:pPr>
    </w:p>
    <w:p w14:paraId="22A1630D"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8F456D" w:rsidRDefault="008F456D">
      <w:pPr>
        <w:spacing w:after="0" w:line="240" w:lineRule="auto"/>
        <w:ind w:firstLine="720"/>
        <w:rPr>
          <w:rFonts w:ascii="Georgia" w:eastAsia="Times New Roman" w:hAnsi="Georgia" w:cs="Times New Roman"/>
          <w:color w:val="000000"/>
          <w:lang w:eastAsia="en-PH"/>
        </w:rPr>
      </w:pPr>
    </w:p>
    <w:p w14:paraId="24122506"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2.6. </w:t>
      </w:r>
    </w:p>
    <w:p w14:paraId="4B5BC727" w14:textId="77777777" w:rsidR="008F456D" w:rsidRDefault="00000000">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8F456D" w14:paraId="6852F7F8"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028E1420"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FA6B35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Important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593BE94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A71284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22208D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3EB95DD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Important</w:t>
            </w:r>
          </w:p>
        </w:tc>
      </w:tr>
      <w:tr w:rsidR="008F456D" w14:paraId="432558BE" w14:textId="77777777">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tcPr>
          <w:p w14:paraId="51FFDBA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tcPr>
          <w:p w14:paraId="5F9996F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24155A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F7FABE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FF38F2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5DC7556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6623ED63" w14:textId="77777777">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0ACA4D9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E0E4D4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6175"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FA13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8A16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734F83D"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bl>
    <w:p w14:paraId="0B56D5C5" w14:textId="77777777" w:rsidR="008F456D" w:rsidRDefault="008F456D">
      <w:pPr>
        <w:spacing w:after="0" w:line="240" w:lineRule="auto"/>
        <w:rPr>
          <w:rFonts w:ascii="Georgia" w:eastAsia="Times New Roman" w:hAnsi="Georgia" w:cs="Times New Roman"/>
          <w:lang w:eastAsia="en-PH"/>
        </w:rPr>
      </w:pPr>
    </w:p>
    <w:p w14:paraId="7C72AA63" w14:textId="77777777" w:rsidR="008F456D" w:rsidRDefault="00000000">
      <w:pPr>
        <w:spacing w:after="0" w:line="480" w:lineRule="auto"/>
        <w:jc w:val="both"/>
        <w:rPr>
          <w:rFonts w:ascii="Georgia" w:eastAsia="Times New Roman" w:hAnsi="Georgia" w:cs="Times New Roman"/>
          <w:color w:val="000000"/>
          <w:lang w:eastAsia="en-PH"/>
        </w:rPr>
        <w:sectPr w:rsidR="008F456D">
          <w:headerReference w:type="default" r:id="rId46"/>
          <w:headerReference w:type="first" r:id="rId47"/>
          <w:pgSz w:w="12240" w:h="15840"/>
          <w:pgMar w:top="1440"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 xml:space="preserve">Table 2.6 illustrates the importance students attribute to connecting with mentors via a mobile app, rated on a linear scale from "Not Very Important </w:t>
      </w:r>
      <w:proofErr w:type="gramStart"/>
      <w:r>
        <w:rPr>
          <w:rFonts w:ascii="Georgia" w:eastAsia="Times New Roman" w:hAnsi="Georgia" w:cs="Times New Roman"/>
          <w:color w:val="000000"/>
          <w:lang w:eastAsia="en-PH"/>
        </w:rPr>
        <w:t>At</w:t>
      </w:r>
      <w:proofErr w:type="gramEnd"/>
      <w:r>
        <w:rPr>
          <w:rFonts w:ascii="Georgia" w:eastAsia="Times New Roman" w:hAnsi="Georgia" w:cs="Times New Roman"/>
          <w:color w:val="000000"/>
          <w:lang w:eastAsia="en-PH"/>
        </w:rPr>
        <w:t xml:space="preserve"> All" to "Very Important." These responses offer insights into students' preferences and expectations regarding the accessibility</w:t>
      </w:r>
    </w:p>
    <w:p w14:paraId="1D53A223"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8F456D" w:rsidRDefault="008F456D">
      <w:pPr>
        <w:spacing w:after="0" w:line="240" w:lineRule="auto"/>
        <w:jc w:val="both"/>
        <w:rPr>
          <w:rFonts w:ascii="Georgia" w:eastAsia="Times New Roman" w:hAnsi="Georgia" w:cs="Times New Roman"/>
          <w:color w:val="000000"/>
          <w:lang w:eastAsia="en-PH"/>
        </w:rPr>
      </w:pPr>
    </w:p>
    <w:p w14:paraId="48A7F693"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2.7</w:t>
      </w:r>
    </w:p>
    <w:p w14:paraId="68F276FA"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Students Interested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8F456D" w14:paraId="2E6037EE" w14:textId="77777777">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38CB5579"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6B9AD81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34CA0EE4" w14:textId="77777777">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C4E760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29120EA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76.2 %</w:t>
            </w:r>
          </w:p>
        </w:tc>
      </w:tr>
      <w:tr w:rsidR="008F456D" w14:paraId="5951F2E4" w14:textId="77777777">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AA06F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03D9E5C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23.8 %</w:t>
            </w:r>
          </w:p>
        </w:tc>
      </w:tr>
      <w:tr w:rsidR="008F456D" w14:paraId="5E977CEB" w14:textId="77777777">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DFF39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5919F4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74A02A52" w14:textId="77777777" w:rsidR="008F456D" w:rsidRDefault="008F456D">
      <w:pPr>
        <w:spacing w:after="0" w:line="240" w:lineRule="auto"/>
        <w:rPr>
          <w:rFonts w:ascii="Georgia" w:eastAsia="Times New Roman" w:hAnsi="Georgia" w:cs="Times New Roman"/>
          <w:lang w:eastAsia="en-PH"/>
        </w:rPr>
      </w:pPr>
    </w:p>
    <w:p w14:paraId="2B12B290"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8F456D" w:rsidRDefault="008F456D">
      <w:pPr>
        <w:spacing w:after="0" w:line="240" w:lineRule="auto"/>
        <w:jc w:val="both"/>
        <w:rPr>
          <w:rFonts w:ascii="Georgia" w:eastAsia="Times New Roman" w:hAnsi="Georgia" w:cs="Times New Roman"/>
          <w:color w:val="000000"/>
          <w:lang w:eastAsia="en-PH"/>
        </w:rPr>
      </w:pPr>
    </w:p>
    <w:p w14:paraId="14D4F552"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2.8</w:t>
      </w:r>
    </w:p>
    <w:p w14:paraId="0AC68541"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8F456D" w14:paraId="2D33B55D" w14:textId="77777777">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7CF2B4D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60FF4EC"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07DC9610" w14:textId="77777777">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3C16A0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E0D860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3C531AD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75A88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CEE5D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737F78FE"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390EA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6F516F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(66.7%)</w:t>
            </w:r>
          </w:p>
        </w:tc>
      </w:tr>
      <w:tr w:rsidR="008F456D" w14:paraId="15D8AF6A"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5191F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05AC8DD"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1BB1459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CE22E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31E47B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53DCB0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r w:rsidR="008F456D" w14:paraId="2B1715C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bl>
    <w:p w14:paraId="263D2B9E" w14:textId="77777777" w:rsidR="008F456D" w:rsidRDefault="008F456D">
      <w:pPr>
        <w:rPr>
          <w:rFonts w:ascii="Georgia" w:eastAsia="Times New Roman" w:hAnsi="Georgia" w:cs="Times New Roman"/>
          <w:lang w:eastAsia="en-PH"/>
        </w:rPr>
      </w:pPr>
    </w:p>
    <w:p w14:paraId="31FCBBE2"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8F456D" w14:paraId="20545DB6" w14:textId="77777777">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6C655FD"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1DD96E2"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CF26358"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59DA21ED"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Mentor Support through Academic Challenges?</w:t>
            </w:r>
          </w:p>
        </w:tc>
      </w:tr>
      <w:tr w:rsidR="008F456D" w14:paraId="7426F099"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F9BD613"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8707143"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CB619CB"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1083D5D"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50%</w:t>
            </w:r>
          </w:p>
        </w:tc>
      </w:tr>
      <w:tr w:rsidR="008F456D" w14:paraId="68DB54DB"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4E9194B"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D7C0186"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53631F"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7F0E763F"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5DDD3118"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1534D12"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3C07A84"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A28DEA9"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CF2E8E4"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r>
      <w:tr w:rsidR="008F456D" w14:paraId="3BC355BE"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9B13D63"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F8CC65E"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6A30853"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7831B84"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80%</w:t>
            </w:r>
          </w:p>
        </w:tc>
      </w:tr>
      <w:tr w:rsidR="008F456D" w14:paraId="54E61BB6"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FBD3C1B"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B7A8BC"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5D0EE5F"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B555D39"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42148F25" w14:textId="77777777" w:rsidR="008F456D" w:rsidRDefault="008F456D">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8F456D" w14:paraId="21ACF4F4"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C44686"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9D2527A"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4B2FD51"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Mentoring Impact</w:t>
            </w:r>
          </w:p>
        </w:tc>
      </w:tr>
      <w:tr w:rsidR="008F456D" w14:paraId="0CC6A39E"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33DF708"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B3A9ED5"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12EC42AD"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8580336"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B7FA3CA"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ABB497C"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DFEF05D"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0D4E79C3"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3803052"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7CA7D60"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E389F91"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A205518"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6A1D987"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A22BF8C"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21B3DD9"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2B6265C5" w14:textId="77777777" w:rsidR="008F456D" w:rsidRDefault="008F456D">
      <w:pPr>
        <w:spacing w:before="200" w:after="0" w:line="240" w:lineRule="auto"/>
        <w:jc w:val="both"/>
        <w:rPr>
          <w:rFonts w:ascii="Georgia" w:eastAsia="Times New Roman" w:hAnsi="Georgia" w:cs="Times New Roman"/>
          <w:color w:val="0D0D0D"/>
          <w:shd w:val="clear" w:color="auto" w:fill="FFFFFF"/>
          <w:lang w:eastAsia="en-PH"/>
        </w:rPr>
        <w:sectPr w:rsidR="008F456D">
          <w:headerReference w:type="default" r:id="rId48"/>
          <w:headerReference w:type="first" r:id="rId49"/>
          <w:pgSz w:w="12240" w:h="15840"/>
          <w:pgMar w:top="162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8F456D" w14:paraId="612EED67"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56D5A73"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F33F1B9"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6CD417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p w14:paraId="0B55446E" w14:textId="77777777" w:rsidR="008F456D" w:rsidRDefault="008F456D">
            <w:pPr>
              <w:spacing w:after="240" w:line="240" w:lineRule="auto"/>
              <w:rPr>
                <w:rFonts w:ascii="Georgia" w:eastAsia="Times New Roman" w:hAnsi="Georgia" w:cs="Times New Roman"/>
                <w:lang w:eastAsia="en-PH"/>
              </w:rPr>
            </w:pPr>
          </w:p>
        </w:tc>
      </w:tr>
    </w:tbl>
    <w:p w14:paraId="452B5307" w14:textId="77777777" w:rsidR="008F456D" w:rsidRDefault="008F456D">
      <w:pPr>
        <w:rPr>
          <w:rFonts w:ascii="Georgia" w:eastAsia="Times New Roman" w:hAnsi="Georgia" w:cs="Times New Roman"/>
          <w:lang w:eastAsia="en-PH"/>
        </w:rPr>
      </w:pPr>
    </w:p>
    <w:p w14:paraId="2A1D10AE" w14:textId="77777777" w:rsidR="008F456D" w:rsidRDefault="00000000">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a few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w:t>
      </w:r>
      <w:proofErr w:type="gramStart"/>
      <w:r>
        <w:rPr>
          <w:rFonts w:ascii="Georgia" w:eastAsia="Times New Roman" w:hAnsi="Georgia" w:cs="Times New Roman"/>
          <w:color w:val="000000"/>
          <w:shd w:val="clear" w:color="auto" w:fill="FFFFFF"/>
          <w:lang w:eastAsia="en-PH"/>
        </w:rPr>
        <w:t>considered,</w:t>
      </w:r>
      <w:proofErr w:type="gramEnd"/>
      <w:r>
        <w:rPr>
          <w:rFonts w:ascii="Georgia" w:eastAsia="Times New Roman" w:hAnsi="Georgia" w:cs="Times New Roman"/>
          <w:color w:val="000000"/>
          <w:shd w:val="clear" w:color="auto" w:fill="FFFFFF"/>
          <w:lang w:eastAsia="en-PH"/>
        </w:rPr>
        <w:t xml:space="preserve"> it is an indispensable instrument for molding fruitful mentorship programs in academic environments.</w:t>
      </w:r>
    </w:p>
    <w:p w14:paraId="3815B495" w14:textId="77777777" w:rsidR="008F456D" w:rsidRDefault="008F456D">
      <w:pPr>
        <w:spacing w:after="0" w:line="240" w:lineRule="auto"/>
        <w:rPr>
          <w:rFonts w:ascii="Georgia" w:eastAsia="Times New Roman" w:hAnsi="Georgia" w:cs="Times New Roman"/>
          <w:lang w:eastAsia="en-PH"/>
        </w:rPr>
      </w:pPr>
    </w:p>
    <w:p w14:paraId="43DCFE05"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2.9</w:t>
      </w:r>
      <w:r>
        <w:rPr>
          <w:rFonts w:ascii="Georgia" w:eastAsia="Times New Roman" w:hAnsi="Georgia" w:cs="Times New Roman"/>
          <w:color w:val="000000"/>
          <w:lang w:eastAsia="en-PH"/>
        </w:rPr>
        <w:t xml:space="preserve"> </w:t>
      </w:r>
    </w:p>
    <w:p w14:paraId="319E617E"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8F456D" w14:paraId="4EE9EBCC"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1FF69B3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2ACEC1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E61B7E0"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F07C8D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68B1219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r>
      <w:tr w:rsidR="008F456D" w14:paraId="70365ABC"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5D8046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B2E09A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39EE5BE7"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7043C82B"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3630CC8"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(12.5%)</w:t>
            </w:r>
          </w:p>
        </w:tc>
      </w:tr>
      <w:tr w:rsidR="008F456D" w14:paraId="0FC0A0DA"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08488184"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09D5B33"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 (6.3%)</w:t>
            </w:r>
          </w:p>
        </w:tc>
      </w:tr>
    </w:tbl>
    <w:p w14:paraId="7D54657B" w14:textId="77777777" w:rsidR="008F456D" w:rsidRDefault="008F456D">
      <w:pPr>
        <w:spacing w:after="0" w:line="480" w:lineRule="auto"/>
        <w:jc w:val="both"/>
        <w:rPr>
          <w:rFonts w:ascii="Georgia" w:eastAsia="Times New Roman" w:hAnsi="Georgia" w:cs="Times New Roman"/>
          <w:lang w:eastAsia="en-PH"/>
        </w:rPr>
      </w:pPr>
    </w:p>
    <w:p w14:paraId="256514BF"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2.10</w:t>
      </w:r>
      <w:r>
        <w:rPr>
          <w:rFonts w:ascii="Georgia" w:eastAsia="Times New Roman" w:hAnsi="Georgia" w:cs="Times New Roman"/>
          <w:color w:val="000000"/>
          <w:lang w:eastAsia="en-PH"/>
        </w:rPr>
        <w:t xml:space="preserve"> </w:t>
      </w:r>
    </w:p>
    <w:p w14:paraId="07DE7B86"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Ways Personalized Assistance Can Impact </w:t>
      </w:r>
      <w:proofErr w:type="gramStart"/>
      <w:r>
        <w:rPr>
          <w:rFonts w:ascii="Georgia" w:eastAsia="Times New Roman" w:hAnsi="Georgia" w:cs="Times New Roman"/>
          <w:i/>
          <w:iCs/>
          <w:color w:val="000000"/>
          <w:lang w:eastAsia="en-PH"/>
        </w:rPr>
        <w:t>A</w:t>
      </w:r>
      <w:proofErr w:type="gramEnd"/>
      <w:r>
        <w:rPr>
          <w:rFonts w:ascii="Georgia" w:eastAsia="Times New Roman" w:hAnsi="Georgia" w:cs="Times New Roman"/>
          <w:i/>
          <w:iCs/>
          <w:color w:val="000000"/>
          <w:lang w:eastAsia="en-PH"/>
        </w:rPr>
        <w:t> Student’s Academic Success and Learning Experience</w:t>
      </w:r>
    </w:p>
    <w:p w14:paraId="7D357AC0"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8F456D" w14:paraId="419C98DB"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07B3050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79D37E2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1C56B516"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FA0E400"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4A5790B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r w:rsidR="008F456D" w14:paraId="54D379A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56DDE3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2F2B9ED"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(31.3%)</w:t>
            </w:r>
          </w:p>
        </w:tc>
      </w:tr>
      <w:tr w:rsidR="008F456D" w14:paraId="1D725149"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F01E7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Fostering a supportive learning</w:t>
            </w:r>
          </w:p>
          <w:p w14:paraId="49CCB62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D7505F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2F55A3E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All of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 (6.3%)</w:t>
            </w:r>
          </w:p>
        </w:tc>
      </w:tr>
    </w:tbl>
    <w:p w14:paraId="7A3C7069" w14:textId="77777777" w:rsidR="008F456D" w:rsidRDefault="008F456D">
      <w:pPr>
        <w:spacing w:after="0" w:line="480" w:lineRule="auto"/>
        <w:jc w:val="both"/>
        <w:rPr>
          <w:rFonts w:ascii="Georgia" w:eastAsia="Times New Roman" w:hAnsi="Georgia" w:cs="Times New Roman"/>
          <w:lang w:eastAsia="en-PH"/>
        </w:rPr>
      </w:pPr>
    </w:p>
    <w:p w14:paraId="11C2E6AA"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2.11</w:t>
      </w:r>
      <w:r>
        <w:rPr>
          <w:rFonts w:ascii="Georgia" w:eastAsia="Times New Roman" w:hAnsi="Georgia" w:cs="Times New Roman"/>
          <w:color w:val="000000"/>
          <w:lang w:eastAsia="en-PH"/>
        </w:rPr>
        <w:t xml:space="preserve"> </w:t>
      </w:r>
    </w:p>
    <w:p w14:paraId="2CDB4590"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Important Skills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Students To Develop In Their Field</w:t>
      </w:r>
    </w:p>
    <w:p w14:paraId="73087303"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8F456D" w14:paraId="43886E84" w14:textId="77777777">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263121C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5EA2B35"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bl>
    <w:p w14:paraId="53A3D2DB"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50"/>
          <w:headerReference w:type="first" r:id="rId51"/>
          <w:pgSz w:w="12240" w:h="15840"/>
          <w:pgMar w:top="1620" w:right="1440" w:bottom="1440" w:left="1440" w:header="540"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8F456D" w14:paraId="0F188A09"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640484C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C6B6CD2"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(12.5%)</w:t>
            </w:r>
          </w:p>
          <w:p w14:paraId="3F3DB2C0" w14:textId="77777777" w:rsidR="008F456D" w:rsidRDefault="008F456D">
            <w:pPr>
              <w:rPr>
                <w:rFonts w:ascii="Georgia" w:eastAsia="Times New Roman" w:hAnsi="Georgia" w:cs="Times New Roman"/>
                <w:lang w:eastAsia="en-PH"/>
              </w:rPr>
            </w:pPr>
          </w:p>
          <w:p w14:paraId="27BA02E9" w14:textId="77777777" w:rsidR="008F456D" w:rsidRDefault="008F456D">
            <w:pPr>
              <w:rPr>
                <w:rFonts w:ascii="Georgia" w:eastAsia="Times New Roman" w:hAnsi="Georgia" w:cs="Times New Roman"/>
                <w:color w:val="000000"/>
                <w:lang w:eastAsia="en-PH"/>
              </w:rPr>
            </w:pPr>
          </w:p>
          <w:p w14:paraId="1C65F945" w14:textId="77777777" w:rsidR="008F456D" w:rsidRDefault="008F456D">
            <w:pPr>
              <w:rPr>
                <w:rFonts w:ascii="Georgia" w:eastAsia="Times New Roman" w:hAnsi="Georgia" w:cs="Times New Roman"/>
                <w:lang w:eastAsia="en-PH"/>
              </w:rPr>
            </w:pPr>
          </w:p>
        </w:tc>
      </w:tr>
      <w:tr w:rsidR="008F456D" w14:paraId="36992DB4"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743710"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47138B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r>
      <w:tr w:rsidR="008F456D" w14:paraId="6368827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D7B23D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81AB39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4B3BF61B"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611A0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All of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1730EE8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(31.2%)</w:t>
            </w:r>
          </w:p>
        </w:tc>
      </w:tr>
    </w:tbl>
    <w:p w14:paraId="565D38B5" w14:textId="77777777" w:rsidR="008F456D" w:rsidRDefault="008F456D">
      <w:pPr>
        <w:spacing w:after="0" w:line="240" w:lineRule="auto"/>
        <w:rPr>
          <w:rFonts w:ascii="Georgia" w:eastAsia="Times New Roman" w:hAnsi="Georgia" w:cs="Times New Roman"/>
          <w:lang w:eastAsia="en-PH"/>
        </w:rPr>
      </w:pPr>
    </w:p>
    <w:p w14:paraId="1E2104AE" w14:textId="77777777" w:rsidR="008F456D" w:rsidRDefault="00000000">
      <w:pPr>
        <w:spacing w:after="0" w:line="480" w:lineRule="auto"/>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ab/>
        <w:t xml:space="preserve">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 </w:t>
      </w:r>
      <w:r>
        <w:rPr>
          <w:rFonts w:ascii="Georgia" w:eastAsia="Times New Roman" w:hAnsi="Georgia" w:cs="Times New Roman"/>
          <w:color w:val="FF0000"/>
          <w:lang w:eastAsia="en-PH"/>
        </w:rPr>
        <w:t xml:space="preserve"> </w:t>
      </w:r>
    </w:p>
    <w:p w14:paraId="10B775D9" w14:textId="77777777" w:rsidR="008F456D" w:rsidRDefault="008F456D">
      <w:pPr>
        <w:spacing w:after="0" w:line="240" w:lineRule="auto"/>
        <w:jc w:val="both"/>
        <w:rPr>
          <w:rFonts w:ascii="Georgia" w:eastAsia="Times New Roman" w:hAnsi="Georgia" w:cs="Times New Roman"/>
          <w:color w:val="FF0000"/>
          <w:lang w:eastAsia="en-PH"/>
        </w:rPr>
      </w:pPr>
    </w:p>
    <w:p w14:paraId="25755D68"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2.12  </w:t>
      </w:r>
    </w:p>
    <w:p w14:paraId="05DDA058"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Comfortability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8F456D" w14:paraId="3F1534D0"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225CF536"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337D6A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Comfortable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7032D42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901D64D"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068724D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099BF51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Comfortable</w:t>
            </w:r>
          </w:p>
        </w:tc>
      </w:tr>
      <w:tr w:rsidR="008F456D" w14:paraId="5B0DEAA9" w14:textId="77777777">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tcPr>
          <w:p w14:paraId="2B97ECC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7E63404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0A576D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6CC5BE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8EDE82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29EF43E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2160210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tcPr>
          <w:p w14:paraId="3FF0302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7360EA"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59E5A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CCA4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78FB0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B442C3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bl>
    <w:p w14:paraId="7E8D3DB0" w14:textId="77777777" w:rsidR="008F456D" w:rsidRDefault="008F456D">
      <w:pPr>
        <w:spacing w:after="0" w:line="480" w:lineRule="auto"/>
        <w:rPr>
          <w:rFonts w:ascii="Georgia" w:eastAsia="Times New Roman" w:hAnsi="Georgia" w:cs="Times New Roman"/>
          <w:b/>
          <w:bCs/>
          <w:color w:val="000000"/>
          <w:lang w:eastAsia="en-PH"/>
        </w:rPr>
      </w:pPr>
    </w:p>
    <w:p w14:paraId="0B8492BC"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8F456D" w:rsidRDefault="008F456D">
      <w:pPr>
        <w:spacing w:after="0" w:line="240" w:lineRule="auto"/>
        <w:rPr>
          <w:rFonts w:ascii="Georgia" w:eastAsia="Times New Roman" w:hAnsi="Georgia" w:cs="Times New Roman"/>
          <w:lang w:eastAsia="en-PH"/>
        </w:rPr>
      </w:pPr>
    </w:p>
    <w:p w14:paraId="26F0B79E" w14:textId="45D35235" w:rsidR="008F456D" w:rsidRDefault="00000000" w:rsidP="00671127">
      <w:pPr>
        <w:rPr>
          <w:rFonts w:ascii="Georgia" w:eastAsia="Times New Roman" w:hAnsi="Georgia" w:cs="Times New Roman"/>
          <w:color w:val="000000"/>
          <w:lang w:eastAsia="en-PH"/>
        </w:rPr>
      </w:pPr>
      <w:ins w:id="617" w:author="Jade Raposa [2]" w:date="2024-10-17T00:03:00Z">
        <w:r>
          <w:rPr>
            <w:rFonts w:ascii="Georgia" w:eastAsia="Times New Roman" w:hAnsi="Georgia" w:cs="Times New Roman"/>
            <w:b/>
            <w:bCs/>
            <w:color w:val="000000"/>
            <w:lang w:eastAsia="en-PH"/>
          </w:rPr>
          <w:br w:type="page"/>
        </w:r>
      </w:ins>
      <w:r>
        <w:rPr>
          <w:rFonts w:ascii="Georgia" w:eastAsia="Times New Roman" w:hAnsi="Georgia" w:cs="Times New Roman"/>
          <w:b/>
          <w:bCs/>
          <w:color w:val="000000"/>
          <w:lang w:eastAsia="en-PH"/>
        </w:rPr>
        <w:lastRenderedPageBreak/>
        <w:t>Table 2.13</w:t>
      </w:r>
      <w:r>
        <w:rPr>
          <w:rFonts w:ascii="Georgia" w:eastAsia="Times New Roman" w:hAnsi="Georgia" w:cs="Times New Roman"/>
          <w:color w:val="000000"/>
          <w:lang w:eastAsia="en-PH"/>
        </w:rPr>
        <w:t xml:space="preserve"> </w:t>
      </w:r>
    </w:p>
    <w:p w14:paraId="68028D4C"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Belief in Apps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Improving And Enhancing Student’s Knowledge</w:t>
      </w:r>
    </w:p>
    <w:p w14:paraId="44F38044"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8F456D" w14:paraId="184E6E69" w14:textId="77777777">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4C8C7A8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444A3D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1345DB5" w14:textId="77777777">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13EE7CE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3F3B4E3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(75%)</w:t>
            </w:r>
          </w:p>
        </w:tc>
      </w:tr>
      <w:tr w:rsidR="008F456D" w14:paraId="48FE151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0FBDEC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99DE24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r w:rsidR="008F456D" w14:paraId="4AD9008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67C94C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0465A78A"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bl>
    <w:p w14:paraId="01F6C32B" w14:textId="77777777" w:rsidR="008F456D" w:rsidRDefault="008F456D">
      <w:pPr>
        <w:spacing w:after="0" w:line="240" w:lineRule="auto"/>
        <w:rPr>
          <w:rFonts w:ascii="Georgia" w:eastAsia="Times New Roman" w:hAnsi="Georgia" w:cs="Times New Roman"/>
          <w:lang w:eastAsia="en-PH"/>
        </w:rPr>
      </w:pPr>
    </w:p>
    <w:p w14:paraId="3B226DC1"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 xml:space="preserve">Table 2.13 displays survey responses from educators and mentors regarding the effectiveness of a mentoring app in enhancing students' knowledge retention and 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 </w:t>
      </w:r>
    </w:p>
    <w:p w14:paraId="37E409C0" w14:textId="77777777" w:rsidR="008F456D" w:rsidRDefault="008F456D">
      <w:pPr>
        <w:spacing w:after="0" w:line="240" w:lineRule="auto"/>
        <w:jc w:val="both"/>
        <w:rPr>
          <w:rFonts w:ascii="Georgia" w:eastAsia="Times New Roman" w:hAnsi="Georgia" w:cs="Times New Roman"/>
          <w:lang w:eastAsia="en-PH"/>
        </w:rPr>
      </w:pPr>
    </w:p>
    <w:p w14:paraId="5B54659B"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2.14 </w:t>
      </w:r>
    </w:p>
    <w:p w14:paraId="7D011F6D"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Educators For The App</w:t>
      </w:r>
    </w:p>
    <w:p w14:paraId="2F1F8B9D" w14:textId="77777777" w:rsidR="008F456D" w:rsidRDefault="008F456D">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8F456D" w14:paraId="27F1A5CF" w14:textId="77777777">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683BD8F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AFFF1F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AB2AC10" w14:textId="77777777">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C72C85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5A7BCEA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r w:rsidR="008F456D" w14:paraId="37614B1A" w14:textId="77777777">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137FB6C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593EFB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bl>
    <w:p w14:paraId="12C26323"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52"/>
          <w:headerReference w:type="first" r:id="rId53"/>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8F456D" w14:paraId="48F655B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A8B00A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1A6040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91.7 %</w:t>
            </w:r>
          </w:p>
        </w:tc>
      </w:tr>
    </w:tbl>
    <w:p w14:paraId="2D424184" w14:textId="77777777" w:rsidR="008F456D" w:rsidRDefault="008F456D">
      <w:pPr>
        <w:spacing w:after="0" w:line="240" w:lineRule="auto"/>
        <w:rPr>
          <w:rFonts w:ascii="Georgia" w:eastAsia="Times New Roman" w:hAnsi="Georgia" w:cs="Times New Roman"/>
          <w:lang w:eastAsia="en-PH"/>
        </w:rPr>
      </w:pPr>
    </w:p>
    <w:p w14:paraId="50027FA2" w14:textId="1FFEF790" w:rsidR="008F456D" w:rsidRDefault="00000000" w:rsidP="007823FC">
      <w:pPr>
        <w:spacing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del w:id="642" w:author="Jade Raposa [2]" w:date="2024-10-18T22:52:00Z">
        <w:r>
          <w:rPr>
            <w:rFonts w:ascii="Georgia" w:eastAsia="Times New Roman" w:hAnsi="Georgia" w:cs="Times New Roman"/>
            <w:color w:val="000000"/>
            <w:lang w:eastAsia="en-PH"/>
          </w:rPr>
          <w:delText>all of</w:delText>
        </w:r>
      </w:del>
      <w:ins w:id="643" w:author="Jade Raposa [2]" w:date="2024-10-18T22:52:00Z">
        <w:r>
          <w:rPr>
            <w:rFonts w:ascii="Georgia" w:eastAsia="Times New Roman" w:hAnsi="Georgia" w:cs="Times New Roman"/>
            <w:color w:val="000000"/>
            <w:lang w:eastAsia="en-PH"/>
          </w:rPr>
          <w:t>all of</w:t>
        </w:r>
      </w:ins>
      <w:r>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2E36DD3C" w14:textId="1856CBD6" w:rsidR="00E057CA" w:rsidRPr="00E057CA" w:rsidRDefault="00E057CA" w:rsidP="007823FC">
      <w:pPr>
        <w:spacing w:before="240" w:after="0" w:line="480" w:lineRule="auto"/>
        <w:jc w:val="both"/>
        <w:rPr>
          <w:rFonts w:ascii="Georgia" w:eastAsia="Times New Roman" w:hAnsi="Georgia" w:cs="Times New Roman"/>
          <w:b/>
          <w:bCs/>
          <w:color w:val="000000"/>
          <w:lang w:eastAsia="en-PH"/>
        </w:rPr>
      </w:pPr>
      <w:r w:rsidRPr="00E057CA">
        <w:rPr>
          <w:rFonts w:ascii="Georgia" w:eastAsia="Times New Roman" w:hAnsi="Georgia" w:cs="Times New Roman"/>
          <w:b/>
          <w:bCs/>
          <w:color w:val="000000"/>
          <w:lang w:eastAsia="en-PH"/>
        </w:rPr>
        <w:t>THEORETICAL FRAMEWORK</w:t>
      </w:r>
    </w:p>
    <w:p w14:paraId="4C05EE92" w14:textId="7E7E74D3" w:rsidR="008F456D" w:rsidRPr="00E057CA" w:rsidRDefault="00000000" w:rsidP="007823FC">
      <w:pPr>
        <w:pStyle w:val="Heading2"/>
        <w:spacing w:after="240" w:afterAutospacing="0" w:line="480" w:lineRule="auto"/>
        <w:jc w:val="both"/>
      </w:pPr>
      <w:r>
        <w:rPr>
          <w:color w:val="000000"/>
        </w:rPr>
        <w:t xml:space="preserve">Figure 2.2 </w:t>
      </w:r>
    </w:p>
    <w:p w14:paraId="689234F1"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shd w:val="clear" w:color="auto" w:fill="F8F9FA"/>
          <w:lang w:eastAsia="en-PH"/>
        </w:rPr>
        <w:t>Community of Inquiry (</w:t>
      </w:r>
      <w:proofErr w:type="spellStart"/>
      <w:r>
        <w:rPr>
          <w:rFonts w:ascii="Georgia" w:eastAsia="Times New Roman" w:hAnsi="Georgia" w:cs="Times New Roman"/>
          <w:i/>
          <w:iCs/>
          <w:color w:val="000000"/>
          <w:shd w:val="clear" w:color="auto" w:fill="F8F9FA"/>
          <w:lang w:eastAsia="en-PH"/>
        </w:rPr>
        <w:t>CoI</w:t>
      </w:r>
      <w:proofErr w:type="spellEnd"/>
      <w:r>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8F456D" w:rsidRDefault="008F456D">
      <w:pPr>
        <w:spacing w:after="0" w:line="480" w:lineRule="auto"/>
        <w:rPr>
          <w:rFonts w:ascii="Georgia" w:eastAsia="Times New Roman" w:hAnsi="Georgia" w:cs="Times New Roman"/>
          <w:lang w:eastAsia="en-PH"/>
        </w:rPr>
      </w:pPr>
    </w:p>
    <w:p w14:paraId="608DE9F7" w14:textId="77777777" w:rsidR="008F456D" w:rsidRDefault="00000000">
      <w:pPr>
        <w:spacing w:after="0" w:line="480" w:lineRule="auto"/>
        <w:jc w:val="center"/>
        <w:rPr>
          <w:rFonts w:ascii="Georgia" w:eastAsia="Times New Roman" w:hAnsi="Georgia" w:cs="Times New Roman"/>
          <w:lang w:eastAsia="en-PH"/>
        </w:rPr>
      </w:pPr>
      <w:commentRangeStart w:id="644"/>
      <w:commentRangeStart w:id="645"/>
      <w:r>
        <w:rPr>
          <w:rFonts w:ascii="Georgia" w:eastAsia="Times New Roman" w:hAnsi="Georgia" w:cs="Times New Roman"/>
          <w:b/>
          <w:bCs/>
          <w:noProof/>
          <w:color w:val="000000"/>
          <w:lang w:eastAsia="en-PH"/>
        </w:rPr>
        <w:drawing>
          <wp:inline distT="0" distB="0" distL="0" distR="0" wp14:anchorId="1B8621EA" wp14:editId="03CFC982">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3314700" cy="3181350"/>
                    </a:xfrm>
                    <a:prstGeom prst="rect">
                      <a:avLst/>
                    </a:prstGeom>
                    <a:noFill/>
                    <a:ln>
                      <a:noFill/>
                    </a:ln>
                  </pic:spPr>
                </pic:pic>
              </a:graphicData>
            </a:graphic>
          </wp:inline>
        </w:drawing>
      </w:r>
      <w:commentRangeEnd w:id="644"/>
      <w:r>
        <w:rPr>
          <w:rStyle w:val="CommentReference"/>
        </w:rPr>
        <w:commentReference w:id="644"/>
      </w:r>
      <w:commentRangeEnd w:id="645"/>
      <w:r w:rsidR="00472F1B">
        <w:rPr>
          <w:rStyle w:val="CommentReference"/>
        </w:rPr>
        <w:commentReference w:id="645"/>
      </w:r>
    </w:p>
    <w:p w14:paraId="5C13A431" w14:textId="77777777" w:rsidR="008F456D" w:rsidRDefault="008F456D">
      <w:pPr>
        <w:spacing w:after="0" w:line="480" w:lineRule="auto"/>
        <w:jc w:val="both"/>
        <w:rPr>
          <w:rFonts w:ascii="Georgia" w:eastAsia="Times New Roman" w:hAnsi="Georgia" w:cs="Times New Roman"/>
          <w:b/>
          <w:bCs/>
          <w:lang w:eastAsia="en-PH"/>
        </w:rPr>
      </w:pPr>
    </w:p>
    <w:p w14:paraId="4F1FE578" w14:textId="77777777" w:rsidR="008F456D" w:rsidRDefault="008F456D">
      <w:pPr>
        <w:spacing w:after="0" w:line="240" w:lineRule="auto"/>
        <w:rPr>
          <w:rFonts w:ascii="Georgia" w:eastAsia="Times New Roman" w:hAnsi="Georgia" w:cs="Times New Roman"/>
          <w:lang w:eastAsia="en-PH"/>
        </w:rPr>
      </w:pPr>
    </w:p>
    <w:p w14:paraId="7DBBA348"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proposed solution is based on the Community of Inquiry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which focuses on three key elements: cognitive presence, social presence, and teaching presence. The </w:t>
      </w:r>
      <w:r>
        <w:rPr>
          <w:rFonts w:ascii="Georgia" w:eastAsia="Times New Roman" w:hAnsi="Georgia" w:cs="Times New Roman"/>
          <w:color w:val="000000"/>
          <w:lang w:eastAsia="en-PH"/>
        </w:rPr>
        <w:lastRenderedPageBreak/>
        <w:t>Mentor-Shift app aims to foster deep learning and meaningful interactions between mentors and mentees by leveraging these elements.</w:t>
      </w:r>
    </w:p>
    <w:p w14:paraId="1C786CA3"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Cognitive presence is enhanced through engaging learning activities and resources, while social presence is strengthened by encouraging peer collaboration and building a sense of community. Teaching presence is ensured through active guidance, feedback, and facilitation by mentors. By applying the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p>
    <w:p w14:paraId="1F4B1FA8" w14:textId="77777777" w:rsidR="008F456D" w:rsidRDefault="008F456D">
      <w:pPr>
        <w:rPr>
          <w:ins w:id="646" w:author="Jade Raposa [2]" w:date="2024-10-17T00:08:00Z"/>
          <w:rFonts w:ascii="Georgia" w:eastAsia="Times New Roman" w:hAnsi="Georgia" w:cs="Times New Roman"/>
          <w:b/>
          <w:bCs/>
          <w:color w:val="000000"/>
          <w:lang w:eastAsia="en-PH"/>
        </w:rPr>
        <w:sectPr w:rsidR="008F456D">
          <w:headerReference w:type="default" r:id="rId55"/>
          <w:headerReference w:type="first" r:id="rId56"/>
          <w:footerReference w:type="first" r:id="rId57"/>
          <w:pgSz w:w="12240" w:h="15840"/>
          <w:pgMar w:top="1620" w:right="1440" w:bottom="1440" w:left="1440" w:header="708" w:footer="708" w:gutter="0"/>
          <w:pgNumType w:start="1"/>
          <w:cols w:space="708"/>
          <w:titlePg/>
          <w:docGrid w:linePitch="360"/>
        </w:sectPr>
      </w:pPr>
    </w:p>
    <w:p w14:paraId="7CC78C77" w14:textId="77777777" w:rsidR="008F456D" w:rsidRDefault="00000000" w:rsidP="008F456D">
      <w:pPr>
        <w:rPr>
          <w:rFonts w:ascii="Georgia" w:eastAsia="Times New Roman" w:hAnsi="Georgia" w:cs="Times New Roman"/>
          <w:b/>
          <w:bCs/>
          <w:color w:val="000000"/>
          <w:lang w:eastAsia="en-PH"/>
        </w:rPr>
        <w:pPrChange w:id="652" w:author="Jade Raposa [2]" w:date="2024-10-17T00:07:00Z">
          <w:pPr>
            <w:spacing w:after="0" w:line="480" w:lineRule="auto"/>
            <w:jc w:val="both"/>
          </w:pPr>
        </w:pPrChange>
      </w:pPr>
      <w:r>
        <w:rPr>
          <w:rFonts w:ascii="Georgia" w:eastAsia="Times New Roman" w:hAnsi="Georgia" w:cs="Times New Roman"/>
          <w:b/>
          <w:bCs/>
          <w:color w:val="000000"/>
          <w:lang w:eastAsia="en-PH"/>
        </w:rPr>
        <w:lastRenderedPageBreak/>
        <w:t>CONCEPTUAL FRAMEWORK</w:t>
      </w:r>
    </w:p>
    <w:p w14:paraId="02BAC3D5"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2.3</w:t>
      </w:r>
      <w:r>
        <w:rPr>
          <w:rFonts w:ascii="Georgia" w:eastAsia="Times New Roman" w:hAnsi="Georgia" w:cs="Times New Roman"/>
          <w:color w:val="000000"/>
          <w:lang w:eastAsia="en-PH"/>
        </w:rPr>
        <w:t xml:space="preserve"> </w:t>
      </w:r>
    </w:p>
    <w:p w14:paraId="0E6499AF"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rPr>
        <w:drawing>
          <wp:anchor distT="0" distB="0" distL="114300" distR="114300" simplePos="0" relativeHeight="251666432" behindDoc="0" locked="0" layoutInCell="1" allowOverlap="1" wp14:anchorId="55722162" wp14:editId="45554497">
            <wp:simplePos x="0" y="0"/>
            <wp:positionH relativeFrom="margin">
              <wp:align>center</wp:align>
            </wp:positionH>
            <wp:positionV relativeFrom="paragraph">
              <wp:posOffset>533400</wp:posOffset>
            </wp:positionV>
            <wp:extent cx="5457190" cy="61931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457190" cy="6193155"/>
                    </a:xfrm>
                    <a:prstGeom prst="rect">
                      <a:avLst/>
                    </a:prstGeom>
                    <a:noFill/>
                    <a:ln>
                      <a:noFill/>
                    </a:ln>
                  </pic:spPr>
                </pic:pic>
              </a:graphicData>
            </a:graphic>
          </wp:anchor>
        </w:drawing>
      </w:r>
      <w:r>
        <w:rPr>
          <w:rFonts w:ascii="Georgia" w:eastAsia="Times New Roman" w:hAnsi="Georgia" w:cs="Times New Roman"/>
          <w:i/>
          <w:iCs/>
          <w:color w:val="000000"/>
          <w:lang w:eastAsia="en-PH"/>
        </w:rPr>
        <w:t>Conceptual Framework of the Proposed System </w:t>
      </w:r>
    </w:p>
    <w:p w14:paraId="7D591C29" w14:textId="77777777" w:rsidR="008F456D" w:rsidRDefault="008F456D">
      <w:pPr>
        <w:spacing w:before="200" w:after="0" w:line="480" w:lineRule="auto"/>
        <w:ind w:firstLine="720"/>
        <w:jc w:val="both"/>
        <w:rPr>
          <w:ins w:id="653" w:author="Jade Raposa [2]" w:date="2024-10-17T00:09:00Z"/>
          <w:rFonts w:ascii="Georgia" w:eastAsia="Times New Roman" w:hAnsi="Georgia" w:cs="Times New Roman"/>
          <w:color w:val="000000"/>
          <w:lang w:eastAsia="en-PH"/>
        </w:rPr>
        <w:sectPr w:rsidR="008F456D">
          <w:headerReference w:type="first" r:id="rId59"/>
          <w:pgSz w:w="12240" w:h="15840"/>
          <w:pgMar w:top="1440" w:right="1440" w:bottom="1440" w:left="1440" w:header="708" w:footer="708" w:gutter="0"/>
          <w:pgNumType w:start="1"/>
          <w:cols w:space="708"/>
          <w:titlePg/>
          <w:docGrid w:linePitch="360"/>
        </w:sectPr>
      </w:pPr>
    </w:p>
    <w:p w14:paraId="2C241ABF" w14:textId="77777777" w:rsidR="008F456D" w:rsidRDefault="008F456D">
      <w:pPr>
        <w:spacing w:before="200" w:after="0" w:line="480" w:lineRule="auto"/>
        <w:ind w:firstLine="720"/>
        <w:jc w:val="both"/>
        <w:rPr>
          <w:del w:id="658" w:author="Jade Raposa [2]" w:date="2024-10-17T00:09:00Z"/>
          <w:rFonts w:ascii="Georgia" w:eastAsia="Times New Roman" w:hAnsi="Georgia" w:cs="Times New Roman"/>
          <w:color w:val="000000"/>
          <w:lang w:eastAsia="en-PH"/>
        </w:rPr>
        <w:sectPr w:rsidR="008F456D">
          <w:pgSz w:w="12240" w:h="15840"/>
          <w:pgMar w:top="1620" w:right="1440" w:bottom="1440" w:left="1440" w:header="708" w:footer="708" w:gutter="0"/>
          <w:pgNumType w:start="1"/>
          <w:cols w:space="708"/>
          <w:titlePg/>
          <w:docGrid w:linePitch="360"/>
        </w:sectPr>
      </w:pPr>
    </w:p>
    <w:p w14:paraId="78664FE4" w14:textId="77777777" w:rsidR="008F456D" w:rsidRDefault="00000000" w:rsidP="008F456D">
      <w:pPr>
        <w:spacing w:after="0" w:line="480" w:lineRule="auto"/>
        <w:ind w:firstLine="720"/>
        <w:jc w:val="both"/>
        <w:rPr>
          <w:rFonts w:ascii="Georgia" w:eastAsia="Times New Roman" w:hAnsi="Georgia" w:cs="Times New Roman"/>
          <w:lang w:eastAsia="en-PH"/>
        </w:rPr>
        <w:pPrChange w:id="659" w:author="Jade Raposa [2]" w:date="2024-10-17T00:09:00Z">
          <w:pPr>
            <w:spacing w:before="200" w:after="0" w:line="480" w:lineRule="auto"/>
            <w:ind w:firstLine="720"/>
            <w:jc w:val="both"/>
          </w:pPr>
        </w:pPrChange>
      </w:pPr>
      <w:r>
        <w:rPr>
          <w:rFonts w:ascii="Georgia" w:eastAsia="Times New Roman" w:hAnsi="Georgia" w:cs="Times New Roman"/>
          <w:color w:val="000000"/>
          <w:lang w:eastAsia="en-PH"/>
        </w:rPr>
        <w:t>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Java &amp; Kotlin, proficiency in mobile app development frameworks like Android Gradle, and knowledge of user experience design principles. Additionally, developers must possess familiarity with database management systems for secure data storage and software testing procedures for app debugging and optimization.</w:t>
      </w:r>
    </w:p>
    <w:p w14:paraId="0813DF9C" w14:textId="77777777" w:rsidR="008F456D" w:rsidRDefault="00000000">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process of each phase utilizes the Agile Lean methodology, which encompasses the seven phases of the Agile Lean methodology: Eliminate Waste, Create Knowledge In, Build Quality In, Fast Delivery, Empower Your Team, Delay in Making Decisions, and Optimize the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w:t>
      </w:r>
      <w:del w:id="660" w:author="Jade Raposa [2]" w:date="2024-10-17T00:10:00Z">
        <w:r>
          <w:rPr>
            <w:rFonts w:ascii="Georgia" w:eastAsia="Times New Roman" w:hAnsi="Georgia" w:cs="Times New Roman"/>
            <w:color w:val="000000"/>
            <w:lang w:eastAsia="en-PH"/>
          </w:rPr>
          <w:delText>ultimate aim</w:delText>
        </w:r>
      </w:del>
      <w:ins w:id="661" w:author="Jade Raposa [2]" w:date="2024-10-17T00:10:00Z">
        <w:r>
          <w:rPr>
            <w:rFonts w:ascii="Georgia" w:eastAsia="Times New Roman" w:hAnsi="Georgia" w:cs="Times New Roman"/>
            <w:color w:val="000000"/>
            <w:lang w:eastAsia="en-PH"/>
          </w:rPr>
          <w:t>aim</w:t>
        </w:r>
      </w:ins>
      <w:r>
        <w:rPr>
          <w:rFonts w:ascii="Georgia" w:eastAsia="Times New Roman" w:hAnsi="Georgia" w:cs="Times New Roman"/>
          <w:color w:val="000000"/>
          <w:lang w:eastAsia="en-PH"/>
        </w:rPr>
        <w:t xml:space="preserve"> of revolutionizing individualized tutoring experiences for students in the School of Engineering and Computer Studies.</w:t>
      </w:r>
    </w:p>
    <w:p w14:paraId="7D7607DC" w14:textId="77777777" w:rsidR="008F456D" w:rsidRDefault="008F456D">
      <w:pPr>
        <w:spacing w:after="240" w:line="240" w:lineRule="auto"/>
        <w:rPr>
          <w:rFonts w:ascii="Georgia" w:eastAsia="Times New Roman" w:hAnsi="Georgia" w:cs="Times New Roman"/>
          <w:lang w:eastAsia="en-PH"/>
        </w:rPr>
      </w:pPr>
    </w:p>
    <w:p w14:paraId="4F7B1110" w14:textId="77777777" w:rsidR="008F456D" w:rsidRDefault="008F456D">
      <w:pPr>
        <w:spacing w:after="240" w:line="240" w:lineRule="auto"/>
        <w:rPr>
          <w:rFonts w:ascii="Georgia" w:eastAsia="Times New Roman" w:hAnsi="Georgia" w:cs="Times New Roman"/>
          <w:lang w:eastAsia="en-PH"/>
        </w:rPr>
      </w:pPr>
    </w:p>
    <w:p w14:paraId="24B5BA29" w14:textId="77777777" w:rsidR="008F456D" w:rsidRDefault="008F456D">
      <w:pPr>
        <w:spacing w:after="240" w:line="240" w:lineRule="auto"/>
        <w:rPr>
          <w:rFonts w:ascii="Georgia" w:eastAsia="Times New Roman" w:hAnsi="Georgia" w:cs="Times New Roman"/>
          <w:lang w:eastAsia="en-PH"/>
        </w:rPr>
      </w:pPr>
    </w:p>
    <w:p w14:paraId="04BEB9BE" w14:textId="77777777" w:rsidR="008F456D" w:rsidRDefault="008F456D">
      <w:pPr>
        <w:spacing w:after="240" w:line="240" w:lineRule="auto"/>
        <w:rPr>
          <w:rFonts w:ascii="Georgia" w:eastAsia="Times New Roman" w:hAnsi="Georgia" w:cs="Times New Roman"/>
          <w:lang w:eastAsia="en-PH"/>
        </w:rPr>
      </w:pPr>
    </w:p>
    <w:p w14:paraId="2B0EE33A" w14:textId="77777777" w:rsidR="008F456D" w:rsidRDefault="008F456D">
      <w:pPr>
        <w:spacing w:after="0" w:line="480" w:lineRule="auto"/>
        <w:jc w:val="center"/>
        <w:outlineLvl w:val="0"/>
        <w:rPr>
          <w:rFonts w:ascii="Georgia" w:eastAsia="Times New Roman" w:hAnsi="Georgia" w:cs="Times New Roman"/>
          <w:b/>
          <w:bCs/>
          <w:color w:val="000000"/>
          <w:kern w:val="36"/>
          <w:lang w:eastAsia="en-PH"/>
        </w:rPr>
        <w:sectPr w:rsidR="008F456D">
          <w:headerReference w:type="first" r:id="rId60"/>
          <w:pgSz w:w="12240" w:h="15840"/>
          <w:pgMar w:top="1440" w:right="1440" w:bottom="1440" w:left="1440" w:header="708" w:footer="708" w:gutter="0"/>
          <w:pgNumType w:start="1"/>
          <w:cols w:space="708"/>
          <w:titlePg/>
          <w:docGrid w:linePitch="360"/>
        </w:sectPr>
      </w:pPr>
    </w:p>
    <w:p w14:paraId="2D2EB33B" w14:textId="77777777" w:rsidR="008F456D" w:rsidRDefault="00000000">
      <w:pPr>
        <w:spacing w:after="0" w:line="480" w:lineRule="auto"/>
        <w:jc w:val="center"/>
        <w:outlineLvl w:val="0"/>
        <w:rPr>
          <w:rFonts w:ascii="Georgia" w:eastAsia="Times New Roman" w:hAnsi="Georgia" w:cs="Times New Roman"/>
          <w:b/>
          <w:bCs/>
          <w:kern w:val="36"/>
          <w:lang w:eastAsia="en-PH"/>
        </w:rPr>
      </w:pPr>
      <w:r>
        <w:rPr>
          <w:rFonts w:ascii="Georgia" w:eastAsia="Times New Roman" w:hAnsi="Georgia" w:cs="Times New Roman"/>
          <w:b/>
          <w:bCs/>
          <w:color w:val="000000"/>
          <w:kern w:val="36"/>
          <w:lang w:eastAsia="en-PH"/>
        </w:rPr>
        <w:lastRenderedPageBreak/>
        <w:t>Chapter 3 </w:t>
      </w:r>
    </w:p>
    <w:p w14:paraId="739E9AAC"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REQUIREMENTS ANALYSIS AND DOCUMENTATION</w:t>
      </w:r>
    </w:p>
    <w:p w14:paraId="339C8894"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FLOWCHART</w:t>
      </w:r>
    </w:p>
    <w:p w14:paraId="030C5F8A"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3.1</w:t>
      </w:r>
      <w:r>
        <w:rPr>
          <w:rFonts w:ascii="Georgia" w:eastAsia="Times New Roman" w:hAnsi="Georgia" w:cs="Times New Roman"/>
          <w:color w:val="000000"/>
          <w:lang w:eastAsia="en-PH"/>
        </w:rPr>
        <w:t xml:space="preserve"> </w:t>
      </w:r>
    </w:p>
    <w:p w14:paraId="40313F17" w14:textId="77777777" w:rsidR="008F456D" w:rsidRDefault="00000000">
      <w:pPr>
        <w:spacing w:after="0" w:line="480" w:lineRule="auto"/>
        <w:rPr>
          <w:rFonts w:ascii="Georgia" w:eastAsia="Times New Roman" w:hAnsi="Georgia" w:cs="Times New Roman"/>
          <w:i/>
          <w:iCs/>
          <w:lang w:eastAsia="en-PH"/>
        </w:rPr>
      </w:pPr>
      <w:commentRangeStart w:id="664"/>
      <w:r>
        <w:rPr>
          <w:rFonts w:ascii="Georgia" w:eastAsia="Times New Roman" w:hAnsi="Georgia" w:cs="Times New Roman"/>
          <w:b/>
          <w:bCs/>
          <w:noProof/>
          <w:color w:val="000000"/>
          <w:lang w:eastAsia="en-PH"/>
        </w:rPr>
        <w:drawing>
          <wp:anchor distT="0" distB="0" distL="114300" distR="114300" simplePos="0" relativeHeight="251667456" behindDoc="0" locked="0" layoutInCell="1" allowOverlap="1" wp14:anchorId="01B6E6E7" wp14:editId="60C4D49A">
            <wp:simplePos x="0" y="0"/>
            <wp:positionH relativeFrom="column">
              <wp:posOffset>-15240</wp:posOffset>
            </wp:positionH>
            <wp:positionV relativeFrom="paragraph">
              <wp:posOffset>237490</wp:posOffset>
            </wp:positionV>
            <wp:extent cx="5890260" cy="5067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890260" cy="5067300"/>
                    </a:xfrm>
                    <a:prstGeom prst="rect">
                      <a:avLst/>
                    </a:prstGeom>
                    <a:noFill/>
                    <a:ln>
                      <a:noFill/>
                    </a:ln>
                  </pic:spPr>
                </pic:pic>
              </a:graphicData>
            </a:graphic>
          </wp:anchor>
        </w:drawing>
      </w:r>
      <w:commentRangeEnd w:id="664"/>
      <w:r>
        <w:rPr>
          <w:rStyle w:val="CommentReference"/>
        </w:rPr>
        <w:commentReference w:id="664"/>
      </w:r>
      <w:r>
        <w:rPr>
          <w:rFonts w:ascii="Georgia" w:eastAsia="Times New Roman" w:hAnsi="Georgia" w:cs="Times New Roman"/>
          <w:i/>
          <w:iCs/>
          <w:color w:val="000000"/>
          <w:lang w:eastAsia="en-PH"/>
        </w:rPr>
        <w:t>Flowchart of the Manual Process</w:t>
      </w:r>
    </w:p>
    <w:p w14:paraId="2B32A4BF" w14:textId="77777777" w:rsidR="008F456D" w:rsidRDefault="008F456D">
      <w:pPr>
        <w:spacing w:after="0" w:line="480" w:lineRule="auto"/>
        <w:jc w:val="center"/>
        <w:rPr>
          <w:rFonts w:ascii="Georgia" w:eastAsia="Times New Roman" w:hAnsi="Georgia" w:cs="Times New Roman"/>
          <w:lang w:eastAsia="en-PH"/>
        </w:rPr>
      </w:pPr>
    </w:p>
    <w:p w14:paraId="2995C5EB"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t>
      </w:r>
    </w:p>
    <w:p w14:paraId="4E81ECAC"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t>
      </w:r>
    </w:p>
    <w:p w14:paraId="24A90A35" w14:textId="77777777" w:rsidR="008F456D" w:rsidRDefault="00000000">
      <w:pPr>
        <w:spacing w:after="0" w:line="480" w:lineRule="auto"/>
        <w:ind w:firstLine="720"/>
        <w:jc w:val="both"/>
        <w:rPr>
          <w:rFonts w:ascii="Georgia" w:eastAsia="Times New Roman" w:hAnsi="Georgia" w:cs="Times New Roman"/>
          <w:b/>
          <w:bCs/>
          <w:color w:val="000000"/>
          <w:lang w:eastAsia="en-PH"/>
        </w:rPr>
        <w:sectPr w:rsidR="008F456D">
          <w:headerReference w:type="default" r:id="rId62"/>
          <w:headerReference w:type="first" r:id="rId63"/>
          <w:footerReference w:type="first" r:id="rId64"/>
          <w:pgSz w:w="12240" w:h="15840"/>
          <w:pgMar w:top="1620" w:right="1440" w:bottom="1440" w:left="1440" w:header="708" w:footer="708" w:gutter="0"/>
          <w:pgNumType w:start="1"/>
          <w:cols w:space="708"/>
          <w:titlePg/>
          <w:docGrid w:linePitch="360"/>
        </w:sectPr>
      </w:pPr>
      <w:r>
        <w:rPr>
          <w:rFonts w:ascii="Georgia" w:eastAsia="Times New Roman" w:hAnsi="Georgia" w:cs="Times New Roman"/>
          <w:color w:val="000000"/>
          <w:lang w:eastAsia="en-PH"/>
        </w:rPr>
        <w: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t>
      </w:r>
    </w:p>
    <w:p w14:paraId="27A1F7D6" w14:textId="77777777" w:rsidR="008F456D" w:rsidRDefault="00000000">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SYSTEM ARCHITECTURE</w:t>
      </w:r>
    </w:p>
    <w:p w14:paraId="7DF85815"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3.2</w:t>
      </w:r>
      <w:r>
        <w:rPr>
          <w:rFonts w:ascii="Georgia" w:eastAsia="Times New Roman" w:hAnsi="Georgia" w:cs="Times New Roman"/>
          <w:color w:val="000000"/>
          <w:lang w:eastAsia="en-PH"/>
        </w:rPr>
        <w:t xml:space="preserve"> </w:t>
      </w:r>
    </w:p>
    <w:p w14:paraId="79778A46" w14:textId="77777777" w:rsidR="008F456D" w:rsidRDefault="00000000">
      <w:pPr>
        <w:spacing w:after="0" w:line="480" w:lineRule="auto"/>
        <w:jc w:val="both"/>
        <w:rPr>
          <w:rFonts w:ascii="Georgia" w:eastAsia="Times New Roman" w:hAnsi="Georgia" w:cs="Times New Roman"/>
          <w:i/>
          <w:iCs/>
          <w:lang w:eastAsia="en-PH"/>
        </w:rPr>
      </w:pPr>
      <w:r>
        <w:rPr>
          <w:rFonts w:ascii="Georgia" w:eastAsia="Times New Roman" w:hAnsi="Georgia" w:cs="Times New Roman"/>
          <w:i/>
          <w:iCs/>
          <w:color w:val="000000"/>
          <w:lang w:eastAsia="en-PH"/>
        </w:rPr>
        <w:t>System Architecture of the Proposed System</w:t>
      </w:r>
    </w:p>
    <w:p w14:paraId="0BAD9534" w14:textId="77777777" w:rsidR="008F456D" w:rsidRDefault="008F456D">
      <w:pPr>
        <w:spacing w:after="0" w:line="240" w:lineRule="auto"/>
        <w:rPr>
          <w:rFonts w:ascii="Georgia" w:eastAsia="Times New Roman" w:hAnsi="Georgia" w:cs="Times New Roman"/>
          <w:lang w:eastAsia="en-PH"/>
        </w:rPr>
      </w:pPr>
    </w:p>
    <w:p w14:paraId="7783623A"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7A1D09FC" wp14:editId="47150AE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5943600" cy="2595880"/>
                    </a:xfrm>
                    <a:prstGeom prst="rect">
                      <a:avLst/>
                    </a:prstGeom>
                    <a:noFill/>
                    <a:ln>
                      <a:noFill/>
                    </a:ln>
                  </pic:spPr>
                </pic:pic>
              </a:graphicData>
            </a:graphic>
          </wp:inline>
        </w:drawing>
      </w:r>
    </w:p>
    <w:p w14:paraId="065C3579" w14:textId="77777777" w:rsidR="008F456D" w:rsidRDefault="00000000">
      <w:pPr>
        <w:spacing w:before="200"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system architecture for the app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8F456D" w:rsidRDefault="008F456D">
      <w:pPr>
        <w:spacing w:before="200" w:after="0" w:line="240" w:lineRule="auto"/>
        <w:ind w:firstLine="720"/>
        <w:jc w:val="both"/>
        <w:rPr>
          <w:rFonts w:ascii="Georgia" w:eastAsia="Times New Roman" w:hAnsi="Georgia" w:cs="Times New Roman"/>
          <w:lang w:eastAsia="en-PH"/>
        </w:rPr>
      </w:pPr>
    </w:p>
    <w:p w14:paraId="1A7C13BD"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SOFTWARE DESIGN</w:t>
      </w:r>
    </w:p>
    <w:p w14:paraId="0E2AEE49" w14:textId="524E90FC" w:rsidR="008F456D" w:rsidRDefault="00000000" w:rsidP="003D64C6">
      <w:pPr>
        <w:spacing w:line="480" w:lineRule="auto"/>
        <w:jc w:val="both"/>
        <w:rPr>
          <w:rFonts w:ascii="Georgia" w:eastAsia="Times New Roman" w:hAnsi="Georgia" w:cs="Times New Roman"/>
          <w:color w:val="0D0D0D"/>
          <w:shd w:val="clear" w:color="auto" w:fill="FFFFFF"/>
          <w:lang w:eastAsia="en-PH"/>
        </w:rPr>
      </w:pPr>
      <w:r>
        <w:rPr>
          <w:rFonts w:ascii="Georgia" w:eastAsia="Times New Roman" w:hAnsi="Georgia" w:cs="Times New Roman"/>
          <w:color w:val="000000"/>
          <w:lang w:eastAsia="en-PH"/>
        </w:rPr>
        <w:tab/>
      </w:r>
      <w:r>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interfaces, and </w:t>
      </w:r>
      <w:r>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673528D8"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3.3</w:t>
      </w:r>
      <w:r>
        <w:rPr>
          <w:rFonts w:ascii="Georgia" w:eastAsia="Times New Roman" w:hAnsi="Georgia" w:cs="Times New Roman"/>
          <w:color w:val="000000"/>
          <w:lang w:eastAsia="en-PH"/>
        </w:rPr>
        <w:t xml:space="preserve"> </w:t>
      </w:r>
    </w:p>
    <w:p w14:paraId="73C928E6" w14:textId="77777777" w:rsidR="008F456D" w:rsidRDefault="00000000">
      <w:pPr>
        <w:spacing w:after="0" w:line="480" w:lineRule="auto"/>
        <w:jc w:val="both"/>
        <w:rPr>
          <w:rFonts w:ascii="Georgia" w:eastAsia="Times New Roman" w:hAnsi="Georgia" w:cs="Times New Roman"/>
          <w:i/>
          <w:iCs/>
          <w:lang w:eastAsia="en-PH"/>
        </w:rPr>
      </w:pPr>
      <w:commentRangeStart w:id="678"/>
      <w:r>
        <w:rPr>
          <w:rFonts w:ascii="Georgia" w:eastAsia="Times New Roman" w:hAnsi="Georgia" w:cs="Times New Roman"/>
          <w:i/>
          <w:iCs/>
          <w:color w:val="000000"/>
          <w:lang w:eastAsia="en-PH"/>
        </w:rPr>
        <w:t>Use-Case Diagram</w:t>
      </w:r>
    </w:p>
    <w:p w14:paraId="06E21C79"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0D50DBAD" wp14:editId="289A5FAD">
            <wp:extent cx="5124450" cy="4125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t="4303"/>
                    <a:stretch>
                      <a:fillRect/>
                    </a:stretch>
                  </pic:blipFill>
                  <pic:spPr>
                    <a:xfrm>
                      <a:off x="0" y="0"/>
                      <a:ext cx="5124894" cy="4126109"/>
                    </a:xfrm>
                    <a:prstGeom prst="rect">
                      <a:avLst/>
                    </a:prstGeom>
                    <a:noFill/>
                    <a:ln>
                      <a:noFill/>
                    </a:ln>
                  </pic:spPr>
                </pic:pic>
              </a:graphicData>
            </a:graphic>
          </wp:inline>
        </w:drawing>
      </w:r>
    </w:p>
    <w:p w14:paraId="08D056E4" w14:textId="77777777" w:rsidR="008F456D" w:rsidRDefault="00000000">
      <w:pPr>
        <w:spacing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This use-case diagram illustrates a mentor app featuring two user roles: student and educator. Upon selecting their roles, users can access the sign-in screen with an option to sign up. Both roles can manage profiles and send messages for effective communication. Students can search for mentors, request mentorship, access study materials, check progress reports, and download certificates after completing tasks. Educators can accept or decline mentorship requests, post study materials and activities, upload certificates, input progress reports, and add new courses tailored to their expertise. This streamlined approach fosters engagement and collaboration, enhancing the mentorship experience for both students and educators.</w:t>
      </w:r>
    </w:p>
    <w:p w14:paraId="32EEF2B3" w14:textId="77777777" w:rsidR="008F456D" w:rsidRDefault="008F456D">
      <w:pPr>
        <w:spacing w:after="0" w:line="480" w:lineRule="auto"/>
        <w:jc w:val="both"/>
        <w:rPr>
          <w:rFonts w:ascii="Georgia" w:eastAsia="Times New Roman" w:hAnsi="Georgia" w:cs="Times New Roman"/>
          <w:b/>
          <w:bCs/>
          <w:color w:val="000000"/>
          <w:lang w:eastAsia="en-PH"/>
        </w:rPr>
        <w:sectPr w:rsidR="008F456D" w:rsidSect="001578EA">
          <w:headerReference w:type="default" r:id="rId67"/>
          <w:headerReference w:type="first" r:id="rId68"/>
          <w:footerReference w:type="first" r:id="rId69"/>
          <w:pgSz w:w="12240" w:h="15840"/>
          <w:pgMar w:top="1710" w:right="1440" w:bottom="1440" w:left="1440" w:header="708" w:footer="708" w:gutter="0"/>
          <w:pgNumType w:start="1"/>
          <w:cols w:space="708"/>
          <w:titlePg/>
          <w:docGrid w:linePitch="360"/>
        </w:sectPr>
      </w:pPr>
    </w:p>
    <w:p w14:paraId="011FB0D0"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3.4</w:t>
      </w:r>
      <w:r>
        <w:rPr>
          <w:rFonts w:ascii="Georgia" w:eastAsia="Times New Roman" w:hAnsi="Georgia" w:cs="Times New Roman"/>
          <w:color w:val="000000"/>
          <w:lang w:eastAsia="en-PH"/>
        </w:rPr>
        <w:t xml:space="preserve"> </w:t>
      </w:r>
    </w:p>
    <w:p w14:paraId="209047FE"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b/>
          <w:bCs/>
          <w:noProof/>
          <w:color w:val="000000"/>
          <w:lang w:eastAsia="en-PH"/>
        </w:rPr>
        <w:drawing>
          <wp:anchor distT="0" distB="0" distL="114300" distR="114300" simplePos="0" relativeHeight="251665408" behindDoc="0" locked="0" layoutInCell="1" allowOverlap="1" wp14:anchorId="3E517D3B" wp14:editId="49C86A14">
            <wp:simplePos x="0" y="0"/>
            <wp:positionH relativeFrom="margin">
              <wp:posOffset>5715</wp:posOffset>
            </wp:positionH>
            <wp:positionV relativeFrom="paragraph">
              <wp:posOffset>377190</wp:posOffset>
            </wp:positionV>
            <wp:extent cx="5880735" cy="6695440"/>
            <wp:effectExtent l="0" t="0" r="5715" b="0"/>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880735" cy="6695440"/>
                    </a:xfrm>
                    <a:prstGeom prst="rect">
                      <a:avLst/>
                    </a:prstGeom>
                  </pic:spPr>
                </pic:pic>
              </a:graphicData>
            </a:graphic>
          </wp:anchor>
        </w:drawing>
      </w:r>
      <w:r>
        <w:rPr>
          <w:rFonts w:ascii="Georgia" w:eastAsia="Times New Roman" w:hAnsi="Georgia" w:cs="Times New Roman"/>
          <w:i/>
          <w:iCs/>
          <w:color w:val="000000"/>
          <w:lang w:eastAsia="en-PH"/>
        </w:rPr>
        <w:t>Sequence Diagram</w:t>
      </w:r>
      <w:commentRangeEnd w:id="678"/>
      <w:r>
        <w:rPr>
          <w:rStyle w:val="CommentReference"/>
        </w:rPr>
        <w:commentReference w:id="678"/>
      </w:r>
    </w:p>
    <w:p w14:paraId="48484105" w14:textId="77777777" w:rsidR="008F456D" w:rsidRDefault="008F456D">
      <w:pPr>
        <w:spacing w:after="0" w:line="480" w:lineRule="auto"/>
        <w:rPr>
          <w:rFonts w:ascii="Georgia" w:eastAsia="Times New Roman" w:hAnsi="Georgia" w:cs="Times New Roman"/>
          <w:color w:val="000000"/>
          <w:lang w:eastAsia="en-PH"/>
        </w:rPr>
      </w:pPr>
    </w:p>
    <w:p w14:paraId="0C4065EB"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t>
      </w:r>
    </w:p>
    <w:p w14:paraId="1F8B01D0"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t>
      </w:r>
    </w:p>
    <w:p w14:paraId="21ED46CE"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facilitates certification by allowing educators to upload certificates for specific students who have successfully completed their tasks. Once a certificate is uploaded, students can view and download it, giving them tangible proof of their achievements and milestones.</w:t>
      </w:r>
    </w:p>
    <w:p w14:paraId="7D47BB13"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t>
      </w:r>
    </w:p>
    <w:p w14:paraId="005705E1" w14:textId="77777777" w:rsidR="008F456D" w:rsidRDefault="00000000">
      <w:pPr>
        <w:spacing w:after="0" w:line="480" w:lineRule="auto"/>
        <w:ind w:firstLine="720"/>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This sequence diagram captures the critical interactions and features that make Mentor-Shift a dynamic tool for enhancing mentorship and education through streamlined processes and real-time collaboration between students and educators.</w:t>
      </w:r>
    </w:p>
    <w:p w14:paraId="156AA87A" w14:textId="77777777" w:rsidR="008F456D" w:rsidRDefault="008F456D">
      <w:pPr>
        <w:spacing w:after="0" w:line="480" w:lineRule="auto"/>
        <w:rPr>
          <w:rFonts w:ascii="Georgia" w:eastAsia="Times New Roman" w:hAnsi="Georgia" w:cs="Times New Roman"/>
          <w:b/>
          <w:bCs/>
          <w:color w:val="000000"/>
          <w:lang w:eastAsia="en-PH"/>
        </w:rPr>
        <w:sectPr w:rsidR="008F456D">
          <w:headerReference w:type="default" r:id="rId71"/>
          <w:headerReference w:type="first" r:id="rId72"/>
          <w:pgSz w:w="12240" w:h="15840"/>
          <w:pgMar w:top="1620" w:right="1440" w:bottom="1440" w:left="1440" w:header="708" w:footer="708" w:gutter="0"/>
          <w:pgNumType w:start="1"/>
          <w:cols w:space="708"/>
          <w:titlePg/>
          <w:docGrid w:linePitch="360"/>
        </w:sectPr>
      </w:pPr>
    </w:p>
    <w:p w14:paraId="44183611"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3.5</w:t>
      </w:r>
      <w:r>
        <w:rPr>
          <w:rFonts w:ascii="Georgia" w:eastAsia="Times New Roman" w:hAnsi="Georgia" w:cs="Times New Roman"/>
          <w:color w:val="000000"/>
          <w:lang w:eastAsia="en-PH"/>
        </w:rPr>
        <w:t xml:space="preserve"> </w:t>
      </w:r>
    </w:p>
    <w:p w14:paraId="5572FCD6"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Class Diagram</w:t>
      </w:r>
    </w:p>
    <w:p w14:paraId="19893784" w14:textId="77777777" w:rsidR="008F456D" w:rsidRDefault="00000000">
      <w:pPr>
        <w:spacing w:before="200" w:after="0" w:line="480" w:lineRule="auto"/>
        <w:jc w:val="center"/>
        <w:rPr>
          <w:rFonts w:ascii="Georgia" w:eastAsia="Times New Roman" w:hAnsi="Georgia" w:cs="Times New Roman"/>
          <w:lang w:eastAsia="en-PH"/>
        </w:rPr>
      </w:pPr>
      <w:commentRangeStart w:id="707"/>
      <w:r>
        <w:rPr>
          <w:rFonts w:ascii="Georgia" w:eastAsia="Times New Roman" w:hAnsi="Georgia" w:cs="Times New Roman"/>
          <w:noProof/>
          <w:lang w:eastAsia="en-PH"/>
        </w:rPr>
        <w:drawing>
          <wp:inline distT="0" distB="0" distL="0" distR="0" wp14:anchorId="045A82EB" wp14:editId="1F5D115E">
            <wp:extent cx="5942965" cy="4666615"/>
            <wp:effectExtent l="0" t="0" r="635"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237" cy="4666615"/>
                    </a:xfrm>
                    <a:prstGeom prst="rect">
                      <a:avLst/>
                    </a:prstGeom>
                  </pic:spPr>
                </pic:pic>
              </a:graphicData>
            </a:graphic>
          </wp:inline>
        </w:drawing>
      </w:r>
      <w:commentRangeEnd w:id="707"/>
      <w:r>
        <w:rPr>
          <w:rStyle w:val="CommentReference"/>
        </w:rPr>
        <w:commentReference w:id="707"/>
      </w:r>
    </w:p>
    <w:p w14:paraId="2A835725" w14:textId="77777777" w:rsidR="008F456D" w:rsidRDefault="008F456D">
      <w:pPr>
        <w:spacing w:after="0" w:line="240" w:lineRule="auto"/>
        <w:rPr>
          <w:rFonts w:ascii="Georgia" w:eastAsia="Times New Roman" w:hAnsi="Georgia" w:cs="Times New Roman"/>
          <w:lang w:eastAsia="en-PH"/>
        </w:rPr>
      </w:pPr>
    </w:p>
    <w:p w14:paraId="6A8699B3" w14:textId="77777777" w:rsidR="008F456D" w:rsidRDefault="00000000">
      <w:pPr>
        <w:spacing w:after="200" w:line="480" w:lineRule="auto"/>
        <w:jc w:val="both"/>
        <w:rPr>
          <w:del w:id="708" w:author="Jade Raposa [2]" w:date="2024-10-17T00:14:00Z"/>
          <w:rFonts w:ascii="Georgia" w:eastAsia="Times New Roman" w:hAnsi="Georgia" w:cs="Times New Roman"/>
          <w:color w:val="000000"/>
          <w:lang w:eastAsia="en-PH"/>
        </w:rPr>
      </w:pPr>
      <w:r>
        <w:rPr>
          <w:rFonts w:ascii="Georgia" w:eastAsia="Times New Roman" w:hAnsi="Georgia" w:cs="Times New Roman"/>
          <w:color w:val="000000"/>
          <w:lang w:eastAsia="en-PH"/>
        </w:rPr>
        <w:tab/>
        <w:t>The class diagram depicts the interaction between Mentee and Mentor. 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t>
      </w:r>
    </w:p>
    <w:p w14:paraId="0331785B" w14:textId="77777777" w:rsidR="008F456D" w:rsidRDefault="008F456D" w:rsidP="008F456D">
      <w:pPr>
        <w:spacing w:after="200" w:line="480" w:lineRule="auto"/>
        <w:jc w:val="both"/>
        <w:rPr>
          <w:rFonts w:ascii="Georgia" w:eastAsia="Times New Roman" w:hAnsi="Georgia" w:cs="Times New Roman"/>
          <w:b/>
          <w:bCs/>
          <w:color w:val="000000"/>
          <w:lang w:eastAsia="en-PH"/>
        </w:rPr>
        <w:pPrChange w:id="709" w:author="Jade Raposa [2]" w:date="2024-10-17T00:14:00Z">
          <w:pPr>
            <w:spacing w:after="0" w:line="480" w:lineRule="auto"/>
            <w:jc w:val="both"/>
          </w:pPr>
        </w:pPrChange>
      </w:pPr>
    </w:p>
    <w:p w14:paraId="48C360A9"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DATABASE DESIGN</w:t>
      </w:r>
    </w:p>
    <w:p w14:paraId="0A601E2C"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8F456D" w:rsidRDefault="008F456D">
      <w:pPr>
        <w:spacing w:after="0" w:line="480" w:lineRule="auto"/>
        <w:jc w:val="both"/>
        <w:rPr>
          <w:rFonts w:ascii="Georgia" w:eastAsia="Times New Roman" w:hAnsi="Georgia" w:cs="Times New Roman"/>
          <w:lang w:eastAsia="en-PH"/>
        </w:rPr>
      </w:pPr>
    </w:p>
    <w:p w14:paraId="7616AF64"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w:t>
      </w:r>
      <w:r>
        <w:rPr>
          <w:rFonts w:ascii="Georgia" w:eastAsia="Times New Roman" w:hAnsi="Georgia" w:cs="Times New Roman"/>
          <w:color w:val="000000"/>
          <w:lang w:eastAsia="en-PH"/>
        </w:rPr>
        <w:t xml:space="preserve"> </w:t>
      </w:r>
    </w:p>
    <w:p w14:paraId="4AF1B846"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Mentee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16AA606E" w14:textId="77777777">
        <w:trPr>
          <w:trHeight w:val="676"/>
          <w:jc w:val="center"/>
        </w:trPr>
        <w:tc>
          <w:tcPr>
            <w:tcW w:w="1337" w:type="dxa"/>
            <w:shd w:val="clear" w:color="auto" w:fill="auto"/>
            <w:tcMar>
              <w:top w:w="100" w:type="dxa"/>
              <w:left w:w="100" w:type="dxa"/>
              <w:bottom w:w="100" w:type="dxa"/>
              <w:right w:w="100" w:type="dxa"/>
            </w:tcMar>
          </w:tcPr>
          <w:p w14:paraId="776F14AD"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77777777" w:rsidR="008F456D" w:rsidRDefault="00000000">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7777777" w:rsidR="008F456D" w:rsidRDefault="00000000">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7777777" w:rsidR="008F456D" w:rsidRDefault="00000000">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77777777" w:rsidR="008F456D" w:rsidRDefault="00000000">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000DF8A7" w14:textId="77777777">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77777777" w:rsidR="008F456D" w:rsidRDefault="00000000">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7777777" w:rsidR="008F456D" w:rsidRDefault="00000000">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8F456D" w:rsidRDefault="008F456D">
            <w:pPr>
              <w:widowControl w:val="0"/>
              <w:spacing w:line="240" w:lineRule="auto"/>
              <w:rPr>
                <w:rFonts w:ascii="Georgia" w:eastAsia="Georgia" w:hAnsi="Georgia" w:cs="Georgia"/>
              </w:rPr>
            </w:pPr>
          </w:p>
        </w:tc>
      </w:tr>
    </w:tbl>
    <w:p w14:paraId="39404A1D"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07A736FC"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birthday, and </w:t>
      </w:r>
      <w:proofErr w:type="spellStart"/>
      <w:r>
        <w:rPr>
          <w:rFonts w:ascii="Georgia" w:eastAsia="Times New Roman" w:hAnsi="Georgia" w:cs="Times New Roman"/>
          <w:lang w:eastAsia="en-PH"/>
        </w:rPr>
        <w:t>yearlvl</w:t>
      </w:r>
      <w:proofErr w:type="spellEnd"/>
      <w:r>
        <w:rPr>
          <w:rFonts w:ascii="Georgia" w:eastAsia="Times New Roman" w:hAnsi="Georgia" w:cs="Times New Roman"/>
          <w:lang w:eastAsia="en-PH"/>
        </w:rPr>
        <w:t xml:space="preserve"> to track personal and academic details.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mentee's public profile, while password ensures secure login. This table is crucial for organizing mentee profiles and facilitating personalized mentorship within the app.</w:t>
      </w:r>
    </w:p>
    <w:p w14:paraId="5A56F688"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36D84E89"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3.2 </w:t>
      </w:r>
    </w:p>
    <w:p w14:paraId="0BD95FD8" w14:textId="77777777" w:rsidR="008F456D" w:rsidRDefault="00000000">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652C2A35" w14:textId="77777777">
        <w:trPr>
          <w:trHeight w:val="676"/>
          <w:jc w:val="center"/>
        </w:trPr>
        <w:tc>
          <w:tcPr>
            <w:tcW w:w="1338" w:type="dxa"/>
            <w:shd w:val="clear" w:color="auto" w:fill="auto"/>
            <w:tcMar>
              <w:top w:w="100" w:type="dxa"/>
              <w:left w:w="100" w:type="dxa"/>
              <w:bottom w:w="100" w:type="dxa"/>
              <w:right w:w="100" w:type="dxa"/>
            </w:tcMar>
          </w:tcPr>
          <w:p w14:paraId="53BD85F6"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77777777" w:rsidR="008F456D" w:rsidRDefault="00000000">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8F456D" w:rsidRDefault="00000000">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8F456D" w:rsidRDefault="00000000">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8F456D" w:rsidRDefault="00000000">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65FF5AFA"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8F456D" w:rsidRDefault="00000000">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8F456D" w:rsidRDefault="00000000">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8F456D" w:rsidRDefault="008F456D">
            <w:pPr>
              <w:widowControl w:val="0"/>
              <w:spacing w:line="240" w:lineRule="auto"/>
              <w:rPr>
                <w:rFonts w:ascii="Georgia" w:eastAsia="Georgia" w:hAnsi="Georgia" w:cs="Georgia"/>
              </w:rPr>
            </w:pPr>
          </w:p>
        </w:tc>
      </w:tr>
    </w:tbl>
    <w:p w14:paraId="0A3A4F75" w14:textId="77777777" w:rsidR="008F456D" w:rsidRDefault="008F456D">
      <w:pPr>
        <w:spacing w:after="0" w:line="480" w:lineRule="auto"/>
        <w:jc w:val="both"/>
        <w:rPr>
          <w:rFonts w:ascii="Georgia" w:eastAsia="Times New Roman" w:hAnsi="Georgia" w:cs="Times New Roman"/>
          <w:color w:val="000000"/>
          <w:lang w:eastAsia="en-PH"/>
        </w:rPr>
      </w:pPr>
    </w:p>
    <w:p w14:paraId="56E73F6E" w14:textId="77777777" w:rsidR="008F456D" w:rsidRDefault="008F456D">
      <w:pPr>
        <w:spacing w:after="0" w:line="480" w:lineRule="auto"/>
        <w:ind w:firstLine="720"/>
        <w:jc w:val="both"/>
        <w:rPr>
          <w:rFonts w:ascii="Georgia" w:eastAsia="Times New Roman" w:hAnsi="Georgia" w:cs="Times New Roman"/>
          <w:lang w:eastAsia="en-PH"/>
        </w:rPr>
        <w:sectPr w:rsidR="008F456D">
          <w:headerReference w:type="default" r:id="rId74"/>
          <w:headerReference w:type="first" r:id="rId75"/>
          <w:pgSz w:w="12240" w:h="15840"/>
          <w:pgMar w:top="1440" w:right="1440" w:bottom="1440" w:left="1440" w:header="708" w:footer="708" w:gutter="0"/>
          <w:pgNumType w:start="1"/>
          <w:cols w:space="708"/>
          <w:titlePg/>
          <w:docGrid w:linePitch="360"/>
        </w:sectPr>
      </w:pPr>
    </w:p>
    <w:p w14:paraId="408DA218"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3.2 details the Mentor Table, which holds key information for mentors in the Mentor-Shift app. Each mentor is uniquely identified by the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and birthday for personal and demographic information.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r>
        <w:rPr>
          <w:rFonts w:ascii="Georgia" w:eastAsia="Times New Roman" w:hAnsi="Georgia" w:cs="Times New Roman"/>
          <w:lang w:eastAsia="en-PH"/>
        </w:rPr>
        <w:br/>
      </w:r>
    </w:p>
    <w:p w14:paraId="5C9A3E6A"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3.3 </w:t>
      </w:r>
    </w:p>
    <w:p w14:paraId="0762227C" w14:textId="77777777" w:rsidR="008F456D" w:rsidRDefault="00000000">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59B80806" w14:textId="77777777">
        <w:trPr>
          <w:trHeight w:val="676"/>
          <w:jc w:val="center"/>
        </w:trPr>
        <w:tc>
          <w:tcPr>
            <w:tcW w:w="1338" w:type="dxa"/>
            <w:shd w:val="clear" w:color="auto" w:fill="auto"/>
            <w:tcMar>
              <w:top w:w="100" w:type="dxa"/>
              <w:left w:w="100" w:type="dxa"/>
              <w:bottom w:w="100" w:type="dxa"/>
              <w:right w:w="100" w:type="dxa"/>
            </w:tcMar>
          </w:tcPr>
          <w:p w14:paraId="43BACA47"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77777777" w:rsidR="008F456D" w:rsidRDefault="00000000">
            <w:pPr>
              <w:widowControl w:val="0"/>
              <w:spacing w:line="240" w:lineRule="auto"/>
              <w:rPr>
                <w:rFonts w:ascii="Georgia" w:eastAsia="Georgia" w:hAnsi="Georgia" w:cs="Georgia"/>
              </w:rPr>
            </w:pPr>
            <w:r>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77777777" w:rsidR="008F456D" w:rsidRDefault="00000000">
            <w:pPr>
              <w:widowControl w:val="0"/>
              <w:spacing w:line="240" w:lineRule="auto"/>
              <w:rPr>
                <w:rFonts w:ascii="Georgia" w:eastAsia="Georgia" w:hAnsi="Georgia" w:cs="Georgia"/>
              </w:rPr>
            </w:pPr>
            <w:r>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77777777" w:rsidR="008F456D" w:rsidRDefault="00000000">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77777777" w:rsidR="008F456D" w:rsidRDefault="00000000">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7777777" w:rsidR="008F456D" w:rsidRDefault="00000000">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77777777" w:rsidR="008F456D" w:rsidRDefault="00000000">
            <w:pPr>
              <w:spacing w:line="240" w:lineRule="auto"/>
              <w:rPr>
                <w:rFonts w:ascii="Georgia" w:eastAsia="Georgia" w:hAnsi="Georgia" w:cs="Georgia"/>
              </w:rPr>
            </w:pPr>
            <w:r>
              <w:rPr>
                <w:rFonts w:ascii="Georgia" w:eastAsia="Georgia" w:hAnsi="Georgia" w:cs="Georgia"/>
              </w:rPr>
              <w:t>time</w:t>
            </w:r>
          </w:p>
        </w:tc>
      </w:tr>
    </w:tbl>
    <w:p w14:paraId="3ABDAA1F" w14:textId="77777777" w:rsidR="008F456D" w:rsidRDefault="008F456D">
      <w:pPr>
        <w:spacing w:after="0" w:line="480" w:lineRule="auto"/>
        <w:jc w:val="both"/>
        <w:rPr>
          <w:rFonts w:ascii="Georgia" w:eastAsia="Times New Roman" w:hAnsi="Georgia" w:cs="Times New Roman"/>
          <w:color w:val="000000"/>
          <w:lang w:eastAsia="en-PH"/>
        </w:rPr>
      </w:pPr>
    </w:p>
    <w:p w14:paraId="592E7224" w14:textId="77777777" w:rsidR="008F456D" w:rsidRDefault="00000000">
      <w:pPr>
        <w:spacing w:after="0" w:line="480" w:lineRule="auto"/>
        <w:ind w:firstLine="720"/>
        <w:jc w:val="both"/>
        <w:rPr>
          <w:rFonts w:ascii="Georgia" w:eastAsia="Times New Roman" w:hAnsi="Georgia" w:cs="Times New Roman"/>
          <w:color w:val="4472C4" w:themeColor="accent1"/>
          <w:lang w:eastAsia="en-PH"/>
        </w:rPr>
      </w:pPr>
      <w:r>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r>
        <w:rPr>
          <w:rFonts w:ascii="Georgia" w:eastAsia="Times New Roman" w:hAnsi="Georgia" w:cs="Times New Roman"/>
          <w:color w:val="4472C4" w:themeColor="accent1"/>
          <w:lang w:eastAsia="en-PH"/>
        </w:rPr>
        <w:br/>
      </w:r>
    </w:p>
    <w:p w14:paraId="104A56E3"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3.4 </w:t>
      </w:r>
    </w:p>
    <w:p w14:paraId="2E76A97F"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568"/>
        <w:gridCol w:w="1106"/>
        <w:gridCol w:w="1337"/>
        <w:gridCol w:w="1337"/>
        <w:gridCol w:w="1337"/>
      </w:tblGrid>
      <w:tr w:rsidR="008F456D" w14:paraId="0CC5A5E9" w14:textId="77777777">
        <w:trPr>
          <w:trHeight w:val="676"/>
          <w:jc w:val="center"/>
        </w:trPr>
        <w:tc>
          <w:tcPr>
            <w:tcW w:w="1338" w:type="dxa"/>
            <w:shd w:val="clear" w:color="auto" w:fill="auto"/>
            <w:tcMar>
              <w:top w:w="100" w:type="dxa"/>
              <w:left w:w="100" w:type="dxa"/>
              <w:bottom w:w="100" w:type="dxa"/>
              <w:right w:w="100" w:type="dxa"/>
            </w:tcMar>
          </w:tcPr>
          <w:p w14:paraId="19513765"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77777777" w:rsidR="008F456D" w:rsidRDefault="00000000">
            <w:pPr>
              <w:widowControl w:val="0"/>
              <w:spacing w:line="240" w:lineRule="auto"/>
              <w:rPr>
                <w:rFonts w:ascii="Georgia" w:eastAsia="Georgia" w:hAnsi="Georgia" w:cs="Georgia"/>
              </w:rPr>
            </w:pPr>
            <w:r>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77777777" w:rsidR="008F456D" w:rsidRDefault="00000000">
            <w:pPr>
              <w:widowControl w:val="0"/>
              <w:spacing w:line="240" w:lineRule="auto"/>
              <w:rPr>
                <w:rFonts w:ascii="Georgia" w:eastAsia="Georgia" w:hAnsi="Georgia" w:cs="Georgia"/>
              </w:rPr>
            </w:pPr>
            <w:r>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77777777" w:rsidR="008F456D" w:rsidRDefault="00000000">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77777777" w:rsidR="008F456D" w:rsidRDefault="00000000">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77777777" w:rsidR="008F456D" w:rsidRDefault="00000000">
            <w:pPr>
              <w:widowControl w:val="0"/>
              <w:spacing w:line="240" w:lineRule="auto"/>
              <w:rPr>
                <w:rFonts w:ascii="Georgia" w:eastAsia="Georgia" w:hAnsi="Georgia" w:cs="Georgia"/>
              </w:rPr>
            </w:pPr>
            <w:r>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77777777" w:rsidR="008F456D" w:rsidRDefault="00000000">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2CD800E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77777777" w:rsidR="008F456D" w:rsidRDefault="00000000">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77777777" w:rsidR="008F456D" w:rsidRDefault="00000000">
            <w:pPr>
              <w:widowControl w:val="0"/>
              <w:spacing w:line="240" w:lineRule="auto"/>
              <w:rPr>
                <w:rFonts w:ascii="Georgia" w:eastAsia="Georgia" w:hAnsi="Georgia" w:cs="Georgia"/>
              </w:rPr>
            </w:pPr>
            <w:r>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77777777" w:rsidR="008F456D" w:rsidRDefault="00000000">
            <w:pPr>
              <w:widowControl w:val="0"/>
              <w:spacing w:line="240" w:lineRule="auto"/>
              <w:rPr>
                <w:rFonts w:ascii="Georgia" w:eastAsia="Georgia" w:hAnsi="Georgia" w:cs="Georgia"/>
              </w:rPr>
            </w:pPr>
            <w:r>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8F456D" w:rsidRDefault="008F456D">
            <w:pPr>
              <w:widowControl w:val="0"/>
              <w:spacing w:line="240" w:lineRule="auto"/>
              <w:rPr>
                <w:rFonts w:ascii="Georgia" w:eastAsia="Georgia" w:hAnsi="Georgia" w:cs="Georgia"/>
              </w:rPr>
            </w:pPr>
          </w:p>
        </w:tc>
      </w:tr>
    </w:tbl>
    <w:p w14:paraId="65DDB44E" w14:textId="77777777" w:rsidR="008F456D" w:rsidRDefault="008F456D">
      <w:pPr>
        <w:spacing w:after="0" w:line="480" w:lineRule="auto"/>
        <w:jc w:val="both"/>
        <w:rPr>
          <w:rFonts w:ascii="Georgia" w:eastAsia="Times New Roman" w:hAnsi="Georgia" w:cs="Times New Roman"/>
          <w:color w:val="000000"/>
          <w:lang w:eastAsia="en-PH"/>
        </w:rPr>
      </w:pPr>
    </w:p>
    <w:p w14:paraId="6A8F917F"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32A63EC6"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3.5 </w:t>
      </w:r>
    </w:p>
    <w:p w14:paraId="67877CA2"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03"/>
        <w:gridCol w:w="1901"/>
        <w:gridCol w:w="1901"/>
        <w:gridCol w:w="1901"/>
        <w:gridCol w:w="1901"/>
      </w:tblGrid>
      <w:tr w:rsidR="008F456D" w14:paraId="255D1477" w14:textId="77777777">
        <w:trPr>
          <w:trHeight w:val="789"/>
          <w:jc w:val="center"/>
        </w:trPr>
        <w:tc>
          <w:tcPr>
            <w:tcW w:w="1903" w:type="dxa"/>
            <w:shd w:val="clear" w:color="auto" w:fill="auto"/>
            <w:tcMar>
              <w:top w:w="100" w:type="dxa"/>
              <w:left w:w="100" w:type="dxa"/>
              <w:bottom w:w="100" w:type="dxa"/>
              <w:right w:w="100" w:type="dxa"/>
            </w:tcMar>
          </w:tcPr>
          <w:p w14:paraId="53C52F16"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77777777" w:rsidR="008F456D" w:rsidRDefault="00000000">
            <w:pPr>
              <w:widowControl w:val="0"/>
              <w:spacing w:line="240" w:lineRule="auto"/>
              <w:rPr>
                <w:rFonts w:ascii="Georgia" w:eastAsia="Georgia" w:hAnsi="Georgia" w:cs="Georgia"/>
              </w:rPr>
            </w:pPr>
            <w:r>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77777777" w:rsidR="008F456D" w:rsidRDefault="00000000">
            <w:pPr>
              <w:widowControl w:val="0"/>
              <w:spacing w:line="240" w:lineRule="auto"/>
              <w:rPr>
                <w:rFonts w:ascii="Georgia" w:eastAsia="Georgia" w:hAnsi="Georgia" w:cs="Georgia"/>
              </w:rPr>
            </w:pPr>
            <w:r>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77777777" w:rsidR="008F456D" w:rsidRDefault="00000000">
            <w:pPr>
              <w:spacing w:line="240" w:lineRule="auto"/>
              <w:rPr>
                <w:rFonts w:ascii="Georgia" w:eastAsia="Georgia" w:hAnsi="Georgia" w:cs="Georgia"/>
              </w:rPr>
            </w:pPr>
            <w:r>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flinks</w:t>
            </w:r>
            <w:proofErr w:type="spellEnd"/>
          </w:p>
        </w:tc>
      </w:tr>
    </w:tbl>
    <w:p w14:paraId="00A33D4C" w14:textId="77777777" w:rsidR="008F456D" w:rsidRDefault="008F456D">
      <w:pPr>
        <w:spacing w:after="0" w:line="480" w:lineRule="auto"/>
        <w:jc w:val="both"/>
        <w:rPr>
          <w:rFonts w:ascii="Georgia" w:eastAsia="Times New Roman" w:hAnsi="Georgia" w:cs="Times New Roman"/>
          <w:color w:val="000000"/>
          <w:lang w:eastAsia="en-PH"/>
        </w:rPr>
      </w:pPr>
    </w:p>
    <w:p w14:paraId="4E4DA13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Pr>
          <w:rFonts w:ascii="Georgia" w:eastAsia="Times New Roman" w:hAnsi="Georgia" w:cs="Times New Roman"/>
          <w:lang w:eastAsia="en-PH"/>
        </w:rPr>
        <w:t>flinks</w:t>
      </w:r>
      <w:proofErr w:type="spellEnd"/>
      <w:r>
        <w:rPr>
          <w:rFonts w:ascii="Georgia" w:eastAsia="Times New Roman" w:hAnsi="Georgia" w:cs="Times New Roman"/>
          <w:lang w:eastAsia="en-PH"/>
        </w:rPr>
        <w:t xml:space="preserve"> provides links to access the certificate files. This table is essential for tracking and managing the certification process, ensuring that mentees receive proper recognition for their accomplishments.</w:t>
      </w:r>
    </w:p>
    <w:p w14:paraId="5B8CDEE6" w14:textId="77777777" w:rsidR="008F456D" w:rsidRDefault="008F456D">
      <w:pPr>
        <w:spacing w:after="0" w:line="240" w:lineRule="auto"/>
        <w:jc w:val="both"/>
        <w:rPr>
          <w:rFonts w:ascii="Georgia" w:eastAsia="Times New Roman" w:hAnsi="Georgia" w:cs="Times New Roman"/>
          <w:color w:val="4472C4" w:themeColor="accent1"/>
          <w:lang w:eastAsia="en-PH"/>
        </w:rPr>
      </w:pPr>
    </w:p>
    <w:p w14:paraId="08AD9883"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3.6 </w:t>
      </w:r>
    </w:p>
    <w:p w14:paraId="49467B28"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14"/>
        <w:gridCol w:w="3212"/>
        <w:gridCol w:w="3212"/>
      </w:tblGrid>
      <w:tr w:rsidR="008F456D" w14:paraId="2C0F3F06" w14:textId="77777777">
        <w:trPr>
          <w:trHeight w:val="511"/>
          <w:jc w:val="center"/>
        </w:trPr>
        <w:tc>
          <w:tcPr>
            <w:tcW w:w="3214" w:type="dxa"/>
            <w:shd w:val="clear" w:color="auto" w:fill="auto"/>
            <w:tcMar>
              <w:top w:w="100" w:type="dxa"/>
              <w:left w:w="100" w:type="dxa"/>
              <w:bottom w:w="100" w:type="dxa"/>
              <w:right w:w="100" w:type="dxa"/>
            </w:tcMar>
          </w:tcPr>
          <w:p w14:paraId="2FEF9861"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77777777" w:rsidR="008F456D" w:rsidRDefault="00000000">
            <w:pPr>
              <w:widowControl w:val="0"/>
              <w:spacing w:line="240" w:lineRule="auto"/>
              <w:rPr>
                <w:rFonts w:ascii="Georgia" w:eastAsia="Georgia" w:hAnsi="Georgia" w:cs="Georgia"/>
              </w:rPr>
            </w:pPr>
            <w:r>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77777777" w:rsidR="008F456D" w:rsidRDefault="00000000">
            <w:pPr>
              <w:widowControl w:val="0"/>
              <w:spacing w:line="240" w:lineRule="auto"/>
              <w:rPr>
                <w:rFonts w:ascii="Georgia" w:eastAsia="Georgia" w:hAnsi="Georgia" w:cs="Georgia"/>
              </w:rPr>
            </w:pPr>
            <w:r>
              <w:rPr>
                <w:rFonts w:ascii="Georgia" w:eastAsia="Georgia" w:hAnsi="Georgia" w:cs="Georgia"/>
              </w:rPr>
              <w:t>course</w:t>
            </w:r>
          </w:p>
        </w:tc>
      </w:tr>
    </w:tbl>
    <w:p w14:paraId="6A4D71BD" w14:textId="77777777" w:rsidR="008F456D" w:rsidRDefault="008F456D">
      <w:pPr>
        <w:spacing w:after="0" w:line="480" w:lineRule="auto"/>
        <w:jc w:val="both"/>
        <w:rPr>
          <w:rFonts w:ascii="Georgia" w:eastAsia="Times New Roman" w:hAnsi="Georgia" w:cs="Times New Roman"/>
          <w:color w:val="000000"/>
          <w:lang w:eastAsia="en-PH"/>
        </w:rPr>
      </w:pPr>
    </w:p>
    <w:p w14:paraId="72FD6AF4" w14:textId="77777777" w:rsidR="008F456D" w:rsidRDefault="008F456D">
      <w:pPr>
        <w:spacing w:after="0" w:line="480" w:lineRule="auto"/>
        <w:ind w:firstLine="720"/>
        <w:rPr>
          <w:rFonts w:ascii="Georgia" w:eastAsia="Times New Roman" w:hAnsi="Georgia" w:cs="Times New Roman"/>
          <w:lang w:eastAsia="en-PH"/>
        </w:rPr>
        <w:sectPr w:rsidR="008F456D">
          <w:headerReference w:type="default" r:id="rId76"/>
          <w:headerReference w:type="first" r:id="rId77"/>
          <w:pgSz w:w="12240" w:h="15840"/>
          <w:pgMar w:top="1620" w:right="1440" w:bottom="1440" w:left="1440" w:header="708" w:footer="708" w:gutter="0"/>
          <w:pgNumType w:start="1"/>
          <w:cols w:space="708"/>
          <w:titlePg/>
          <w:docGrid w:linePitch="360"/>
        </w:sectPr>
      </w:pPr>
    </w:p>
    <w:p w14:paraId="74980E6A" w14:textId="77777777" w:rsidR="008F456D" w:rsidRDefault="00000000">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8F456D" w:rsidRDefault="008F456D">
      <w:pPr>
        <w:spacing w:after="0" w:line="480" w:lineRule="auto"/>
        <w:rPr>
          <w:rFonts w:ascii="Georgia" w:eastAsia="Times New Roman" w:hAnsi="Georgia" w:cs="Times New Roman"/>
          <w:color w:val="4472C4" w:themeColor="accent1"/>
          <w:lang w:eastAsia="en-PH"/>
        </w:rPr>
      </w:pPr>
    </w:p>
    <w:p w14:paraId="779D442C"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3.7</w:t>
      </w:r>
    </w:p>
    <w:p w14:paraId="5AA5EDF1"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Enrolled 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629"/>
        <w:gridCol w:w="1276"/>
        <w:gridCol w:w="1106"/>
        <w:gridCol w:w="1337"/>
        <w:gridCol w:w="1337"/>
        <w:gridCol w:w="1337"/>
      </w:tblGrid>
      <w:tr w:rsidR="008F456D" w14:paraId="11E06896" w14:textId="77777777">
        <w:trPr>
          <w:trHeight w:val="676"/>
          <w:jc w:val="center"/>
        </w:trPr>
        <w:tc>
          <w:tcPr>
            <w:tcW w:w="1338" w:type="dxa"/>
            <w:shd w:val="clear" w:color="auto" w:fill="auto"/>
            <w:tcMar>
              <w:top w:w="100" w:type="dxa"/>
              <w:left w:w="100" w:type="dxa"/>
              <w:bottom w:w="100" w:type="dxa"/>
              <w:right w:w="100" w:type="dxa"/>
            </w:tcMar>
          </w:tcPr>
          <w:p w14:paraId="2AA61676"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studentName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subjectId</w:t>
            </w:r>
            <w:proofErr w:type="spellEnd"/>
          </w:p>
        </w:tc>
        <w:tc>
          <w:tcPr>
            <w:tcW w:w="1106" w:type="dxa"/>
            <w:shd w:val="clear" w:color="auto" w:fill="auto"/>
            <w:tcMar>
              <w:top w:w="100" w:type="dxa"/>
              <w:left w:w="100" w:type="dxa"/>
              <w:bottom w:w="100" w:type="dxa"/>
              <w:right w:w="100" w:type="dxa"/>
            </w:tcMar>
          </w:tcPr>
          <w:p w14:paraId="25CB0DFB" w14:textId="77777777" w:rsidR="008F456D" w:rsidRDefault="00000000">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77777777" w:rsidR="008F456D" w:rsidRDefault="00000000">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77777777" w:rsidR="008F456D" w:rsidRDefault="00000000">
            <w:pPr>
              <w:widowControl w:val="0"/>
              <w:spacing w:line="240" w:lineRule="auto"/>
              <w:rPr>
                <w:rFonts w:ascii="Georgia" w:eastAsia="Georgia" w:hAnsi="Georgia" w:cs="Georgia"/>
              </w:rPr>
            </w:pPr>
            <w:r>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77777777" w:rsidR="008F456D" w:rsidRDefault="00000000">
            <w:pPr>
              <w:spacing w:line="240" w:lineRule="auto"/>
              <w:rPr>
                <w:rFonts w:ascii="Georgia" w:eastAsia="Georgia" w:hAnsi="Georgia" w:cs="Georgia"/>
              </w:rPr>
            </w:pPr>
            <w:r>
              <w:rPr>
                <w:rFonts w:ascii="Georgia" w:eastAsia="Georgia" w:hAnsi="Georgia" w:cs="Georgia"/>
              </w:rPr>
              <w:t>teacher</w:t>
            </w:r>
          </w:p>
        </w:tc>
      </w:tr>
      <w:tr w:rsidR="008F456D" w14:paraId="5DF7F18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77777777" w:rsidR="008F456D" w:rsidRDefault="00000000">
            <w:pPr>
              <w:widowControl w:val="0"/>
              <w:spacing w:line="240" w:lineRule="auto"/>
              <w:rPr>
                <w:rFonts w:ascii="Georgia" w:eastAsia="Georgia" w:hAnsi="Georgia" w:cs="Georgia"/>
              </w:rPr>
            </w:pPr>
            <w:r>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8F456D" w:rsidRDefault="008F456D">
            <w:pPr>
              <w:widowControl w:val="0"/>
              <w:spacing w:line="240" w:lineRule="auto"/>
              <w:rPr>
                <w:rFonts w:ascii="Georgia" w:eastAsia="Georgia" w:hAnsi="Georgia" w:cs="Georgia"/>
              </w:rPr>
            </w:pPr>
          </w:p>
        </w:tc>
      </w:tr>
    </w:tbl>
    <w:p w14:paraId="552A0CF0" w14:textId="77777777" w:rsidR="008F456D" w:rsidRDefault="008F456D">
      <w:pPr>
        <w:spacing w:after="0" w:line="480" w:lineRule="auto"/>
        <w:jc w:val="both"/>
        <w:rPr>
          <w:rFonts w:ascii="Georgia" w:eastAsia="Times New Roman" w:hAnsi="Georgia" w:cs="Times New Roman"/>
          <w:color w:val="000000"/>
          <w:lang w:eastAsia="en-PH"/>
        </w:rPr>
      </w:pPr>
    </w:p>
    <w:p w14:paraId="555CB939" w14:textId="77777777" w:rsidR="008F456D" w:rsidRDefault="00000000">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Pr>
          <w:rFonts w:ascii="Georgia" w:eastAsia="Times New Roman" w:hAnsi="Georgia" w:cs="Times New Roman"/>
          <w:lang w:eastAsia="en-PH"/>
        </w:rPr>
        <w:t>studentName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subjectId</w:t>
      </w:r>
      <w:proofErr w:type="spellEnd"/>
      <w:r>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8F456D" w:rsidRDefault="008F456D">
      <w:pPr>
        <w:spacing w:after="0" w:line="480" w:lineRule="auto"/>
        <w:rPr>
          <w:rFonts w:ascii="Georgia" w:eastAsia="Times New Roman" w:hAnsi="Georgia" w:cs="Times New Roman"/>
          <w:b/>
          <w:bCs/>
          <w:color w:val="000000"/>
          <w:lang w:eastAsia="en-PH"/>
        </w:rPr>
      </w:pPr>
    </w:p>
    <w:p w14:paraId="503BF740" w14:textId="77777777" w:rsidR="008F456D" w:rsidRDefault="008F456D">
      <w:pPr>
        <w:spacing w:after="0" w:line="480" w:lineRule="auto"/>
        <w:rPr>
          <w:rFonts w:ascii="Georgia" w:eastAsia="Times New Roman" w:hAnsi="Georgia" w:cs="Times New Roman"/>
          <w:b/>
          <w:bCs/>
          <w:color w:val="000000"/>
          <w:lang w:eastAsia="en-PH"/>
        </w:rPr>
      </w:pPr>
    </w:p>
    <w:p w14:paraId="54A6BD71" w14:textId="77777777" w:rsidR="008F456D" w:rsidRDefault="008F456D">
      <w:pPr>
        <w:spacing w:after="0" w:line="480" w:lineRule="auto"/>
        <w:rPr>
          <w:rFonts w:ascii="Georgia" w:eastAsia="Times New Roman" w:hAnsi="Georgia" w:cs="Times New Roman"/>
          <w:b/>
          <w:bCs/>
          <w:color w:val="000000"/>
          <w:lang w:eastAsia="en-PH"/>
        </w:rPr>
      </w:pPr>
    </w:p>
    <w:p w14:paraId="7338541A" w14:textId="77777777" w:rsidR="008F456D" w:rsidRDefault="008F456D">
      <w:pPr>
        <w:spacing w:after="0" w:line="480" w:lineRule="auto"/>
        <w:rPr>
          <w:rFonts w:ascii="Georgia" w:eastAsia="Times New Roman" w:hAnsi="Georgia" w:cs="Times New Roman"/>
          <w:b/>
          <w:bCs/>
          <w:color w:val="000000"/>
          <w:lang w:eastAsia="en-PH"/>
        </w:rPr>
      </w:pPr>
    </w:p>
    <w:p w14:paraId="2A59E481" w14:textId="77777777" w:rsidR="008F456D" w:rsidRDefault="008F456D">
      <w:pPr>
        <w:spacing w:after="0" w:line="480" w:lineRule="auto"/>
        <w:rPr>
          <w:rFonts w:ascii="Georgia" w:eastAsia="Times New Roman" w:hAnsi="Georgia" w:cs="Times New Roman"/>
          <w:b/>
          <w:bCs/>
          <w:color w:val="000000"/>
          <w:lang w:eastAsia="en-PH"/>
        </w:rPr>
      </w:pPr>
    </w:p>
    <w:p w14:paraId="3970680D"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Table 3.8</w:t>
      </w:r>
    </w:p>
    <w:p w14:paraId="7C81D3FA"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72EA7585" w14:textId="77777777">
        <w:trPr>
          <w:trHeight w:val="676"/>
          <w:jc w:val="center"/>
        </w:trPr>
        <w:tc>
          <w:tcPr>
            <w:tcW w:w="1338" w:type="dxa"/>
            <w:shd w:val="clear" w:color="auto" w:fill="auto"/>
            <w:tcMar>
              <w:top w:w="100" w:type="dxa"/>
              <w:left w:w="100" w:type="dxa"/>
              <w:bottom w:w="100" w:type="dxa"/>
              <w:right w:w="100" w:type="dxa"/>
            </w:tcMar>
          </w:tcPr>
          <w:p w14:paraId="1BAE0659"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77777777" w:rsidR="008F456D" w:rsidRDefault="00000000">
            <w:pPr>
              <w:widowControl w:val="0"/>
              <w:spacing w:line="240" w:lineRule="auto"/>
              <w:rPr>
                <w:rFonts w:ascii="Georgia" w:eastAsia="Georgia" w:hAnsi="Georgia" w:cs="Georgia"/>
              </w:rPr>
            </w:pPr>
            <w:r>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7777777" w:rsidR="008F456D" w:rsidRDefault="00000000">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7777777" w:rsidR="008F456D" w:rsidRDefault="00000000">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77777777" w:rsidR="008F456D" w:rsidRDefault="00000000">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777777" w:rsidR="008F456D" w:rsidRDefault="00000000">
            <w:pPr>
              <w:widowControl w:val="0"/>
              <w:spacing w:line="240" w:lineRule="auto"/>
              <w:rPr>
                <w:rFonts w:ascii="Georgia" w:eastAsia="Georgia" w:hAnsi="Georgia" w:cs="Georgia"/>
              </w:rPr>
            </w:pPr>
            <w:r>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77777777" w:rsidR="008F456D" w:rsidRDefault="00000000">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4AA110EE"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7777777" w:rsidR="008F456D" w:rsidRDefault="00000000">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77777777" w:rsidR="008F456D" w:rsidRDefault="00000000">
            <w:pPr>
              <w:widowControl w:val="0"/>
              <w:spacing w:line="240" w:lineRule="auto"/>
              <w:rPr>
                <w:rFonts w:ascii="Georgia" w:eastAsia="Georgia" w:hAnsi="Georgia" w:cs="Georgia"/>
              </w:rPr>
            </w:pPr>
            <w:r>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8F456D" w:rsidRDefault="008F456D">
            <w:pPr>
              <w:widowControl w:val="0"/>
              <w:spacing w:line="240" w:lineRule="auto"/>
              <w:rPr>
                <w:rFonts w:ascii="Georgia" w:eastAsia="Georgia" w:hAnsi="Georgia" w:cs="Georgia"/>
              </w:rPr>
            </w:pPr>
          </w:p>
        </w:tc>
      </w:tr>
    </w:tbl>
    <w:p w14:paraId="62B8CB05" w14:textId="77777777" w:rsidR="008F456D" w:rsidRDefault="008F456D">
      <w:pPr>
        <w:spacing w:after="0" w:line="480" w:lineRule="auto"/>
        <w:jc w:val="both"/>
        <w:rPr>
          <w:rFonts w:ascii="Georgia" w:eastAsia="Times New Roman" w:hAnsi="Georgia" w:cs="Times New Roman"/>
          <w:color w:val="000000"/>
          <w:lang w:eastAsia="en-PH"/>
        </w:rPr>
      </w:pPr>
    </w:p>
    <w:p w14:paraId="0E6B315F"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2A3FD8DA"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3.9</w:t>
      </w:r>
    </w:p>
    <w:p w14:paraId="400C71AD"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16"/>
        <w:gridCol w:w="1615"/>
        <w:gridCol w:w="1615"/>
        <w:gridCol w:w="1615"/>
        <w:gridCol w:w="1615"/>
        <w:gridCol w:w="1615"/>
      </w:tblGrid>
      <w:tr w:rsidR="008F456D" w14:paraId="51CA773F" w14:textId="77777777">
        <w:trPr>
          <w:trHeight w:val="691"/>
          <w:jc w:val="center"/>
        </w:trPr>
        <w:tc>
          <w:tcPr>
            <w:tcW w:w="1616" w:type="dxa"/>
            <w:shd w:val="clear" w:color="auto" w:fill="auto"/>
            <w:tcMar>
              <w:top w:w="100" w:type="dxa"/>
              <w:left w:w="100" w:type="dxa"/>
              <w:bottom w:w="100" w:type="dxa"/>
              <w:right w:w="100" w:type="dxa"/>
            </w:tcMar>
          </w:tcPr>
          <w:p w14:paraId="3871D483"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77777777" w:rsidR="008F456D" w:rsidRDefault="00000000">
            <w:pPr>
              <w:widowControl w:val="0"/>
              <w:spacing w:line="240" w:lineRule="auto"/>
              <w:rPr>
                <w:rFonts w:ascii="Georgia" w:eastAsia="Georgia" w:hAnsi="Georgia" w:cs="Georgia"/>
              </w:rPr>
            </w:pPr>
            <w:r>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77777777" w:rsidR="008F456D" w:rsidRDefault="00000000">
            <w:pPr>
              <w:widowControl w:val="0"/>
              <w:spacing w:line="240" w:lineRule="auto"/>
              <w:rPr>
                <w:rFonts w:ascii="Georgia" w:eastAsia="Georgia" w:hAnsi="Georgia" w:cs="Georgia"/>
              </w:rPr>
            </w:pPr>
            <w:r>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77777777" w:rsidR="008F456D" w:rsidRDefault="00000000">
            <w:pPr>
              <w:spacing w:line="240" w:lineRule="auto"/>
              <w:rPr>
                <w:rFonts w:ascii="Georgia" w:eastAsia="Georgia" w:hAnsi="Georgia" w:cs="Georgia"/>
              </w:rPr>
            </w:pPr>
            <w:r>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77777777" w:rsidR="008F456D" w:rsidRDefault="00000000">
            <w:pPr>
              <w:widowControl w:val="0"/>
              <w:spacing w:line="240" w:lineRule="auto"/>
              <w:rPr>
                <w:rFonts w:ascii="Georgia" w:eastAsia="Georgia" w:hAnsi="Georgia" w:cs="Georgia"/>
              </w:rPr>
            </w:pPr>
            <w:r>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r>
    </w:tbl>
    <w:p w14:paraId="7850A29B" w14:textId="77777777" w:rsidR="008F456D" w:rsidRDefault="008F456D">
      <w:pPr>
        <w:spacing w:after="0" w:line="480" w:lineRule="auto"/>
        <w:jc w:val="both"/>
        <w:rPr>
          <w:rFonts w:ascii="Georgia" w:eastAsia="Times New Roman" w:hAnsi="Georgia" w:cs="Times New Roman"/>
          <w:color w:val="000000"/>
          <w:lang w:eastAsia="en-PH"/>
        </w:rPr>
      </w:pPr>
    </w:p>
    <w:p w14:paraId="58E4CEC1" w14:textId="77777777" w:rsidR="008F456D" w:rsidRDefault="00000000">
      <w:pPr>
        <w:spacing w:after="0" w:line="480" w:lineRule="auto"/>
        <w:ind w:firstLine="720"/>
        <w:rPr>
          <w:rFonts w:ascii="Georgia" w:eastAsia="Times New Roman" w:hAnsi="Georgia" w:cs="Times New Roman"/>
          <w:lang w:eastAsia="en-PH"/>
        </w:rPr>
        <w:sectPr w:rsidR="008F456D">
          <w:headerReference w:type="default" r:id="rId78"/>
          <w:headerReference w:type="first" r:id="rId79"/>
          <w:pgSz w:w="12240" w:h="15840"/>
          <w:pgMar w:top="1530" w:right="1440" w:bottom="1440" w:left="1440" w:header="708" w:footer="708" w:gutter="0"/>
          <w:pgNumType w:start="1"/>
          <w:cols w:space="708"/>
          <w:titlePg/>
          <w:docGrid w:linePitch="360"/>
        </w:sectPr>
      </w:pPr>
      <w:r>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 can store any associated images or attachments related to the message. This table is essential for facilitating real-time </w:t>
      </w:r>
    </w:p>
    <w:p w14:paraId="3A3A9378" w14:textId="77777777" w:rsidR="008F456D" w:rsidRDefault="00000000">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interactions between mentors and mentees, enhancing collaboration and support throughout the learning journey.</w:t>
      </w:r>
    </w:p>
    <w:p w14:paraId="10D73279" w14:textId="77777777" w:rsidR="008F456D" w:rsidRDefault="008F456D">
      <w:pPr>
        <w:spacing w:after="0" w:line="480" w:lineRule="auto"/>
        <w:rPr>
          <w:rFonts w:ascii="Georgia" w:eastAsia="Times New Roman" w:hAnsi="Georgia" w:cs="Times New Roman"/>
          <w:color w:val="4472C4" w:themeColor="accent1"/>
          <w:lang w:eastAsia="en-PH"/>
        </w:rPr>
      </w:pPr>
    </w:p>
    <w:p w14:paraId="3CB4FBC4"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3.10</w:t>
      </w:r>
    </w:p>
    <w:p w14:paraId="121C0E6F"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3ACC6039" w14:textId="77777777">
        <w:trPr>
          <w:trHeight w:val="676"/>
          <w:jc w:val="center"/>
        </w:trPr>
        <w:tc>
          <w:tcPr>
            <w:tcW w:w="1338" w:type="dxa"/>
            <w:shd w:val="clear" w:color="auto" w:fill="auto"/>
            <w:tcMar>
              <w:top w:w="100" w:type="dxa"/>
              <w:left w:w="100" w:type="dxa"/>
              <w:bottom w:w="100" w:type="dxa"/>
              <w:right w:w="100" w:type="dxa"/>
            </w:tcMar>
          </w:tcPr>
          <w:p w14:paraId="596266EE"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77777777" w:rsidR="008F456D" w:rsidRDefault="00000000">
            <w:pPr>
              <w:widowControl w:val="0"/>
              <w:spacing w:line="240" w:lineRule="auto"/>
              <w:rPr>
                <w:rFonts w:ascii="Georgia" w:eastAsia="Georgia" w:hAnsi="Georgia" w:cs="Georgia"/>
              </w:rPr>
            </w:pPr>
            <w:r>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77777777" w:rsidR="008F456D" w:rsidRDefault="00000000">
            <w:pPr>
              <w:widowControl w:val="0"/>
              <w:spacing w:line="240" w:lineRule="auto"/>
              <w:rPr>
                <w:rFonts w:ascii="Georgia" w:eastAsia="Georgia" w:hAnsi="Georgia" w:cs="Georgia"/>
              </w:rPr>
            </w:pPr>
            <w:del w:id="754" w:author="Jade Raposa [2]" w:date="2024-10-16T22:47:00Z">
              <w:r>
                <w:rPr>
                  <w:rFonts w:ascii="Georgia" w:eastAsia="Georgia" w:hAnsi="Georgia" w:cs="Georgia"/>
                </w:rPr>
                <w:delText>quiz_title</w:delText>
              </w:r>
            </w:del>
            <w:ins w:id="755" w:author="Jade Raposa [2]" w:date="2024-10-16T22:47:00Z">
              <w:r>
                <w:rPr>
                  <w:rFonts w:ascii="Georgia" w:eastAsia="Georgia" w:hAnsi="Georgia" w:cs="Georgia"/>
                </w:rPr>
                <w:t>quiz</w:t>
              </w:r>
            </w:ins>
            <w:ins w:id="756" w:author="Jade Raposa [2]" w:date="2024-10-16T22:48:00Z">
              <w:r>
                <w:rPr>
                  <w:rFonts w:ascii="Georgia" w:eastAsia="Georgia" w:hAnsi="Georgia" w:cs="Georgia"/>
                </w:rPr>
                <w:t>-</w:t>
              </w:r>
            </w:ins>
            <w:ins w:id="757" w:author="Jade Raposa [2]" w:date="2024-10-16T22:47:00Z">
              <w:r>
                <w:rPr>
                  <w:rFonts w:ascii="Georgia" w:eastAsia="Georgia" w:hAnsi="Georgia" w:cs="Georgia"/>
                </w:rPr>
                <w:t>title</w:t>
              </w:r>
            </w:ins>
          </w:p>
        </w:tc>
        <w:tc>
          <w:tcPr>
            <w:tcW w:w="1337" w:type="dxa"/>
            <w:shd w:val="clear" w:color="auto" w:fill="auto"/>
            <w:tcMar>
              <w:top w:w="100" w:type="dxa"/>
              <w:left w:w="100" w:type="dxa"/>
              <w:bottom w:w="100" w:type="dxa"/>
              <w:right w:w="100" w:type="dxa"/>
            </w:tcMar>
          </w:tcPr>
          <w:p w14:paraId="18E8216D" w14:textId="77777777" w:rsidR="008F456D" w:rsidRDefault="00000000">
            <w:pPr>
              <w:spacing w:line="240" w:lineRule="auto"/>
              <w:rPr>
                <w:rFonts w:ascii="Georgia" w:eastAsia="Georgia" w:hAnsi="Georgia" w:cs="Georgia"/>
              </w:rPr>
            </w:pPr>
            <w:r>
              <w:rPr>
                <w:rFonts w:ascii="Georgia" w:eastAsia="Georgia" w:hAnsi="Georgia" w:cs="Georgia"/>
              </w:rPr>
              <w:t>no-of-item</w:t>
            </w:r>
          </w:p>
        </w:tc>
        <w:tc>
          <w:tcPr>
            <w:tcW w:w="1337" w:type="dxa"/>
            <w:shd w:val="clear" w:color="auto" w:fill="auto"/>
            <w:tcMar>
              <w:top w:w="100" w:type="dxa"/>
              <w:left w:w="100" w:type="dxa"/>
              <w:bottom w:w="100" w:type="dxa"/>
              <w:right w:w="100" w:type="dxa"/>
            </w:tcMar>
          </w:tcPr>
          <w:p w14:paraId="1C571D14" w14:textId="77777777" w:rsidR="008F456D" w:rsidRDefault="00000000">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77777777" w:rsidR="008F456D" w:rsidRDefault="00000000">
            <w:pPr>
              <w:widowControl w:val="0"/>
              <w:spacing w:line="240" w:lineRule="auto"/>
              <w:rPr>
                <w:rFonts w:ascii="Georgia" w:eastAsia="Georgia" w:hAnsi="Georgia" w:cs="Georgia"/>
              </w:rPr>
            </w:pPr>
            <w:r>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77777777" w:rsidR="008F456D" w:rsidRDefault="00000000">
            <w:pPr>
              <w:spacing w:line="240" w:lineRule="auto"/>
              <w:rPr>
                <w:rFonts w:ascii="Georgia" w:eastAsia="Georgia" w:hAnsi="Georgia" w:cs="Georgia"/>
              </w:rPr>
            </w:pPr>
            <w:r>
              <w:rPr>
                <w:rFonts w:ascii="Georgia" w:eastAsia="Georgia" w:hAnsi="Georgia" w:cs="Georgia"/>
              </w:rPr>
              <w:t>score</w:t>
            </w:r>
          </w:p>
        </w:tc>
      </w:tr>
    </w:tbl>
    <w:p w14:paraId="3F4CB0AC" w14:textId="77777777" w:rsidR="008F456D" w:rsidRDefault="008F456D">
      <w:pPr>
        <w:spacing w:after="0" w:line="480" w:lineRule="auto"/>
        <w:jc w:val="both"/>
        <w:rPr>
          <w:rFonts w:ascii="Georgia" w:eastAsia="Times New Roman" w:hAnsi="Georgia" w:cs="Times New Roman"/>
          <w:color w:val="000000"/>
          <w:lang w:eastAsia="en-PH"/>
        </w:rPr>
      </w:pPr>
    </w:p>
    <w:p w14:paraId="7E584C3D"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del w:id="758" w:author="Jade Raposa [2]" w:date="2024-10-16T22:47:00Z">
        <w:r>
          <w:rPr>
            <w:rFonts w:ascii="Georgia" w:eastAsia="Times New Roman" w:hAnsi="Georgia" w:cs="Times New Roman"/>
            <w:lang w:eastAsia="en-PH"/>
          </w:rPr>
          <w:delText>quiz_title</w:delText>
        </w:r>
      </w:del>
      <w:ins w:id="759" w:author="Jade Raposa [2]" w:date="2024-10-16T22:47:00Z">
        <w:r>
          <w:rPr>
            <w:rFonts w:ascii="Georgia" w:eastAsia="Times New Roman" w:hAnsi="Georgia" w:cs="Times New Roman"/>
            <w:lang w:eastAsia="en-PH"/>
          </w:rPr>
          <w:t>quiz title</w:t>
        </w:r>
      </w:ins>
      <w:r>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8F456D" w:rsidRDefault="008F456D">
      <w:pPr>
        <w:spacing w:after="0" w:line="240" w:lineRule="auto"/>
        <w:rPr>
          <w:rFonts w:ascii="Georgia" w:eastAsia="Times New Roman" w:hAnsi="Georgia" w:cs="Times New Roman"/>
          <w:lang w:eastAsia="en-PH"/>
        </w:rPr>
      </w:pPr>
    </w:p>
    <w:p w14:paraId="4C288CF9"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SYSTEM REQUIREMENTS</w:t>
      </w:r>
    </w:p>
    <w:p w14:paraId="4AB507CB" w14:textId="77777777" w:rsidR="008F456D" w:rsidRDefault="00000000">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8F456D" w:rsidRDefault="00000000">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Hardware Requirements</w:t>
      </w:r>
    </w:p>
    <w:p w14:paraId="6FD0E05B" w14:textId="77777777" w:rsidR="008F456D" w:rsidRDefault="00000000">
      <w:pPr>
        <w:spacing w:after="20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3.10</w:t>
      </w:r>
      <w:r>
        <w:rPr>
          <w:rFonts w:ascii="Georgia" w:eastAsia="Times New Roman" w:hAnsi="Georgia" w:cs="Times New Roman"/>
          <w:color w:val="000000"/>
          <w:lang w:eastAsia="en-PH"/>
        </w:rPr>
        <w:t xml:space="preserve"> </w:t>
      </w:r>
    </w:p>
    <w:p w14:paraId="3B3BFF24"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Server Hardware Requirements</w:t>
      </w:r>
    </w:p>
    <w:p w14:paraId="07B7DA21"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8F456D" w14:paraId="06F4A81B"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3337D37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7FB968C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FFF847" w14:textId="77777777">
        <w:tc>
          <w:tcPr>
            <w:tcW w:w="0" w:type="auto"/>
            <w:tcBorders>
              <w:top w:val="single" w:sz="12" w:space="0" w:color="000000"/>
              <w:bottom w:val="single" w:sz="12" w:space="0" w:color="000000"/>
            </w:tcBorders>
            <w:tcMar>
              <w:top w:w="100" w:type="dxa"/>
              <w:left w:w="100" w:type="dxa"/>
              <w:bottom w:w="100" w:type="dxa"/>
              <w:right w:w="100" w:type="dxa"/>
            </w:tcMar>
          </w:tcPr>
          <w:p w14:paraId="72E1CE2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tcPr>
          <w:p w14:paraId="5BAF814B" w14:textId="77777777" w:rsidR="008F456D" w:rsidRDefault="008F456D">
            <w:pPr>
              <w:spacing w:after="0" w:line="240" w:lineRule="auto"/>
              <w:rPr>
                <w:rFonts w:ascii="Georgia" w:eastAsia="Times New Roman" w:hAnsi="Georgia" w:cs="Times New Roman"/>
                <w:lang w:eastAsia="en-PH"/>
              </w:rPr>
            </w:pPr>
          </w:p>
        </w:tc>
      </w:tr>
      <w:tr w:rsidR="008F456D" w14:paraId="0EB77B21"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54E4BA6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65D09A2C"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Windows 10 or higher/Linux-based operating system (e.g., Ubuntu Server)</w:t>
            </w:r>
          </w:p>
        </w:tc>
      </w:tr>
      <w:tr w:rsidR="008F456D" w14:paraId="125D75C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FFB5F1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97C5889"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AMD Ryzen 3 or higher</w:t>
            </w:r>
          </w:p>
        </w:tc>
      </w:tr>
      <w:tr w:rsidR="008F456D" w14:paraId="626FF44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SSD storage (100 GB minimum)</w:t>
            </w:r>
          </w:p>
        </w:tc>
      </w:tr>
      <w:tr w:rsidR="008F456D" w14:paraId="246DD9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Gigabit Ethernet or higher</w:t>
            </w:r>
          </w:p>
        </w:tc>
      </w:tr>
    </w:tbl>
    <w:p w14:paraId="38AF93FE" w14:textId="77777777" w:rsidR="008F456D" w:rsidRDefault="008F456D">
      <w:pPr>
        <w:rPr>
          <w:rFonts w:ascii="Georgia" w:eastAsia="Times New Roman" w:hAnsi="Georgia" w:cs="Times New Roman"/>
          <w:color w:val="000000"/>
          <w:lang w:eastAsia="en-PH"/>
        </w:rPr>
      </w:pPr>
    </w:p>
    <w:p w14:paraId="4DACB87C" w14:textId="77777777" w:rsidR="008F456D" w:rsidRDefault="00000000">
      <w:pPr>
        <w:spacing w:before="200"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3.11</w:t>
      </w:r>
      <w:r>
        <w:rPr>
          <w:rFonts w:ascii="Georgia" w:eastAsia="Times New Roman" w:hAnsi="Georgia" w:cs="Times New Roman"/>
          <w:color w:val="000000"/>
          <w:lang w:eastAsia="en-PH"/>
        </w:rPr>
        <w:t xml:space="preserve"> </w:t>
      </w:r>
    </w:p>
    <w:p w14:paraId="6DF0E216" w14:textId="77777777" w:rsidR="008F456D" w:rsidRDefault="00000000">
      <w:pPr>
        <w:spacing w:before="200"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Client Hardware Requirements</w:t>
      </w:r>
    </w:p>
    <w:p w14:paraId="4D1E4B85"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8F456D" w14:paraId="02F92C49"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1E440BF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338B52ED"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58C60C" w14:textId="77777777">
        <w:tc>
          <w:tcPr>
            <w:tcW w:w="0" w:type="auto"/>
            <w:tcBorders>
              <w:top w:val="single" w:sz="12" w:space="0" w:color="000000"/>
              <w:bottom w:val="single" w:sz="12" w:space="0" w:color="000000"/>
            </w:tcBorders>
            <w:tcMar>
              <w:top w:w="100" w:type="dxa"/>
              <w:left w:w="100" w:type="dxa"/>
              <w:bottom w:w="100" w:type="dxa"/>
              <w:right w:w="100" w:type="dxa"/>
            </w:tcMar>
          </w:tcPr>
          <w:p w14:paraId="2C24AC5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tcPr>
          <w:p w14:paraId="15F515FA" w14:textId="77777777" w:rsidR="008F456D" w:rsidRDefault="008F456D">
            <w:pPr>
              <w:spacing w:after="0" w:line="240" w:lineRule="auto"/>
              <w:rPr>
                <w:rFonts w:ascii="Georgia" w:eastAsia="Times New Roman" w:hAnsi="Georgia" w:cs="Times New Roman"/>
                <w:lang w:eastAsia="en-PH"/>
              </w:rPr>
            </w:pPr>
          </w:p>
        </w:tc>
      </w:tr>
      <w:tr w:rsidR="008F456D" w14:paraId="3D82A5E4"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46B2BD5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216533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Qualcomm Snapdragon series for Android devices </w:t>
            </w:r>
          </w:p>
        </w:tc>
      </w:tr>
      <w:tr w:rsidR="008F456D" w14:paraId="667C17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822F7E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08DAEEA"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64 GB of internal storage </w:t>
            </w:r>
          </w:p>
        </w:tc>
      </w:tr>
      <w:tr w:rsidR="008F456D" w14:paraId="0358CF8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AC060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F6FE95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GB RAM</w:t>
            </w:r>
          </w:p>
        </w:tc>
      </w:tr>
      <w:tr w:rsidR="008F456D" w14:paraId="53A57A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11D7A9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2F45D2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 xml:space="preserve"> 5 </w:t>
            </w:r>
            <w:proofErr w:type="spellStart"/>
            <w:r>
              <w:rPr>
                <w:rFonts w:ascii="Georgia" w:eastAsia="Times New Roman" w:hAnsi="Georgia" w:cs="Times New Roman"/>
                <w:color w:val="000000"/>
                <w:lang w:eastAsia="en-PH"/>
              </w:rPr>
              <w:t>mbps</w:t>
            </w:r>
            <w:proofErr w:type="spellEnd"/>
            <w:r>
              <w:rPr>
                <w:rFonts w:ascii="Georgia" w:eastAsia="Times New Roman" w:hAnsi="Georgia" w:cs="Times New Roman"/>
                <w:color w:val="000000"/>
                <w:lang w:eastAsia="en-PH"/>
              </w:rPr>
              <w:t> </w:t>
            </w:r>
          </w:p>
        </w:tc>
      </w:tr>
      <w:tr w:rsidR="008F456D" w14:paraId="625BA6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E68D2E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66F995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w:t>
            </w:r>
          </w:p>
        </w:tc>
      </w:tr>
    </w:tbl>
    <w:p w14:paraId="2565B9FB" w14:textId="77777777" w:rsidR="008F456D" w:rsidRDefault="008F456D">
      <w:pPr>
        <w:spacing w:after="0" w:line="480" w:lineRule="auto"/>
        <w:ind w:firstLine="720"/>
        <w:jc w:val="both"/>
        <w:rPr>
          <w:rFonts w:ascii="Georgia" w:eastAsia="Times New Roman" w:hAnsi="Georgia" w:cs="Times New Roman"/>
          <w:color w:val="000000"/>
          <w:lang w:eastAsia="en-PH"/>
        </w:rPr>
        <w:sectPr w:rsidR="008F456D">
          <w:headerReference w:type="default" r:id="rId80"/>
          <w:headerReference w:type="first" r:id="rId81"/>
          <w:pgSz w:w="12240" w:h="15840"/>
          <w:pgMar w:top="1620" w:right="1440" w:bottom="1440" w:left="1440" w:header="708" w:footer="708" w:gutter="0"/>
          <w:pgNumType w:start="1"/>
          <w:cols w:space="708"/>
          <w:titlePg/>
          <w:docGrid w:linePitch="360"/>
        </w:sectPr>
      </w:pPr>
    </w:p>
    <w:p w14:paraId="001BBEFE"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8F456D" w:rsidRDefault="008F456D">
      <w:pPr>
        <w:spacing w:after="0" w:line="240" w:lineRule="auto"/>
        <w:rPr>
          <w:rFonts w:ascii="Georgia" w:eastAsia="Times New Roman" w:hAnsi="Georgia" w:cs="Times New Roman"/>
          <w:lang w:eastAsia="en-PH"/>
        </w:rPr>
      </w:pPr>
    </w:p>
    <w:p w14:paraId="15158688" w14:textId="77777777" w:rsidR="008F456D" w:rsidRDefault="00000000">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Software Requirements</w:t>
      </w:r>
    </w:p>
    <w:p w14:paraId="75D6C02E"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8F456D" w:rsidRDefault="008F456D">
      <w:pPr>
        <w:spacing w:after="0" w:line="240" w:lineRule="auto"/>
        <w:rPr>
          <w:rFonts w:ascii="Georgia" w:eastAsia="Times New Roman" w:hAnsi="Georgia" w:cs="Times New Roman"/>
          <w:lang w:eastAsia="en-PH"/>
        </w:rPr>
      </w:pPr>
    </w:p>
    <w:p w14:paraId="3DF86B05" w14:textId="77777777" w:rsidR="008F456D" w:rsidRDefault="008F456D">
      <w:pPr>
        <w:spacing w:after="0" w:line="240" w:lineRule="auto"/>
        <w:rPr>
          <w:rFonts w:ascii="Georgia" w:eastAsia="Times New Roman" w:hAnsi="Georgia" w:cs="Times New Roman"/>
          <w:lang w:eastAsia="en-PH"/>
        </w:rPr>
      </w:pPr>
    </w:p>
    <w:p w14:paraId="206A449D"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3.12</w:t>
      </w:r>
      <w:r>
        <w:rPr>
          <w:rFonts w:ascii="Georgia" w:eastAsia="Times New Roman" w:hAnsi="Georgia" w:cs="Times New Roman"/>
          <w:color w:val="000000"/>
          <w:lang w:eastAsia="en-PH"/>
        </w:rPr>
        <w:t xml:space="preserve"> </w:t>
      </w:r>
    </w:p>
    <w:p w14:paraId="380B8668"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Recommended Software Specifications</w:t>
      </w:r>
    </w:p>
    <w:p w14:paraId="2D301275"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8F456D" w14:paraId="41E4597E" w14:textId="77777777">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840E1B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5C1F900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296039AB"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DA7213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FB18C4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Java &amp; Kotlin</w:t>
            </w:r>
          </w:p>
        </w:tc>
      </w:tr>
      <w:tr w:rsidR="008F456D" w14:paraId="20E74A1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B912AD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254C2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 Gradle</w:t>
            </w:r>
          </w:p>
        </w:tc>
      </w:tr>
      <w:tr w:rsidR="008F456D" w14:paraId="67C90718"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412FB1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38C42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MySQL</w:t>
            </w:r>
          </w:p>
        </w:tc>
      </w:tr>
    </w:tbl>
    <w:p w14:paraId="26220D25" w14:textId="77777777" w:rsidR="008F456D" w:rsidRDefault="008F456D">
      <w:pPr>
        <w:spacing w:after="0" w:line="240" w:lineRule="auto"/>
        <w:rPr>
          <w:rFonts w:ascii="Georgia" w:eastAsia="Times New Roman" w:hAnsi="Georgia" w:cs="Times New Roman"/>
          <w:lang w:eastAsia="en-PH"/>
        </w:rPr>
      </w:pPr>
    </w:p>
    <w:p w14:paraId="035F0DBA"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8F456D" w:rsidRDefault="008F456D">
      <w:pPr>
        <w:spacing w:after="0" w:line="240" w:lineRule="auto"/>
        <w:rPr>
          <w:rFonts w:ascii="Georgia" w:eastAsia="Times New Roman" w:hAnsi="Georgia" w:cs="Times New Roman"/>
          <w:lang w:eastAsia="en-PH"/>
        </w:rPr>
      </w:pPr>
    </w:p>
    <w:p w14:paraId="01CD1193"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TRADEOFFS</w:t>
      </w:r>
    </w:p>
    <w:p w14:paraId="3327D632"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8F456D" w:rsidRDefault="008F456D">
      <w:pPr>
        <w:spacing w:after="0" w:line="480" w:lineRule="auto"/>
        <w:rPr>
          <w:rFonts w:ascii="Georgia" w:eastAsia="Times New Roman" w:hAnsi="Georgia" w:cs="Times New Roman"/>
          <w:b/>
          <w:bCs/>
          <w:color w:val="000000"/>
          <w:lang w:eastAsia="en-PH"/>
        </w:rPr>
      </w:pPr>
    </w:p>
    <w:p w14:paraId="5DF4F145"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3.13</w:t>
      </w:r>
      <w:r>
        <w:rPr>
          <w:rFonts w:ascii="Georgia" w:eastAsia="Times New Roman" w:hAnsi="Georgia" w:cs="Times New Roman"/>
          <w:color w:val="000000"/>
          <w:lang w:eastAsia="en-PH"/>
        </w:rPr>
        <w:t xml:space="preserve"> </w:t>
      </w:r>
    </w:p>
    <w:p w14:paraId="1A5112F0" w14:textId="77777777" w:rsidR="008F456D" w:rsidRDefault="00000000">
      <w:pPr>
        <w:spacing w:after="0" w:line="24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Technical Issues</w:t>
      </w:r>
    </w:p>
    <w:p w14:paraId="2538CE68" w14:textId="77777777" w:rsidR="008F456D" w:rsidRDefault="008F456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8F456D" w14:paraId="18FE95B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50325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26A8137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bl>
    <w:p w14:paraId="383BD954"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82"/>
          <w:headerReference w:type="first" r:id="rId83"/>
          <w:pgSz w:w="12240" w:h="15840"/>
          <w:pgMar w:top="153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8F456D" w14:paraId="76737449"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C35CA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6C59F0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Mobile device speed should be at least 2.05 GHz.</w:t>
            </w:r>
          </w:p>
        </w:tc>
      </w:tr>
      <w:tr w:rsidR="008F456D" w14:paraId="51CB3F59"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641080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DF04E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Android phone version 11 or higher</w:t>
            </w:r>
          </w:p>
        </w:tc>
      </w:tr>
      <w:tr w:rsidR="008F456D" w14:paraId="75AFC73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887D41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DE001B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To develop in a desktop computer with Windows 11 as its OS and AMD Ryzen 3 Mobile 3200G as its processor</w:t>
            </w:r>
          </w:p>
        </w:tc>
      </w:tr>
      <w:tr w:rsidR="008F456D" w14:paraId="382ED1F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37B5A9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E4FD86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Can be developed with Android Studio as IDE, Android Studio’s Virtual Device Manager (VDM) for testing, Java &amp; Kotlin as programming language, Git for version control, and MySQL as the database</w:t>
            </w:r>
          </w:p>
        </w:tc>
      </w:tr>
    </w:tbl>
    <w:p w14:paraId="773AFBE6" w14:textId="77777777" w:rsidR="008F456D" w:rsidRDefault="008F456D">
      <w:pPr>
        <w:spacing w:after="0" w:line="240" w:lineRule="auto"/>
        <w:rPr>
          <w:rFonts w:ascii="Georgia" w:eastAsia="Times New Roman" w:hAnsi="Georgia" w:cs="Times New Roman"/>
          <w:lang w:eastAsia="en-PH"/>
        </w:rPr>
      </w:pPr>
    </w:p>
    <w:p w14:paraId="2CDEA5B6"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To ensure smooth development for the proposed app, a few technical issues should first be addressed. </w:t>
      </w:r>
    </w:p>
    <w:p w14:paraId="31E165A4"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Android Studio as the IDE, Android Studio’s Virtual Device Manager for testing, Java &amp; Kotlin as the programming language, Git for version control, and MySQL as database. While this ensures seamless integration and collaboration among development tools and services, it may restrict developers who prefer alternative tools or platforms. Thus, these tradeoffs highlight the need for careful consideration to balance technical requirements with practical considerations and developer preferences.</w:t>
      </w:r>
    </w:p>
    <w:p w14:paraId="6FAF6019"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3.14</w:t>
      </w:r>
    </w:p>
    <w:p w14:paraId="62254893" w14:textId="77777777" w:rsidR="008F456D" w:rsidRDefault="00000000">
      <w:pPr>
        <w:spacing w:after="0" w:line="24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F456D" w14:paraId="573A7C13"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B5E15E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37B2B5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60670A85"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B6CC3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74C5B96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Git, Android Studio, MySQL, and Figma</w:t>
            </w:r>
          </w:p>
        </w:tc>
      </w:tr>
      <w:tr w:rsidR="008F456D" w14:paraId="7F88288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0B899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1AB9BE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F456D" w14:paraId="6376C0E3"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2586E34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CA3C4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F456D" w14:paraId="3E8679B7"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DD2A98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5BF149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17E23C29"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Android app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8F456D" w:rsidRDefault="008F456D">
      <w:pPr>
        <w:spacing w:after="0" w:line="240" w:lineRule="auto"/>
        <w:rPr>
          <w:rFonts w:ascii="Georgia" w:eastAsia="Times New Roman" w:hAnsi="Georgia" w:cs="Times New Roman"/>
          <w:lang w:eastAsia="en-PH"/>
        </w:rPr>
      </w:pPr>
    </w:p>
    <w:p w14:paraId="6BF856C8"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3.15</w:t>
      </w:r>
      <w:r>
        <w:rPr>
          <w:rFonts w:ascii="Georgia" w:eastAsia="Times New Roman" w:hAnsi="Georgia" w:cs="Times New Roman"/>
          <w:color w:val="000000"/>
          <w:lang w:eastAsia="en-PH"/>
        </w:rPr>
        <w:t xml:space="preserve"> </w:t>
      </w:r>
    </w:p>
    <w:p w14:paraId="49831014"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8F456D" w14:paraId="1B9C80EB"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40CA72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47585D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1A3B8B70"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5E0A7BD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33E5B2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This application will work best with increased processor speed, RAM, and updated Android versions.</w:t>
            </w:r>
          </w:p>
        </w:tc>
      </w:tr>
    </w:tbl>
    <w:p w14:paraId="1DC8CC7E"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84"/>
          <w:headerReference w:type="first" r:id="rId85"/>
          <w:footerReference w:type="first" r:id="rId86"/>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8F456D" w14:paraId="6A2E332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960F7D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811D19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development cost of the project is </w:t>
            </w:r>
          </w:p>
          <w:p w14:paraId="7EA38FCF" w14:textId="77777777" w:rsidR="008F456D" w:rsidRDefault="00000000">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1990A18" w14:textId="77777777" w:rsidR="008F456D" w:rsidRDefault="008F456D">
            <w:pPr>
              <w:spacing w:after="0" w:line="240" w:lineRule="auto"/>
              <w:rPr>
                <w:rFonts w:ascii="Georgia" w:eastAsia="Times New Roman" w:hAnsi="Georgia" w:cs="Times New Roman"/>
                <w:lang w:eastAsia="en-PH"/>
              </w:rPr>
            </w:pPr>
          </w:p>
          <w:p w14:paraId="60B711AE" w14:textId="77777777" w:rsidR="008F456D" w:rsidRDefault="00000000">
            <w:pPr>
              <w:numPr>
                <w:ilvl w:val="0"/>
                <w:numId w:val="6"/>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8F456D" w:rsidRDefault="008F456D">
            <w:pPr>
              <w:spacing w:after="0" w:line="240" w:lineRule="auto"/>
              <w:rPr>
                <w:rFonts w:ascii="Georgia" w:eastAsia="Times New Roman" w:hAnsi="Georgia" w:cs="Times New Roman"/>
                <w:color w:val="FF0000"/>
                <w:lang w:eastAsia="en-PH"/>
              </w:rPr>
            </w:pPr>
          </w:p>
        </w:tc>
      </w:tr>
      <w:tr w:rsidR="008F456D" w14:paraId="4A98794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EFEE1F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2EDCC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operational cost of the project is </w:t>
            </w:r>
          </w:p>
          <w:p w14:paraId="47D88C4B" w14:textId="77777777" w:rsidR="008F456D" w:rsidRDefault="00000000">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w:t>
            </w:r>
          </w:p>
          <w:p w14:paraId="598AF675" w14:textId="77777777" w:rsidR="008F456D" w:rsidRDefault="00000000">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w:t>
            </w:r>
          </w:p>
          <w:p w14:paraId="431DBED8" w14:textId="77777777" w:rsidR="008F456D" w:rsidRDefault="00000000">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transportation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72F443A" w14:textId="77777777" w:rsidR="008F456D" w:rsidRDefault="00000000">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food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w:t>
            </w:r>
          </w:p>
          <w:p w14:paraId="1B594428" w14:textId="77777777" w:rsidR="008F456D" w:rsidRDefault="008F456D">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8F456D" w:rsidRDefault="008F456D">
            <w:pPr>
              <w:spacing w:after="0" w:line="240" w:lineRule="auto"/>
              <w:rPr>
                <w:rFonts w:ascii="Georgia" w:eastAsia="Times New Roman" w:hAnsi="Georgia" w:cs="Times New Roman"/>
                <w:color w:val="FF0000"/>
                <w:lang w:eastAsia="en-PH"/>
              </w:rPr>
            </w:pPr>
          </w:p>
        </w:tc>
      </w:tr>
      <w:tr w:rsidR="008F456D" w14:paraId="561B4DC0"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70EB2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FA6C5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8F456D" w:rsidRDefault="008F456D">
            <w:pPr>
              <w:spacing w:after="0" w:line="240" w:lineRule="auto"/>
              <w:rPr>
                <w:rFonts w:ascii="Georgia" w:eastAsia="Times New Roman" w:hAnsi="Georgia" w:cs="Times New Roman"/>
                <w:color w:val="000000"/>
                <w:lang w:eastAsia="en-PH"/>
              </w:rPr>
            </w:pPr>
          </w:p>
        </w:tc>
      </w:tr>
    </w:tbl>
    <w:p w14:paraId="70829A29" w14:textId="77777777" w:rsidR="008F456D" w:rsidRDefault="008F456D">
      <w:pPr>
        <w:spacing w:after="0" w:line="240" w:lineRule="auto"/>
        <w:rPr>
          <w:rFonts w:ascii="Georgia" w:eastAsia="Times New Roman" w:hAnsi="Georgia" w:cs="Times New Roman"/>
          <w:lang w:eastAsia="en-PH"/>
        </w:rPr>
      </w:pPr>
    </w:p>
    <w:p w14:paraId="5D6107CF"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lang w:eastAsia="en-PH"/>
        </w:rPr>
        <w:t xml:space="preserve">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which includes application hosting for four months. Operational expenses are estimated at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 covering printing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transportation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and food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 Notably, no training costs are required for developers or users. These considerations emphasize the balance between ensuring smooth functionality and managing costs effectively.</w:t>
      </w:r>
    </w:p>
    <w:p w14:paraId="6E758635" w14:textId="77777777" w:rsidR="008F456D" w:rsidRDefault="008F456D">
      <w:pPr>
        <w:spacing w:after="0" w:line="240" w:lineRule="auto"/>
        <w:rPr>
          <w:rFonts w:ascii="Georgia" w:eastAsia="Times New Roman" w:hAnsi="Georgia" w:cs="Times New Roman"/>
          <w:lang w:eastAsia="en-PH"/>
        </w:rPr>
      </w:pPr>
    </w:p>
    <w:p w14:paraId="2DAAA2AE"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DESIGN</w:t>
      </w:r>
    </w:p>
    <w:p w14:paraId="062FB7C5"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8F456D" w:rsidRDefault="008F456D">
      <w:pPr>
        <w:spacing w:after="0" w:line="240" w:lineRule="auto"/>
        <w:rPr>
          <w:rFonts w:ascii="Georgia" w:eastAsia="Times New Roman" w:hAnsi="Georgia" w:cs="Times New Roman"/>
          <w:lang w:eastAsia="en-PH"/>
        </w:rPr>
      </w:pPr>
    </w:p>
    <w:p w14:paraId="1DEEB778"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3.16 </w:t>
      </w:r>
    </w:p>
    <w:p w14:paraId="5AE30D62"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8F456D" w14:paraId="4CBC3935"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E634BE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tcPr>
          <w:p w14:paraId="0263E105"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Constraints</w:t>
            </w:r>
          </w:p>
        </w:tc>
      </w:tr>
      <w:tr w:rsidR="008F456D" w14:paraId="65AE43A1"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BFFAFC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8782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2EF770C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is dependent on an internet connection for it to work as intended.</w:t>
            </w:r>
          </w:p>
        </w:tc>
      </w:tr>
      <w:tr w:rsidR="008F456D" w14:paraId="188C1AD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9656050"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CBB5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C1B25F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8F456D" w14:paraId="0C38B57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1EFA1F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49EF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4F2A88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Should have basic knowledge of operating mobile devices, despite making the app user-friendly for convenience.</w:t>
            </w:r>
          </w:p>
        </w:tc>
      </w:tr>
      <w:tr w:rsidR="008F456D" w14:paraId="22368C5B"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695547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63DB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B0A38E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8F456D" w:rsidRDefault="008F456D">
      <w:pPr>
        <w:spacing w:after="0" w:line="240" w:lineRule="auto"/>
        <w:rPr>
          <w:rFonts w:ascii="Georgia" w:eastAsia="Times New Roman" w:hAnsi="Georgia" w:cs="Times New Roman"/>
          <w:lang w:eastAsia="en-PH"/>
        </w:rPr>
      </w:pPr>
    </w:p>
    <w:p w14:paraId="539B9967"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8F456D" w:rsidRDefault="008F456D">
      <w:pPr>
        <w:spacing w:after="0" w:line="480" w:lineRule="auto"/>
        <w:rPr>
          <w:rFonts w:ascii="Georgia" w:eastAsia="Times New Roman" w:hAnsi="Georgia" w:cs="Times New Roman"/>
          <w:b/>
          <w:bCs/>
          <w:color w:val="000000"/>
          <w:lang w:eastAsia="en-PH"/>
        </w:rPr>
      </w:pPr>
    </w:p>
    <w:p w14:paraId="49A966DB"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3.17</w:t>
      </w:r>
      <w:r>
        <w:rPr>
          <w:rFonts w:ascii="Georgia" w:eastAsia="Times New Roman" w:hAnsi="Georgia" w:cs="Times New Roman"/>
          <w:color w:val="000000"/>
          <w:lang w:eastAsia="en-PH"/>
        </w:rPr>
        <w:t xml:space="preserve"> </w:t>
      </w:r>
    </w:p>
    <w:p w14:paraId="541F7277"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8F456D" w14:paraId="6129BC5C" w14:textId="77777777">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557726E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71D6149"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D2A0BC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112BE7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721A7A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Control</w:t>
            </w:r>
          </w:p>
        </w:tc>
      </w:tr>
    </w:tbl>
    <w:p w14:paraId="6E9BE0F0" w14:textId="77777777" w:rsidR="008F456D" w:rsidRDefault="008F456D">
      <w:pPr>
        <w:spacing w:after="0" w:line="240" w:lineRule="auto"/>
        <w:rPr>
          <w:rFonts w:ascii="Georgia" w:eastAsia="Times New Roman" w:hAnsi="Georgia" w:cs="Times New Roman"/>
          <w:lang w:eastAsia="en-PH"/>
        </w:rPr>
        <w:sectPr w:rsidR="008F456D">
          <w:headerReference w:type="default" r:id="rId87"/>
          <w:headerReference w:type="first" r:id="rId88"/>
          <w:footerReference w:type="first" r:id="rId89"/>
          <w:pgSz w:w="12240" w:h="15840"/>
          <w:pgMar w:top="162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8F456D" w14:paraId="5E69C6F5"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192BF7A8" w14:textId="77777777" w:rsidR="008F456D" w:rsidRDefault="00000000">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lastRenderedPageBreak/>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8A087" w14:textId="77777777" w:rsidR="008F456D" w:rsidRDefault="00000000">
            <w:pPr>
              <w:spacing w:after="0" w:line="240" w:lineRule="auto"/>
              <w:rPr>
                <w:rFonts w:ascii="Georgia" w:eastAsia="Times New Roman" w:hAnsi="Georgia" w:cs="Times New Roman"/>
                <w:color w:val="FF0000"/>
                <w:lang w:eastAsia="en-PH"/>
              </w:rPr>
            </w:pPr>
            <w:r>
              <w:rPr>
                <w:rFonts w:ascii="Georgia" w:eastAsia="Times New Roman" w:hAnsi="Georgia" w:cs="Times New Roman"/>
                <w:shd w:val="clear" w:color="auto" w:fill="FFFFFF"/>
                <w:lang w:eastAsia="en-PH"/>
              </w:rPr>
              <w:t>Gathers user details such as name, email, password, and role selection through the registration form.</w:t>
            </w:r>
            <w:r>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3333C" w14:textId="77777777" w:rsidR="008F456D" w:rsidRDefault="00000000">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Upon successful registration, users are directed to the login page.</w:t>
            </w:r>
            <w:r>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1569E" w14:textId="77777777" w:rsidR="008F456D" w:rsidRDefault="00000000">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MySQL</w:t>
            </w:r>
            <w:r>
              <w:rPr>
                <w:rFonts w:ascii="Georgia" w:eastAsia="Times New Roman" w:hAnsi="Georgia" w:cs="Times New Roman"/>
                <w:color w:val="FF0000"/>
                <w:lang w:eastAsia="en-PH"/>
              </w:rPr>
              <w:tab/>
            </w:r>
          </w:p>
          <w:p w14:paraId="12B4D2BA" w14:textId="77777777" w:rsidR="008F456D" w:rsidRDefault="008F456D">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E04EFA1" w14:textId="77777777" w:rsidR="008F456D" w:rsidRDefault="00000000">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System</w:t>
            </w:r>
          </w:p>
        </w:tc>
      </w:tr>
      <w:tr w:rsidR="008F456D" w14:paraId="19BC885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028C2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89F1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Validates user credentials during the login process.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D3D0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Grant access to authenticated users.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A39E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13C84B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System</w:t>
            </w:r>
          </w:p>
        </w:tc>
      </w:tr>
    </w:tbl>
    <w:p w14:paraId="45E7DB94" w14:textId="77777777" w:rsidR="008F456D" w:rsidRDefault="008F456D">
      <w:pPr>
        <w:spacing w:after="0" w:line="240" w:lineRule="auto"/>
        <w:rPr>
          <w:rFonts w:ascii="Georgia" w:eastAsia="Times New Roman" w:hAnsi="Georgia" w:cs="Times New Roman"/>
          <w:lang w:eastAsia="en-PH"/>
        </w:rPr>
      </w:pPr>
    </w:p>
    <w:p w14:paraId="1F877FA3" w14:textId="77777777" w:rsidR="008F456D" w:rsidRDefault="008F456D">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8F456D" w14:paraId="5E262BDF"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Allows users to select a role (Mentee or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user dashboard based on the selected role.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w:t>
            </w:r>
          </w:p>
        </w:tc>
      </w:tr>
      <w:tr w:rsidR="008F456D" w14:paraId="5300119B"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Search</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inputs search criteria for selecting a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a list of mentors matching the criteria.</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E35E1E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sends mentorship request to selected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receives request for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32BFE2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Selection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selects courses after 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Enrolled courses added to mentee’s profile.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p w14:paraId="2E32852E" w14:textId="77777777" w:rsidR="008F456D" w:rsidRDefault="008F456D">
            <w:pPr>
              <w:spacing w:after="0" w:line="240" w:lineRule="auto"/>
              <w:rPr>
                <w:rFonts w:ascii="Georgia" w:eastAsia="Times New Roman" w:hAnsi="Georgia" w:cs="Times New Roman"/>
                <w:lang w:eastAsia="en-PH"/>
              </w:rPr>
            </w:pPr>
          </w:p>
        </w:tc>
      </w:tr>
      <w:tr w:rsidR="008F456D" w14:paraId="743C9CF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Content Access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accesses lessons, activities, and announcements.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Lessons, activities, and announcements are displayed for interacting.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r>
              <w:rPr>
                <w:rFonts w:ascii="Georgia" w:eastAsia="Times New Roman" w:hAnsi="Georgia" w:cs="Times New Roman"/>
                <w:lang w:eastAsia="en-PH"/>
              </w:rPr>
              <w:tab/>
            </w:r>
          </w:p>
          <w:p w14:paraId="388F805F" w14:textId="77777777" w:rsidR="008F456D" w:rsidRDefault="008F456D">
            <w:pPr>
              <w:spacing w:after="0" w:line="240" w:lineRule="auto"/>
              <w:rPr>
                <w:rFonts w:ascii="Georgia" w:eastAsia="Times New Roman" w:hAnsi="Georgia" w:cs="Times New Roman"/>
                <w:lang w:eastAsia="en-PH"/>
              </w:rPr>
            </w:pPr>
          </w:p>
        </w:tc>
      </w:tr>
      <w:tr w:rsidR="008F456D" w14:paraId="2866A17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Viewing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checks progress, scores, and feedback.</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progress reports and performance scores.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7AB281B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12999A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lastRenderedPageBreak/>
              <w:t>Certificate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is available for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0F90885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Message Exchange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Mentees and Mentors exchange messages within the app.</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messages in real-time.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p>
        </w:tc>
      </w:tr>
      <w:tr w:rsidR="008F456D" w14:paraId="6DD9D5A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Creation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creates and uploads lessons, activities, and certificates.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Courses and resources are available to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6273A9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approves or declines mentorship requests.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is notified of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7180BC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Input</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inputs scores and progress for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Updated report data is displayed to the mentee.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bl>
    <w:p w14:paraId="760F3F7C" w14:textId="77777777" w:rsidR="008F456D" w:rsidRDefault="008F456D">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5097F257" w14:textId="77777777" w:rsidR="008F456D" w:rsidRDefault="00000000">
      <w:pPr>
        <w:spacing w:after="0" w:line="480" w:lineRule="auto"/>
        <w:ind w:firstLine="720"/>
        <w:jc w:val="both"/>
        <w:rPr>
          <w:rFonts w:ascii="Georgia" w:eastAsia="Times New Roman" w:hAnsi="Georgia" w:cs="Times New Roman"/>
          <w:lang w:eastAsia="en-PH"/>
        </w:rPr>
        <w:sectPr w:rsidR="008F456D">
          <w:headerReference w:type="default" r:id="rId90"/>
          <w:headerReference w:type="first" r:id="rId91"/>
          <w:pgSz w:w="12240" w:h="15840"/>
          <w:pgMar w:top="1620" w:right="1440" w:bottom="1440" w:left="2160" w:header="708" w:footer="708" w:gutter="0"/>
          <w:pgNumType w:start="7"/>
          <w:cols w:space="708"/>
          <w:titlePg/>
          <w:docGrid w:linePitch="360"/>
        </w:sectPr>
      </w:pPr>
      <w:r>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supports efficient management of scores and progress reporting, enabling mentors to provide feedback on student performance.</w:t>
      </w:r>
    </w:p>
    <w:p w14:paraId="5D3B1B01"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F456D" w:rsidRDefault="008F456D">
      <w:pPr>
        <w:spacing w:after="0" w:line="480" w:lineRule="auto"/>
        <w:ind w:firstLine="720"/>
        <w:jc w:val="both"/>
        <w:rPr>
          <w:rFonts w:ascii="Georgia" w:eastAsia="Times New Roman" w:hAnsi="Georgia" w:cs="Times New Roman"/>
          <w:color w:val="FF0000"/>
          <w:lang w:eastAsia="en-PH"/>
        </w:rPr>
      </w:pPr>
    </w:p>
    <w:p w14:paraId="776E91CB" w14:textId="77777777" w:rsidR="008F456D" w:rsidRDefault="00000000">
      <w:pPr>
        <w:spacing w:after="0" w:line="480" w:lineRule="auto"/>
        <w:ind w:hanging="720"/>
        <w:outlineLvl w:val="1"/>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PROJECT TIMELINE</w:t>
      </w:r>
    </w:p>
    <w:p w14:paraId="4A2C1B69" w14:textId="77777777" w:rsidR="008F456D" w:rsidRDefault="00000000">
      <w:pPr>
        <w:spacing w:after="0" w:line="480" w:lineRule="auto"/>
        <w:ind w:hanging="720"/>
        <w:outlineLvl w:val="1"/>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3.18</w:t>
      </w:r>
      <w:r>
        <w:rPr>
          <w:rFonts w:ascii="Georgia" w:eastAsia="Times New Roman" w:hAnsi="Georgia" w:cs="Times New Roman"/>
          <w:color w:val="000000"/>
          <w:lang w:eastAsia="en-PH"/>
        </w:rPr>
        <w:t xml:space="preserve"> </w:t>
      </w:r>
    </w:p>
    <w:p w14:paraId="7025F250" w14:textId="77777777" w:rsidR="008F456D" w:rsidRDefault="00000000">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lastRenderedPageBreak/>
        <w:drawing>
          <wp:anchor distT="0" distB="0" distL="114300" distR="114300" simplePos="0" relativeHeight="251668480" behindDoc="0" locked="0" layoutInCell="1" allowOverlap="1" wp14:anchorId="50700C21" wp14:editId="758E24AD">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anchor>
        </w:drawing>
      </w:r>
      <w:r>
        <w:rPr>
          <w:rFonts w:ascii="Georgia" w:eastAsia="Times New Roman" w:hAnsi="Georgia" w:cs="Times New Roman"/>
          <w:i/>
          <w:iCs/>
          <w:color w:val="000000"/>
          <w:lang w:eastAsia="en-PH"/>
        </w:rPr>
        <w:t>Gantt Chart Using Lean Methodology</w:t>
      </w:r>
    </w:p>
    <w:p w14:paraId="6BB367DD" w14:textId="77777777" w:rsidR="008F456D" w:rsidRDefault="008F456D">
      <w:pPr>
        <w:spacing w:after="0" w:line="240" w:lineRule="auto"/>
        <w:jc w:val="center"/>
        <w:rPr>
          <w:rFonts w:ascii="Georgia" w:eastAsia="Times New Roman" w:hAnsi="Georgia" w:cs="Times New Roman"/>
          <w:lang w:eastAsia="en-PH"/>
        </w:rPr>
      </w:pPr>
    </w:p>
    <w:p w14:paraId="5CA4706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Legend:</w:t>
      </w:r>
    </w:p>
    <w:p w14:paraId="2B785D68" w14:textId="77777777" w:rsidR="008F456D" w:rsidRDefault="00000000">
      <w:pPr>
        <w:numPr>
          <w:ilvl w:val="0"/>
          <w:numId w:val="8"/>
        </w:numPr>
        <w:spacing w:after="0" w:line="240" w:lineRule="auto"/>
        <w:textAlignment w:val="baseline"/>
        <w:rPr>
          <w:rFonts w:ascii="Georgia" w:eastAsia="Times New Roman" w:hAnsi="Georgia" w:cs="Times New Roman"/>
          <w:b/>
          <w:bCs/>
          <w:color w:val="4A86E8"/>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Finished</w:t>
      </w:r>
    </w:p>
    <w:p w14:paraId="5F250F50" w14:textId="77777777" w:rsidR="008F456D" w:rsidRDefault="00000000">
      <w:pPr>
        <w:numPr>
          <w:ilvl w:val="0"/>
          <w:numId w:val="8"/>
        </w:numPr>
        <w:spacing w:after="0" w:line="240" w:lineRule="auto"/>
        <w:textAlignment w:val="baseline"/>
        <w:rPr>
          <w:rFonts w:ascii="Georgia" w:eastAsia="Times New Roman" w:hAnsi="Georgia" w:cs="Times New Roman"/>
          <w:color w:val="434343"/>
          <w:lang w:eastAsia="en-PH"/>
        </w:rPr>
      </w:pPr>
      <w:r>
        <w:rPr>
          <w:rFonts w:ascii="Georgia" w:eastAsia="Times New Roman" w:hAnsi="Georgia" w:cs="Times New Roman"/>
          <w:color w:val="000000"/>
          <w:lang w:eastAsia="en-PH"/>
        </w:rPr>
        <w:t> Not Finished</w:t>
      </w:r>
    </w:p>
    <w:p w14:paraId="70858670" w14:textId="77777777" w:rsidR="008F456D" w:rsidRDefault="008F456D">
      <w:pPr>
        <w:spacing w:line="480" w:lineRule="auto"/>
        <w:ind w:firstLine="360"/>
        <w:jc w:val="both"/>
        <w:rPr>
          <w:ins w:id="837" w:author="Jade Raposa [2]" w:date="2024-10-17T00:20:00Z"/>
          <w:rFonts w:ascii="Georgia" w:eastAsia="Times New Roman" w:hAnsi="Georgia" w:cs="Times New Roman"/>
          <w:color w:val="434343"/>
          <w:lang w:eastAsia="en-PH"/>
        </w:rPr>
        <w:sectPr w:rsidR="008F456D">
          <w:headerReference w:type="default" r:id="rId93"/>
          <w:headerReference w:type="first" r:id="rId94"/>
          <w:pgSz w:w="12240" w:h="15840"/>
          <w:pgMar w:top="1530" w:right="1440" w:bottom="1440" w:left="2160" w:header="706" w:footer="706" w:gutter="0"/>
          <w:pgNumType w:start="7"/>
          <w:cols w:space="708"/>
          <w:titlePg/>
          <w:docGrid w:linePitch="360"/>
        </w:sectPr>
      </w:pPr>
    </w:p>
    <w:p w14:paraId="5FF8C143" w14:textId="77777777" w:rsidR="008F456D" w:rsidRDefault="00000000">
      <w:pPr>
        <w:rPr>
          <w:del w:id="854" w:author="Jade Raposa [2]" w:date="2024-10-17T00:20:00Z"/>
          <w:rFonts w:ascii="Georgia" w:eastAsia="Times New Roman" w:hAnsi="Georgia" w:cs="Times New Roman"/>
          <w:color w:val="434343"/>
          <w:lang w:eastAsia="en-PH"/>
        </w:rPr>
      </w:pPr>
      <w:del w:id="855" w:author="Jade Raposa [2]" w:date="2024-10-17T00:20:00Z">
        <w:r>
          <w:rPr>
            <w:rFonts w:ascii="Georgia" w:eastAsia="Times New Roman" w:hAnsi="Georgia" w:cs="Times New Roman"/>
            <w:color w:val="434343"/>
            <w:lang w:eastAsia="en-PH"/>
          </w:rPr>
          <w:lastRenderedPageBreak/>
          <w:br w:type="page"/>
        </w:r>
      </w:del>
    </w:p>
    <w:p w14:paraId="6465391A" w14:textId="77777777" w:rsidR="008F456D" w:rsidRDefault="00000000">
      <w:pPr>
        <w:spacing w:line="480" w:lineRule="auto"/>
        <w:ind w:firstLine="36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 xml:space="preserve">Our project timeline, which follows the Lean methodology, spans several months and is defined by tasks critical to the app's development. Beginning with requirements planning which includes project proposal and research and ending with deployment, the timeline includes critical processes such as proposal submission, literature review, user interface design, coding, testing, and deployment. </w:t>
      </w:r>
    </w:p>
    <w:p w14:paraId="7D3AA887" w14:textId="77777777" w:rsidR="008F456D" w:rsidRDefault="00000000">
      <w:pPr>
        <w:spacing w:line="480" w:lineRule="auto"/>
        <w:ind w:firstLine="72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8F456D" w:rsidRDefault="008F456D">
      <w:pPr>
        <w:spacing w:after="0" w:line="480" w:lineRule="auto"/>
        <w:jc w:val="both"/>
        <w:rPr>
          <w:rFonts w:ascii="Georgia" w:eastAsia="Times New Roman" w:hAnsi="Georgia" w:cs="Times New Roman"/>
          <w:lang w:eastAsia="en-PH"/>
        </w:rPr>
      </w:pPr>
    </w:p>
    <w:p w14:paraId="48C7B3C0" w14:textId="77777777" w:rsidR="008F456D" w:rsidRDefault="008F456D">
      <w:pPr>
        <w:spacing w:after="0" w:line="480" w:lineRule="auto"/>
        <w:jc w:val="both"/>
        <w:rPr>
          <w:rFonts w:ascii="Georgia" w:eastAsia="Times New Roman" w:hAnsi="Georgia" w:cs="Times New Roman"/>
          <w:lang w:eastAsia="en-PH"/>
        </w:rPr>
      </w:pPr>
    </w:p>
    <w:p w14:paraId="459B59E0" w14:textId="77777777" w:rsidR="008F456D" w:rsidRDefault="008F456D">
      <w:pPr>
        <w:spacing w:after="0" w:line="480" w:lineRule="auto"/>
        <w:jc w:val="both"/>
        <w:rPr>
          <w:rFonts w:ascii="Georgia" w:eastAsia="Times New Roman" w:hAnsi="Georgia" w:cs="Times New Roman"/>
          <w:lang w:eastAsia="en-PH"/>
        </w:rPr>
      </w:pPr>
    </w:p>
    <w:p w14:paraId="1DC10CCF" w14:textId="77777777" w:rsidR="008F456D" w:rsidRDefault="008F456D">
      <w:pPr>
        <w:spacing w:after="0" w:line="480" w:lineRule="auto"/>
        <w:jc w:val="both"/>
        <w:rPr>
          <w:rFonts w:ascii="Georgia" w:eastAsia="Times New Roman" w:hAnsi="Georgia" w:cs="Times New Roman"/>
          <w:lang w:eastAsia="en-PH"/>
        </w:rPr>
      </w:pPr>
    </w:p>
    <w:p w14:paraId="515ED922" w14:textId="77777777" w:rsidR="008F456D" w:rsidRDefault="008F456D">
      <w:pPr>
        <w:spacing w:after="0" w:line="480" w:lineRule="auto"/>
        <w:jc w:val="both"/>
        <w:rPr>
          <w:rFonts w:ascii="Georgia" w:eastAsia="Times New Roman" w:hAnsi="Georgia" w:cs="Times New Roman"/>
          <w:lang w:eastAsia="en-PH"/>
        </w:rPr>
      </w:pPr>
    </w:p>
    <w:p w14:paraId="6EB90BDD" w14:textId="77777777" w:rsidR="008F456D" w:rsidRDefault="008F456D">
      <w:pPr>
        <w:spacing w:after="0" w:line="480" w:lineRule="auto"/>
        <w:jc w:val="both"/>
        <w:rPr>
          <w:rFonts w:ascii="Georgia" w:eastAsia="Times New Roman" w:hAnsi="Georgia" w:cs="Times New Roman"/>
          <w:lang w:eastAsia="en-PH"/>
        </w:rPr>
      </w:pPr>
    </w:p>
    <w:p w14:paraId="1078C74E" w14:textId="77777777" w:rsidR="008F456D" w:rsidRDefault="008F456D">
      <w:pPr>
        <w:spacing w:after="0" w:line="480" w:lineRule="auto"/>
        <w:jc w:val="both"/>
        <w:rPr>
          <w:rFonts w:ascii="Georgia" w:eastAsia="Times New Roman" w:hAnsi="Georgia" w:cs="Times New Roman"/>
          <w:lang w:eastAsia="en-PH"/>
        </w:rPr>
      </w:pPr>
    </w:p>
    <w:p w14:paraId="246AD3E2" w14:textId="77777777" w:rsidR="008F456D" w:rsidRDefault="008F456D">
      <w:pPr>
        <w:spacing w:after="0" w:line="480" w:lineRule="auto"/>
        <w:jc w:val="both"/>
        <w:rPr>
          <w:rFonts w:ascii="Georgia" w:eastAsia="Times New Roman" w:hAnsi="Georgia" w:cs="Times New Roman"/>
          <w:lang w:eastAsia="en-PH"/>
        </w:rPr>
      </w:pPr>
    </w:p>
    <w:p w14:paraId="4A3F94A6" w14:textId="77777777" w:rsidR="008F456D" w:rsidRDefault="008F456D">
      <w:pPr>
        <w:spacing w:after="0" w:line="480" w:lineRule="auto"/>
        <w:jc w:val="both"/>
        <w:rPr>
          <w:rFonts w:ascii="Georgia" w:eastAsia="Times New Roman" w:hAnsi="Georgia" w:cs="Times New Roman"/>
          <w:lang w:eastAsia="en-PH"/>
        </w:rPr>
      </w:pPr>
    </w:p>
    <w:p w14:paraId="3A193D09" w14:textId="77777777" w:rsidR="008F456D" w:rsidRDefault="008F456D">
      <w:pPr>
        <w:spacing w:after="0" w:line="480" w:lineRule="auto"/>
        <w:jc w:val="both"/>
        <w:rPr>
          <w:rFonts w:ascii="Georgia" w:eastAsia="Times New Roman" w:hAnsi="Georgia" w:cs="Times New Roman"/>
          <w:lang w:eastAsia="en-PH"/>
        </w:rPr>
      </w:pPr>
    </w:p>
    <w:p w14:paraId="4D4C53DA" w14:textId="77777777" w:rsidR="008F456D" w:rsidRDefault="008F456D">
      <w:pPr>
        <w:spacing w:after="0" w:line="480" w:lineRule="auto"/>
        <w:jc w:val="both"/>
        <w:rPr>
          <w:rFonts w:ascii="Georgia" w:eastAsia="Times New Roman" w:hAnsi="Georgia" w:cs="Times New Roman"/>
          <w:lang w:eastAsia="en-PH"/>
        </w:rPr>
      </w:pPr>
    </w:p>
    <w:p w14:paraId="356111BC" w14:textId="77777777" w:rsidR="008F456D" w:rsidRDefault="008F456D">
      <w:pPr>
        <w:spacing w:after="0" w:line="480" w:lineRule="auto"/>
        <w:jc w:val="both"/>
        <w:rPr>
          <w:rFonts w:ascii="Georgia" w:eastAsia="Times New Roman" w:hAnsi="Georgia" w:cs="Times New Roman"/>
          <w:lang w:eastAsia="en-PH"/>
        </w:rPr>
      </w:pPr>
    </w:p>
    <w:p w14:paraId="4E030107" w14:textId="77777777" w:rsidR="008F456D" w:rsidRDefault="008F456D">
      <w:pPr>
        <w:spacing w:after="0" w:line="480" w:lineRule="auto"/>
        <w:jc w:val="both"/>
        <w:rPr>
          <w:rFonts w:ascii="Georgia" w:eastAsia="Times New Roman" w:hAnsi="Georgia" w:cs="Times New Roman"/>
          <w:lang w:eastAsia="en-PH"/>
        </w:rPr>
      </w:pPr>
    </w:p>
    <w:p w14:paraId="39B7B1FE" w14:textId="77777777" w:rsidR="008F456D" w:rsidRDefault="008F456D">
      <w:pPr>
        <w:spacing w:after="0" w:line="480" w:lineRule="auto"/>
        <w:jc w:val="both"/>
        <w:rPr>
          <w:rFonts w:ascii="Georgia" w:eastAsia="Times New Roman" w:hAnsi="Georgia" w:cs="Times New Roman"/>
          <w:lang w:eastAsia="en-PH"/>
        </w:rPr>
      </w:pPr>
    </w:p>
    <w:p w14:paraId="615EAB09" w14:textId="77777777" w:rsidR="008F456D" w:rsidRDefault="008F456D">
      <w:pPr>
        <w:spacing w:after="0" w:line="480" w:lineRule="auto"/>
        <w:jc w:val="both"/>
        <w:rPr>
          <w:rFonts w:ascii="Georgia" w:eastAsia="Times New Roman" w:hAnsi="Georgia" w:cs="Times New Roman"/>
          <w:lang w:eastAsia="en-PH"/>
        </w:rPr>
      </w:pPr>
    </w:p>
    <w:p w14:paraId="3EE082F6" w14:textId="77777777" w:rsidR="008F456D" w:rsidRDefault="008F456D">
      <w:pPr>
        <w:spacing w:line="480" w:lineRule="auto"/>
        <w:jc w:val="center"/>
        <w:rPr>
          <w:rFonts w:ascii="Georgia" w:eastAsia="Georgia" w:hAnsi="Georgia" w:cs="Georgia"/>
        </w:rPr>
        <w:sectPr w:rsidR="008F456D">
          <w:headerReference w:type="first" r:id="rId95"/>
          <w:pgSz w:w="12240" w:h="15840"/>
          <w:pgMar w:top="1530" w:right="1440" w:bottom="1440" w:left="2160" w:header="706" w:footer="706" w:gutter="0"/>
          <w:pgNumType w:start="7"/>
          <w:cols w:space="708"/>
          <w:titlePg/>
          <w:docGrid w:linePitch="360"/>
        </w:sectPr>
      </w:pPr>
    </w:p>
    <w:p w14:paraId="33A381C7" w14:textId="77777777" w:rsidR="008F456D" w:rsidRDefault="00000000" w:rsidP="008F456D">
      <w:pPr>
        <w:pStyle w:val="Heading1"/>
        <w:spacing w:line="480" w:lineRule="auto"/>
        <w:rPr>
          <w:rFonts w:eastAsia="Georgia"/>
        </w:rPr>
        <w:pPrChange w:id="861" w:author="Jade Raposa [2]" w:date="2024-10-15T01:52:00Z">
          <w:pPr>
            <w:spacing w:line="480" w:lineRule="auto"/>
            <w:jc w:val="center"/>
          </w:pPr>
        </w:pPrChange>
      </w:pPr>
      <w:r>
        <w:rPr>
          <w:rFonts w:eastAsia="Georgia"/>
        </w:rPr>
        <w:lastRenderedPageBreak/>
        <w:t>Chapter 4</w:t>
      </w:r>
    </w:p>
    <w:p w14:paraId="22B68D55" w14:textId="77777777" w:rsidR="008F456D" w:rsidRDefault="00000000">
      <w:pPr>
        <w:spacing w:line="480" w:lineRule="auto"/>
        <w:ind w:firstLine="360"/>
        <w:jc w:val="center"/>
        <w:rPr>
          <w:rFonts w:ascii="Georgia" w:eastAsia="Georgia" w:hAnsi="Georgia" w:cs="Georgia"/>
          <w:b/>
        </w:rPr>
      </w:pPr>
      <w:r>
        <w:rPr>
          <w:rFonts w:ascii="Georgia" w:eastAsia="Georgia" w:hAnsi="Georgia" w:cs="Georgia"/>
          <w:b/>
        </w:rPr>
        <w:t>FINDINGS, CONCLUSIONS, AND RECOMMENDATIONS</w:t>
      </w:r>
    </w:p>
    <w:p w14:paraId="7AFC36AC" w14:textId="77777777" w:rsidR="008F456D" w:rsidRDefault="00000000">
      <w:pPr>
        <w:spacing w:after="0" w:line="480" w:lineRule="auto"/>
        <w:jc w:val="both"/>
        <w:rPr>
          <w:rFonts w:ascii="Georgia" w:eastAsia="Georgia" w:hAnsi="Georgia" w:cs="Georgia"/>
        </w:rPr>
      </w:pPr>
      <w:r>
        <w:rPr>
          <w:rFonts w:ascii="Georgia" w:eastAsia="Georgia" w:hAnsi="Georgia" w:cs="Georgia"/>
        </w:rPr>
        <w:t>This chapter presents the findings, conclusions, and recommendations of the study on “</w:t>
      </w:r>
      <w:r>
        <w:rPr>
          <w:rFonts w:ascii="Georgia" w:eastAsia="Times New Roman" w:hAnsi="Georgia" w:cs="Times New Roman"/>
          <w:color w:val="000000"/>
          <w:lang w:eastAsia="en-PH"/>
        </w:rPr>
        <w:t>MENTOR-SHIFT: A Mobile Platform Solution on Personalized Tutoring</w:t>
      </w:r>
      <w:r>
        <w:rPr>
          <w:rFonts w:ascii="Georgia" w:eastAsia="Georgia" w:hAnsi="Georgia" w:cs="Georgia"/>
        </w:rPr>
        <w:t xml:space="preserve">.” </w:t>
      </w:r>
    </w:p>
    <w:p w14:paraId="495FD045" w14:textId="77777777" w:rsidR="008F456D" w:rsidRDefault="00000000" w:rsidP="008F456D">
      <w:pPr>
        <w:pStyle w:val="Heading2"/>
        <w:spacing w:beforeAutospacing="0" w:afterAutospacing="0" w:line="480" w:lineRule="auto"/>
        <w:jc w:val="both"/>
        <w:rPr>
          <w:rFonts w:eastAsia="Georgia"/>
        </w:rPr>
        <w:pPrChange w:id="862" w:author="Jade Raposa [2]" w:date="2024-10-15T01:53:00Z">
          <w:pPr>
            <w:spacing w:after="0" w:line="480" w:lineRule="auto"/>
            <w:jc w:val="both"/>
          </w:pPr>
        </w:pPrChange>
      </w:pPr>
      <w:r>
        <w:rPr>
          <w:rFonts w:eastAsia="Georgia"/>
        </w:rPr>
        <w:t xml:space="preserve">FINDINGS </w:t>
      </w:r>
    </w:p>
    <w:p w14:paraId="2618F593" w14:textId="77777777" w:rsidR="008F456D" w:rsidRDefault="00000000" w:rsidP="008F456D">
      <w:pPr>
        <w:spacing w:after="0" w:line="480" w:lineRule="auto"/>
        <w:ind w:firstLine="360"/>
        <w:jc w:val="both"/>
        <w:rPr>
          <w:rFonts w:ascii="Georgia" w:eastAsia="Georgia" w:hAnsi="Georgia" w:cs="Georgia"/>
        </w:rPr>
        <w:pPrChange w:id="863" w:author="Jade Raposa [2]" w:date="2024-10-15T01:56:00Z">
          <w:pPr>
            <w:spacing w:after="0" w:line="480" w:lineRule="auto"/>
            <w:jc w:val="both"/>
          </w:pPr>
        </w:pPrChange>
      </w:pPr>
      <w:r>
        <w:rPr>
          <w:rFonts w:ascii="Georgia" w:eastAsia="Georgia" w:hAnsi="Georgia" w:cs="Georgia"/>
        </w:rPr>
        <w:t>Based on the data obtained, the study presented the following findings:</w:t>
      </w:r>
    </w:p>
    <w:p w14:paraId="2691CC70" w14:textId="77777777" w:rsidR="008F456D" w:rsidRDefault="00000000">
      <w:pPr>
        <w:pStyle w:val="ListParagraph"/>
        <w:numPr>
          <w:ilvl w:val="0"/>
          <w:numId w:val="9"/>
        </w:numPr>
        <w:spacing w:after="0" w:line="480" w:lineRule="auto"/>
        <w:jc w:val="both"/>
        <w:rPr>
          <w:ins w:id="864" w:author="Jade Raposa [2]" w:date="2024-10-15T01:53:00Z"/>
          <w:rFonts w:ascii="Georgia" w:eastAsia="Georgia" w:hAnsi="Georgia" w:cs="Georgia"/>
        </w:rPr>
      </w:pPr>
      <w:del w:id="865" w:author="Jade Raposa [2]" w:date="2024-10-15T01:53:00Z">
        <w:r>
          <w:rPr>
            <w:rFonts w:ascii="Georgia" w:eastAsia="Georgia" w:hAnsi="Georgia" w:cs="Georgia"/>
            <w:rPrChange w:id="866" w:author="Jade Raposa [2]" w:date="2024-10-15T01:53:00Z">
              <w:rPr/>
            </w:rPrChange>
          </w:rPr>
          <w:delText>1.</w:delText>
        </w:r>
        <w:r>
          <w:rPr>
            <w:rFonts w:ascii="Georgia" w:eastAsia="Georgia" w:hAnsi="Georgia" w:cs="Georgia"/>
            <w:rPrChange w:id="867" w:author="Jade Raposa [2]" w:date="2024-10-15T01:53:00Z">
              <w:rPr/>
            </w:rPrChange>
          </w:rPr>
          <w:tab/>
        </w:r>
      </w:del>
      <w:r>
        <w:rPr>
          <w:rFonts w:ascii="Georgia" w:eastAsia="Georgia" w:hAnsi="Georgia" w:cs="Georgia"/>
          <w:rPrChange w:id="868" w:author="Jade Raposa [2]" w:date="2024-10-15T01:53:00Z">
            <w:rPr/>
          </w:rPrChange>
        </w:rPr>
        <w:t>Problems encountered by Students within the School of Engineering and Computer Studies (SOECS):</w:t>
      </w:r>
    </w:p>
    <w:p w14:paraId="15F451F6" w14:textId="77777777" w:rsidR="008F456D" w:rsidRDefault="00000000">
      <w:pPr>
        <w:pStyle w:val="ListParagraph"/>
        <w:numPr>
          <w:ilvl w:val="0"/>
          <w:numId w:val="10"/>
        </w:numPr>
        <w:spacing w:after="0" w:line="480" w:lineRule="auto"/>
        <w:jc w:val="both"/>
        <w:rPr>
          <w:ins w:id="869" w:author="Jade Raposa [2]" w:date="2024-10-15T01:55:00Z"/>
          <w:rFonts w:ascii="Georgia" w:eastAsia="Georgia" w:hAnsi="Georgia" w:cs="Georgia"/>
        </w:rPr>
      </w:pPr>
      <w:ins w:id="870" w:author="Jade Raposa [2]" w:date="2024-10-15T01:55:00Z">
        <w:r>
          <w:rPr>
            <w:rFonts w:ascii="Georgia" w:eastAsia="Georgia" w:hAnsi="Georgia" w:cs="Georgia"/>
          </w:rPr>
          <w:t>(problems regarding mentor selection)</w:t>
        </w:r>
      </w:ins>
    </w:p>
    <w:p w14:paraId="6CD4B72E" w14:textId="77777777" w:rsidR="008F456D" w:rsidRDefault="00000000">
      <w:pPr>
        <w:pStyle w:val="ListParagraph"/>
        <w:numPr>
          <w:ilvl w:val="0"/>
          <w:numId w:val="10"/>
        </w:numPr>
        <w:spacing w:after="0" w:line="480" w:lineRule="auto"/>
        <w:jc w:val="both"/>
        <w:rPr>
          <w:ins w:id="871" w:author="Jade Raposa [2]" w:date="2024-10-15T01:55:00Z"/>
          <w:rFonts w:ascii="Georgia" w:eastAsia="Georgia" w:hAnsi="Georgia" w:cs="Georgia"/>
        </w:rPr>
      </w:pPr>
      <w:ins w:id="872" w:author="Jade Raposa [2]" w:date="2024-10-15T01:55:00Z">
        <w:r>
          <w:rPr>
            <w:rFonts w:ascii="Georgia" w:eastAsia="Georgia" w:hAnsi="Georgia" w:cs="Georgia"/>
          </w:rPr>
          <w:t>(problems regarding learning approach)</w:t>
        </w:r>
      </w:ins>
    </w:p>
    <w:p w14:paraId="547D177E" w14:textId="77777777" w:rsidR="008F456D" w:rsidRPr="008F456D" w:rsidRDefault="00000000" w:rsidP="008F456D">
      <w:pPr>
        <w:pStyle w:val="ListParagraph"/>
        <w:numPr>
          <w:ilvl w:val="0"/>
          <w:numId w:val="10"/>
        </w:numPr>
        <w:spacing w:after="0" w:line="480" w:lineRule="auto"/>
        <w:jc w:val="both"/>
        <w:rPr>
          <w:rFonts w:ascii="Georgia" w:eastAsia="Georgia" w:hAnsi="Georgia" w:cs="Georgia"/>
          <w:rPrChange w:id="873" w:author="Jade Raposa [2]" w:date="2024-10-15T01:53:00Z">
            <w:rPr/>
          </w:rPrChange>
        </w:rPr>
        <w:pPrChange w:id="874" w:author="Jade Raposa [2]" w:date="2024-10-15T01:54:00Z">
          <w:pPr>
            <w:spacing w:after="0" w:line="480" w:lineRule="auto"/>
            <w:jc w:val="both"/>
          </w:pPr>
        </w:pPrChange>
      </w:pPr>
      <w:ins w:id="875" w:author="Jade Raposa [2]" w:date="2024-10-15T01:55:00Z">
        <w:r>
          <w:rPr>
            <w:rFonts w:ascii="Georgia" w:eastAsia="Georgia" w:hAnsi="Georgia" w:cs="Georgia"/>
          </w:rPr>
          <w:t>(problems regarding certification and reporting)</w:t>
        </w:r>
      </w:ins>
    </w:p>
    <w:p w14:paraId="425CBBD4" w14:textId="77777777" w:rsidR="008F456D" w:rsidRDefault="00000000" w:rsidP="008F456D">
      <w:pPr>
        <w:spacing w:after="0" w:line="480" w:lineRule="auto"/>
        <w:jc w:val="both"/>
        <w:rPr>
          <w:del w:id="876" w:author="Jade Raposa [2]" w:date="2024-10-15T01:53:00Z"/>
          <w:rFonts w:ascii="Georgia" w:eastAsia="Georgia" w:hAnsi="Georgia" w:cs="Georgia"/>
        </w:rPr>
        <w:pPrChange w:id="877" w:author="Jade Raposa [2]" w:date="2024-10-15T01:55:00Z">
          <w:pPr>
            <w:spacing w:after="0" w:line="480" w:lineRule="auto"/>
            <w:ind w:left="720"/>
            <w:jc w:val="both"/>
          </w:pPr>
        </w:pPrChange>
      </w:pPr>
      <w:del w:id="878" w:author="Jade Raposa [2]" w:date="2024-10-15T01:53:00Z">
        <w:r>
          <w:rPr>
            <w:rFonts w:ascii="Georgia" w:eastAsia="Georgia" w:hAnsi="Georgia" w:cs="Georgia"/>
          </w:rPr>
          <w:delText>a.</w:delText>
        </w:r>
        <w:r>
          <w:rPr>
            <w:rFonts w:ascii="Georgia" w:eastAsia="Georgia" w:hAnsi="Georgia" w:cs="Georgia"/>
          </w:rPr>
          <w:tab/>
          <w:delText xml:space="preserve">Mentor Selection: </w:delText>
        </w:r>
      </w:del>
    </w:p>
    <w:p w14:paraId="5CF51FA5" w14:textId="77777777" w:rsidR="008F456D" w:rsidRDefault="008F456D" w:rsidP="008F456D">
      <w:pPr>
        <w:spacing w:after="0" w:line="480" w:lineRule="auto"/>
        <w:jc w:val="both"/>
        <w:rPr>
          <w:del w:id="879" w:author="Jade Raposa [2]" w:date="2024-10-15T01:53:00Z"/>
          <w:rFonts w:ascii="Georgia" w:eastAsia="Georgia" w:hAnsi="Georgia" w:cs="Georgia"/>
        </w:rPr>
        <w:pPrChange w:id="880" w:author="Jade Raposa [2]" w:date="2024-10-15T01:55:00Z">
          <w:pPr>
            <w:spacing w:after="0" w:line="480" w:lineRule="auto"/>
            <w:ind w:left="720"/>
            <w:jc w:val="both"/>
          </w:pPr>
        </w:pPrChange>
      </w:pPr>
    </w:p>
    <w:p w14:paraId="2581F436" w14:textId="77777777" w:rsidR="008F456D" w:rsidRDefault="008F456D" w:rsidP="008F456D">
      <w:pPr>
        <w:spacing w:after="0" w:line="480" w:lineRule="auto"/>
        <w:jc w:val="both"/>
        <w:rPr>
          <w:del w:id="881" w:author="Jade Raposa [2]" w:date="2024-10-15T01:53:00Z"/>
          <w:rFonts w:ascii="Georgia" w:eastAsia="Georgia" w:hAnsi="Georgia" w:cs="Georgia"/>
        </w:rPr>
        <w:pPrChange w:id="882" w:author="Jade Raposa [2]" w:date="2024-10-15T01:55:00Z">
          <w:pPr>
            <w:spacing w:after="0" w:line="480" w:lineRule="auto"/>
            <w:ind w:left="720"/>
            <w:jc w:val="both"/>
          </w:pPr>
        </w:pPrChange>
      </w:pPr>
    </w:p>
    <w:p w14:paraId="7BEEEF38" w14:textId="77777777" w:rsidR="008F456D" w:rsidRDefault="008F456D" w:rsidP="008F456D">
      <w:pPr>
        <w:spacing w:after="0" w:line="480" w:lineRule="auto"/>
        <w:jc w:val="both"/>
        <w:rPr>
          <w:del w:id="883" w:author="Jade Raposa [2]" w:date="2024-10-15T01:53:00Z"/>
          <w:rFonts w:ascii="Georgia" w:eastAsia="Georgia" w:hAnsi="Georgia" w:cs="Georgia"/>
        </w:rPr>
        <w:pPrChange w:id="884" w:author="Jade Raposa [2]" w:date="2024-10-15T01:55:00Z">
          <w:pPr>
            <w:spacing w:after="0" w:line="480" w:lineRule="auto"/>
            <w:ind w:left="720"/>
            <w:jc w:val="both"/>
          </w:pPr>
        </w:pPrChange>
      </w:pPr>
    </w:p>
    <w:p w14:paraId="22B7FF9C" w14:textId="77777777" w:rsidR="008F456D" w:rsidRDefault="008F456D" w:rsidP="008F456D">
      <w:pPr>
        <w:spacing w:after="0" w:line="480" w:lineRule="auto"/>
        <w:jc w:val="both"/>
        <w:rPr>
          <w:del w:id="885" w:author="Jade Raposa [2]" w:date="2024-10-15T01:53:00Z"/>
          <w:rFonts w:ascii="Georgia" w:eastAsia="Georgia" w:hAnsi="Georgia" w:cs="Georgia"/>
        </w:rPr>
        <w:pPrChange w:id="886" w:author="Jade Raposa [2]" w:date="2024-10-15T01:55:00Z">
          <w:pPr>
            <w:spacing w:after="0" w:line="480" w:lineRule="auto"/>
            <w:ind w:left="720"/>
            <w:jc w:val="both"/>
          </w:pPr>
        </w:pPrChange>
      </w:pPr>
    </w:p>
    <w:p w14:paraId="2E2A8F9B" w14:textId="77777777" w:rsidR="008F456D" w:rsidRDefault="008F456D" w:rsidP="008F456D">
      <w:pPr>
        <w:spacing w:after="0" w:line="480" w:lineRule="auto"/>
        <w:jc w:val="both"/>
        <w:rPr>
          <w:del w:id="887" w:author="Jade Raposa [2]" w:date="2024-10-15T01:53:00Z"/>
          <w:rFonts w:ascii="Georgia" w:eastAsia="Georgia" w:hAnsi="Georgia" w:cs="Georgia"/>
        </w:rPr>
        <w:pPrChange w:id="888" w:author="Jade Raposa [2]" w:date="2024-10-15T01:55:00Z">
          <w:pPr>
            <w:spacing w:after="0" w:line="480" w:lineRule="auto"/>
            <w:ind w:left="720"/>
            <w:jc w:val="both"/>
          </w:pPr>
        </w:pPrChange>
      </w:pPr>
    </w:p>
    <w:p w14:paraId="7A9E975E" w14:textId="77777777" w:rsidR="008F456D" w:rsidRDefault="00000000" w:rsidP="008F456D">
      <w:pPr>
        <w:pStyle w:val="ListParagraph"/>
        <w:numPr>
          <w:ilvl w:val="0"/>
          <w:numId w:val="4"/>
        </w:numPr>
        <w:spacing w:after="0" w:line="480" w:lineRule="auto"/>
        <w:ind w:left="0"/>
        <w:jc w:val="both"/>
        <w:rPr>
          <w:del w:id="889" w:author="Jade Raposa [2]" w:date="2024-10-15T01:53:00Z"/>
          <w:rFonts w:ascii="Georgia" w:eastAsia="Georgia" w:hAnsi="Georgia" w:cs="Georgia"/>
        </w:rPr>
        <w:pPrChange w:id="890" w:author="Jade Raposa [2]" w:date="2024-10-15T01:55:00Z">
          <w:pPr>
            <w:pStyle w:val="ListParagraph"/>
            <w:numPr>
              <w:numId w:val="4"/>
            </w:numPr>
            <w:spacing w:after="0" w:line="480" w:lineRule="auto"/>
            <w:jc w:val="both"/>
          </w:pPr>
        </w:pPrChange>
      </w:pPr>
      <w:del w:id="891" w:author="Jade Raposa [2]" w:date="2024-10-15T01:53:00Z">
        <w:r>
          <w:rPr>
            <w:rFonts w:ascii="Georgia" w:eastAsia="Georgia" w:hAnsi="Georgia" w:cs="Georgia"/>
          </w:rPr>
          <w:delText>Learning Approach:</w:delText>
        </w:r>
      </w:del>
    </w:p>
    <w:p w14:paraId="2C0986A9" w14:textId="77777777" w:rsidR="008F456D" w:rsidRDefault="008F456D">
      <w:pPr>
        <w:spacing w:after="0" w:line="480" w:lineRule="auto"/>
        <w:jc w:val="both"/>
        <w:rPr>
          <w:del w:id="892" w:author="Jade Raposa [2]" w:date="2024-10-15T01:53:00Z"/>
          <w:rFonts w:ascii="Georgia" w:eastAsia="Georgia" w:hAnsi="Georgia" w:cs="Georgia"/>
        </w:rPr>
      </w:pPr>
    </w:p>
    <w:p w14:paraId="5EEDAF23" w14:textId="77777777" w:rsidR="008F456D" w:rsidRDefault="008F456D">
      <w:pPr>
        <w:spacing w:after="0" w:line="480" w:lineRule="auto"/>
        <w:jc w:val="both"/>
        <w:rPr>
          <w:del w:id="893" w:author="Jade Raposa [2]" w:date="2024-10-15T01:53:00Z"/>
          <w:rFonts w:ascii="Georgia" w:eastAsia="Georgia" w:hAnsi="Georgia" w:cs="Georgia"/>
        </w:rPr>
      </w:pPr>
    </w:p>
    <w:p w14:paraId="38BC4E2F" w14:textId="77777777" w:rsidR="008F456D" w:rsidRDefault="008F456D">
      <w:pPr>
        <w:spacing w:after="0" w:line="480" w:lineRule="auto"/>
        <w:jc w:val="both"/>
        <w:rPr>
          <w:del w:id="894" w:author="Jade Raposa [2]" w:date="2024-10-15T01:53:00Z"/>
          <w:rFonts w:ascii="Georgia" w:eastAsia="Georgia" w:hAnsi="Georgia" w:cs="Georgia"/>
        </w:rPr>
      </w:pPr>
    </w:p>
    <w:p w14:paraId="24B48298" w14:textId="77777777" w:rsidR="008F456D" w:rsidRDefault="008F456D">
      <w:pPr>
        <w:spacing w:after="0" w:line="480" w:lineRule="auto"/>
        <w:jc w:val="both"/>
        <w:rPr>
          <w:del w:id="895" w:author="Jade Raposa [2]" w:date="2024-10-15T01:53:00Z"/>
          <w:rFonts w:ascii="Georgia" w:eastAsia="Georgia" w:hAnsi="Georgia" w:cs="Georgia"/>
        </w:rPr>
      </w:pPr>
    </w:p>
    <w:p w14:paraId="4F8FFA30" w14:textId="77777777" w:rsidR="008F456D" w:rsidRDefault="008F456D">
      <w:pPr>
        <w:spacing w:after="0" w:line="480" w:lineRule="auto"/>
        <w:jc w:val="both"/>
        <w:rPr>
          <w:del w:id="896" w:author="Jade Raposa [2]" w:date="2024-10-15T01:53:00Z"/>
          <w:rFonts w:ascii="Georgia" w:eastAsia="Georgia" w:hAnsi="Georgia" w:cs="Georgia"/>
        </w:rPr>
      </w:pPr>
    </w:p>
    <w:p w14:paraId="37F8D317" w14:textId="77777777" w:rsidR="008F456D" w:rsidRDefault="00000000" w:rsidP="008F456D">
      <w:pPr>
        <w:pStyle w:val="ListParagraph"/>
        <w:numPr>
          <w:ilvl w:val="0"/>
          <w:numId w:val="4"/>
        </w:numPr>
        <w:spacing w:after="0" w:line="480" w:lineRule="auto"/>
        <w:ind w:left="0"/>
        <w:jc w:val="both"/>
        <w:rPr>
          <w:del w:id="897" w:author="Jade Raposa [2]" w:date="2024-10-15T01:53:00Z"/>
          <w:rFonts w:ascii="Georgia" w:eastAsia="Georgia" w:hAnsi="Georgia" w:cs="Georgia"/>
        </w:rPr>
        <w:sectPr w:rsidR="008F456D">
          <w:headerReference w:type="default" r:id="rId96"/>
          <w:headerReference w:type="first" r:id="rId97"/>
          <w:pgSz w:w="12240" w:h="15840"/>
          <w:pgMar w:top="1530" w:right="1440" w:bottom="1440" w:left="2160" w:header="706" w:footer="706" w:gutter="0"/>
          <w:pgNumType w:start="7"/>
          <w:cols w:space="708"/>
          <w:titlePg/>
          <w:docGrid w:linePitch="360"/>
        </w:sectPr>
        <w:pPrChange w:id="898" w:author="Jade Raposa [2]" w:date="2024-10-15T01:55:00Z">
          <w:pPr>
            <w:pStyle w:val="ListParagraph"/>
            <w:numPr>
              <w:numId w:val="4"/>
            </w:numPr>
            <w:spacing w:after="0" w:line="480" w:lineRule="auto"/>
            <w:jc w:val="both"/>
          </w:pPr>
        </w:pPrChange>
      </w:pPr>
      <w:del w:id="899" w:author="Jade Raposa [2]" w:date="2024-10-15T01:53:00Z">
        <w:r>
          <w:rPr>
            <w:rFonts w:ascii="Georgia" w:eastAsia="Georgia" w:hAnsi="Georgia" w:cs="Georgia"/>
          </w:rPr>
          <w:delText>Certification and Reports:</w:delText>
        </w:r>
      </w:del>
    </w:p>
    <w:p w14:paraId="3121EBCF" w14:textId="77777777" w:rsidR="008F456D" w:rsidRDefault="008F456D" w:rsidP="008F456D">
      <w:pPr>
        <w:spacing w:after="0" w:line="480" w:lineRule="auto"/>
        <w:jc w:val="both"/>
        <w:rPr>
          <w:del w:id="900" w:author="Jade Raposa [2]" w:date="2024-10-15T01:55:00Z"/>
          <w:rFonts w:ascii="Georgia" w:eastAsia="Georgia" w:hAnsi="Georgia" w:cs="Georgia"/>
        </w:rPr>
        <w:pPrChange w:id="901" w:author="Jade Raposa [2]" w:date="2024-10-15T01:55:00Z">
          <w:pPr>
            <w:spacing w:after="0" w:line="480" w:lineRule="auto"/>
            <w:ind w:left="720"/>
            <w:jc w:val="both"/>
          </w:pPr>
        </w:pPrChange>
      </w:pPr>
    </w:p>
    <w:p w14:paraId="5106CAEF" w14:textId="77777777" w:rsidR="008F456D" w:rsidRDefault="008F456D">
      <w:pPr>
        <w:spacing w:after="0" w:line="480" w:lineRule="auto"/>
        <w:jc w:val="both"/>
        <w:rPr>
          <w:del w:id="902" w:author="Jade Raposa [2]" w:date="2024-10-15T01:53:00Z"/>
          <w:rFonts w:ascii="Georgia" w:eastAsia="Georgia" w:hAnsi="Georgia" w:cs="Georgia"/>
        </w:rPr>
      </w:pPr>
    </w:p>
    <w:p w14:paraId="679EFBDD" w14:textId="77777777" w:rsidR="008F456D" w:rsidRDefault="008F456D">
      <w:pPr>
        <w:spacing w:after="0" w:line="480" w:lineRule="auto"/>
        <w:jc w:val="both"/>
        <w:rPr>
          <w:del w:id="903" w:author="Jade Raposa [2]" w:date="2024-10-15T01:53:00Z"/>
          <w:rFonts w:ascii="Georgia" w:eastAsia="Georgia" w:hAnsi="Georgia" w:cs="Georgia"/>
        </w:rPr>
      </w:pPr>
    </w:p>
    <w:p w14:paraId="4E26E341" w14:textId="77777777" w:rsidR="008F456D" w:rsidRDefault="008F456D">
      <w:pPr>
        <w:spacing w:after="0" w:line="480" w:lineRule="auto"/>
        <w:jc w:val="both"/>
        <w:rPr>
          <w:del w:id="904" w:author="Jade Raposa [2]" w:date="2024-10-15T01:53:00Z"/>
          <w:rFonts w:ascii="Georgia" w:eastAsia="Georgia" w:hAnsi="Georgia" w:cs="Georgia"/>
        </w:rPr>
      </w:pPr>
    </w:p>
    <w:p w14:paraId="3AB43722" w14:textId="77777777" w:rsidR="008F456D" w:rsidRDefault="008F456D">
      <w:pPr>
        <w:spacing w:after="0" w:line="480" w:lineRule="auto"/>
        <w:jc w:val="both"/>
        <w:rPr>
          <w:rFonts w:ascii="Georgia" w:eastAsia="Georgia" w:hAnsi="Georgia" w:cs="Georgia"/>
        </w:rPr>
      </w:pPr>
    </w:p>
    <w:p w14:paraId="7D602502" w14:textId="77777777" w:rsidR="008F456D" w:rsidRPr="008F456D" w:rsidRDefault="00000000" w:rsidP="008F456D">
      <w:pPr>
        <w:pStyle w:val="ListParagraph"/>
        <w:numPr>
          <w:ilvl w:val="0"/>
          <w:numId w:val="9"/>
        </w:numPr>
        <w:spacing w:after="0" w:line="480" w:lineRule="auto"/>
        <w:jc w:val="both"/>
        <w:rPr>
          <w:rFonts w:ascii="Georgia" w:eastAsia="Georgia" w:hAnsi="Georgia" w:cs="Georgia"/>
          <w:rPrChange w:id="905" w:author="Jade Raposa [2]" w:date="2024-10-15T01:55:00Z">
            <w:rPr/>
          </w:rPrChange>
        </w:rPr>
        <w:pPrChange w:id="906" w:author="Jade Raposa [2]" w:date="2024-10-15T01:55:00Z">
          <w:pPr>
            <w:spacing w:after="0" w:line="480" w:lineRule="auto"/>
            <w:jc w:val="both"/>
          </w:pPr>
        </w:pPrChange>
      </w:pPr>
      <w:del w:id="907" w:author="Jade Raposa [2]" w:date="2024-10-15T01:55:00Z">
        <w:r>
          <w:rPr>
            <w:rFonts w:ascii="Georgia" w:eastAsia="Georgia" w:hAnsi="Georgia" w:cs="Georgia"/>
            <w:rPrChange w:id="908" w:author="Jade Raposa [2]" w:date="2024-10-15T01:55:00Z">
              <w:rPr/>
            </w:rPrChange>
          </w:rPr>
          <w:delText>2.</w:delText>
        </w:r>
        <w:r>
          <w:rPr>
            <w:rFonts w:ascii="Georgia" w:eastAsia="Georgia" w:hAnsi="Georgia" w:cs="Georgia"/>
            <w:rPrChange w:id="909" w:author="Jade Raposa [2]" w:date="2024-10-15T01:55:00Z">
              <w:rPr/>
            </w:rPrChange>
          </w:rPr>
          <w:tab/>
        </w:r>
      </w:del>
      <w:r>
        <w:rPr>
          <w:rFonts w:ascii="Georgia" w:eastAsia="Georgia" w:hAnsi="Georgia" w:cs="Georgia"/>
          <w:rPrChange w:id="910" w:author="Jade Raposa [2]" w:date="2024-10-15T01:55:00Z">
            <w:rPr/>
          </w:rPrChange>
        </w:rPr>
        <w:t>Added features of the proposed system:</w:t>
      </w:r>
    </w:p>
    <w:p w14:paraId="6C78C27F" w14:textId="77777777" w:rsidR="008F456D" w:rsidRDefault="00000000">
      <w:pPr>
        <w:spacing w:after="0" w:line="480" w:lineRule="auto"/>
        <w:ind w:left="360"/>
        <w:jc w:val="both"/>
        <w:rPr>
          <w:del w:id="911" w:author="Jade Raposa [2]" w:date="2024-10-15T01:57:00Z"/>
          <w:rFonts w:ascii="Georgia" w:eastAsia="Georgia" w:hAnsi="Georgia" w:cs="Georgia"/>
        </w:rPr>
      </w:pPr>
      <w:r>
        <w:rPr>
          <w:rFonts w:ascii="Georgia" w:eastAsia="Georgia" w:hAnsi="Georgia" w:cs="Georgia"/>
        </w:rPr>
        <w:t xml:space="preserve">The proposed system, "Mentor-Shift: A Mobile Platform Solution on Personalized Tutoring" offers several added features to enhance personalized tutoring. It is an application platform designed to streamline a classroom-like interface for mentees to view study materials, complete activities, and check reports to tracks their scores and progress.  Mentees can submit activities digitally within the application, making the process more efficient, while Mentor can upload eBooks, tutorials, and activities. </w:t>
      </w:r>
    </w:p>
    <w:p w14:paraId="65A5BCD6" w14:textId="77777777" w:rsidR="008F456D" w:rsidRDefault="008F456D">
      <w:pPr>
        <w:spacing w:after="0" w:line="480" w:lineRule="auto"/>
        <w:ind w:left="360"/>
        <w:jc w:val="both"/>
        <w:rPr>
          <w:ins w:id="912" w:author="Jade Raposa [2]" w:date="2024-10-15T01:57:00Z"/>
          <w:rFonts w:ascii="Georgia" w:eastAsia="Georgia" w:hAnsi="Georgia" w:cs="Georgia"/>
        </w:rPr>
      </w:pPr>
    </w:p>
    <w:p w14:paraId="6FCA7D3E" w14:textId="77777777" w:rsidR="008F456D" w:rsidRPr="008F456D" w:rsidRDefault="00000000" w:rsidP="008F456D">
      <w:pPr>
        <w:pStyle w:val="ListParagraph"/>
        <w:numPr>
          <w:ilvl w:val="0"/>
          <w:numId w:val="9"/>
        </w:numPr>
        <w:spacing w:after="0" w:line="480" w:lineRule="auto"/>
        <w:jc w:val="both"/>
        <w:rPr>
          <w:rFonts w:ascii="Georgia" w:eastAsia="Georgia" w:hAnsi="Georgia" w:cs="Georgia"/>
          <w:rPrChange w:id="913" w:author="Jade Raposa [2]" w:date="2024-10-15T01:57:00Z">
            <w:rPr/>
          </w:rPrChange>
        </w:rPr>
        <w:pPrChange w:id="914" w:author="Jade Raposa [2]" w:date="2024-10-15T01:57:00Z">
          <w:pPr>
            <w:spacing w:after="0" w:line="480" w:lineRule="auto"/>
            <w:jc w:val="both"/>
          </w:pPr>
        </w:pPrChange>
      </w:pPr>
      <w:ins w:id="915" w:author="Jade Raposa [2]" w:date="2024-10-15T01:57:00Z">
        <w:r>
          <w:rPr>
            <w:rFonts w:ascii="Georgia" w:eastAsia="Georgia" w:hAnsi="Georgia" w:cs="Georgia"/>
          </w:rPr>
          <w:t>The system was evaluated using the ISO 25010 quality model.</w:t>
        </w:r>
      </w:ins>
      <w:del w:id="916" w:author="Jade Raposa [2]" w:date="2024-10-15T01:57:00Z">
        <w:r>
          <w:rPr>
            <w:rFonts w:ascii="Georgia" w:eastAsia="Georgia" w:hAnsi="Georgia" w:cs="Georgia"/>
            <w:rPrChange w:id="917" w:author="Jade Raposa [2]" w:date="2024-10-15T01:57:00Z">
              <w:rPr/>
            </w:rPrChange>
          </w:rPr>
          <w:delText>3.</w:delText>
        </w:r>
        <w:r>
          <w:rPr>
            <w:rFonts w:ascii="Georgia" w:eastAsia="Georgia" w:hAnsi="Georgia" w:cs="Georgia"/>
            <w:rPrChange w:id="918" w:author="Jade Raposa [2]" w:date="2024-10-15T01:57:00Z">
              <w:rPr/>
            </w:rPrChange>
          </w:rPr>
          <w:tab/>
          <w:delText>The system was evaluated using the ISO 25010 quality model.</w:delText>
        </w:r>
      </w:del>
    </w:p>
    <w:p w14:paraId="46339E25" w14:textId="77777777" w:rsidR="008F456D" w:rsidRPr="008F456D" w:rsidRDefault="00000000" w:rsidP="008F456D">
      <w:pPr>
        <w:pStyle w:val="ListParagraph"/>
        <w:numPr>
          <w:ilvl w:val="0"/>
          <w:numId w:val="11"/>
        </w:numPr>
        <w:spacing w:after="0" w:line="480" w:lineRule="auto"/>
        <w:ind w:left="720"/>
        <w:jc w:val="both"/>
        <w:rPr>
          <w:rFonts w:ascii="Georgia" w:eastAsia="Georgia" w:hAnsi="Georgia" w:cs="Georgia"/>
          <w:rPrChange w:id="919" w:author="Jade Raposa [2]" w:date="2024-10-15T01:58:00Z">
            <w:rPr/>
          </w:rPrChange>
        </w:rPr>
        <w:pPrChange w:id="920" w:author="Jade Raposa [2]" w:date="2024-10-15T01:58:00Z">
          <w:pPr>
            <w:spacing w:after="0" w:line="480" w:lineRule="auto"/>
            <w:ind w:left="720"/>
            <w:jc w:val="both"/>
          </w:pPr>
        </w:pPrChange>
      </w:pPr>
      <w:del w:id="921" w:author="Jade Raposa [2]" w:date="2024-10-15T01:58:00Z">
        <w:r>
          <w:rPr>
            <w:rFonts w:ascii="Georgia" w:eastAsia="Georgia" w:hAnsi="Georgia" w:cs="Georgia"/>
            <w:rPrChange w:id="922" w:author="Jade Raposa [2]" w:date="2024-10-15T01:58:00Z">
              <w:rPr/>
            </w:rPrChange>
          </w:rPr>
          <w:delText>a.</w:delText>
        </w:r>
        <w:r>
          <w:rPr>
            <w:rFonts w:ascii="Georgia" w:eastAsia="Georgia" w:hAnsi="Georgia" w:cs="Georgia"/>
            <w:rPrChange w:id="923" w:author="Jade Raposa [2]" w:date="2024-10-15T01:58:00Z">
              <w:rPr/>
            </w:rPrChange>
          </w:rPr>
          <w:tab/>
        </w:r>
      </w:del>
      <w:r>
        <w:rPr>
          <w:rFonts w:ascii="Georgia" w:eastAsia="Georgia" w:hAnsi="Georgia" w:cs="Georgia"/>
          <w:rPrChange w:id="924" w:author="Jade Raposa [2]" w:date="2024-10-15T01:58:00Z">
            <w:rPr/>
          </w:rPrChange>
        </w:rPr>
        <w:t>Usability: The platform is designed to be easy for students to use, whether you're a mentor looking for students to teach or a mentee. With a clean and simple interface, users can easily search study materials, activities, and check reports to tracks their scores and progress.</w:t>
      </w:r>
    </w:p>
    <w:p w14:paraId="4546DD90" w14:textId="77777777" w:rsidR="008F456D" w:rsidRPr="008F456D" w:rsidRDefault="00000000" w:rsidP="008F456D">
      <w:pPr>
        <w:pStyle w:val="ListParagraph"/>
        <w:numPr>
          <w:ilvl w:val="0"/>
          <w:numId w:val="11"/>
        </w:numPr>
        <w:spacing w:after="0" w:line="480" w:lineRule="auto"/>
        <w:ind w:left="720"/>
        <w:jc w:val="both"/>
        <w:rPr>
          <w:rFonts w:ascii="Georgia" w:eastAsia="Georgia" w:hAnsi="Georgia" w:cs="Georgia"/>
          <w:rPrChange w:id="925" w:author="Jade Raposa [2]" w:date="2024-10-15T01:58:00Z">
            <w:rPr/>
          </w:rPrChange>
        </w:rPr>
        <w:pPrChange w:id="926" w:author="Jade Raposa [2]" w:date="2024-10-15T01:58:00Z">
          <w:pPr>
            <w:spacing w:after="0" w:line="480" w:lineRule="auto"/>
            <w:ind w:left="720"/>
            <w:jc w:val="both"/>
          </w:pPr>
        </w:pPrChange>
      </w:pPr>
      <w:del w:id="927" w:author="Jade Raposa [2]" w:date="2024-10-15T01:58:00Z">
        <w:r>
          <w:rPr>
            <w:rFonts w:ascii="Georgia" w:eastAsia="Georgia" w:hAnsi="Georgia" w:cs="Georgia"/>
            <w:rPrChange w:id="928" w:author="Jade Raposa [2]" w:date="2024-10-15T01:58:00Z">
              <w:rPr/>
            </w:rPrChange>
          </w:rPr>
          <w:lastRenderedPageBreak/>
          <w:delText>b.</w:delText>
        </w:r>
        <w:r>
          <w:rPr>
            <w:rFonts w:ascii="Georgia" w:eastAsia="Georgia" w:hAnsi="Georgia" w:cs="Georgia"/>
            <w:rPrChange w:id="929" w:author="Jade Raposa [2]" w:date="2024-10-15T01:58:00Z">
              <w:rPr/>
            </w:rPrChange>
          </w:rPr>
          <w:tab/>
        </w:r>
      </w:del>
      <w:r>
        <w:rPr>
          <w:rFonts w:ascii="Georgia" w:eastAsia="Georgia" w:hAnsi="Georgia" w:cs="Georgia"/>
          <w:rPrChange w:id="930" w:author="Jade Raposa [2]" w:date="2024-10-15T01:58:00Z">
            <w:rPr/>
          </w:rPrChange>
        </w:rPr>
        <w:t>Reliability: The system is built to be dependable, ensuring it runs smoothly without frequent crashes or issues. Features like regular data backups and error handling mean that even if something goes wrong, the system can quickly recover, ensuring no information is lost and the platform stays up and running when you need it.</w:t>
      </w:r>
    </w:p>
    <w:p w14:paraId="4AAEBB46" w14:textId="77777777" w:rsidR="008F456D" w:rsidRDefault="00000000">
      <w:pPr>
        <w:pStyle w:val="ListParagraph"/>
        <w:numPr>
          <w:ilvl w:val="0"/>
          <w:numId w:val="11"/>
        </w:numPr>
        <w:spacing w:after="0" w:line="480" w:lineRule="auto"/>
        <w:jc w:val="both"/>
        <w:rPr>
          <w:del w:id="931" w:author="Jade Raposa [2]" w:date="2024-10-15T02:01:00Z"/>
          <w:rFonts w:ascii="Georgia" w:eastAsia="Georgia" w:hAnsi="Georgia" w:cs="Georgia"/>
        </w:rPr>
      </w:pPr>
      <w:del w:id="932" w:author="Jade Raposa [2]" w:date="2024-10-15T01:58:00Z">
        <w:r>
          <w:rPr>
            <w:rFonts w:ascii="Georgia" w:eastAsia="Georgia" w:hAnsi="Georgia" w:cs="Georgia"/>
            <w:rPrChange w:id="933" w:author="Jade Raposa [2]" w:date="2024-10-15T01:58:00Z">
              <w:rPr/>
            </w:rPrChange>
          </w:rPr>
          <w:delText>c.</w:delText>
        </w:r>
        <w:r>
          <w:rPr>
            <w:rFonts w:ascii="Georgia" w:eastAsia="Georgia" w:hAnsi="Georgia" w:cs="Georgia"/>
            <w:rPrChange w:id="934" w:author="Jade Raposa [2]" w:date="2024-10-15T01:58:00Z">
              <w:rPr/>
            </w:rPrChange>
          </w:rPr>
          <w:tab/>
        </w:r>
      </w:del>
      <w:r>
        <w:rPr>
          <w:rFonts w:ascii="Georgia" w:eastAsia="Georgia" w:hAnsi="Georgia" w:cs="Georgia"/>
          <w:rPrChange w:id="935" w:author="Jade Raposa [2]" w:date="2024-10-15T01:58:00Z">
            <w:rPr/>
          </w:rPrChange>
        </w:rPr>
        <w:t>Maintainability: The platform is designed to be easy to update and improve over time. Whether it's fixing bugs, adding new features, or adjusting to new needs, the system can be tweaked and improved without major overhauls, ensuring it stays relevant and functional for the long term.</w:t>
      </w:r>
    </w:p>
    <w:p w14:paraId="4ECC76A3" w14:textId="77777777" w:rsidR="008F456D" w:rsidRPr="008F456D" w:rsidRDefault="008F456D" w:rsidP="008F456D">
      <w:pPr>
        <w:pStyle w:val="ListParagraph"/>
        <w:numPr>
          <w:ilvl w:val="0"/>
          <w:numId w:val="11"/>
        </w:numPr>
        <w:spacing w:after="0" w:line="480" w:lineRule="auto"/>
        <w:ind w:left="720"/>
        <w:jc w:val="both"/>
        <w:rPr>
          <w:ins w:id="936" w:author="Jade Raposa [2]" w:date="2024-10-15T02:01:00Z"/>
          <w:rFonts w:ascii="Georgia" w:eastAsia="Georgia" w:hAnsi="Georgia" w:cs="Georgia"/>
          <w:rPrChange w:id="937" w:author="Jade Raposa [2]" w:date="2024-10-15T01:58:00Z">
            <w:rPr>
              <w:ins w:id="938" w:author="Jade Raposa [2]" w:date="2024-10-15T02:01:00Z"/>
            </w:rPr>
          </w:rPrChange>
        </w:rPr>
        <w:pPrChange w:id="939" w:author="Jade Raposa [2]" w:date="2024-10-15T01:58:00Z">
          <w:pPr>
            <w:spacing w:after="0" w:line="480" w:lineRule="auto"/>
            <w:ind w:left="720"/>
            <w:jc w:val="both"/>
          </w:pPr>
        </w:pPrChange>
      </w:pPr>
    </w:p>
    <w:p w14:paraId="2B49CFB2" w14:textId="77777777" w:rsidR="008F456D" w:rsidRDefault="00000000">
      <w:pPr>
        <w:pStyle w:val="ListParagraph"/>
        <w:rPr>
          <w:del w:id="940" w:author="Jade Raposa [2]" w:date="2024-10-15T02:01:00Z"/>
          <w:rFonts w:ascii="Georgia" w:eastAsia="Georgia" w:hAnsi="Georgia" w:cs="Georgia"/>
        </w:rPr>
      </w:pPr>
      <w:ins w:id="941" w:author="Jade Raposa [2]" w:date="2024-10-15T02:02:00Z">
        <w:r>
          <w:rPr>
            <w:rFonts w:ascii="Georgia" w:eastAsia="Georgia" w:hAnsi="Georgia" w:cs="Georgia"/>
          </w:rPr>
          <w:t>Portability:</w:t>
        </w:r>
      </w:ins>
      <w:del w:id="942" w:author="Jade Raposa [2]" w:date="2024-10-15T01:58:00Z">
        <w:r>
          <w:rPr>
            <w:rFonts w:ascii="Georgia" w:eastAsia="Georgia" w:hAnsi="Georgia" w:cs="Georgia"/>
            <w:rPrChange w:id="943" w:author="Jade Raposa [2]" w:date="2024-10-15T02:01:00Z">
              <w:rPr/>
            </w:rPrChange>
          </w:rPr>
          <w:delText>d.</w:delText>
        </w:r>
        <w:r>
          <w:rPr>
            <w:rFonts w:ascii="Georgia" w:eastAsia="Georgia" w:hAnsi="Georgia" w:cs="Georgia"/>
            <w:rPrChange w:id="944" w:author="Jade Raposa [2]" w:date="2024-10-15T02:01:00Z">
              <w:rPr/>
            </w:rPrChange>
          </w:rPr>
          <w:tab/>
        </w:r>
      </w:del>
      <w:del w:id="945" w:author="Jade Raposa [2]" w:date="2024-10-15T02:01:00Z">
        <w:r>
          <w:rPr>
            <w:rFonts w:ascii="Georgia" w:eastAsia="Georgia" w:hAnsi="Georgia" w:cs="Georgia"/>
            <w:rPrChange w:id="946" w:author="Jade Raposa [2]" w:date="2024-10-15T02:01:00Z">
              <w:rPr/>
            </w:rPrChange>
          </w:rPr>
          <w:delText>Portability:</w:delText>
        </w:r>
      </w:del>
    </w:p>
    <w:p w14:paraId="5AE9860D" w14:textId="77777777" w:rsidR="008F456D" w:rsidRDefault="00000000">
      <w:pPr>
        <w:pStyle w:val="ListParagraph"/>
        <w:numPr>
          <w:ilvl w:val="0"/>
          <w:numId w:val="11"/>
        </w:numPr>
        <w:spacing w:after="0" w:line="480" w:lineRule="auto"/>
        <w:jc w:val="both"/>
        <w:rPr>
          <w:ins w:id="947" w:author="Jade Raposa [2]" w:date="2024-10-15T02:03:00Z"/>
          <w:rFonts w:ascii="Georgia" w:eastAsia="Georgia" w:hAnsi="Georgia" w:cs="Georgia"/>
        </w:rPr>
      </w:pPr>
      <w:ins w:id="948" w:author="Jade Raposa [2]" w:date="2024-10-15T02:03:00Z">
        <w:r>
          <w:rPr>
            <w:rFonts w:ascii="Georgia" w:eastAsia="Georgia" w:hAnsi="Georgia" w:cs="Georgia"/>
          </w:rPr>
          <w:br/>
        </w:r>
      </w:ins>
    </w:p>
    <w:p w14:paraId="4AB1117B" w14:textId="77777777" w:rsidR="008F456D" w:rsidRDefault="00000000" w:rsidP="008F456D">
      <w:pPr>
        <w:pStyle w:val="Heading2"/>
        <w:spacing w:line="480" w:lineRule="auto"/>
        <w:jc w:val="both"/>
        <w:rPr>
          <w:ins w:id="949" w:author="Jade Raposa [2]" w:date="2024-10-15T02:03:00Z"/>
          <w:rFonts w:eastAsia="Georgia"/>
        </w:rPr>
        <w:pPrChange w:id="950" w:author="Jade Raposa [2]" w:date="2024-10-15T02:04:00Z">
          <w:pPr>
            <w:spacing w:after="0" w:line="480" w:lineRule="auto"/>
            <w:jc w:val="both"/>
          </w:pPr>
        </w:pPrChange>
      </w:pPr>
      <w:ins w:id="951" w:author="Jade Raposa [2]" w:date="2024-10-15T02:03:00Z">
        <w:r>
          <w:rPr>
            <w:rFonts w:eastAsia="Georgia"/>
          </w:rPr>
          <w:t>CONCLUSIONS</w:t>
        </w:r>
      </w:ins>
    </w:p>
    <w:p w14:paraId="006A5420" w14:textId="77777777" w:rsidR="008F456D" w:rsidRDefault="00000000">
      <w:pPr>
        <w:spacing w:after="0" w:line="480" w:lineRule="auto"/>
        <w:jc w:val="both"/>
        <w:rPr>
          <w:ins w:id="952" w:author="Jade Raposa [2]" w:date="2024-10-15T02:03:00Z"/>
          <w:rFonts w:ascii="Georgia" w:eastAsia="Georgia" w:hAnsi="Georgia" w:cs="Georgia"/>
        </w:rPr>
      </w:pPr>
      <w:ins w:id="953" w:author="Jade Raposa [2]" w:date="2024-10-15T02:04:00Z">
        <w:r>
          <w:rPr>
            <w:rFonts w:ascii="Georgia" w:eastAsia="Georgia" w:hAnsi="Georgia" w:cs="Georgia"/>
          </w:rPr>
          <w:t>Based on the findings, the conclusions below were derived:</w:t>
        </w:r>
      </w:ins>
    </w:p>
    <w:p w14:paraId="53103274" w14:textId="77777777" w:rsidR="008F456D" w:rsidRDefault="00000000" w:rsidP="008F456D">
      <w:pPr>
        <w:pStyle w:val="Heading2"/>
        <w:spacing w:line="480" w:lineRule="auto"/>
        <w:jc w:val="both"/>
        <w:rPr>
          <w:ins w:id="954" w:author="Jade Raposa [2]" w:date="2024-10-15T02:04:00Z"/>
          <w:rFonts w:eastAsia="Georgia"/>
        </w:rPr>
        <w:pPrChange w:id="955" w:author="Jade Raposa [2]" w:date="2024-10-15T02:04:00Z">
          <w:pPr>
            <w:spacing w:after="0" w:line="480" w:lineRule="auto"/>
            <w:jc w:val="both"/>
          </w:pPr>
        </w:pPrChange>
      </w:pPr>
      <w:ins w:id="956" w:author="Jade Raposa [2]" w:date="2024-10-15T02:03:00Z">
        <w:r>
          <w:rPr>
            <w:rFonts w:eastAsia="Georgia"/>
          </w:rPr>
          <w:t>RECOMMENDATIONS</w:t>
        </w:r>
      </w:ins>
    </w:p>
    <w:p w14:paraId="59F9E911" w14:textId="77777777" w:rsidR="008F456D" w:rsidRPr="008F456D" w:rsidRDefault="00000000" w:rsidP="008F456D">
      <w:pPr>
        <w:spacing w:after="0" w:line="480" w:lineRule="auto"/>
        <w:jc w:val="both"/>
        <w:rPr>
          <w:ins w:id="957" w:author="Jade Raposa [2]" w:date="2024-10-15T02:02:00Z"/>
          <w:rFonts w:ascii="Georgia" w:eastAsia="Georgia" w:hAnsi="Georgia" w:cs="Georgia"/>
          <w:rPrChange w:id="958" w:author="Jade Raposa [2]" w:date="2024-10-15T02:04:00Z">
            <w:rPr>
              <w:ins w:id="959" w:author="Jade Raposa [2]" w:date="2024-10-15T02:02:00Z"/>
            </w:rPr>
          </w:rPrChange>
        </w:rPr>
        <w:pPrChange w:id="960" w:author="Jade Raposa [2]" w:date="2024-10-15T02:03:00Z">
          <w:pPr/>
        </w:pPrChange>
      </w:pPr>
      <w:ins w:id="961" w:author="Jade Raposa [2]" w:date="2024-10-15T02:04:00Z">
        <w:r>
          <w:rPr>
            <w:rFonts w:ascii="Georgia" w:eastAsia="Georgia" w:hAnsi="Georgia" w:cs="Georgia"/>
            <w:rPrChange w:id="962" w:author="Jade Raposa [2]" w:date="2024-10-15T02:04:00Z">
              <w:rPr>
                <w:rFonts w:ascii="Georgia" w:eastAsia="Georgia" w:hAnsi="Georgia" w:cs="Georgia"/>
                <w:b/>
                <w:bCs/>
              </w:rPr>
            </w:rPrChange>
          </w:rPr>
          <w:t>Based on the conclusions, the following recommendations were formulated.</w:t>
        </w:r>
      </w:ins>
    </w:p>
    <w:p w14:paraId="255924E3" w14:textId="77777777" w:rsidR="008F456D" w:rsidRDefault="008F456D">
      <w:pPr>
        <w:rPr>
          <w:ins w:id="963" w:author="Jade Raposa [2]" w:date="2024-10-16T22:55:00Z"/>
        </w:rPr>
        <w:sectPr w:rsidR="008F456D">
          <w:headerReference w:type="default" r:id="rId98"/>
          <w:headerReference w:type="first" r:id="rId99"/>
          <w:pgSz w:w="12240" w:h="15840"/>
          <w:pgMar w:top="1620" w:right="1440" w:bottom="1440" w:left="2160" w:header="706" w:footer="706" w:gutter="0"/>
          <w:pgNumType w:start="7"/>
          <w:cols w:space="708"/>
          <w:titlePg/>
          <w:docGrid w:linePitch="360"/>
        </w:sectPr>
      </w:pPr>
    </w:p>
    <w:p w14:paraId="1576D9AC" w14:textId="77777777" w:rsidR="008F456D" w:rsidRDefault="00000000" w:rsidP="008F456D">
      <w:pPr>
        <w:jc w:val="center"/>
        <w:rPr>
          <w:del w:id="970" w:author="Jade Raposa [2]" w:date="2024-10-15T01:59:00Z"/>
        </w:rPr>
        <w:pPrChange w:id="971" w:author="Jade Raposa [2]" w:date="2024-10-16T22:55:00Z">
          <w:pPr/>
        </w:pPrChange>
      </w:pPr>
      <w:del w:id="972" w:author="Jade Raposa [2]" w:date="2024-10-15T01:59:00Z">
        <w:r>
          <w:lastRenderedPageBreak/>
          <w:delText>Conclusions</w:delText>
        </w:r>
      </w:del>
    </w:p>
    <w:p w14:paraId="7CA5B93D" w14:textId="77777777" w:rsidR="008F456D" w:rsidRDefault="008F456D" w:rsidP="008F456D">
      <w:pPr>
        <w:jc w:val="center"/>
        <w:rPr>
          <w:del w:id="973" w:author="Jade Raposa [2]" w:date="2024-10-15T01:59:00Z"/>
        </w:rPr>
        <w:pPrChange w:id="974" w:author="Jade Raposa [2]" w:date="2024-10-16T22:55:00Z">
          <w:pPr>
            <w:pStyle w:val="Heading2"/>
          </w:pPr>
        </w:pPrChange>
      </w:pPr>
    </w:p>
    <w:p w14:paraId="7B170C2F" w14:textId="77777777" w:rsidR="008F456D" w:rsidRDefault="008F456D" w:rsidP="008F456D">
      <w:pPr>
        <w:jc w:val="center"/>
        <w:rPr>
          <w:del w:id="975" w:author="Jade Raposa [2]" w:date="2024-10-15T01:59:00Z"/>
        </w:rPr>
        <w:pPrChange w:id="976" w:author="Jade Raposa [2]" w:date="2024-10-16T22:55:00Z">
          <w:pPr>
            <w:spacing w:line="480" w:lineRule="auto"/>
            <w:jc w:val="both"/>
          </w:pPr>
        </w:pPrChange>
      </w:pPr>
    </w:p>
    <w:p w14:paraId="0588FC7A" w14:textId="77777777" w:rsidR="008F456D" w:rsidRDefault="008F456D" w:rsidP="008F456D">
      <w:pPr>
        <w:jc w:val="center"/>
        <w:rPr>
          <w:del w:id="977" w:author="Jade Raposa [2]" w:date="2024-10-15T01:59:00Z"/>
        </w:rPr>
        <w:pPrChange w:id="978" w:author="Jade Raposa [2]" w:date="2024-10-16T22:55:00Z">
          <w:pPr>
            <w:spacing w:line="480" w:lineRule="auto"/>
            <w:jc w:val="both"/>
          </w:pPr>
        </w:pPrChange>
      </w:pPr>
    </w:p>
    <w:p w14:paraId="0F6D7615" w14:textId="77777777" w:rsidR="008F456D" w:rsidRDefault="008F456D" w:rsidP="008F456D">
      <w:pPr>
        <w:jc w:val="center"/>
        <w:rPr>
          <w:del w:id="979" w:author="Jade Raposa [2]" w:date="2024-10-15T01:59:00Z"/>
        </w:rPr>
        <w:pPrChange w:id="980" w:author="Jade Raposa [2]" w:date="2024-10-16T22:55:00Z">
          <w:pPr>
            <w:spacing w:line="480" w:lineRule="auto"/>
            <w:jc w:val="both"/>
          </w:pPr>
        </w:pPrChange>
      </w:pPr>
    </w:p>
    <w:p w14:paraId="43CFF92F" w14:textId="77777777" w:rsidR="008F456D" w:rsidRDefault="008F456D" w:rsidP="008F456D">
      <w:pPr>
        <w:jc w:val="center"/>
        <w:rPr>
          <w:del w:id="981" w:author="Jade Raposa [2]" w:date="2024-10-15T01:59:00Z"/>
        </w:rPr>
        <w:pPrChange w:id="982" w:author="Jade Raposa [2]" w:date="2024-10-16T22:55:00Z">
          <w:pPr>
            <w:spacing w:line="480" w:lineRule="auto"/>
            <w:jc w:val="both"/>
          </w:pPr>
        </w:pPrChange>
      </w:pPr>
    </w:p>
    <w:p w14:paraId="7555B832" w14:textId="77777777" w:rsidR="008F456D" w:rsidRDefault="008F456D" w:rsidP="008F456D">
      <w:pPr>
        <w:jc w:val="center"/>
        <w:rPr>
          <w:del w:id="983" w:author="Jade Raposa [2]" w:date="2024-10-15T01:59:00Z"/>
        </w:rPr>
        <w:pPrChange w:id="984" w:author="Jade Raposa [2]" w:date="2024-10-16T22:55:00Z">
          <w:pPr>
            <w:spacing w:line="480" w:lineRule="auto"/>
            <w:jc w:val="both"/>
          </w:pPr>
        </w:pPrChange>
      </w:pPr>
    </w:p>
    <w:p w14:paraId="2A0D8C70" w14:textId="77777777" w:rsidR="008F456D" w:rsidRDefault="008F456D" w:rsidP="008F456D">
      <w:pPr>
        <w:jc w:val="center"/>
        <w:rPr>
          <w:del w:id="985" w:author="Jade Raposa [2]" w:date="2024-10-15T01:59:00Z"/>
        </w:rPr>
        <w:pPrChange w:id="986" w:author="Jade Raposa [2]" w:date="2024-10-16T22:55:00Z">
          <w:pPr>
            <w:spacing w:line="480" w:lineRule="auto"/>
            <w:jc w:val="both"/>
          </w:pPr>
        </w:pPrChange>
      </w:pPr>
    </w:p>
    <w:p w14:paraId="4F3E48C6" w14:textId="77777777" w:rsidR="008F456D" w:rsidRDefault="008F456D" w:rsidP="008F456D">
      <w:pPr>
        <w:jc w:val="center"/>
        <w:rPr>
          <w:del w:id="987" w:author="Jade Raposa [2]" w:date="2024-10-15T01:59:00Z"/>
        </w:rPr>
        <w:pPrChange w:id="988" w:author="Jade Raposa [2]" w:date="2024-10-16T22:55:00Z">
          <w:pPr>
            <w:spacing w:line="480" w:lineRule="auto"/>
            <w:jc w:val="both"/>
          </w:pPr>
        </w:pPrChange>
      </w:pPr>
    </w:p>
    <w:p w14:paraId="1812DDA0" w14:textId="77777777" w:rsidR="008F456D" w:rsidRDefault="008F456D" w:rsidP="008F456D">
      <w:pPr>
        <w:jc w:val="center"/>
        <w:rPr>
          <w:del w:id="989" w:author="Jade Raposa [2]" w:date="2024-10-15T01:59:00Z"/>
        </w:rPr>
        <w:pPrChange w:id="990" w:author="Jade Raposa [2]" w:date="2024-10-16T22:55:00Z">
          <w:pPr>
            <w:spacing w:line="480" w:lineRule="auto"/>
            <w:jc w:val="both"/>
          </w:pPr>
        </w:pPrChange>
      </w:pPr>
    </w:p>
    <w:p w14:paraId="22B265E0" w14:textId="77777777" w:rsidR="008F456D" w:rsidRDefault="008F456D" w:rsidP="008F456D">
      <w:pPr>
        <w:jc w:val="center"/>
        <w:rPr>
          <w:del w:id="991" w:author="Jade Raposa [2]" w:date="2024-10-15T01:59:00Z"/>
          <w:highlight w:val="yellow"/>
        </w:rPr>
        <w:pPrChange w:id="992" w:author="Jade Raposa [2]" w:date="2024-10-16T22:55:00Z">
          <w:pPr>
            <w:spacing w:line="480" w:lineRule="auto"/>
            <w:jc w:val="both"/>
          </w:pPr>
        </w:pPrChange>
      </w:pPr>
    </w:p>
    <w:p w14:paraId="3EF8E022" w14:textId="77777777" w:rsidR="008F456D" w:rsidRDefault="008F456D" w:rsidP="008F456D">
      <w:pPr>
        <w:jc w:val="center"/>
        <w:rPr>
          <w:del w:id="993" w:author="Jade Raposa [2]" w:date="2024-10-15T01:59:00Z"/>
          <w:rFonts w:eastAsia="Times New Roman"/>
        </w:rPr>
        <w:pPrChange w:id="994" w:author="Jade Raposa [2]" w:date="2024-10-16T22:55:00Z">
          <w:pPr>
            <w:spacing w:after="0" w:line="480" w:lineRule="auto"/>
            <w:jc w:val="both"/>
          </w:pPr>
        </w:pPrChange>
      </w:pPr>
    </w:p>
    <w:p w14:paraId="170A67E2" w14:textId="77777777" w:rsidR="008F456D" w:rsidRDefault="008F456D" w:rsidP="008F456D">
      <w:pPr>
        <w:jc w:val="center"/>
        <w:rPr>
          <w:del w:id="995" w:author="Jade Raposa [2]" w:date="2024-10-15T01:59:00Z"/>
          <w:rFonts w:eastAsia="Times New Roman"/>
        </w:rPr>
        <w:pPrChange w:id="996" w:author="Jade Raposa [2]" w:date="2024-10-16T22:55:00Z">
          <w:pPr>
            <w:spacing w:after="0" w:line="480" w:lineRule="auto"/>
            <w:jc w:val="both"/>
          </w:pPr>
        </w:pPrChange>
      </w:pPr>
    </w:p>
    <w:p w14:paraId="4B1C6185" w14:textId="77777777" w:rsidR="008F456D" w:rsidRDefault="00000000" w:rsidP="008F456D">
      <w:pPr>
        <w:spacing w:line="480" w:lineRule="auto"/>
        <w:jc w:val="center"/>
        <w:rPr>
          <w:del w:id="997" w:author="Jade Raposa [2]" w:date="2024-10-15T01:59:00Z"/>
          <w:rFonts w:ascii="Georgia" w:eastAsia="Georgia" w:hAnsi="Georgia" w:cs="Georgia"/>
          <w:b/>
        </w:rPr>
        <w:sectPr w:rsidR="008F456D">
          <w:pgSz w:w="12240" w:h="15840"/>
          <w:pgMar w:top="1620" w:right="1440" w:bottom="1440" w:left="2160" w:header="706" w:footer="706" w:gutter="0"/>
          <w:pgNumType w:start="7"/>
          <w:cols w:space="708"/>
          <w:titlePg/>
          <w:docGrid w:linePitch="360"/>
        </w:sectPr>
        <w:pPrChange w:id="998" w:author="Jade Raposa [2]" w:date="2024-10-16T22:55:00Z">
          <w:pPr>
            <w:spacing w:line="480" w:lineRule="auto"/>
            <w:jc w:val="both"/>
          </w:pPr>
        </w:pPrChange>
      </w:pPr>
      <w:del w:id="999" w:author="Jade Raposa [2]" w:date="2024-10-15T01:59:00Z">
        <w:r>
          <w:rPr>
            <w:rFonts w:ascii="Georgia" w:eastAsia="Georgia" w:hAnsi="Georgia" w:cs="Georgia"/>
            <w:b/>
          </w:rPr>
          <w:delText>Recommendations</w:delText>
        </w:r>
      </w:del>
    </w:p>
    <w:p w14:paraId="178262D3" w14:textId="77777777" w:rsidR="008F456D" w:rsidRDefault="008F456D" w:rsidP="008F456D">
      <w:pPr>
        <w:jc w:val="center"/>
        <w:rPr>
          <w:del w:id="1000" w:author="Jade Raposa [2]" w:date="2024-10-15T01:58:00Z"/>
          <w:rFonts w:ascii="Georgia" w:eastAsia="Georgia" w:hAnsi="Georgia" w:cs="Georgia"/>
          <w:b/>
        </w:rPr>
        <w:pPrChange w:id="1001" w:author="Jade Raposa [2]" w:date="2024-10-16T22:55:00Z">
          <w:pPr>
            <w:spacing w:line="480" w:lineRule="auto"/>
            <w:jc w:val="both"/>
          </w:pPr>
        </w:pPrChange>
      </w:pPr>
    </w:p>
    <w:p w14:paraId="04227BEC" w14:textId="77777777" w:rsidR="008F456D" w:rsidRDefault="008F456D" w:rsidP="008F456D">
      <w:pPr>
        <w:jc w:val="center"/>
        <w:rPr>
          <w:del w:id="1002" w:author="Jade Raposa [2]" w:date="2024-10-15T01:58:00Z"/>
          <w:rFonts w:ascii="Georgia" w:eastAsia="Times New Roman" w:hAnsi="Georgia" w:cs="Times New Roman"/>
          <w:b/>
          <w:bCs/>
          <w:lang w:eastAsia="en-PH"/>
        </w:rPr>
        <w:pPrChange w:id="1003" w:author="Jade Raposa [2]" w:date="2024-10-16T22:55:00Z">
          <w:pPr>
            <w:spacing w:after="0" w:line="480" w:lineRule="auto"/>
            <w:jc w:val="both"/>
          </w:pPr>
        </w:pPrChange>
      </w:pPr>
    </w:p>
    <w:p w14:paraId="347AADF5" w14:textId="77777777" w:rsidR="008F456D" w:rsidRDefault="008F456D" w:rsidP="008F456D">
      <w:pPr>
        <w:jc w:val="center"/>
        <w:rPr>
          <w:del w:id="1004" w:author="Jade Raposa [2]" w:date="2024-10-15T01:58:00Z"/>
          <w:rFonts w:ascii="Georgia" w:eastAsia="Times New Roman" w:hAnsi="Georgia" w:cs="Times New Roman"/>
          <w:b/>
          <w:bCs/>
          <w:lang w:eastAsia="en-PH"/>
        </w:rPr>
        <w:pPrChange w:id="1005" w:author="Jade Raposa [2]" w:date="2024-10-16T22:55:00Z">
          <w:pPr>
            <w:spacing w:after="0" w:line="480" w:lineRule="auto"/>
            <w:jc w:val="both"/>
          </w:pPr>
        </w:pPrChange>
      </w:pPr>
    </w:p>
    <w:p w14:paraId="2EC7AA18" w14:textId="77777777" w:rsidR="008F456D" w:rsidRDefault="008F456D" w:rsidP="008F456D">
      <w:pPr>
        <w:jc w:val="center"/>
        <w:rPr>
          <w:del w:id="1006" w:author="Jade Raposa [2]" w:date="2024-10-15T01:58:00Z"/>
          <w:rFonts w:ascii="Georgia" w:eastAsia="Times New Roman" w:hAnsi="Georgia" w:cs="Times New Roman"/>
          <w:b/>
          <w:bCs/>
          <w:lang w:eastAsia="en-PH"/>
        </w:rPr>
        <w:pPrChange w:id="1007" w:author="Jade Raposa [2]" w:date="2024-10-16T22:55:00Z">
          <w:pPr>
            <w:spacing w:after="0" w:line="480" w:lineRule="auto"/>
            <w:jc w:val="both"/>
          </w:pPr>
        </w:pPrChange>
      </w:pPr>
    </w:p>
    <w:p w14:paraId="56CD4BF8" w14:textId="77777777" w:rsidR="008F456D" w:rsidRDefault="008F456D" w:rsidP="008F456D">
      <w:pPr>
        <w:jc w:val="center"/>
        <w:rPr>
          <w:del w:id="1008" w:author="Jade Raposa [2]" w:date="2024-10-15T01:58:00Z"/>
          <w:rFonts w:ascii="Georgia" w:eastAsia="Times New Roman" w:hAnsi="Georgia" w:cs="Times New Roman"/>
          <w:b/>
          <w:bCs/>
          <w:lang w:eastAsia="en-PH"/>
        </w:rPr>
        <w:pPrChange w:id="1009" w:author="Jade Raposa [2]" w:date="2024-10-16T22:55:00Z">
          <w:pPr>
            <w:spacing w:after="0" w:line="480" w:lineRule="auto"/>
            <w:jc w:val="both"/>
          </w:pPr>
        </w:pPrChange>
      </w:pPr>
    </w:p>
    <w:p w14:paraId="18423B22" w14:textId="77777777" w:rsidR="008F456D" w:rsidRDefault="008F456D" w:rsidP="008F456D">
      <w:pPr>
        <w:jc w:val="center"/>
        <w:rPr>
          <w:del w:id="1010" w:author="Jade Raposa [2]" w:date="2024-10-15T01:58:00Z"/>
          <w:rFonts w:ascii="Georgia" w:eastAsia="Times New Roman" w:hAnsi="Georgia" w:cs="Times New Roman"/>
          <w:b/>
          <w:bCs/>
          <w:lang w:eastAsia="en-PH"/>
        </w:rPr>
        <w:pPrChange w:id="1011" w:author="Jade Raposa [2]" w:date="2024-10-16T22:55:00Z">
          <w:pPr>
            <w:spacing w:after="0" w:line="480" w:lineRule="auto"/>
            <w:jc w:val="both"/>
          </w:pPr>
        </w:pPrChange>
      </w:pPr>
    </w:p>
    <w:p w14:paraId="1053086E" w14:textId="77777777" w:rsidR="008F456D" w:rsidRDefault="008F456D" w:rsidP="008F456D">
      <w:pPr>
        <w:jc w:val="center"/>
        <w:rPr>
          <w:del w:id="1012" w:author="Jade Raposa [2]" w:date="2024-10-15T01:58:00Z"/>
          <w:rFonts w:ascii="Georgia" w:eastAsia="Times New Roman" w:hAnsi="Georgia" w:cs="Times New Roman"/>
          <w:b/>
          <w:bCs/>
          <w:lang w:eastAsia="en-PH"/>
        </w:rPr>
        <w:pPrChange w:id="1013" w:author="Jade Raposa [2]" w:date="2024-10-16T22:55:00Z">
          <w:pPr>
            <w:spacing w:after="0" w:line="480" w:lineRule="auto"/>
            <w:jc w:val="both"/>
          </w:pPr>
        </w:pPrChange>
      </w:pPr>
    </w:p>
    <w:p w14:paraId="5E668565" w14:textId="77777777" w:rsidR="008F456D" w:rsidRDefault="008F456D" w:rsidP="008F456D">
      <w:pPr>
        <w:jc w:val="center"/>
        <w:rPr>
          <w:del w:id="1014" w:author="Jade Raposa [2]" w:date="2024-10-15T01:58:00Z"/>
          <w:rFonts w:ascii="Georgia" w:eastAsia="Times New Roman" w:hAnsi="Georgia" w:cs="Times New Roman"/>
          <w:b/>
          <w:bCs/>
          <w:lang w:eastAsia="en-PH"/>
        </w:rPr>
        <w:pPrChange w:id="1015" w:author="Jade Raposa [2]" w:date="2024-10-16T22:55:00Z">
          <w:pPr>
            <w:spacing w:after="0" w:line="480" w:lineRule="auto"/>
            <w:jc w:val="both"/>
          </w:pPr>
        </w:pPrChange>
      </w:pPr>
    </w:p>
    <w:p w14:paraId="272957A5" w14:textId="77777777" w:rsidR="008F456D" w:rsidRDefault="008F456D" w:rsidP="008F456D">
      <w:pPr>
        <w:jc w:val="center"/>
        <w:rPr>
          <w:del w:id="1016" w:author="Jade Raposa [2]" w:date="2024-10-15T01:58:00Z"/>
          <w:rFonts w:ascii="Georgia" w:eastAsia="Times New Roman" w:hAnsi="Georgia" w:cs="Times New Roman"/>
          <w:b/>
          <w:bCs/>
          <w:lang w:eastAsia="en-PH"/>
        </w:rPr>
        <w:pPrChange w:id="1017" w:author="Jade Raposa [2]" w:date="2024-10-16T22:55:00Z">
          <w:pPr>
            <w:spacing w:after="0" w:line="480" w:lineRule="auto"/>
            <w:jc w:val="both"/>
          </w:pPr>
        </w:pPrChange>
      </w:pPr>
    </w:p>
    <w:p w14:paraId="396A7F4B" w14:textId="77777777" w:rsidR="008F456D" w:rsidRDefault="008F456D" w:rsidP="008F456D">
      <w:pPr>
        <w:jc w:val="center"/>
        <w:rPr>
          <w:del w:id="1018" w:author="Jade Raposa [2]" w:date="2024-10-15T01:58:00Z"/>
          <w:rFonts w:ascii="Georgia" w:eastAsia="Times New Roman" w:hAnsi="Georgia" w:cs="Times New Roman"/>
          <w:b/>
          <w:bCs/>
          <w:lang w:eastAsia="en-PH"/>
        </w:rPr>
        <w:pPrChange w:id="1019" w:author="Jade Raposa [2]" w:date="2024-10-16T22:55:00Z">
          <w:pPr>
            <w:spacing w:after="0" w:line="480" w:lineRule="auto"/>
            <w:jc w:val="both"/>
          </w:pPr>
        </w:pPrChange>
      </w:pPr>
    </w:p>
    <w:p w14:paraId="7C5EA6DE" w14:textId="77777777" w:rsidR="008F456D" w:rsidRDefault="008F456D" w:rsidP="008F456D">
      <w:pPr>
        <w:jc w:val="center"/>
        <w:rPr>
          <w:del w:id="1020" w:author="Jade Raposa [2]" w:date="2024-10-15T01:58:00Z"/>
          <w:rFonts w:ascii="Georgia" w:eastAsia="Times New Roman" w:hAnsi="Georgia" w:cs="Times New Roman"/>
          <w:b/>
          <w:bCs/>
          <w:lang w:eastAsia="en-PH"/>
        </w:rPr>
        <w:pPrChange w:id="1021" w:author="Jade Raposa [2]" w:date="2024-10-16T22:55:00Z">
          <w:pPr>
            <w:spacing w:after="0" w:line="480" w:lineRule="auto"/>
            <w:jc w:val="both"/>
          </w:pPr>
        </w:pPrChange>
      </w:pPr>
    </w:p>
    <w:p w14:paraId="3820DBE5" w14:textId="77777777" w:rsidR="008F456D" w:rsidRDefault="008F456D" w:rsidP="008F456D">
      <w:pPr>
        <w:jc w:val="center"/>
        <w:rPr>
          <w:del w:id="1022" w:author="Jade Raposa [2]" w:date="2024-10-15T01:58:00Z"/>
          <w:rFonts w:ascii="Georgia" w:eastAsia="Times New Roman" w:hAnsi="Georgia" w:cs="Times New Roman"/>
          <w:b/>
          <w:bCs/>
          <w:lang w:eastAsia="en-PH"/>
        </w:rPr>
        <w:pPrChange w:id="1023" w:author="Jade Raposa [2]" w:date="2024-10-16T22:55:00Z">
          <w:pPr>
            <w:spacing w:after="0" w:line="480" w:lineRule="auto"/>
            <w:jc w:val="both"/>
          </w:pPr>
        </w:pPrChange>
      </w:pPr>
    </w:p>
    <w:p w14:paraId="319812E7" w14:textId="77777777" w:rsidR="008F456D" w:rsidRDefault="008F456D" w:rsidP="008F456D">
      <w:pPr>
        <w:jc w:val="center"/>
        <w:rPr>
          <w:del w:id="1024" w:author="Jade Raposa [2]" w:date="2024-10-15T01:58:00Z"/>
          <w:rFonts w:ascii="Georgia" w:eastAsia="Times New Roman" w:hAnsi="Georgia" w:cs="Times New Roman"/>
          <w:b/>
          <w:bCs/>
          <w:lang w:eastAsia="en-PH"/>
        </w:rPr>
        <w:pPrChange w:id="1025" w:author="Jade Raposa [2]" w:date="2024-10-16T22:55:00Z">
          <w:pPr>
            <w:spacing w:after="0" w:line="480" w:lineRule="auto"/>
            <w:jc w:val="both"/>
          </w:pPr>
        </w:pPrChange>
      </w:pPr>
    </w:p>
    <w:p w14:paraId="27F6815A" w14:textId="77777777" w:rsidR="008F456D" w:rsidRDefault="008F456D" w:rsidP="008F456D">
      <w:pPr>
        <w:jc w:val="center"/>
        <w:rPr>
          <w:del w:id="1026" w:author="Jade Raposa [2]" w:date="2024-10-15T01:58:00Z"/>
          <w:rFonts w:ascii="Georgia" w:eastAsia="Times New Roman" w:hAnsi="Georgia" w:cs="Times New Roman"/>
          <w:b/>
          <w:bCs/>
          <w:lang w:eastAsia="en-PH"/>
        </w:rPr>
        <w:pPrChange w:id="1027" w:author="Jade Raposa [2]" w:date="2024-10-16T22:55:00Z">
          <w:pPr>
            <w:spacing w:after="0" w:line="480" w:lineRule="auto"/>
            <w:jc w:val="both"/>
          </w:pPr>
        </w:pPrChange>
      </w:pPr>
    </w:p>
    <w:p w14:paraId="77BAD1E6" w14:textId="77777777" w:rsidR="008F456D" w:rsidRDefault="008F456D" w:rsidP="008F456D">
      <w:pPr>
        <w:jc w:val="center"/>
        <w:rPr>
          <w:del w:id="1028" w:author="Jade Raposa [2]" w:date="2024-10-15T01:58:00Z"/>
          <w:rFonts w:ascii="Georgia" w:eastAsia="Times New Roman" w:hAnsi="Georgia" w:cs="Times New Roman"/>
          <w:b/>
          <w:bCs/>
          <w:lang w:eastAsia="en-PH"/>
        </w:rPr>
        <w:pPrChange w:id="1029" w:author="Jade Raposa [2]" w:date="2024-10-16T22:55:00Z">
          <w:pPr>
            <w:spacing w:after="0" w:line="480" w:lineRule="auto"/>
            <w:jc w:val="both"/>
          </w:pPr>
        </w:pPrChange>
      </w:pPr>
    </w:p>
    <w:p w14:paraId="611EFA0D" w14:textId="77777777" w:rsidR="008F456D" w:rsidRDefault="008F456D" w:rsidP="008F456D">
      <w:pPr>
        <w:jc w:val="center"/>
        <w:rPr>
          <w:del w:id="1030" w:author="Jade Raposa [2]" w:date="2024-10-15T01:58:00Z"/>
          <w:rFonts w:ascii="Georgia" w:eastAsia="Times New Roman" w:hAnsi="Georgia" w:cs="Times New Roman"/>
          <w:b/>
          <w:bCs/>
          <w:lang w:eastAsia="en-PH"/>
        </w:rPr>
        <w:pPrChange w:id="1031" w:author="Jade Raposa [2]" w:date="2024-10-16T22:55:00Z">
          <w:pPr>
            <w:spacing w:after="0" w:line="480" w:lineRule="auto"/>
            <w:jc w:val="both"/>
          </w:pPr>
        </w:pPrChange>
      </w:pPr>
    </w:p>
    <w:p w14:paraId="49EAD240" w14:textId="77777777" w:rsidR="008F456D" w:rsidRDefault="008F456D" w:rsidP="008F456D">
      <w:pPr>
        <w:jc w:val="center"/>
        <w:rPr>
          <w:del w:id="1032" w:author="Jade Raposa [2]" w:date="2024-10-15T01:58:00Z"/>
          <w:rFonts w:ascii="Georgia" w:eastAsia="Times New Roman" w:hAnsi="Georgia" w:cs="Times New Roman"/>
          <w:b/>
          <w:bCs/>
          <w:lang w:eastAsia="en-PH"/>
        </w:rPr>
        <w:pPrChange w:id="1033" w:author="Jade Raposa [2]" w:date="2024-10-16T22:55:00Z">
          <w:pPr>
            <w:spacing w:after="0" w:line="480" w:lineRule="auto"/>
            <w:jc w:val="both"/>
          </w:pPr>
        </w:pPrChange>
      </w:pPr>
    </w:p>
    <w:p w14:paraId="592D0CA2" w14:textId="77777777" w:rsidR="008F456D" w:rsidRDefault="008F456D" w:rsidP="008F456D">
      <w:pPr>
        <w:jc w:val="center"/>
        <w:rPr>
          <w:del w:id="1034" w:author="Jade Raposa [2]" w:date="2024-10-15T01:58:00Z"/>
          <w:rFonts w:ascii="Georgia" w:eastAsia="Times New Roman" w:hAnsi="Georgia" w:cs="Times New Roman"/>
          <w:b/>
          <w:bCs/>
          <w:lang w:eastAsia="en-PH"/>
        </w:rPr>
        <w:pPrChange w:id="1035" w:author="Jade Raposa [2]" w:date="2024-10-16T22:55:00Z">
          <w:pPr>
            <w:spacing w:after="0" w:line="480" w:lineRule="auto"/>
            <w:jc w:val="both"/>
          </w:pPr>
        </w:pPrChange>
      </w:pPr>
    </w:p>
    <w:p w14:paraId="3619D2E7" w14:textId="77777777" w:rsidR="008F456D" w:rsidRDefault="008F456D" w:rsidP="008F456D">
      <w:pPr>
        <w:jc w:val="center"/>
        <w:rPr>
          <w:del w:id="1036" w:author="Jade Raposa [2]" w:date="2024-10-15T01:58:00Z"/>
          <w:rFonts w:ascii="Georgia" w:eastAsia="Times New Roman" w:hAnsi="Georgia" w:cs="Times New Roman"/>
          <w:b/>
          <w:bCs/>
          <w:lang w:eastAsia="en-PH"/>
        </w:rPr>
        <w:pPrChange w:id="1037" w:author="Jade Raposa [2]" w:date="2024-10-16T22:55:00Z">
          <w:pPr>
            <w:spacing w:after="0" w:line="480" w:lineRule="auto"/>
            <w:jc w:val="both"/>
          </w:pPr>
        </w:pPrChange>
      </w:pPr>
    </w:p>
    <w:p w14:paraId="3E484DD3" w14:textId="77777777" w:rsidR="008F456D" w:rsidRDefault="008F456D" w:rsidP="008F456D">
      <w:pPr>
        <w:jc w:val="center"/>
        <w:rPr>
          <w:del w:id="1038" w:author="Jade Raposa [2]" w:date="2024-10-15T01:58:00Z"/>
          <w:rFonts w:ascii="Georgia" w:eastAsia="Times New Roman" w:hAnsi="Georgia" w:cs="Times New Roman"/>
          <w:b/>
          <w:bCs/>
          <w:lang w:eastAsia="en-PH"/>
        </w:rPr>
        <w:pPrChange w:id="1039" w:author="Jade Raposa [2]" w:date="2024-10-16T22:55:00Z">
          <w:pPr>
            <w:spacing w:after="0" w:line="480" w:lineRule="auto"/>
            <w:jc w:val="both"/>
          </w:pPr>
        </w:pPrChange>
      </w:pPr>
    </w:p>
    <w:p w14:paraId="4BEBE085" w14:textId="77777777" w:rsidR="008F456D" w:rsidRDefault="008F456D" w:rsidP="008F456D">
      <w:pPr>
        <w:jc w:val="center"/>
        <w:rPr>
          <w:del w:id="1040" w:author="Jade Raposa [2]" w:date="2024-10-15T01:58:00Z"/>
          <w:rFonts w:ascii="Georgia" w:eastAsia="Times New Roman" w:hAnsi="Georgia" w:cs="Times New Roman"/>
          <w:b/>
          <w:bCs/>
          <w:lang w:eastAsia="en-PH"/>
        </w:rPr>
        <w:pPrChange w:id="1041" w:author="Jade Raposa [2]" w:date="2024-10-16T22:55:00Z">
          <w:pPr>
            <w:spacing w:after="0" w:line="480" w:lineRule="auto"/>
            <w:jc w:val="both"/>
          </w:pPr>
        </w:pPrChange>
      </w:pPr>
    </w:p>
    <w:p w14:paraId="3221F084" w14:textId="77777777" w:rsidR="008F456D" w:rsidRDefault="008F456D" w:rsidP="008F456D">
      <w:pPr>
        <w:jc w:val="center"/>
        <w:rPr>
          <w:del w:id="1042" w:author="Jade Raposa [2]" w:date="2024-10-15T01:58:00Z"/>
          <w:rFonts w:ascii="Georgia" w:eastAsia="Times New Roman" w:hAnsi="Georgia" w:cs="Times New Roman"/>
          <w:b/>
          <w:bCs/>
          <w:lang w:eastAsia="en-PH"/>
        </w:rPr>
        <w:pPrChange w:id="1043" w:author="Jade Raposa [2]" w:date="2024-10-16T22:55:00Z">
          <w:pPr>
            <w:spacing w:after="0" w:line="480" w:lineRule="auto"/>
            <w:jc w:val="both"/>
          </w:pPr>
        </w:pPrChange>
      </w:pPr>
    </w:p>
    <w:p w14:paraId="49CF5E43" w14:textId="77777777" w:rsidR="008F456D" w:rsidRDefault="008F456D" w:rsidP="008F456D">
      <w:pPr>
        <w:jc w:val="center"/>
        <w:rPr>
          <w:del w:id="1044" w:author="Jade Raposa [2]" w:date="2024-10-15T01:58:00Z"/>
          <w:rFonts w:ascii="Georgia" w:eastAsia="Times New Roman" w:hAnsi="Georgia" w:cs="Times New Roman"/>
          <w:b/>
          <w:bCs/>
          <w:lang w:eastAsia="en-PH"/>
        </w:rPr>
        <w:pPrChange w:id="1045" w:author="Jade Raposa [2]" w:date="2024-10-16T22:55:00Z">
          <w:pPr>
            <w:spacing w:after="0" w:line="480" w:lineRule="auto"/>
            <w:jc w:val="both"/>
          </w:pPr>
        </w:pPrChange>
      </w:pPr>
    </w:p>
    <w:p w14:paraId="05D25FA1" w14:textId="77777777" w:rsidR="008F456D" w:rsidRDefault="008F456D" w:rsidP="008F456D">
      <w:pPr>
        <w:jc w:val="center"/>
        <w:rPr>
          <w:del w:id="1046" w:author="Jade Raposa [2]" w:date="2024-10-15T01:58:00Z"/>
          <w:rFonts w:ascii="Georgia" w:eastAsia="Times New Roman" w:hAnsi="Georgia" w:cs="Times New Roman"/>
          <w:b/>
          <w:bCs/>
          <w:lang w:eastAsia="en-PH"/>
        </w:rPr>
        <w:pPrChange w:id="1047" w:author="Jade Raposa [2]" w:date="2024-10-16T22:55:00Z">
          <w:pPr>
            <w:spacing w:after="0" w:line="480" w:lineRule="auto"/>
            <w:jc w:val="both"/>
          </w:pPr>
        </w:pPrChange>
      </w:pPr>
    </w:p>
    <w:p w14:paraId="4C78EA65" w14:textId="77777777" w:rsidR="008F456D" w:rsidRDefault="008F456D" w:rsidP="008F456D">
      <w:pPr>
        <w:jc w:val="center"/>
        <w:rPr>
          <w:del w:id="1048" w:author="Jade Raposa [2]" w:date="2024-10-15T01:59:00Z"/>
          <w:rFonts w:ascii="Georgia" w:eastAsia="Times New Roman" w:hAnsi="Georgia" w:cs="Times New Roman"/>
          <w:b/>
          <w:bCs/>
          <w:lang w:eastAsia="en-PH"/>
        </w:rPr>
        <w:pPrChange w:id="1049" w:author="Jade Raposa [2]" w:date="2024-10-16T22:55:00Z">
          <w:pPr>
            <w:spacing w:after="0" w:line="480" w:lineRule="auto"/>
            <w:jc w:val="both"/>
          </w:pPr>
        </w:pPrChange>
      </w:pPr>
    </w:p>
    <w:p w14:paraId="5D727A0A" w14:textId="77777777" w:rsidR="008F456D" w:rsidRDefault="00000000">
      <w:pPr>
        <w:jc w:val="center"/>
        <w:rPr>
          <w:rFonts w:ascii="Georgia" w:eastAsia="Georgia" w:hAnsi="Georgia" w:cs="Georgia"/>
          <w:b/>
          <w:bCs/>
        </w:rPr>
      </w:pPr>
      <w:r>
        <w:rPr>
          <w:rFonts w:ascii="Georgia" w:eastAsia="Georgia" w:hAnsi="Georgia" w:cs="Georgia"/>
          <w:b/>
          <w:bCs/>
        </w:rPr>
        <w:t>References</w:t>
      </w:r>
    </w:p>
    <w:p w14:paraId="4789161D" w14:textId="77777777" w:rsidR="008F456D" w:rsidRDefault="00000000">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Almaden, A., &amp; Yu, B. (2024) - Local Study. </w:t>
      </w:r>
      <w:r>
        <w:rPr>
          <w:rFonts w:ascii="Georgia" w:eastAsia="Times New Roman" w:hAnsi="Georgia" w:cs="Times New Roman"/>
          <w:i/>
          <w:iCs/>
          <w:color w:val="000000"/>
          <w:lang w:eastAsia="en-PH"/>
        </w:rPr>
        <w:t xml:space="preserve">Assessment of the Implemented </w:t>
      </w:r>
      <w:proofErr w:type="spellStart"/>
      <w:r>
        <w:rPr>
          <w:rFonts w:ascii="Georgia" w:eastAsia="Times New Roman" w:hAnsi="Georgia" w:cs="Times New Roman"/>
          <w:i/>
          <w:iCs/>
          <w:color w:val="000000"/>
          <w:lang w:eastAsia="en-PH"/>
        </w:rPr>
        <w:t>Kapatid</w:t>
      </w:r>
      <w:proofErr w:type="spellEnd"/>
      <w:r>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Pr>
          <w:rFonts w:ascii="Georgia" w:eastAsia="Times New Roman" w:hAnsi="Georgia" w:cs="Times New Roman"/>
          <w:color w:val="000000"/>
          <w:lang w:eastAsia="en-PH"/>
        </w:rPr>
        <w:t>, Philair.</w:t>
      </w:r>
      <w:r>
        <w:rPr>
          <w:rFonts w:ascii="Georgia" w:eastAsia="Times New Roman" w:hAnsi="Georgia" w:cs="Times New Roman"/>
          <w:color w:val="000000"/>
          <w:lang w:eastAsia="en-PH"/>
        </w:rPr>
        <w:br/>
        <w:t>https://philair.ph/index.php/jpair/article/view/410/1703</w:t>
      </w:r>
    </w:p>
    <w:p w14:paraId="7122408E" w14:textId="77777777" w:rsidR="008F456D" w:rsidRDefault="00000000">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Arnesson, K., &amp; Albinsson, G. (2017) - Foreign Study. </w:t>
      </w:r>
      <w:r>
        <w:rPr>
          <w:rFonts w:ascii="Georgia" w:eastAsia="Times New Roman" w:hAnsi="Georgia" w:cs="Times New Roman"/>
          <w:i/>
          <w:iCs/>
          <w:color w:val="000000"/>
          <w:lang w:eastAsia="en-PH"/>
        </w:rPr>
        <w:t>Mentorship - A Pedagogical Method for Integration of Theory and Practice in Higher Education</w:t>
      </w:r>
      <w:r>
        <w:rPr>
          <w:rFonts w:ascii="Georgia" w:eastAsia="Times New Roman" w:hAnsi="Georgia" w:cs="Times New Roman"/>
          <w:color w:val="000000"/>
          <w:lang w:eastAsia="en-PH"/>
        </w:rPr>
        <w:t>, Nordic Journal of Studies in Educational Policy, Vol. 3, Issue 3, Taylor and Francis Online.</w:t>
      </w:r>
      <w:r>
        <w:rPr>
          <w:rFonts w:ascii="Georgia" w:eastAsia="Times New Roman" w:hAnsi="Georgia" w:cs="Times New Roman"/>
          <w:color w:val="000000"/>
          <w:lang w:eastAsia="en-PH"/>
        </w:rPr>
        <w:br/>
        <w:t>https://doi.org/10.1080/20020317.2017.1379346  </w:t>
      </w:r>
    </w:p>
    <w:p w14:paraId="6570635E" w14:textId="77777777" w:rsidR="008F456D" w:rsidRDefault="00000000">
      <w:pPr>
        <w:spacing w:after="0" w:line="480" w:lineRule="auto"/>
        <w:ind w:left="709" w:hanging="720"/>
        <w:jc w:val="both"/>
        <w:rPr>
          <w:ins w:id="1050" w:author="Jade Raposa [2]"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Bacolod, D.B. (2022) - Local Literature. </w:t>
      </w:r>
      <w:r>
        <w:rPr>
          <w:rFonts w:ascii="Georgia" w:eastAsia="Times New Roman" w:hAnsi="Georgia" w:cs="Times New Roman"/>
          <w:i/>
          <w:iCs/>
          <w:color w:val="000000"/>
          <w:lang w:eastAsia="en-PH"/>
        </w:rPr>
        <w:t>Mobile Learning as a Solution for Restricted Learning during the COVID-19 Pandemic, Journal of Digital Educational Technology</w:t>
      </w:r>
      <w:r>
        <w:rPr>
          <w:rFonts w:ascii="Georgia" w:eastAsia="Times New Roman" w:hAnsi="Georgia" w:cs="Times New Roman"/>
          <w:color w:val="000000"/>
          <w:lang w:eastAsia="en-PH"/>
        </w:rPr>
        <w:t>, Vol. 2, Issue 1, Pages ep2203, DOI.</w:t>
      </w:r>
    </w:p>
    <w:p w14:paraId="4A13889D" w14:textId="77777777" w:rsidR="008F456D" w:rsidRDefault="00000000" w:rsidP="008F456D">
      <w:pPr>
        <w:spacing w:after="0" w:line="480" w:lineRule="auto"/>
        <w:ind w:left="709"/>
        <w:jc w:val="both"/>
        <w:rPr>
          <w:rFonts w:ascii="Georgia" w:eastAsia="Times New Roman" w:hAnsi="Georgia" w:cs="Times New Roman"/>
          <w:lang w:eastAsia="en-PH"/>
        </w:rPr>
        <w:pPrChange w:id="1051" w:author="Jade Raposa [2]" w:date="2024-10-16T23:12:00Z">
          <w:pPr>
            <w:spacing w:after="0" w:line="480" w:lineRule="auto"/>
            <w:ind w:left="709" w:hanging="720"/>
            <w:jc w:val="both"/>
          </w:pPr>
        </w:pPrChange>
      </w:pPr>
      <w:del w:id="1052" w:author="Jade Raposa [2]"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https://www.jdet.net/download/mobile-learning-as-a-solution-for-restricted-learning-during-the-covid-19-pandemic-11584.pdf</w:t>
      </w:r>
    </w:p>
    <w:p w14:paraId="42165EA1" w14:textId="77777777" w:rsidR="008F456D" w:rsidRDefault="00000000">
      <w:pPr>
        <w:spacing w:after="0" w:line="480" w:lineRule="auto"/>
        <w:ind w:left="709" w:hanging="720"/>
        <w:jc w:val="both"/>
        <w:rPr>
          <w:ins w:id="1053" w:author="Jade Raposa [2]"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Balan, H. (2015) - Local Literature. </w:t>
      </w:r>
      <w:r>
        <w:rPr>
          <w:rFonts w:ascii="Georgia" w:eastAsia="Times New Roman" w:hAnsi="Georgia" w:cs="Times New Roman"/>
          <w:i/>
          <w:iCs/>
          <w:color w:val="000000"/>
          <w:lang w:eastAsia="en-PH"/>
        </w:rPr>
        <w:t>Using Peer Mentoring Buddy System as an Intervention Strategy to Enhance Science Research Skills</w:t>
      </w:r>
      <w:r>
        <w:rPr>
          <w:rFonts w:ascii="Georgia" w:eastAsia="Times New Roman" w:hAnsi="Georgia" w:cs="Times New Roman"/>
          <w:color w:val="000000"/>
          <w:lang w:eastAsia="en-PH"/>
        </w:rPr>
        <w:t>, Journal of Multidisciplinary Studies, Vol. 4, No. 1, pp. 168-185. DOI.</w:t>
      </w:r>
    </w:p>
    <w:p w14:paraId="6A6CC0C8" w14:textId="77777777" w:rsidR="008F456D" w:rsidRDefault="00000000" w:rsidP="008F456D">
      <w:pPr>
        <w:spacing w:after="0" w:line="480" w:lineRule="auto"/>
        <w:ind w:left="709"/>
        <w:jc w:val="both"/>
        <w:rPr>
          <w:rFonts w:ascii="Georgia" w:eastAsia="Times New Roman" w:hAnsi="Georgia" w:cs="Times New Roman"/>
          <w:lang w:eastAsia="en-PH"/>
        </w:rPr>
        <w:pPrChange w:id="1054" w:author="Jade Raposa [2]" w:date="2024-10-16T23:11:00Z">
          <w:pPr>
            <w:spacing w:after="0" w:line="480" w:lineRule="auto"/>
            <w:ind w:left="709" w:hanging="720"/>
            <w:jc w:val="both"/>
          </w:pPr>
        </w:pPrChange>
      </w:pPr>
      <w:del w:id="1055" w:author="Jade Raposa [2]"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https://multidisciplinaryjournal.com/pdf/pee_monitoring.pdf</w:t>
      </w:r>
    </w:p>
    <w:p w14:paraId="108857D0" w14:textId="77777777" w:rsidR="008F456D" w:rsidRDefault="00000000">
      <w:pPr>
        <w:spacing w:after="0" w:line="480" w:lineRule="auto"/>
        <w:ind w:left="709" w:hanging="720"/>
        <w:jc w:val="both"/>
        <w:rPr>
          <w:ins w:id="1056" w:author="Jade Raposa [2]"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Bercasio, R., &amp; Cabrillas, Z. (2017) - Local Study. </w:t>
      </w:r>
      <w:r>
        <w:rPr>
          <w:rFonts w:ascii="Georgia" w:eastAsia="Times New Roman" w:hAnsi="Georgia" w:cs="Times New Roman"/>
          <w:i/>
          <w:iCs/>
          <w:color w:val="000000"/>
          <w:lang w:eastAsia="en-PH"/>
        </w:rPr>
        <w:t xml:space="preserve">Effectiveness of Peer Mentoring in Enhancing the Mathematical </w:t>
      </w:r>
      <w:del w:id="1057" w:author="Jade Raposa [2]" w:date="2024-10-16T23:11:00Z">
        <w:r>
          <w:rPr>
            <w:rFonts w:ascii="Georgia" w:eastAsia="Times New Roman" w:hAnsi="Georgia" w:cs="Times New Roman"/>
            <w:i/>
            <w:iCs/>
            <w:color w:val="000000"/>
            <w:lang w:eastAsia="en-PH"/>
          </w:rPr>
          <w:delText>Problem Solving</w:delText>
        </w:r>
      </w:del>
      <w:ins w:id="1058" w:author="Jade Raposa [2]" w:date="2024-10-16T23:11:00Z">
        <w:r>
          <w:rPr>
            <w:rFonts w:ascii="Georgia" w:eastAsia="Times New Roman" w:hAnsi="Georgia" w:cs="Times New Roman"/>
            <w:i/>
            <w:iCs/>
            <w:color w:val="000000"/>
            <w:lang w:eastAsia="en-PH"/>
          </w:rPr>
          <w:t>Problem-Solving</w:t>
        </w:r>
      </w:ins>
      <w:r>
        <w:rPr>
          <w:rFonts w:ascii="Georgia" w:eastAsia="Times New Roman" w:hAnsi="Georgia" w:cs="Times New Roman"/>
          <w:i/>
          <w:iCs/>
          <w:color w:val="000000"/>
          <w:lang w:eastAsia="en-PH"/>
        </w:rPr>
        <w:t xml:space="preserve"> Skills of College Students in Bicol University</w:t>
      </w:r>
      <w:r>
        <w:rPr>
          <w:rFonts w:ascii="Georgia" w:eastAsia="Times New Roman" w:hAnsi="Georgia" w:cs="Times New Roman"/>
          <w:color w:val="000000"/>
          <w:lang w:eastAsia="en-PH"/>
        </w:rPr>
        <w:t>, Volume 20. DOI.</w:t>
      </w:r>
    </w:p>
    <w:p w14:paraId="6DDB1524" w14:textId="77777777" w:rsidR="008F456D" w:rsidRDefault="00000000" w:rsidP="008F456D">
      <w:pPr>
        <w:spacing w:after="0" w:line="480" w:lineRule="auto"/>
        <w:ind w:left="709"/>
        <w:jc w:val="both"/>
        <w:rPr>
          <w:rFonts w:ascii="Georgia" w:eastAsia="Times New Roman" w:hAnsi="Georgia" w:cs="Times New Roman"/>
          <w:lang w:eastAsia="en-PH"/>
        </w:rPr>
        <w:pPrChange w:id="1059" w:author="Jade Raposa [2]" w:date="2024-10-16T23:11:00Z">
          <w:pPr>
            <w:spacing w:after="0" w:line="480" w:lineRule="auto"/>
            <w:ind w:left="709" w:hanging="720"/>
            <w:jc w:val="both"/>
          </w:pPr>
        </w:pPrChange>
      </w:pPr>
      <w:del w:id="1060" w:author="Jade Raposa [2]"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https://www.journal.bicol</w:t>
      </w:r>
      <w:ins w:id="1061" w:author="Jade Raposa [2]" w:date="2024-10-16T23:11:00Z">
        <w:r>
          <w:rPr>
            <w:rFonts w:ascii="Georgia" w:eastAsia="Times New Roman" w:hAnsi="Georgia" w:cs="Times New Roman"/>
            <w:color w:val="000000"/>
            <w:lang w:eastAsia="en-PH"/>
          </w:rPr>
          <w:t>-</w:t>
        </w:r>
      </w:ins>
      <w:del w:id="1062" w:author="Jade Raposa [2]" w:date="2024-10-16T23:11: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u.edu.ph/assets/journal_pdf/3%20Bercasio%20Cabrillas_35-55.pdf</w:t>
      </w:r>
    </w:p>
    <w:p w14:paraId="616168D2" w14:textId="77777777" w:rsidR="008F456D" w:rsidRDefault="00000000">
      <w:pPr>
        <w:spacing w:after="0" w:line="480" w:lineRule="auto"/>
        <w:ind w:left="709" w:hanging="720"/>
        <w:jc w:val="both"/>
        <w:rPr>
          <w:rFonts w:ascii="Georgia" w:eastAsia="Times New Roman" w:hAnsi="Georgia" w:cs="Times New Roman"/>
          <w:color w:val="000000"/>
          <w:lang w:eastAsia="en-PH"/>
        </w:rPr>
        <w:sectPr w:rsidR="008F456D">
          <w:headerReference w:type="default" r:id="rId100"/>
          <w:headerReference w:type="first" r:id="rId101"/>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Calo, A.V. (2020) - Local System. </w:t>
      </w:r>
      <w:proofErr w:type="spellStart"/>
      <w:r>
        <w:rPr>
          <w:rFonts w:ascii="Georgia" w:eastAsia="Times New Roman" w:hAnsi="Georgia" w:cs="Times New Roman"/>
          <w:i/>
          <w:iCs/>
          <w:color w:val="000000"/>
          <w:lang w:eastAsia="en-PH"/>
        </w:rPr>
        <w:t>GrabTutor</w:t>
      </w:r>
      <w:proofErr w:type="spellEnd"/>
      <w:r>
        <w:rPr>
          <w:rFonts w:ascii="Georgia" w:eastAsia="Times New Roman" w:hAnsi="Georgia" w:cs="Times New Roman"/>
          <w:i/>
          <w:iCs/>
          <w:color w:val="000000"/>
          <w:lang w:eastAsia="en-PH"/>
        </w:rPr>
        <w:t>: A web and mobile application for tutor appointment system with GPS security feature</w:t>
      </w:r>
      <w:r>
        <w:rPr>
          <w:rFonts w:ascii="Georgia" w:eastAsia="Times New Roman" w:hAnsi="Georgia" w:cs="Times New Roman"/>
          <w:color w:val="000000"/>
          <w:lang w:eastAsia="en-PH"/>
        </w:rPr>
        <w:t>, Indian Journal of Science and Technology, 13, 1955-1964. ResearchGate</w:t>
      </w:r>
      <w:ins w:id="1075" w:author="Jade Raposa [2]" w:date="2024-10-16T22:59:00Z">
        <w:r>
          <w:rPr>
            <w:rFonts w:ascii="Georgia" w:eastAsia="Times New Roman" w:hAnsi="Georgia" w:cs="Times New Roman"/>
            <w:color w:val="000000"/>
            <w:lang w:eastAsia="en-PH"/>
          </w:rPr>
          <w:t>.</w:t>
        </w:r>
      </w:ins>
      <w:del w:id="1076" w:author="Jade Raposa [2]" w:date="2024-10-16T22:59:00Z">
        <w:r>
          <w:rPr>
            <w:rFonts w:ascii="Georgia" w:eastAsia="Times New Roman" w:hAnsi="Georgia" w:cs="Times New Roman"/>
            <w:color w:val="000000"/>
            <w:lang w:eastAsia="en-PH"/>
          </w:rPr>
          <w:delText>.</w:delText>
        </w:r>
        <w:r>
          <w:rPr>
            <w:rFonts w:ascii="Georgia" w:eastAsia="Times New Roman" w:hAnsi="Georgia" w:cs="Times New Roman"/>
            <w:color w:val="000000"/>
            <w:lang w:eastAsia="en-PH"/>
          </w:rPr>
          <w:br/>
        </w:r>
      </w:del>
    </w:p>
    <w:p w14:paraId="13AA5214" w14:textId="77777777" w:rsidR="008F456D" w:rsidRDefault="00000000" w:rsidP="008F456D">
      <w:pPr>
        <w:spacing w:after="0" w:line="480" w:lineRule="auto"/>
        <w:ind w:left="709"/>
        <w:jc w:val="both"/>
        <w:rPr>
          <w:rFonts w:ascii="Georgia" w:eastAsia="Times New Roman" w:hAnsi="Georgia" w:cs="Times New Roman"/>
          <w:lang w:eastAsia="en-PH"/>
        </w:rPr>
        <w:pPrChange w:id="1077" w:author="Jade Raposa [2]" w:date="2024-10-16T22:59:00Z">
          <w:pPr>
            <w:spacing w:after="0" w:line="480" w:lineRule="auto"/>
            <w:ind w:left="709" w:hanging="720"/>
            <w:jc w:val="both"/>
          </w:pPr>
        </w:pPrChange>
      </w:pPr>
      <w:del w:id="1078" w:author="Jade Raposa [2]" w:date="2024-10-16T22:59:00Z">
        <w:r>
          <w:rPr>
            <w:rFonts w:ascii="Georgia" w:eastAsia="Times New Roman" w:hAnsi="Georgia" w:cs="Times New Roman"/>
            <w:color w:val="000000"/>
            <w:lang w:eastAsia="en-PH"/>
          </w:rPr>
          <w:lastRenderedPageBreak/>
          <w:delText xml:space="preserve"> </w:delText>
        </w:r>
      </w:del>
      <w:r>
        <w:rPr>
          <w:rFonts w:ascii="Georgia" w:eastAsia="Times New Roman" w:hAnsi="Georgia" w:cs="Times New Roman"/>
          <w:color w:val="000000"/>
          <w:lang w:eastAsia="en-PH"/>
        </w:rPr>
        <w:t>https://www.researchgate.net/publication/342307714_GrabTutor_A_web_and_mobile_application_for_tutor_appointment_system_with_GPS_security_feature</w:t>
      </w:r>
    </w:p>
    <w:p w14:paraId="081B91BA" w14:textId="77777777" w:rsidR="008F456D" w:rsidRDefault="00000000">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Campit</w:t>
      </w:r>
      <w:proofErr w:type="spellEnd"/>
      <w:r>
        <w:rPr>
          <w:rFonts w:ascii="Georgia" w:eastAsia="Times New Roman" w:hAnsi="Georgia" w:cs="Times New Roman"/>
          <w:color w:val="000000"/>
          <w:lang w:eastAsia="en-PH"/>
        </w:rPr>
        <w:t xml:space="preserve">, J., Cayabyab, J., &amp; Galas, E. (2015) - Local Literature. </w:t>
      </w:r>
      <w:r>
        <w:rPr>
          <w:rFonts w:ascii="Georgia" w:eastAsia="Times New Roman" w:hAnsi="Georgia" w:cs="Times New Roman"/>
          <w:i/>
          <w:iCs/>
          <w:color w:val="000000"/>
          <w:lang w:eastAsia="en-PH"/>
        </w:rPr>
        <w:t>The Effect of Peer Tutoring on Achievement of Students in Discrete Structures</w:t>
      </w:r>
      <w:r>
        <w:rPr>
          <w:rFonts w:ascii="Georgia" w:eastAsia="Times New Roman" w:hAnsi="Georgia" w:cs="Times New Roman"/>
          <w:color w:val="000000"/>
          <w:lang w:eastAsia="en-PH"/>
        </w:rPr>
        <w:t>, Vol. 3 No. 5, 8-12, ResearchGate.</w:t>
      </w:r>
      <w:r>
        <w:rPr>
          <w:rFonts w:ascii="Georgia" w:eastAsia="Times New Roman" w:hAnsi="Georgia" w:cs="Times New Roman"/>
          <w:color w:val="000000"/>
          <w:lang w:eastAsia="en-PH"/>
        </w:rPr>
        <w:br/>
        <w:t>https://www.researchgate.net/publication/337000254_The_Effect_of_Peer_Tutoring_on_Achievement_of_Students_in_Discrete_Structures</w:t>
      </w:r>
    </w:p>
    <w:p w14:paraId="47CAE78C" w14:textId="77777777" w:rsidR="008F456D" w:rsidRDefault="00000000">
      <w:pPr>
        <w:spacing w:after="0" w:line="480" w:lineRule="auto"/>
        <w:ind w:left="709" w:hanging="720"/>
        <w:jc w:val="both"/>
        <w:rPr>
          <w:ins w:id="1079" w:author="Jade Raposa [2]"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Chen, B., Denoyelles, A., &amp; Seilhamer, R. (2023) - Foreign Literature. </w:t>
      </w:r>
      <w:r>
        <w:rPr>
          <w:rFonts w:ascii="Georgia" w:eastAsia="Times New Roman" w:hAnsi="Georgia" w:cs="Times New Roman"/>
          <w:i/>
          <w:iCs/>
          <w:color w:val="000000"/>
          <w:lang w:eastAsia="en-PH"/>
        </w:rPr>
        <w:t>The Evolving Landscape of Students' Mobile Learning Practices in Higher Education</w:t>
      </w:r>
      <w:r>
        <w:rPr>
          <w:rFonts w:ascii="Georgia" w:eastAsia="Times New Roman" w:hAnsi="Georgia" w:cs="Times New Roman"/>
          <w:color w:val="000000"/>
          <w:lang w:eastAsia="en-PH"/>
        </w:rPr>
        <w:t>, Teaching and Learning. EDUCAUSE.</w:t>
      </w:r>
    </w:p>
    <w:p w14:paraId="24B2327C" w14:textId="77777777" w:rsidR="008F456D" w:rsidRDefault="00000000" w:rsidP="008F456D">
      <w:pPr>
        <w:spacing w:after="0" w:line="480" w:lineRule="auto"/>
        <w:ind w:left="709"/>
        <w:jc w:val="both"/>
        <w:rPr>
          <w:rFonts w:ascii="Georgia" w:eastAsia="Times New Roman" w:hAnsi="Georgia" w:cs="Times New Roman"/>
          <w:lang w:eastAsia="en-PH"/>
        </w:rPr>
        <w:pPrChange w:id="1080" w:author="Jade Raposa [2]" w:date="2024-10-16T23:11:00Z">
          <w:pPr>
            <w:spacing w:after="0" w:line="480" w:lineRule="auto"/>
            <w:ind w:left="709" w:hanging="720"/>
            <w:jc w:val="both"/>
          </w:pPr>
        </w:pPrChange>
      </w:pPr>
      <w:del w:id="1081" w:author="Jade Raposa [2]"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https://er.educause.edu/articles/2023/1/the-evolving-landscape-of-students-mobile-learning-practices-in-higher-education </w:t>
      </w:r>
    </w:p>
    <w:p w14:paraId="1EB7953B" w14:textId="77777777" w:rsidR="008F456D" w:rsidRDefault="00000000">
      <w:pPr>
        <w:spacing w:after="0" w:line="480" w:lineRule="auto"/>
        <w:ind w:left="709" w:hanging="720"/>
        <w:jc w:val="both"/>
        <w:rPr>
          <w:ins w:id="1082" w:author="Jade Raposa [2]"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Chung, S.H., &amp; Tan, S.C. (2022) - Foreign System. </w:t>
      </w:r>
      <w:r>
        <w:rPr>
          <w:rFonts w:ascii="Georgia" w:eastAsia="Times New Roman" w:hAnsi="Georgia" w:cs="Times New Roman"/>
          <w:i/>
          <w:iCs/>
          <w:color w:val="000000"/>
          <w:lang w:eastAsia="en-PH"/>
        </w:rPr>
        <w:t>MENTOR – Intelligent Mobile Online Peer Tutoring Application for Face-to-Face and Remote Peer Tutoring</w:t>
      </w:r>
      <w:r>
        <w:rPr>
          <w:rFonts w:ascii="Georgia" w:eastAsia="Times New Roman" w:hAnsi="Georgia" w:cs="Times New Roman"/>
          <w:color w:val="000000"/>
          <w:lang w:eastAsia="en-PH"/>
        </w:rPr>
        <w:t>, ASCILITE Publications, Pages 386-391, ResearchGate.</w:t>
      </w:r>
    </w:p>
    <w:p w14:paraId="63479570" w14:textId="77777777" w:rsidR="008F456D" w:rsidRDefault="00000000" w:rsidP="008F456D">
      <w:pPr>
        <w:spacing w:after="0" w:line="480" w:lineRule="auto"/>
        <w:ind w:left="709"/>
        <w:jc w:val="both"/>
        <w:rPr>
          <w:rFonts w:ascii="Georgia" w:eastAsia="Times New Roman" w:hAnsi="Georgia" w:cs="Times New Roman"/>
          <w:lang w:eastAsia="en-PH"/>
        </w:rPr>
        <w:pPrChange w:id="1083" w:author="Jade Raposa [2]" w:date="2024-10-16T23:11:00Z">
          <w:pPr>
            <w:spacing w:after="0" w:line="480" w:lineRule="auto"/>
            <w:ind w:left="709" w:hanging="720"/>
            <w:jc w:val="both"/>
          </w:pPr>
        </w:pPrChange>
      </w:pPr>
      <w:del w:id="1084"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https://www.researchgate.net/publication/364628885_MENTOR_-_Intelligent_Mobile_Online_Peer_Tutoring_Application_for_Face-to-Face_and_Remote_Peer_Tutoring</w:t>
      </w:r>
    </w:p>
    <w:p w14:paraId="121E1E53" w14:textId="77777777" w:rsidR="008F456D" w:rsidRDefault="00000000">
      <w:pPr>
        <w:spacing w:after="0" w:line="480" w:lineRule="auto"/>
        <w:ind w:left="709" w:hanging="709"/>
        <w:jc w:val="both"/>
        <w:rPr>
          <w:ins w:id="1085" w:author="Jade Raposa [2]"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Combo, J.E. (2023) - Local Study. </w:t>
      </w:r>
      <w:r>
        <w:rPr>
          <w:rFonts w:ascii="Georgia" w:eastAsia="Times New Roman" w:hAnsi="Georgia" w:cs="Times New Roman"/>
          <w:i/>
          <w:iCs/>
          <w:color w:val="000000"/>
          <w:lang w:eastAsia="en-PH"/>
        </w:rPr>
        <w:t>Analyzing the Role of Teachers' Mentoring in Improving Senior High School Students' Research Competency</w:t>
      </w:r>
      <w:r>
        <w:rPr>
          <w:rFonts w:ascii="Georgia" w:eastAsia="Times New Roman" w:hAnsi="Georgia" w:cs="Times New Roman"/>
          <w:color w:val="000000"/>
          <w:lang w:eastAsia="en-PH"/>
        </w:rPr>
        <w:t>, Vol. 4, Pages 42-53, ResearchGate.</w:t>
      </w:r>
    </w:p>
    <w:p w14:paraId="2981D5A8" w14:textId="77777777" w:rsidR="008F456D" w:rsidRDefault="00000000" w:rsidP="008F456D">
      <w:pPr>
        <w:spacing w:after="0" w:line="480" w:lineRule="auto"/>
        <w:ind w:left="709"/>
        <w:jc w:val="both"/>
        <w:rPr>
          <w:rFonts w:ascii="Georgia" w:eastAsia="Times New Roman" w:hAnsi="Georgia" w:cs="Times New Roman"/>
          <w:lang w:eastAsia="en-PH"/>
        </w:rPr>
        <w:pPrChange w:id="1086" w:author="Jade Raposa [2]" w:date="2024-10-16T23:10:00Z">
          <w:pPr>
            <w:spacing w:after="0" w:line="480" w:lineRule="auto"/>
            <w:ind w:left="709" w:hanging="709"/>
            <w:jc w:val="both"/>
          </w:pPr>
        </w:pPrChange>
      </w:pPr>
      <w:del w:id="1087"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https://www.researchgate.net/publication/374194593_Analyzing_the_Role_of_Teachers%27_Mentoring_in_Improving_Senior_High_School_Students%27_Research_Competency</w:t>
      </w:r>
    </w:p>
    <w:p w14:paraId="74EE6253" w14:textId="77777777" w:rsidR="008F456D" w:rsidRDefault="00000000">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lastRenderedPageBreak/>
        <w:t>Fabito</w:t>
      </w:r>
      <w:proofErr w:type="spellEnd"/>
      <w:r>
        <w:rPr>
          <w:rFonts w:ascii="Georgia" w:eastAsia="Times New Roman" w:hAnsi="Georgia" w:cs="Times New Roman"/>
          <w:color w:val="000000"/>
          <w:lang w:eastAsia="en-PH"/>
        </w:rPr>
        <w:t xml:space="preserve">, B. (2017) - Local Literature. </w:t>
      </w:r>
      <w:r>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Pr>
          <w:rFonts w:ascii="Georgia" w:eastAsia="Times New Roman" w:hAnsi="Georgia" w:cs="Times New Roman"/>
          <w:color w:val="000000"/>
          <w:lang w:eastAsia="en-PH"/>
        </w:rPr>
        <w:t>, 2017 International Conference on Soft Computing, Intelligent System and Information Technology (ICSIIT), Pages 220-226. IEEE Xplore.</w:t>
      </w:r>
      <w:r>
        <w:rPr>
          <w:rFonts w:ascii="Georgia" w:eastAsia="Times New Roman" w:hAnsi="Georgia" w:cs="Times New Roman"/>
          <w:color w:val="000000"/>
          <w:lang w:eastAsia="en-PH"/>
        </w:rPr>
        <w:br/>
        <w:t>https://ieeexplore.ieee.org/abstract/document/8262571</w:t>
      </w:r>
    </w:p>
    <w:p w14:paraId="12DB7DB9" w14:textId="77777777" w:rsidR="008F456D" w:rsidRDefault="00000000">
      <w:pPr>
        <w:spacing w:after="0" w:line="480" w:lineRule="auto"/>
        <w:ind w:left="709" w:hanging="720"/>
        <w:jc w:val="both"/>
        <w:rPr>
          <w:ins w:id="1088" w:author="Jade Raposa [2]"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Farheen, J., &amp; Dixit, S. (2018) - Foreign System. </w:t>
      </w:r>
      <w:r>
        <w:rPr>
          <w:rFonts w:ascii="Georgia" w:eastAsia="Times New Roman" w:hAnsi="Georgia" w:cs="Times New Roman"/>
          <w:i/>
          <w:iCs/>
          <w:color w:val="000000"/>
          <w:lang w:eastAsia="en-PH"/>
        </w:rPr>
        <w:t>E-Mentoring System Application</w:t>
      </w:r>
      <w:r>
        <w:rPr>
          <w:rFonts w:ascii="Georgia" w:eastAsia="Times New Roman" w:hAnsi="Georgia" w:cs="Times New Roman"/>
          <w:color w:val="000000"/>
          <w:lang w:eastAsia="en-PH"/>
        </w:rPr>
        <w:t>, 2018 2nd International Conference on 2018 2nd International Conference on I-SMAC (IoT in Social, Mobile, Analytics and Cloud) (I-</w:t>
      </w:r>
      <w:proofErr w:type="gramStart"/>
      <w:r>
        <w:rPr>
          <w:rFonts w:ascii="Georgia" w:eastAsia="Times New Roman" w:hAnsi="Georgia" w:cs="Times New Roman"/>
          <w:color w:val="000000"/>
          <w:lang w:eastAsia="en-PH"/>
        </w:rPr>
        <w:t>SMAC)I</w:t>
      </w:r>
      <w:proofErr w:type="gramEnd"/>
      <w:r>
        <w:rPr>
          <w:rFonts w:ascii="Georgia" w:eastAsia="Times New Roman" w:hAnsi="Georgia" w:cs="Times New Roman"/>
          <w:color w:val="000000"/>
          <w:lang w:eastAsia="en-PH"/>
        </w:rPr>
        <w:t>-SMAC (IoT in Social, Mobile, Analytics and Cloud) (I-SMAC), IEEE Xplore.</w:t>
      </w:r>
    </w:p>
    <w:p w14:paraId="783EF140" w14:textId="77777777" w:rsidR="008F456D" w:rsidRDefault="00000000" w:rsidP="008F456D">
      <w:pPr>
        <w:spacing w:after="0" w:line="480" w:lineRule="auto"/>
        <w:ind w:left="709"/>
        <w:jc w:val="both"/>
        <w:rPr>
          <w:rFonts w:ascii="Georgia" w:eastAsia="Times New Roman" w:hAnsi="Georgia" w:cs="Times New Roman"/>
          <w:lang w:eastAsia="en-PH"/>
        </w:rPr>
        <w:pPrChange w:id="1089" w:author="Jade Raposa [2]" w:date="2024-10-16T23:10:00Z">
          <w:pPr>
            <w:spacing w:after="0" w:line="480" w:lineRule="auto"/>
            <w:ind w:left="709" w:hanging="720"/>
            <w:jc w:val="both"/>
          </w:pPr>
        </w:pPrChange>
      </w:pPr>
      <w:del w:id="1090"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https://ieeexplore.ieee.org/document/8653663</w:t>
      </w:r>
    </w:p>
    <w:p w14:paraId="0D3C272B" w14:textId="77777777" w:rsidR="008F456D" w:rsidRDefault="00000000">
      <w:pPr>
        <w:spacing w:after="0" w:line="480" w:lineRule="auto"/>
        <w:ind w:left="709" w:hanging="720"/>
        <w:jc w:val="both"/>
        <w:rPr>
          <w:ins w:id="1091" w:author="Jade Raposa [2]"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Gutierrez, M. (2016) - Local Study. </w:t>
      </w:r>
      <w:r>
        <w:rPr>
          <w:rFonts w:ascii="Georgia" w:eastAsia="Times New Roman" w:hAnsi="Georgia" w:cs="Times New Roman"/>
          <w:i/>
          <w:iCs/>
          <w:color w:val="000000"/>
          <w:lang w:eastAsia="en-PH"/>
        </w:rPr>
        <w:t>Effectiveness of Junior Faculty Mentoring Relationships in the Colleges of Pharmacy in Metro Manila, Philippines</w:t>
      </w:r>
      <w:r>
        <w:rPr>
          <w:rFonts w:ascii="Georgia" w:eastAsia="Times New Roman" w:hAnsi="Georgia" w:cs="Times New Roman"/>
          <w:color w:val="000000"/>
          <w:lang w:eastAsia="en-PH"/>
        </w:rPr>
        <w:t>, JAASP 1:367-76. JAASP Research Paper.</w:t>
      </w:r>
    </w:p>
    <w:p w14:paraId="21BA220F" w14:textId="77777777" w:rsidR="008F456D" w:rsidRDefault="00000000" w:rsidP="008F456D">
      <w:pPr>
        <w:spacing w:after="0" w:line="480" w:lineRule="auto"/>
        <w:ind w:left="709"/>
        <w:jc w:val="both"/>
        <w:rPr>
          <w:rFonts w:ascii="Georgia" w:eastAsia="Times New Roman" w:hAnsi="Georgia" w:cs="Times New Roman"/>
          <w:lang w:eastAsia="en-PH"/>
        </w:rPr>
        <w:pPrChange w:id="1092" w:author="Jade Raposa [2]" w:date="2024-10-16T23:10:00Z">
          <w:pPr>
            <w:spacing w:after="0" w:line="480" w:lineRule="auto"/>
            <w:ind w:left="709" w:hanging="720"/>
            <w:jc w:val="both"/>
          </w:pPr>
        </w:pPrChange>
      </w:pPr>
      <w:del w:id="1093"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https://www.aaspjournal.org/uploads/155/5929_pdf.pdf</w:t>
      </w:r>
    </w:p>
    <w:p w14:paraId="045EB0A8" w14:textId="77777777" w:rsidR="008F456D" w:rsidRDefault="00000000">
      <w:pPr>
        <w:spacing w:after="0" w:line="480" w:lineRule="auto"/>
        <w:ind w:left="709" w:hanging="720"/>
        <w:jc w:val="both"/>
        <w:rPr>
          <w:ins w:id="1094" w:author="Jade Raposa [2]"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Khor, E., &amp; </w:t>
      </w:r>
      <w:proofErr w:type="spellStart"/>
      <w:r>
        <w:rPr>
          <w:rFonts w:ascii="Georgia" w:eastAsia="Times New Roman" w:hAnsi="Georgia" w:cs="Times New Roman"/>
          <w:color w:val="000000"/>
          <w:lang w:eastAsia="en-PH"/>
        </w:rPr>
        <w:t>Mutthulakshmi</w:t>
      </w:r>
      <w:proofErr w:type="spellEnd"/>
      <w:r>
        <w:rPr>
          <w:rFonts w:ascii="Georgia" w:eastAsia="Times New Roman" w:hAnsi="Georgia" w:cs="Times New Roman"/>
          <w:color w:val="000000"/>
          <w:lang w:eastAsia="en-PH"/>
        </w:rPr>
        <w:t xml:space="preserve">, K. (2023) - Foreign Literature. </w:t>
      </w:r>
      <w:r>
        <w:rPr>
          <w:rFonts w:ascii="Georgia" w:eastAsia="Times New Roman" w:hAnsi="Georgia" w:cs="Times New Roman"/>
          <w:i/>
          <w:iCs/>
          <w:color w:val="000000"/>
          <w:lang w:eastAsia="en-PH"/>
        </w:rPr>
        <w:t>A Systematic Review of the Role of Learning Analytics in Supporting Personalized Learning</w:t>
      </w:r>
      <w:r>
        <w:rPr>
          <w:rFonts w:ascii="Georgia" w:eastAsia="Times New Roman" w:hAnsi="Georgia" w:cs="Times New Roman"/>
          <w:color w:val="000000"/>
          <w:lang w:eastAsia="en-PH"/>
        </w:rPr>
        <w:t>, Education Sciences. ResearchGate.</w:t>
      </w:r>
    </w:p>
    <w:p w14:paraId="225C6AC6" w14:textId="77777777" w:rsidR="008F456D" w:rsidRDefault="00000000" w:rsidP="008F456D">
      <w:pPr>
        <w:spacing w:after="0" w:line="480" w:lineRule="auto"/>
        <w:ind w:left="709"/>
        <w:jc w:val="both"/>
        <w:rPr>
          <w:rFonts w:ascii="Georgia" w:eastAsia="Times New Roman" w:hAnsi="Georgia" w:cs="Times New Roman"/>
          <w:lang w:eastAsia="en-PH"/>
        </w:rPr>
        <w:pPrChange w:id="1095" w:author="Jade Raposa [2]" w:date="2024-10-16T23:10:00Z">
          <w:pPr>
            <w:spacing w:after="0" w:line="480" w:lineRule="auto"/>
            <w:ind w:left="709" w:hanging="720"/>
            <w:jc w:val="both"/>
          </w:pPr>
        </w:pPrChange>
      </w:pPr>
      <w:del w:id="1096"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https://doi.org/10.3390/educsci14010051</w:t>
      </w:r>
    </w:p>
    <w:p w14:paraId="66ACB290" w14:textId="77777777" w:rsidR="008F456D" w:rsidRDefault="00000000">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Lagman, A., </w:t>
      </w:r>
      <w:proofErr w:type="spellStart"/>
      <w:r>
        <w:rPr>
          <w:rFonts w:ascii="Georgia" w:eastAsia="Times New Roman" w:hAnsi="Georgia" w:cs="Times New Roman"/>
          <w:color w:val="000000"/>
          <w:lang w:eastAsia="en-PH"/>
        </w:rPr>
        <w:t>Mansul</w:t>
      </w:r>
      <w:proofErr w:type="spellEnd"/>
      <w:r>
        <w:rPr>
          <w:rFonts w:ascii="Georgia" w:eastAsia="Times New Roman" w:hAnsi="Georgia" w:cs="Times New Roman"/>
          <w:color w:val="000000"/>
          <w:lang w:eastAsia="en-PH"/>
        </w:rPr>
        <w:t xml:space="preserve">, D.M. (2017) - Local Literature. </w:t>
      </w:r>
      <w:r>
        <w:rPr>
          <w:rFonts w:ascii="Georgia" w:eastAsia="Times New Roman" w:hAnsi="Georgia" w:cs="Times New Roman"/>
          <w:i/>
          <w:iCs/>
          <w:color w:val="000000"/>
          <w:lang w:eastAsia="en-PH"/>
        </w:rPr>
        <w:t>Extracting Personalized Learning Path in Adaptive E-Learning Environment Using Rule Based Assessment</w:t>
      </w:r>
      <w:r>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Pr>
          <w:rFonts w:ascii="Georgia" w:eastAsia="Times New Roman" w:hAnsi="Georgia" w:cs="Times New Roman"/>
          <w:color w:val="000000"/>
          <w:lang w:eastAsia="en-PH"/>
        </w:rPr>
        <w:br/>
        <w:t>https://doi.org/10.1145/3176653.3176679</w:t>
      </w:r>
    </w:p>
    <w:p w14:paraId="553F577D" w14:textId="77777777" w:rsidR="008F456D" w:rsidRDefault="00000000">
      <w:pPr>
        <w:spacing w:after="0" w:line="480" w:lineRule="auto"/>
        <w:ind w:left="709" w:hanging="720"/>
        <w:jc w:val="both"/>
        <w:rPr>
          <w:rFonts w:ascii="Georgia" w:eastAsia="Times New Roman" w:hAnsi="Georgia" w:cs="Times New Roman"/>
          <w:color w:val="000000"/>
          <w:lang w:eastAsia="en-PH"/>
        </w:rPr>
        <w:sectPr w:rsidR="008F456D">
          <w:headerReference w:type="default" r:id="rId102"/>
          <w:headerReference w:type="first" r:id="rId103"/>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Mirasol, K., Noli, A., &amp; Nicolas, A. (2023) - Local Study. </w:t>
      </w:r>
      <w:r>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Pr>
          <w:rFonts w:ascii="Georgia" w:eastAsia="Times New Roman" w:hAnsi="Georgia" w:cs="Times New Roman"/>
          <w:color w:val="000000"/>
          <w:lang w:eastAsia="en-PH"/>
        </w:rPr>
        <w:t>, American Journal of</w:t>
      </w:r>
    </w:p>
    <w:p w14:paraId="0A4B287D" w14:textId="77777777" w:rsidR="008F456D" w:rsidRDefault="00000000">
      <w:pPr>
        <w:spacing w:after="0" w:line="480" w:lineRule="auto"/>
        <w:ind w:left="709"/>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 xml:space="preserve"> Multidisciplinary Research and Innovation, Vol. 2, Issue 4, Pages 13-23. E-Palli Publishers.</w:t>
      </w:r>
      <w:r>
        <w:rPr>
          <w:rFonts w:ascii="Georgia" w:eastAsia="Times New Roman" w:hAnsi="Georgia" w:cs="Times New Roman"/>
          <w:color w:val="000000"/>
          <w:lang w:eastAsia="en-PH"/>
        </w:rPr>
        <w:br/>
        <w:t>https://journals.e-palli.com/home/index.php/ajmri/article/view/1758</w:t>
      </w:r>
    </w:p>
    <w:p w14:paraId="3B3F166F" w14:textId="77777777" w:rsidR="008F456D" w:rsidRDefault="00000000">
      <w:pPr>
        <w:spacing w:after="0" w:line="480" w:lineRule="auto"/>
        <w:ind w:left="709" w:hanging="720"/>
        <w:jc w:val="both"/>
        <w:rPr>
          <w:ins w:id="1111" w:author="Jade Raposa [2]"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Mobo</w:t>
      </w:r>
      <w:proofErr w:type="spellEnd"/>
      <w:r>
        <w:rPr>
          <w:rFonts w:ascii="Georgia" w:eastAsia="Times New Roman" w:hAnsi="Georgia" w:cs="Times New Roman"/>
          <w:color w:val="000000"/>
          <w:lang w:eastAsia="en-PH"/>
        </w:rPr>
        <w:t xml:space="preserve">, F., &amp; Sabado, G. (2019) - Local Study. </w:t>
      </w:r>
      <w:r>
        <w:rPr>
          <w:rFonts w:ascii="Georgia" w:eastAsia="Times New Roman" w:hAnsi="Georgia" w:cs="Times New Roman"/>
          <w:i/>
          <w:iCs/>
          <w:color w:val="000000"/>
          <w:lang w:eastAsia="en-PH"/>
        </w:rPr>
        <w:t>An Assessment of the Effectiveness of E-Learning in AMA Olongapo Campus</w:t>
      </w:r>
      <w:r>
        <w:rPr>
          <w:rFonts w:ascii="Georgia" w:eastAsia="Times New Roman" w:hAnsi="Georgia" w:cs="Times New Roman"/>
          <w:color w:val="000000"/>
          <w:lang w:eastAsia="en-PH"/>
        </w:rPr>
        <w:t>, Oriental journal of computer science and technology, Vol. 12, Page 99-105. ResearchGate.</w:t>
      </w:r>
    </w:p>
    <w:p w14:paraId="005D05A7" w14:textId="77777777" w:rsidR="008F456D" w:rsidRDefault="00000000" w:rsidP="008F456D">
      <w:pPr>
        <w:spacing w:after="0" w:line="480" w:lineRule="auto"/>
        <w:ind w:left="709"/>
        <w:jc w:val="both"/>
        <w:rPr>
          <w:rFonts w:ascii="Georgia" w:eastAsia="Times New Roman" w:hAnsi="Georgia" w:cs="Times New Roman"/>
          <w:lang w:eastAsia="en-PH"/>
        </w:rPr>
        <w:pPrChange w:id="1112" w:author="Jade Raposa [2]" w:date="2024-10-16T23:10:00Z">
          <w:pPr>
            <w:spacing w:after="0" w:line="480" w:lineRule="auto"/>
            <w:ind w:left="709" w:hanging="720"/>
            <w:jc w:val="both"/>
          </w:pPr>
        </w:pPrChange>
      </w:pPr>
      <w:del w:id="1113"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https://www.researchgate.net/publication/336277449_An_Assessment_of_the_Effectiveness_of_E-Learning_in_AMA_Olongapo_Campus</w:t>
      </w:r>
    </w:p>
    <w:p w14:paraId="4893F04F" w14:textId="77777777" w:rsidR="008F456D" w:rsidRDefault="00000000">
      <w:pPr>
        <w:spacing w:after="0" w:line="480" w:lineRule="auto"/>
        <w:ind w:left="709" w:hanging="720"/>
        <w:jc w:val="both"/>
        <w:rPr>
          <w:ins w:id="1114" w:author="Jade Raposa [2]"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Pimmer</w:t>
      </w:r>
      <w:proofErr w:type="spellEnd"/>
      <w:r>
        <w:rPr>
          <w:rFonts w:ascii="Georgia" w:eastAsia="Times New Roman" w:hAnsi="Georgia" w:cs="Times New Roman"/>
          <w:color w:val="000000"/>
          <w:lang w:eastAsia="en-PH"/>
        </w:rPr>
        <w:t xml:space="preserve">, C., Mateescu, M., &amp; </w:t>
      </w:r>
      <w:proofErr w:type="spellStart"/>
      <w:r>
        <w:rPr>
          <w:rFonts w:ascii="Georgia" w:eastAsia="Times New Roman" w:hAnsi="Georgia" w:cs="Times New Roman"/>
          <w:color w:val="000000"/>
          <w:lang w:eastAsia="en-PH"/>
        </w:rPr>
        <w:t>Gröhbiel</w:t>
      </w:r>
      <w:proofErr w:type="spellEnd"/>
      <w:r>
        <w:rPr>
          <w:rFonts w:ascii="Georgia" w:eastAsia="Times New Roman" w:hAnsi="Georgia" w:cs="Times New Roman"/>
          <w:color w:val="000000"/>
          <w:lang w:eastAsia="en-PH"/>
        </w:rPr>
        <w:t xml:space="preserve">, U. (2016) - Foreign Literature. </w:t>
      </w:r>
      <w:r>
        <w:rPr>
          <w:rFonts w:ascii="Georgia" w:eastAsia="Times New Roman" w:hAnsi="Georgia" w:cs="Times New Roman"/>
          <w:i/>
          <w:iCs/>
          <w:color w:val="000000"/>
          <w:lang w:eastAsia="en-PH"/>
        </w:rPr>
        <w:t>Mobile and ubiquitous learning in higher education settings. A systematic review of empirical studies</w:t>
      </w:r>
      <w:r>
        <w:rPr>
          <w:rFonts w:ascii="Georgia" w:eastAsia="Times New Roman" w:hAnsi="Georgia" w:cs="Times New Roman"/>
          <w:color w:val="000000"/>
          <w:lang w:eastAsia="en-PH"/>
        </w:rPr>
        <w:t>, Computers in Human Behavior, Volume 63. SCIENCE DIRECT.</w:t>
      </w:r>
    </w:p>
    <w:p w14:paraId="0BAE7AAA" w14:textId="77777777" w:rsidR="008F456D" w:rsidRDefault="00000000" w:rsidP="008F456D">
      <w:pPr>
        <w:spacing w:after="0" w:line="480" w:lineRule="auto"/>
        <w:ind w:left="709"/>
        <w:jc w:val="both"/>
        <w:rPr>
          <w:rFonts w:ascii="Georgia" w:eastAsia="Times New Roman" w:hAnsi="Georgia" w:cs="Times New Roman"/>
          <w:lang w:eastAsia="en-PH"/>
        </w:rPr>
        <w:pPrChange w:id="1115" w:author="Jade Raposa [2]" w:date="2024-10-16T23:10:00Z">
          <w:pPr>
            <w:spacing w:after="0" w:line="480" w:lineRule="auto"/>
            <w:ind w:left="709" w:hanging="720"/>
            <w:jc w:val="both"/>
          </w:pPr>
        </w:pPrChange>
      </w:pPr>
      <w:del w:id="1116"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https://www.sciencedirect.com/science/article/abs/pii/S0747563216303843</w:t>
      </w:r>
    </w:p>
    <w:p w14:paraId="78D4E970" w14:textId="77777777" w:rsidR="008F456D" w:rsidRDefault="00000000">
      <w:pPr>
        <w:spacing w:after="0" w:line="480" w:lineRule="auto"/>
        <w:ind w:left="709" w:hanging="720"/>
        <w:jc w:val="both"/>
        <w:rPr>
          <w:ins w:id="1117" w:author="Jade Raposa [2]"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Salinas, K.M. (2024) - Local Literature. </w:t>
      </w:r>
      <w:r>
        <w:rPr>
          <w:rFonts w:ascii="Georgia" w:eastAsia="Times New Roman" w:hAnsi="Georgia" w:cs="Times New Roman"/>
          <w:i/>
          <w:iCs/>
          <w:color w:val="000000"/>
          <w:lang w:eastAsia="en-PH"/>
        </w:rPr>
        <w:t>Peer Mentoring and Interactive Reading Materials Towards Student's Reading Performance</w:t>
      </w:r>
      <w:r>
        <w:rPr>
          <w:rFonts w:ascii="Georgia" w:eastAsia="Times New Roman" w:hAnsi="Georgia" w:cs="Times New Roman"/>
          <w:color w:val="000000"/>
          <w:lang w:eastAsia="en-PH"/>
        </w:rPr>
        <w:t>, Scribd.</w:t>
      </w:r>
    </w:p>
    <w:p w14:paraId="3FA47891" w14:textId="77777777" w:rsidR="008F456D" w:rsidRDefault="00000000" w:rsidP="008F456D">
      <w:pPr>
        <w:spacing w:after="0" w:line="480" w:lineRule="auto"/>
        <w:ind w:left="709"/>
        <w:jc w:val="both"/>
        <w:rPr>
          <w:rFonts w:ascii="Georgia" w:eastAsia="Times New Roman" w:hAnsi="Georgia" w:cs="Times New Roman"/>
          <w:lang w:eastAsia="en-PH"/>
        </w:rPr>
        <w:pPrChange w:id="1118" w:author="Jade Raposa [2]" w:date="2024-10-16T23:10:00Z">
          <w:pPr>
            <w:spacing w:after="0" w:line="480" w:lineRule="auto"/>
            <w:ind w:left="709" w:hanging="720"/>
            <w:jc w:val="both"/>
          </w:pPr>
        </w:pPrChange>
      </w:pPr>
      <w:del w:id="1119"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https://www.scribd.com/document/633079447/Chapter-2-RRL-for-Peer-Mentoring-and-Interactive-Reading-Materials-towards-Student-s-Reading-Performance</w:t>
      </w:r>
    </w:p>
    <w:p w14:paraId="3EAB91B3" w14:textId="77777777" w:rsidR="008F456D" w:rsidRDefault="00000000">
      <w:pPr>
        <w:spacing w:after="0" w:line="480" w:lineRule="auto"/>
        <w:ind w:left="709"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Sebastian, A., Mukhtar </w:t>
      </w:r>
      <w:proofErr w:type="spellStart"/>
      <w:r>
        <w:rPr>
          <w:rFonts w:ascii="Georgia" w:eastAsia="Times New Roman" w:hAnsi="Georgia" w:cs="Times New Roman"/>
          <w:color w:val="000000"/>
          <w:lang w:eastAsia="en-PH"/>
        </w:rPr>
        <w:t>Kp</w:t>
      </w:r>
      <w:proofErr w:type="spellEnd"/>
      <w:r>
        <w:rPr>
          <w:rFonts w:ascii="Georgia" w:eastAsia="Times New Roman" w:hAnsi="Georgia" w:cs="Times New Roman"/>
          <w:color w:val="000000"/>
          <w:lang w:eastAsia="en-PH"/>
        </w:rPr>
        <w:t xml:space="preserve">, J., Lirio, R., Asis, E., Acosta-Ponce, W., &amp; Villegas-Ramirez, G. (2024) - Foreign Study. </w:t>
      </w:r>
      <w:r>
        <w:rPr>
          <w:rFonts w:ascii="Georgia" w:eastAsia="Times New Roman" w:hAnsi="Georgia" w:cs="Times New Roman"/>
          <w:i/>
          <w:iCs/>
          <w:color w:val="000000"/>
          <w:lang w:eastAsia="en-PH"/>
        </w:rPr>
        <w:t>The Educational Technology: A Technology for Education and an Education with Technology</w:t>
      </w:r>
      <w:r>
        <w:rPr>
          <w:rFonts w:ascii="Georgia" w:eastAsia="Times New Roman" w:hAnsi="Georgia" w:cs="Times New Roman"/>
          <w:color w:val="000000"/>
          <w:lang w:eastAsia="en-PH"/>
        </w:rPr>
        <w:t xml:space="preserve">. ResearchGate. </w:t>
      </w:r>
    </w:p>
    <w:p w14:paraId="57016315" w14:textId="77777777" w:rsidR="008F456D" w:rsidRDefault="00000000">
      <w:pPr>
        <w:spacing w:after="0" w:line="480" w:lineRule="auto"/>
        <w:ind w:left="709"/>
        <w:jc w:val="both"/>
        <w:rPr>
          <w:rFonts w:ascii="Georgia" w:eastAsia="Times New Roman" w:hAnsi="Georgia" w:cs="Times New Roman"/>
          <w:lang w:eastAsia="en-PH"/>
        </w:rPr>
      </w:pPr>
      <w:r>
        <w:rPr>
          <w:rFonts w:ascii="Georgia" w:eastAsia="Times New Roman" w:hAnsi="Georgia" w:cs="Times New Roman"/>
          <w:color w:val="000000"/>
          <w:lang w:eastAsia="en-PH"/>
        </w:rPr>
        <w:t>https://www.researchgate.net/publication/377718242_The_Educational_Technology_A_Technology_for_Education_and_an_Education_with_Technology </w:t>
      </w:r>
    </w:p>
    <w:p w14:paraId="5C165304" w14:textId="77777777" w:rsidR="008F456D" w:rsidRDefault="00000000">
      <w:pPr>
        <w:spacing w:after="0" w:line="480" w:lineRule="auto"/>
        <w:ind w:left="709" w:hanging="720"/>
        <w:jc w:val="both"/>
        <w:rPr>
          <w:ins w:id="1120" w:author="Jade Raposa [2]"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Shemshack</w:t>
      </w:r>
      <w:proofErr w:type="spellEnd"/>
      <w:r>
        <w:rPr>
          <w:rFonts w:ascii="Georgia" w:eastAsia="Times New Roman" w:hAnsi="Georgia" w:cs="Times New Roman"/>
          <w:color w:val="000000"/>
          <w:lang w:eastAsia="en-PH"/>
        </w:rPr>
        <w:t xml:space="preserve">, A., &amp; Spector, J.M. (2020) - Foreign Literature. </w:t>
      </w:r>
      <w:r>
        <w:rPr>
          <w:rFonts w:ascii="Georgia" w:eastAsia="Times New Roman" w:hAnsi="Georgia" w:cs="Times New Roman"/>
          <w:i/>
          <w:iCs/>
          <w:color w:val="000000"/>
          <w:lang w:eastAsia="en-PH"/>
        </w:rPr>
        <w:t>A Systematic Literature Review of Personalized Learning Terms</w:t>
      </w:r>
      <w:r>
        <w:rPr>
          <w:rFonts w:ascii="Georgia" w:eastAsia="Times New Roman" w:hAnsi="Georgia" w:cs="Times New Roman"/>
          <w:color w:val="000000"/>
          <w:lang w:eastAsia="en-PH"/>
        </w:rPr>
        <w:t>, Smart Learning Environments, Vol. 7 - Issue 1. Smart Learning Environments.</w:t>
      </w:r>
    </w:p>
    <w:p w14:paraId="6B42FB69" w14:textId="77777777" w:rsidR="008F456D" w:rsidRDefault="00000000">
      <w:pPr>
        <w:spacing w:after="0" w:line="480" w:lineRule="auto"/>
        <w:ind w:left="709"/>
        <w:jc w:val="both"/>
        <w:rPr>
          <w:del w:id="1121" w:author="Jade Raposa [2]" w:date="2024-10-16T23:15:00Z"/>
          <w:rFonts w:ascii="Georgia" w:eastAsia="Times New Roman" w:hAnsi="Georgia" w:cs="Times New Roman"/>
          <w:color w:val="000000"/>
          <w:lang w:eastAsia="en-PH"/>
        </w:rPr>
      </w:pPr>
      <w:del w:id="1122" w:author="Jade Raposa [2]" w:date="2024-10-16T23:10:00Z">
        <w:r>
          <w:rPr>
            <w:rFonts w:ascii="Georgia" w:eastAsia="Times New Roman" w:hAnsi="Georgia" w:cs="Times New Roman"/>
            <w:color w:val="000000"/>
            <w:lang w:eastAsia="en-PH"/>
          </w:rPr>
          <w:br/>
        </w:r>
      </w:del>
      <w:ins w:id="1123" w:author="Jade Raposa [2]" w:date="2024-10-16T23:15:00Z">
        <w:r>
          <w:rPr>
            <w:rFonts w:ascii="Georgia" w:eastAsia="Times New Roman" w:hAnsi="Georgia" w:cs="Times New Roman"/>
            <w:color w:val="000000"/>
            <w:lang w:eastAsia="en-PH"/>
          </w:rPr>
          <w:fldChar w:fldCharType="begin"/>
        </w:r>
        <w:r>
          <w:rPr>
            <w:rFonts w:ascii="Georgia" w:eastAsia="Times New Roman" w:hAnsi="Georgia" w:cs="Times New Roman"/>
            <w:color w:val="000000"/>
            <w:lang w:eastAsia="en-PH"/>
          </w:rPr>
          <w:instrText>HYPERLINK "</w:instrText>
        </w:r>
      </w:ins>
      <w:r>
        <w:rPr>
          <w:rFonts w:ascii="Georgia" w:eastAsia="Times New Roman" w:hAnsi="Georgia" w:cs="Times New Roman"/>
          <w:color w:val="000000"/>
          <w:lang w:eastAsia="en-PH"/>
        </w:rPr>
        <w:instrText>https://doi.org/10.1186/s40561-020-00140-9</w:instrText>
      </w:r>
      <w:ins w:id="1124" w:author="Jade Raposa [2]" w:date="2024-10-16T23:15:00Z">
        <w:r>
          <w:rPr>
            <w:rFonts w:ascii="Georgia" w:eastAsia="Times New Roman" w:hAnsi="Georgia" w:cs="Times New Roman"/>
            <w:color w:val="000000"/>
            <w:lang w:eastAsia="en-PH"/>
          </w:rPr>
          <w:instrText>"</w:instrText>
        </w:r>
        <w:r>
          <w:rPr>
            <w:rFonts w:ascii="Georgia" w:eastAsia="Times New Roman" w:hAnsi="Georgia" w:cs="Times New Roman"/>
            <w:color w:val="000000"/>
            <w:lang w:eastAsia="en-PH"/>
          </w:rPr>
        </w:r>
        <w:r>
          <w:rPr>
            <w:rFonts w:ascii="Georgia" w:eastAsia="Times New Roman" w:hAnsi="Georgia" w:cs="Times New Roman"/>
            <w:color w:val="000000"/>
            <w:lang w:eastAsia="en-PH"/>
          </w:rPr>
          <w:fldChar w:fldCharType="separate"/>
        </w:r>
      </w:ins>
      <w:r>
        <w:rPr>
          <w:rStyle w:val="Hyperlink"/>
          <w:rFonts w:ascii="Georgia" w:eastAsia="Times New Roman" w:hAnsi="Georgia" w:cs="Times New Roman"/>
          <w:lang w:eastAsia="en-PH"/>
        </w:rPr>
        <w:t>https://doi.org/10.1186/s40561-020-00140-9</w:t>
      </w:r>
      <w:ins w:id="1125" w:author="Jade Raposa [2]" w:date="2024-10-16T23:15:00Z">
        <w:r>
          <w:rPr>
            <w:rFonts w:ascii="Georgia" w:eastAsia="Times New Roman" w:hAnsi="Georgia" w:cs="Times New Roman"/>
            <w:color w:val="000000"/>
            <w:lang w:eastAsia="en-PH"/>
          </w:rPr>
          <w:fldChar w:fldCharType="end"/>
        </w:r>
      </w:ins>
      <w:r>
        <w:rPr>
          <w:rFonts w:ascii="Georgia" w:eastAsia="Times New Roman" w:hAnsi="Georgia" w:cs="Times New Roman"/>
          <w:color w:val="000000"/>
          <w:lang w:eastAsia="en-PH"/>
        </w:rPr>
        <w:t> </w:t>
      </w:r>
    </w:p>
    <w:p w14:paraId="00C7D4F3" w14:textId="77777777" w:rsidR="008F456D" w:rsidRDefault="008F456D" w:rsidP="008F456D">
      <w:pPr>
        <w:spacing w:after="0" w:line="480" w:lineRule="auto"/>
        <w:ind w:left="709"/>
        <w:jc w:val="both"/>
        <w:rPr>
          <w:ins w:id="1126" w:author="Jade Raposa [2]" w:date="2024-10-16T23:15:00Z"/>
          <w:rFonts w:ascii="Georgia" w:eastAsia="Times New Roman" w:hAnsi="Georgia" w:cs="Times New Roman"/>
          <w:lang w:eastAsia="en-PH"/>
        </w:rPr>
        <w:pPrChange w:id="1127" w:author="Jade Raposa [2]" w:date="2024-10-16T23:10:00Z">
          <w:pPr>
            <w:spacing w:after="0" w:line="480" w:lineRule="auto"/>
            <w:ind w:left="709" w:hanging="720"/>
            <w:jc w:val="both"/>
          </w:pPr>
        </w:pPrChange>
      </w:pPr>
    </w:p>
    <w:p w14:paraId="3CAD500B" w14:textId="77777777" w:rsidR="008F456D" w:rsidRDefault="00000000" w:rsidP="008F456D">
      <w:pPr>
        <w:spacing w:after="0" w:line="480" w:lineRule="auto"/>
        <w:ind w:left="709" w:hanging="709"/>
        <w:jc w:val="both"/>
        <w:rPr>
          <w:ins w:id="1128" w:author="Jade Raposa [2]" w:date="2024-10-16T23:09:00Z"/>
          <w:rFonts w:ascii="Georgia" w:eastAsia="Times New Roman" w:hAnsi="Georgia" w:cs="Times New Roman"/>
          <w:color w:val="000000"/>
          <w:lang w:eastAsia="en-PH"/>
        </w:rPr>
        <w:pPrChange w:id="1129" w:author="Jade Raposa [2]" w:date="2024-10-16T23:15:00Z">
          <w:pPr>
            <w:spacing w:after="0" w:line="480" w:lineRule="auto"/>
            <w:ind w:left="709" w:hanging="720"/>
            <w:jc w:val="both"/>
          </w:pPr>
        </w:pPrChange>
      </w:pPr>
      <w:r>
        <w:rPr>
          <w:rFonts w:ascii="Georgia" w:eastAsia="Times New Roman" w:hAnsi="Georgia" w:cs="Times New Roman"/>
          <w:color w:val="000000"/>
          <w:lang w:eastAsia="en-PH"/>
        </w:rPr>
        <w:lastRenderedPageBreak/>
        <w:t xml:space="preserve">Thakare, S., Jadhav, S., Mane, I., Pawar, S., &amp; Kulkarni, A. (2019) - Foreign System. </w:t>
      </w:r>
      <w:r>
        <w:rPr>
          <w:rFonts w:ascii="Georgia" w:eastAsia="Times New Roman" w:hAnsi="Georgia" w:cs="Times New Roman"/>
          <w:i/>
          <w:iCs/>
          <w:color w:val="000000"/>
          <w:lang w:eastAsia="en-PH"/>
        </w:rPr>
        <w:t>Online Mentoring System (An Online Mentor-Student System)</w:t>
      </w:r>
      <w:r>
        <w:rPr>
          <w:rFonts w:ascii="Georgia" w:eastAsia="Times New Roman" w:hAnsi="Georgia" w:cs="Times New Roman"/>
          <w:color w:val="000000"/>
          <w:lang w:eastAsia="en-PH"/>
        </w:rPr>
        <w:t>, International Journal of Engineering Trends and Technology. ResearchGate.</w:t>
      </w:r>
    </w:p>
    <w:p w14:paraId="03B3E2BC" w14:textId="77777777" w:rsidR="008F456D" w:rsidRDefault="00000000" w:rsidP="008F456D">
      <w:pPr>
        <w:spacing w:after="0" w:line="480" w:lineRule="auto"/>
        <w:ind w:left="709"/>
        <w:jc w:val="both"/>
        <w:rPr>
          <w:rFonts w:ascii="Georgia" w:eastAsia="Times New Roman" w:hAnsi="Georgia" w:cs="Times New Roman"/>
          <w:lang w:eastAsia="en-PH"/>
        </w:rPr>
        <w:pPrChange w:id="1130" w:author="Jade Raposa [2]" w:date="2024-10-16T23:09:00Z">
          <w:pPr>
            <w:spacing w:after="0" w:line="480" w:lineRule="auto"/>
            <w:ind w:left="709" w:hanging="720"/>
            <w:jc w:val="both"/>
          </w:pPr>
        </w:pPrChange>
      </w:pPr>
      <w:del w:id="1131" w:author="Jade Raposa [2]"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https://www.researchgate.net/publication/332196330_Online_Mentoring_System_An_Online_Mentor-Student_System</w:t>
      </w:r>
    </w:p>
    <w:p w14:paraId="407E6F0B" w14:textId="77777777" w:rsidR="008F456D" w:rsidRDefault="00000000">
      <w:pPr>
        <w:spacing w:after="0" w:line="480" w:lineRule="auto"/>
        <w:ind w:left="709" w:hanging="720"/>
        <w:jc w:val="both"/>
        <w:rPr>
          <w:ins w:id="1132" w:author="Jade Raposa [2]"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Torres, N., &amp; Santos, R. (2022) - Local System. </w:t>
      </w:r>
      <w:r>
        <w:rPr>
          <w:rFonts w:ascii="Georgia" w:eastAsia="Times New Roman" w:hAnsi="Georgia" w:cs="Times New Roman"/>
          <w:i/>
          <w:iCs/>
          <w:color w:val="000000"/>
          <w:lang w:eastAsia="en-PH"/>
        </w:rPr>
        <w:t>Grab A Tutor: A Decision Support Mobile App for Student Tutoring</w:t>
      </w:r>
      <w:r>
        <w:rPr>
          <w:rFonts w:ascii="Georgia" w:eastAsia="Times New Roman" w:hAnsi="Georgia" w:cs="Times New Roman"/>
          <w:color w:val="000000"/>
          <w:lang w:eastAsia="en-PH"/>
        </w:rPr>
        <w:t>, The QUEST: Journal of Multidisciplinary Research and Development, Vol. 1. ResearchGate.</w:t>
      </w:r>
    </w:p>
    <w:p w14:paraId="270DF5E1" w14:textId="77777777" w:rsidR="008F456D" w:rsidRDefault="00000000" w:rsidP="008F456D">
      <w:pPr>
        <w:spacing w:after="0" w:line="480" w:lineRule="auto"/>
        <w:ind w:left="709"/>
        <w:jc w:val="both"/>
        <w:rPr>
          <w:rFonts w:ascii="Georgia" w:eastAsia="Times New Roman" w:hAnsi="Georgia" w:cs="Times New Roman"/>
          <w:lang w:eastAsia="en-PH"/>
        </w:rPr>
        <w:pPrChange w:id="1133" w:author="Jade Raposa [2]" w:date="2024-10-16T23:09:00Z">
          <w:pPr>
            <w:spacing w:after="0" w:line="480" w:lineRule="auto"/>
            <w:ind w:left="709" w:hanging="720"/>
            <w:jc w:val="both"/>
          </w:pPr>
        </w:pPrChange>
      </w:pPr>
      <w:del w:id="1134" w:author="Jade Raposa [2]"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https://www.researchgate.net/publication/372196974_Grab_A_Tutor_A_Decision_Support_Mobile_App_for_Student_Tutoring</w:t>
      </w:r>
    </w:p>
    <w:p w14:paraId="639E1299" w14:textId="77777777" w:rsidR="008F456D" w:rsidRDefault="00000000">
      <w:pPr>
        <w:spacing w:after="0" w:line="480" w:lineRule="auto"/>
        <w:ind w:left="709" w:hanging="720"/>
        <w:jc w:val="both"/>
        <w:rPr>
          <w:ins w:id="1135" w:author="Jade Raposa [2]" w:date="2024-10-16T23:09: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Vecaldo</w:t>
      </w:r>
      <w:proofErr w:type="spellEnd"/>
      <w:r>
        <w:rPr>
          <w:rFonts w:ascii="Georgia" w:eastAsia="Times New Roman" w:hAnsi="Georgia" w:cs="Times New Roman"/>
          <w:color w:val="000000"/>
          <w:lang w:eastAsia="en-PH"/>
        </w:rPr>
        <w:t xml:space="preserve">, R. (2021) - Local Literature. </w:t>
      </w:r>
      <w:r>
        <w:rPr>
          <w:rFonts w:ascii="Georgia" w:eastAsia="Times New Roman" w:hAnsi="Georgia" w:cs="Times New Roman"/>
          <w:i/>
          <w:iCs/>
          <w:color w:val="000000"/>
          <w:lang w:eastAsia="en-PH"/>
        </w:rPr>
        <w:t>Mentoring Support of Cooperating Teachers: Insights from Filipino Practice Teachers</w:t>
      </w:r>
      <w:r>
        <w:rPr>
          <w:rFonts w:ascii="Georgia" w:eastAsia="Times New Roman" w:hAnsi="Georgia" w:cs="Times New Roman"/>
          <w:color w:val="000000"/>
          <w:lang w:eastAsia="en-PH"/>
        </w:rPr>
        <w:t>, INTERNATIONAL JOURNAL OF EDUCATIONAL SCIENCES, Vol. 34. ResearchGate.</w:t>
      </w:r>
    </w:p>
    <w:p w14:paraId="5D9E7953" w14:textId="77777777" w:rsidR="008F456D" w:rsidRDefault="00000000" w:rsidP="008F456D">
      <w:pPr>
        <w:spacing w:after="0" w:line="480" w:lineRule="auto"/>
        <w:ind w:left="709"/>
        <w:jc w:val="both"/>
        <w:rPr>
          <w:rFonts w:ascii="Georgia" w:eastAsia="Times New Roman" w:hAnsi="Georgia" w:cs="Times New Roman"/>
          <w:lang w:eastAsia="en-PH"/>
        </w:rPr>
        <w:pPrChange w:id="1136" w:author="Jade Raposa [2]" w:date="2024-10-16T23:09:00Z">
          <w:pPr>
            <w:spacing w:after="0" w:line="480" w:lineRule="auto"/>
            <w:ind w:left="709" w:hanging="720"/>
            <w:jc w:val="both"/>
          </w:pPr>
        </w:pPrChange>
      </w:pPr>
      <w:del w:id="1137" w:author="Jade Raposa [2]"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https://www.researchgate.net/publication/354606144_Mentoring_Support_of_Cooperating_Teachers_Insights_from_Filipino_Practice_Teachers</w:t>
      </w:r>
    </w:p>
    <w:p w14:paraId="0517BE9B" w14:textId="77777777" w:rsidR="008F456D" w:rsidRDefault="00000000">
      <w:pPr>
        <w:spacing w:after="0" w:line="480" w:lineRule="auto"/>
        <w:ind w:left="709" w:hanging="709"/>
        <w:jc w:val="both"/>
        <w:rPr>
          <w:ins w:id="1138" w:author="Jade Raposa [2]"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Zhang, L., Basham, J., &amp; Yang, S. (2020) - Foreign Literature. </w:t>
      </w:r>
      <w:r>
        <w:rPr>
          <w:rFonts w:ascii="Georgia" w:eastAsia="Times New Roman" w:hAnsi="Georgia" w:cs="Times New Roman"/>
          <w:i/>
          <w:iCs/>
          <w:color w:val="000000"/>
          <w:lang w:eastAsia="en-PH"/>
        </w:rPr>
        <w:t>Understanding The Implementation of Personalized Learning: A Research Synthesis</w:t>
      </w:r>
      <w:r>
        <w:rPr>
          <w:rFonts w:ascii="Georgia" w:eastAsia="Times New Roman" w:hAnsi="Georgia" w:cs="Times New Roman"/>
          <w:color w:val="000000"/>
          <w:lang w:eastAsia="en-PH"/>
        </w:rPr>
        <w:t>, Educational Research Review, Vol. 31. ScienceDirect.</w:t>
      </w:r>
    </w:p>
    <w:p w14:paraId="7C9B2D11" w14:textId="77777777" w:rsidR="008F456D" w:rsidRDefault="00000000" w:rsidP="008F456D">
      <w:pPr>
        <w:spacing w:after="0" w:line="480" w:lineRule="auto"/>
        <w:ind w:left="709"/>
        <w:jc w:val="both"/>
        <w:rPr>
          <w:rFonts w:ascii="Georgia" w:eastAsia="Times New Roman" w:hAnsi="Georgia" w:cs="Times New Roman"/>
          <w:lang w:eastAsia="en-PH"/>
        </w:rPr>
        <w:pPrChange w:id="1139" w:author="Jade Raposa [2]" w:date="2024-10-16T23:09:00Z">
          <w:pPr>
            <w:spacing w:after="0" w:line="480" w:lineRule="auto"/>
            <w:ind w:left="709" w:hanging="709"/>
            <w:jc w:val="both"/>
          </w:pPr>
        </w:pPrChange>
      </w:pPr>
      <w:ins w:id="1140" w:author="Jade Raposa [2]" w:date="2024-10-16T23:09:00Z">
        <w:r>
          <w:rPr>
            <w:rFonts w:ascii="Georgia" w:eastAsia="Times New Roman" w:hAnsi="Georgia" w:cs="Times New Roman"/>
            <w:color w:val="000000"/>
            <w:lang w:eastAsia="en-PH"/>
          </w:rPr>
          <w:t xml:space="preserve"> </w:t>
        </w:r>
      </w:ins>
      <w:del w:id="1141" w:author="Jade Raposa [2]"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https://www.sciencedirect.com/science/article/abs/pii/S1747938X19306487</w:t>
      </w:r>
    </w:p>
    <w:p w14:paraId="681CD26B" w14:textId="77777777" w:rsidR="008F456D" w:rsidRDefault="00000000">
      <w:pPr>
        <w:spacing w:after="0" w:line="480" w:lineRule="auto"/>
        <w:ind w:left="709"/>
        <w:jc w:val="both"/>
        <w:rPr>
          <w:del w:id="1142" w:author="Jade Raposa [2]" w:date="2024-10-16T23:06:00Z"/>
          <w:rFonts w:ascii="Georgia" w:eastAsia="Times New Roman" w:hAnsi="Georgia" w:cs="Times New Roman"/>
          <w:color w:val="000000"/>
          <w:lang w:eastAsia="en-PH"/>
        </w:rPr>
      </w:pPr>
      <w:r>
        <w:rPr>
          <w:rFonts w:ascii="Georgia" w:eastAsia="Times New Roman" w:hAnsi="Georgia" w:cs="Times New Roman"/>
          <w:color w:val="000000"/>
          <w:lang w:eastAsia="en-PH"/>
        </w:rPr>
        <w:t>Garrison, Anderson &amp; Archer (2000, 2001).</w:t>
      </w:r>
      <w:r>
        <w:rPr>
          <w:rFonts w:ascii="Georgia" w:eastAsia="Times New Roman" w:hAnsi="Georgia" w:cs="Times New Roman"/>
          <w:i/>
          <w:iCs/>
          <w:color w:val="000000"/>
          <w:lang w:eastAsia="en-PH"/>
        </w:rPr>
        <w:t xml:space="preserve"> Community of Inquiry</w:t>
      </w:r>
      <w:r>
        <w:rPr>
          <w:rFonts w:ascii="Georgia" w:eastAsia="Times New Roman" w:hAnsi="Georgia" w:cs="Times New Roman"/>
          <w:color w:val="000000"/>
          <w:lang w:eastAsia="en-PH"/>
        </w:rPr>
        <w:t>, Office of Curriculum, Assessment and Teaching Transformation, University at Buffalo.</w:t>
      </w:r>
      <w:r>
        <w:rPr>
          <w:rFonts w:ascii="Georgia" w:eastAsia="Times New Roman" w:hAnsi="Georgia" w:cs="Times New Roman"/>
          <w:color w:val="000000"/>
          <w:lang w:eastAsia="en-PH"/>
        </w:rPr>
        <w:br/>
        <w:t>https://www.buffalo.edu/catt/teach/develop/teach/learning</w:t>
      </w:r>
      <w:ins w:id="1143" w:author="Jade Raposa [2]" w:date="2024-10-16T23:06:00Z">
        <w:r>
          <w:rPr>
            <w:rFonts w:ascii="Georgia" w:eastAsia="Times New Roman" w:hAnsi="Georgia" w:cs="Times New Roman"/>
            <w:color w:val="000000"/>
            <w:lang w:eastAsia="en-PH"/>
          </w:rPr>
          <w:t>-</w:t>
        </w:r>
      </w:ins>
      <w:del w:id="1144" w:author="Jade Raposa [2]" w:date="2024-10-16T23:06: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environments/community-of-inquiry.html</w:t>
      </w:r>
      <w:del w:id="1145" w:author="Jade Raposa [2]" w:date="2024-10-16T23:06:00Z">
        <w:r>
          <w:rPr>
            <w:rFonts w:ascii="Georgia" w:eastAsia="Times New Roman" w:hAnsi="Georgia" w:cs="Times New Roman"/>
            <w:color w:val="000000"/>
            <w:lang w:eastAsia="en-PH"/>
          </w:rPr>
          <w:delText> </w:delText>
        </w:r>
      </w:del>
    </w:p>
    <w:p w14:paraId="73A08550" w14:textId="77777777" w:rsidR="008F456D" w:rsidRDefault="008F456D">
      <w:pPr>
        <w:spacing w:after="0" w:line="480" w:lineRule="auto"/>
        <w:ind w:left="709" w:hanging="720"/>
        <w:jc w:val="both"/>
        <w:rPr>
          <w:ins w:id="1146" w:author="Jade Raposa [2]" w:date="2024-10-16T23:06:00Z"/>
          <w:rFonts w:ascii="Georgia" w:eastAsia="Times New Roman" w:hAnsi="Georgia" w:cs="Times New Roman"/>
          <w:lang w:eastAsia="en-PH"/>
        </w:rPr>
      </w:pPr>
    </w:p>
    <w:p w14:paraId="24C98543" w14:textId="77777777" w:rsidR="008F456D" w:rsidRDefault="00000000">
      <w:pPr>
        <w:spacing w:after="0" w:line="480" w:lineRule="auto"/>
        <w:ind w:left="709" w:hanging="709"/>
        <w:jc w:val="both"/>
        <w:rPr>
          <w:ins w:id="1147" w:author="Jade Raposa [2]"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Srivastava, S. (2020). </w:t>
      </w:r>
      <w:r>
        <w:rPr>
          <w:rFonts w:ascii="Georgia" w:eastAsia="Times New Roman" w:hAnsi="Georgia" w:cs="Times New Roman"/>
          <w:i/>
          <w:iCs/>
          <w:color w:val="000000"/>
          <w:lang w:eastAsia="en-PH"/>
        </w:rPr>
        <w:t>How We Align Lean Principles in Our Software Development Process</w:t>
      </w:r>
      <w:r>
        <w:rPr>
          <w:rFonts w:ascii="Georgia" w:eastAsia="Times New Roman" w:hAnsi="Georgia" w:cs="Times New Roman"/>
          <w:color w:val="000000"/>
          <w:lang w:eastAsia="en-PH"/>
        </w:rPr>
        <w:t xml:space="preserve">, </w:t>
      </w:r>
      <w:proofErr w:type="spellStart"/>
      <w:r>
        <w:rPr>
          <w:rFonts w:ascii="Georgia" w:eastAsia="Times New Roman" w:hAnsi="Georgia" w:cs="Times New Roman"/>
          <w:color w:val="000000"/>
          <w:lang w:eastAsia="en-PH"/>
        </w:rPr>
        <w:t>Appinventiv</w:t>
      </w:r>
      <w:proofErr w:type="spellEnd"/>
      <w:r>
        <w:rPr>
          <w:rFonts w:ascii="Georgia" w:eastAsia="Times New Roman" w:hAnsi="Georgia" w:cs="Times New Roman"/>
          <w:color w:val="000000"/>
          <w:lang w:eastAsia="en-PH"/>
        </w:rPr>
        <w:t>.</w:t>
      </w:r>
    </w:p>
    <w:p w14:paraId="3068DCEC" w14:textId="77777777" w:rsidR="008F456D" w:rsidRDefault="00000000" w:rsidP="008F456D">
      <w:pPr>
        <w:spacing w:after="0" w:line="480" w:lineRule="auto"/>
        <w:ind w:left="709"/>
        <w:jc w:val="both"/>
        <w:rPr>
          <w:del w:id="1148" w:author="Jade Raposa [2]" w:date="2024-10-16T23:04:00Z"/>
          <w:rFonts w:ascii="Georgia" w:eastAsia="Times New Roman" w:hAnsi="Georgia" w:cs="Times New Roman"/>
          <w:color w:val="000000"/>
          <w:lang w:eastAsia="en-PH"/>
        </w:rPr>
        <w:pPrChange w:id="1149" w:author="Jade Raposa [2]" w:date="2024-10-16T23:12:00Z">
          <w:pPr>
            <w:spacing w:after="0" w:line="480" w:lineRule="auto"/>
            <w:ind w:left="709" w:hanging="709"/>
            <w:jc w:val="both"/>
          </w:pPr>
        </w:pPrChange>
      </w:pPr>
      <w:ins w:id="1150" w:author="Jade Raposa [2]" w:date="2024-10-16T23:09:00Z">
        <w:r>
          <w:rPr>
            <w:rFonts w:ascii="Georgia" w:eastAsia="Times New Roman" w:hAnsi="Georgia" w:cs="Times New Roman"/>
            <w:color w:val="000000"/>
            <w:lang w:eastAsia="en-PH"/>
          </w:rPr>
          <w:t>https://appinventiv.com/blog/how-we-integrate-lean-principles-in-software-development/</w:t>
        </w:r>
      </w:ins>
      <w:del w:id="1151" w:author="Jade Raposa [2]" w:date="2024-10-16T23:03:00Z">
        <w:r>
          <w:rPr>
            <w:rFonts w:ascii="Georgia" w:eastAsia="Times New Roman" w:hAnsi="Georgia" w:cs="Times New Roman"/>
            <w:color w:val="000000"/>
            <w:lang w:eastAsia="en-PH"/>
          </w:rPr>
          <w:br/>
        </w:r>
      </w:del>
    </w:p>
    <w:p w14:paraId="4C6E129A" w14:textId="77777777" w:rsidR="008F456D" w:rsidRDefault="008F456D" w:rsidP="008F456D">
      <w:pPr>
        <w:spacing w:after="0" w:line="480" w:lineRule="auto"/>
        <w:ind w:left="709"/>
        <w:jc w:val="both"/>
        <w:rPr>
          <w:ins w:id="1152" w:author="Jade Raposa [2]" w:date="2024-10-16T23:07:00Z"/>
          <w:rFonts w:ascii="Georgia" w:eastAsia="Times New Roman" w:hAnsi="Georgia" w:cs="Times New Roman"/>
          <w:color w:val="000000"/>
          <w:lang w:eastAsia="en-PH"/>
        </w:rPr>
        <w:pPrChange w:id="1153" w:author="Jade Raposa [2]" w:date="2024-10-16T23:12:00Z">
          <w:pPr>
            <w:spacing w:after="0" w:line="480" w:lineRule="auto"/>
            <w:ind w:left="709" w:hanging="720"/>
            <w:jc w:val="both"/>
          </w:pPr>
        </w:pPrChange>
      </w:pPr>
    </w:p>
    <w:p w14:paraId="30392069" w14:textId="77777777" w:rsidR="008F456D" w:rsidRDefault="008F456D">
      <w:pPr>
        <w:spacing w:before="240" w:after="240" w:line="240" w:lineRule="auto"/>
        <w:jc w:val="center"/>
        <w:rPr>
          <w:ins w:id="1154" w:author="Jade Raposa [2]" w:date="2024-10-16T23:08:00Z"/>
          <w:rFonts w:ascii="Georgia" w:eastAsia="Times New Roman" w:hAnsi="Georgia" w:cs="Times New Roman"/>
          <w:color w:val="000000"/>
          <w:lang w:eastAsia="en-PH"/>
        </w:rPr>
        <w:sectPr w:rsidR="008F456D">
          <w:headerReference w:type="default" r:id="rId104"/>
          <w:footerReference w:type="default" r:id="rId105"/>
          <w:headerReference w:type="first" r:id="rId106"/>
          <w:footerReference w:type="first" r:id="rId107"/>
          <w:pgSz w:w="12240" w:h="15840"/>
          <w:pgMar w:top="1440" w:right="1440" w:bottom="990" w:left="1440" w:header="708" w:footer="270" w:gutter="0"/>
          <w:pgNumType w:start="7"/>
          <w:cols w:space="708"/>
          <w:titlePg/>
          <w:docGrid w:linePitch="360"/>
        </w:sectPr>
      </w:pPr>
    </w:p>
    <w:p w14:paraId="656EFC4F" w14:textId="77777777" w:rsidR="008F456D" w:rsidRDefault="00000000" w:rsidP="008F456D">
      <w:pPr>
        <w:spacing w:after="0" w:line="480" w:lineRule="auto"/>
        <w:ind w:left="709" w:hanging="709"/>
        <w:jc w:val="both"/>
        <w:rPr>
          <w:del w:id="1172" w:author="Jade Raposa [2]" w:date="2024-10-16T23:08:00Z"/>
          <w:rFonts w:ascii="Georgia" w:eastAsia="Times New Roman" w:hAnsi="Georgia" w:cs="Times New Roman"/>
          <w:color w:val="000000"/>
          <w:lang w:eastAsia="en-PH"/>
        </w:rPr>
        <w:sectPr w:rsidR="008F456D">
          <w:pgSz w:w="12240" w:h="15840"/>
          <w:pgMar w:top="1620" w:right="1440" w:bottom="540" w:left="2160" w:header="706" w:footer="706" w:gutter="0"/>
          <w:pgNumType w:start="7"/>
          <w:cols w:space="708"/>
          <w:titlePg/>
          <w:docGrid w:linePitch="360"/>
        </w:sectPr>
        <w:pPrChange w:id="1173" w:author="Jade Raposa [2]" w:date="2024-10-16T23:06:00Z">
          <w:pPr>
            <w:spacing w:after="0" w:line="480" w:lineRule="auto"/>
            <w:ind w:left="709" w:firstLine="11"/>
            <w:jc w:val="both"/>
          </w:pPr>
        </w:pPrChange>
      </w:pPr>
      <w:del w:id="1174" w:author="Jade Raposa [2]" w:date="2024-10-16T23:08:00Z">
        <w:r>
          <w:rPr>
            <w:rFonts w:ascii="Georgia" w:eastAsia="Times New Roman" w:hAnsi="Georgia" w:cs="Times New Roman"/>
            <w:color w:val="000000"/>
            <w:lang w:eastAsia="en-PH"/>
          </w:rPr>
          <w:lastRenderedPageBreak/>
          <w:delText>development/</w:delText>
        </w:r>
      </w:del>
    </w:p>
    <w:p w14:paraId="63880580" w14:textId="77777777" w:rsidR="008F456D" w:rsidRDefault="00000000">
      <w:pPr>
        <w:spacing w:before="240" w:after="240" w:line="240" w:lineRule="auto"/>
        <w:jc w:val="center"/>
        <w:rPr>
          <w:rFonts w:ascii="Georgia" w:eastAsia="Georgia" w:hAnsi="Georgia" w:cs="Georgia"/>
          <w:b/>
        </w:rPr>
      </w:pPr>
      <w:r>
        <w:rPr>
          <w:rFonts w:ascii="Georgia" w:eastAsia="Georgia" w:hAnsi="Georgia" w:cs="Georgia"/>
          <w:b/>
        </w:rPr>
        <w:t>Appendix A</w:t>
      </w:r>
    </w:p>
    <w:p w14:paraId="7447DD88" w14:textId="77777777" w:rsidR="008F456D" w:rsidRDefault="00000000">
      <w:pPr>
        <w:spacing w:before="240" w:after="240" w:line="240" w:lineRule="auto"/>
        <w:jc w:val="center"/>
        <w:rPr>
          <w:rFonts w:ascii="Georgia" w:eastAsia="Georgia" w:hAnsi="Georgia" w:cs="Georgia"/>
          <w:b/>
        </w:rPr>
      </w:pPr>
      <w:r>
        <w:rPr>
          <w:rFonts w:ascii="Georgia" w:eastAsia="Georgia" w:hAnsi="Georgia" w:cs="Georgia"/>
          <w:b/>
        </w:rPr>
        <w:t>LETTER</w:t>
      </w:r>
    </w:p>
    <w:p w14:paraId="0CC856ED" w14:textId="77777777" w:rsidR="008F456D" w:rsidRDefault="00000000">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February 5, 2024</w:t>
      </w:r>
    </w:p>
    <w:p w14:paraId="7CBB805C" w14:textId="77777777" w:rsidR="008F456D" w:rsidRDefault="00000000">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To whom it may concern:</w:t>
      </w:r>
    </w:p>
    <w:p w14:paraId="40384774" w14:textId="77777777" w:rsidR="008F456D" w:rsidRDefault="00000000">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Dear Survey Participants,</w:t>
      </w:r>
    </w:p>
    <w:p w14:paraId="7561539E" w14:textId="77777777" w:rsidR="008F456D" w:rsidRDefault="008F456D">
      <w:pPr>
        <w:spacing w:after="0" w:line="480" w:lineRule="auto"/>
        <w:ind w:left="1418" w:hanging="720"/>
        <w:jc w:val="both"/>
        <w:rPr>
          <w:rFonts w:ascii="Georgia" w:eastAsia="Times New Roman" w:hAnsi="Georgia" w:cs="Times New Roman"/>
          <w:color w:val="000000"/>
          <w:lang w:eastAsia="en-PH"/>
        </w:rPr>
      </w:pPr>
    </w:p>
    <w:p w14:paraId="4A19F4B2" w14:textId="77777777" w:rsidR="008F456D" w:rsidRDefault="00000000">
      <w:pPr>
        <w:spacing w:after="0" w:line="480" w:lineRule="auto"/>
        <w:ind w:left="720" w:firstLine="698"/>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77777777" w:rsidR="008F456D" w:rsidRDefault="00000000">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77777777" w:rsidR="008F456D" w:rsidRDefault="00000000">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Thank you for considering our request. </w:t>
      </w:r>
    </w:p>
    <w:p w14:paraId="2BF5B895" w14:textId="77777777" w:rsidR="008F456D" w:rsidRDefault="00000000">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Very truly yours,</w:t>
      </w:r>
    </w:p>
    <w:p w14:paraId="0CB6FA48" w14:textId="77777777" w:rsidR="008F456D" w:rsidRDefault="00000000">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Georgia" w:hAnsi="Georgia" w:cs="Georgia"/>
        </w:rPr>
        <w:t>(Sgd.)</w:t>
      </w:r>
      <w:r>
        <w:rPr>
          <w:rFonts w:ascii="Georgia" w:eastAsia="Georgia" w:hAnsi="Georgia" w:cs="Georgia"/>
          <w:b/>
          <w:bCs/>
        </w:rPr>
        <w:t xml:space="preserve"> </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JADE B. RAPOSA</w:t>
      </w:r>
    </w:p>
    <w:p w14:paraId="62AC60F0" w14:textId="77777777" w:rsidR="008F456D" w:rsidRDefault="00000000">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IAN JAY NICCOLO D. BUENO</w:t>
      </w:r>
      <w:r>
        <w:rPr>
          <w:rFonts w:ascii="Georgia" w:eastAsia="Times New Roman" w:hAnsi="Georgia" w:cs="Times New Roman"/>
          <w:color w:val="000000"/>
          <w:lang w:eastAsia="en-PH"/>
        </w:rPr>
        <w:tab/>
      </w:r>
    </w:p>
    <w:p w14:paraId="1B5139D1" w14:textId="77777777" w:rsidR="008F456D" w:rsidRDefault="00000000">
      <w:pPr>
        <w:spacing w:after="0" w:line="480" w:lineRule="auto"/>
        <w:ind w:left="1418" w:hanging="720"/>
        <w:jc w:val="right"/>
        <w:rPr>
          <w:rFonts w:ascii="Georgia" w:eastAsia="Times New Roman" w:hAnsi="Georgia" w:cs="Times New Roman"/>
          <w:b/>
          <w:bCs/>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MARC AUSTIN K. BONAGUA</w:t>
      </w:r>
    </w:p>
    <w:p w14:paraId="1623B89B" w14:textId="77777777" w:rsidR="008F456D" w:rsidRDefault="00000000">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Noted by:</w:t>
      </w:r>
    </w:p>
    <w:p w14:paraId="736DD631" w14:textId="77777777" w:rsidR="008F456D" w:rsidRDefault="00000000">
      <w:pPr>
        <w:spacing w:after="0" w:line="480" w:lineRule="auto"/>
        <w:ind w:firstLine="698"/>
        <w:jc w:val="both"/>
        <w:rPr>
          <w:rFonts w:ascii="Georgia" w:eastAsia="Times New Roman" w:hAnsi="Georgia" w:cs="Times New Roman"/>
          <w:color w:val="000000"/>
          <w:lang w:eastAsia="en-PH"/>
        </w:rPr>
      </w:pP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DHAN DAVISH V. ALAMO</w:t>
      </w:r>
      <w:r>
        <w:rPr>
          <w:rFonts w:ascii="Georgia" w:eastAsia="Times New Roman" w:hAnsi="Georgia" w:cs="Times New Roman"/>
          <w:color w:val="000000"/>
          <w:lang w:eastAsia="en-PH"/>
        </w:rPr>
        <w:t xml:space="preserve">    </w:t>
      </w:r>
    </w:p>
    <w:p w14:paraId="275D3A84" w14:textId="77777777" w:rsidR="008F456D" w:rsidRDefault="00000000">
      <w:pPr>
        <w:spacing w:after="0" w:line="480" w:lineRule="auto"/>
        <w:ind w:left="1418" w:hanging="720"/>
        <w:rPr>
          <w:rFonts w:ascii="Georgia" w:eastAsia="Times New Roman" w:hAnsi="Georgia" w:cs="Times New Roman"/>
          <w:lang w:eastAsia="en-PH"/>
        </w:rPr>
        <w:sectPr w:rsidR="008F456D">
          <w:footerReference w:type="default" r:id="rId108"/>
          <w:headerReference w:type="first" r:id="rId109"/>
          <w:footerReference w:type="first" r:id="rId110"/>
          <w:pgSz w:w="12240" w:h="15840"/>
          <w:pgMar w:top="1440" w:right="1440" w:bottom="540" w:left="1440" w:header="708" w:footer="708" w:gutter="0"/>
          <w:pgNumType w:start="7"/>
          <w:cols w:space="708"/>
          <w:titlePg/>
          <w:docGrid w:linePitch="360"/>
        </w:sectPr>
      </w:pPr>
      <w:r>
        <w:rPr>
          <w:rFonts w:ascii="Georgia" w:eastAsia="Times New Roman" w:hAnsi="Georgia" w:cs="Times New Roman"/>
          <w:color w:val="000000"/>
          <w:lang w:eastAsia="en-PH"/>
        </w:rPr>
        <w:t>Capstone Project Adviser</w:t>
      </w:r>
      <w:r>
        <w:rPr>
          <w:rFonts w:ascii="Georgia" w:eastAsia="Times New Roman" w:hAnsi="Georgia" w:cs="Times New Roman"/>
          <w:color w:val="000000"/>
          <w:lang w:eastAsia="en-PH"/>
        </w:rPr>
        <w:br/>
      </w:r>
    </w:p>
    <w:p w14:paraId="749551B6" w14:textId="77777777" w:rsidR="008F456D" w:rsidRDefault="00000000">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B</w:t>
      </w:r>
    </w:p>
    <w:p w14:paraId="1F6CA922" w14:textId="77777777" w:rsidR="008F456D" w:rsidRDefault="00000000">
      <w:pPr>
        <w:spacing w:before="240" w:line="480" w:lineRule="auto"/>
        <w:jc w:val="center"/>
        <w:rPr>
          <w:rFonts w:ascii="Georgia" w:eastAsia="Georgia" w:hAnsi="Georgia" w:cs="Georgia"/>
          <w:b/>
          <w:highlight w:val="white"/>
        </w:rPr>
      </w:pPr>
      <w:r>
        <w:rPr>
          <w:rFonts w:ascii="Georgia" w:eastAsia="Georgia" w:hAnsi="Georgia" w:cs="Georgia"/>
          <w:b/>
          <w:highlight w:val="white"/>
        </w:rPr>
        <w:t>QUESTIONNAIRES</w:t>
      </w:r>
    </w:p>
    <w:p w14:paraId="3A19BC3D"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Interview Guide for Students:</w:t>
      </w:r>
    </w:p>
    <w:p w14:paraId="08573B3E" w14:textId="77777777" w:rsidR="008F456D" w:rsidRDefault="00000000">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describe a course or aspect of your chosen field that you find particularly challenging?</w:t>
      </w:r>
    </w:p>
    <w:p w14:paraId="15886D27" w14:textId="77777777" w:rsidR="008F456D" w:rsidRDefault="00000000">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8F456D" w:rsidRDefault="00000000">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did you handle the decision-making process and the emotional aspects of changing courses?</w:t>
      </w:r>
    </w:p>
    <w:p w14:paraId="25F7F5A8" w14:textId="77777777" w:rsidR="008F456D" w:rsidRDefault="00000000">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8F456D" w:rsidRDefault="00000000">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8F456D" w:rsidRDefault="008F456D">
      <w:pPr>
        <w:spacing w:after="0" w:line="480" w:lineRule="auto"/>
        <w:rPr>
          <w:rFonts w:ascii="Georgia" w:eastAsia="Times New Roman" w:hAnsi="Georgia" w:cs="Times New Roman"/>
          <w:lang w:eastAsia="en-PH"/>
        </w:rPr>
      </w:pPr>
    </w:p>
    <w:p w14:paraId="35DF2D8E"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Students:</w:t>
      </w:r>
    </w:p>
    <w:p w14:paraId="4DE37840" w14:textId="77777777" w:rsidR="008F456D" w:rsidRDefault="00000000">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8F456D" w:rsidRDefault="00000000">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Would you recommend this course to other students? Please explain why or why not.</w:t>
      </w:r>
    </w:p>
    <w:p w14:paraId="692B26A0" w14:textId="77777777" w:rsidR="008F456D" w:rsidRDefault="00000000">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8F456D" w:rsidRDefault="00000000">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Do you believe that the course content aligns with your career goals?</w:t>
      </w:r>
    </w:p>
    <w:p w14:paraId="3934B6FC" w14:textId="77777777" w:rsidR="008F456D" w:rsidRDefault="00000000">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8F456D" w:rsidRDefault="008F456D">
      <w:pPr>
        <w:spacing w:after="0" w:line="480" w:lineRule="auto"/>
        <w:rPr>
          <w:rFonts w:ascii="Georgia" w:eastAsia="Times New Roman" w:hAnsi="Georgia" w:cs="Times New Roman"/>
          <w:lang w:eastAsia="en-PH"/>
        </w:rPr>
      </w:pPr>
    </w:p>
    <w:p w14:paraId="1B1A4494"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lastRenderedPageBreak/>
        <w:t>Interview Guide for Mentors:</w:t>
      </w:r>
    </w:p>
    <w:p w14:paraId="59C5B2D6" w14:textId="77777777" w:rsidR="008F456D" w:rsidRDefault="00000000">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share your observations on the common challenges students face when choosing their courses?</w:t>
      </w:r>
    </w:p>
    <w:p w14:paraId="106AAA1D" w14:textId="77777777" w:rsidR="008F456D" w:rsidRDefault="00000000">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8F456D" w:rsidRDefault="00000000">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strategies do you suggest for students to overcome challenges in their chosen courses?</w:t>
      </w:r>
    </w:p>
    <w:p w14:paraId="747B55E7" w14:textId="77777777" w:rsidR="008F456D" w:rsidRDefault="00000000">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8F456D" w:rsidRDefault="00000000">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8F456D" w:rsidRDefault="008F456D">
      <w:pPr>
        <w:spacing w:after="0" w:line="480" w:lineRule="auto"/>
        <w:rPr>
          <w:rFonts w:ascii="Georgia" w:eastAsia="Times New Roman" w:hAnsi="Georgia" w:cs="Times New Roman"/>
          <w:lang w:eastAsia="en-PH"/>
        </w:rPr>
      </w:pPr>
    </w:p>
    <w:p w14:paraId="6AF0320C"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Mentors:</w:t>
      </w:r>
    </w:p>
    <w:p w14:paraId="1BBCE2B5" w14:textId="77777777" w:rsidR="008F456D" w:rsidRDefault="00000000">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often do you interact with students who are contemplating changing their course of study?</w:t>
      </w:r>
    </w:p>
    <w:p w14:paraId="38520668" w14:textId="77777777" w:rsidR="008F456D" w:rsidRDefault="00000000">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types of challenges do you typically encounter when assisting students with course selection?</w:t>
      </w:r>
    </w:p>
    <w:p w14:paraId="3DCC96A7" w14:textId="77777777" w:rsidR="008F456D" w:rsidRDefault="00000000">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To what extent do you feel prepared to support students through course change decisions?</w:t>
      </w:r>
    </w:p>
    <w:p w14:paraId="6CBC5A75" w14:textId="77777777" w:rsidR="008F456D" w:rsidRDefault="00000000">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additional training or resources would you like to have to better support students facing course difficulties?</w:t>
      </w:r>
    </w:p>
    <w:p w14:paraId="2D1FEC97" w14:textId="77777777" w:rsidR="008F456D" w:rsidRDefault="00000000">
      <w:pPr>
        <w:numPr>
          <w:ilvl w:val="0"/>
          <w:numId w:val="15"/>
        </w:numPr>
        <w:spacing w:after="0" w:line="480" w:lineRule="auto"/>
        <w:textAlignment w:val="baseline"/>
        <w:rPr>
          <w:rFonts w:ascii="Georgia" w:eastAsia="Times New Roman" w:hAnsi="Georgia" w:cs="Arial"/>
          <w:color w:val="000000"/>
          <w:lang w:eastAsia="en-PH"/>
        </w:rPr>
        <w:sectPr w:rsidR="008F456D">
          <w:headerReference w:type="default" r:id="rId111"/>
          <w:headerReference w:type="first" r:id="rId112"/>
          <w:footerReference w:type="first" r:id="rId113"/>
          <w:pgSz w:w="12240" w:h="15840"/>
          <w:pgMar w:top="1440" w:right="1440" w:bottom="1440" w:left="1440" w:header="708" w:footer="708" w:gutter="0"/>
          <w:pgNumType w:start="1"/>
          <w:cols w:space="708"/>
          <w:titlePg/>
          <w:docGrid w:linePitch="360"/>
        </w:sectPr>
      </w:pPr>
      <w:r>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8F456D" w:rsidRDefault="00000000">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C</w:t>
      </w:r>
    </w:p>
    <w:p w14:paraId="2CF11477" w14:textId="77777777" w:rsidR="008F456D" w:rsidRDefault="00000000">
      <w:pPr>
        <w:spacing w:line="480" w:lineRule="auto"/>
        <w:jc w:val="center"/>
        <w:rPr>
          <w:rFonts w:ascii="Georgia" w:eastAsia="Georgia" w:hAnsi="Georgia" w:cs="Georgia"/>
          <w:b/>
          <w:bCs/>
          <w:lang w:val="en-US"/>
        </w:rPr>
      </w:pPr>
      <w:r>
        <w:rPr>
          <w:rFonts w:ascii="Georgia" w:eastAsia="Georgia" w:hAnsi="Georgia" w:cs="Georgia"/>
          <w:b/>
          <w:bCs/>
          <w:lang w:val="en-US"/>
        </w:rPr>
        <w:t>PILOT TESTING TALLY</w:t>
      </w:r>
    </w:p>
    <w:p w14:paraId="37AAEB47" w14:textId="77777777" w:rsidR="008F456D" w:rsidRDefault="00000000">
      <w:pPr>
        <w:spacing w:line="480" w:lineRule="auto"/>
        <w:ind w:firstLine="720"/>
        <w:jc w:val="both"/>
        <w:rPr>
          <w:rFonts w:ascii="Georgia" w:eastAsia="Georgia" w:hAnsi="Georgia" w:cs="Georgia"/>
          <w:bCs/>
          <w:lang w:val="en-US"/>
        </w:rPr>
      </w:pPr>
      <w:r>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8F456D" w:rsidRDefault="00000000">
      <w:pPr>
        <w:spacing w:line="240" w:lineRule="auto"/>
        <w:rPr>
          <w:rFonts w:ascii="Georgia" w:eastAsia="Georgia" w:hAnsi="Georgia" w:cs="Georgia"/>
          <w:b/>
          <w:bCs/>
          <w:lang w:val="en-US"/>
        </w:rPr>
      </w:pPr>
      <w:r>
        <w:rPr>
          <w:rFonts w:ascii="Georgia" w:eastAsia="Georgia" w:hAnsi="Georgia" w:cs="Georgia"/>
          <w:b/>
          <w:bCs/>
          <w:lang w:val="en-US"/>
        </w:rPr>
        <w:t xml:space="preserve">Table C.1 </w:t>
      </w:r>
    </w:p>
    <w:p w14:paraId="1B9B7C17" w14:textId="77777777" w:rsidR="008F456D" w:rsidRDefault="00000000">
      <w:pPr>
        <w:spacing w:line="240" w:lineRule="auto"/>
        <w:rPr>
          <w:rFonts w:ascii="Georgia" w:eastAsia="Georgia" w:hAnsi="Georgia" w:cs="Georgia"/>
          <w:b/>
          <w:bCs/>
          <w:i/>
          <w:iCs/>
          <w:lang w:val="en-US"/>
        </w:rPr>
      </w:pPr>
      <w:r>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7B53E253" w14:textId="77777777">
        <w:trPr>
          <w:trHeight w:val="737"/>
        </w:trPr>
        <w:tc>
          <w:tcPr>
            <w:tcW w:w="2666" w:type="dxa"/>
            <w:noWrap/>
          </w:tcPr>
          <w:p w14:paraId="36B3D830"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Characteristics</w:t>
            </w:r>
          </w:p>
        </w:tc>
        <w:tc>
          <w:tcPr>
            <w:tcW w:w="465" w:type="dxa"/>
          </w:tcPr>
          <w:p w14:paraId="674DF509" w14:textId="77777777" w:rsidR="008F456D" w:rsidRDefault="00000000">
            <w:pPr>
              <w:spacing w:after="0" w:line="240" w:lineRule="auto"/>
              <w:jc w:val="center"/>
              <w:rPr>
                <w:rFonts w:ascii="Georgia" w:eastAsia="Times New Roman" w:hAnsi="Georgia" w:cs="Arial"/>
                <w:b/>
                <w:bCs/>
                <w:lang w:val="en-US"/>
              </w:rPr>
            </w:pPr>
            <w:r>
              <w:rPr>
                <w:rFonts w:ascii="Georgia" w:eastAsia="Times New Roman" w:hAnsi="Georgia" w:cs="Arial"/>
                <w:b/>
                <w:bCs/>
                <w:lang w:val="en-US"/>
              </w:rPr>
              <w:t>5</w:t>
            </w:r>
          </w:p>
        </w:tc>
        <w:tc>
          <w:tcPr>
            <w:tcW w:w="364" w:type="dxa"/>
          </w:tcPr>
          <w:p w14:paraId="3251AB9A" w14:textId="77777777" w:rsidR="008F456D" w:rsidRDefault="00000000">
            <w:pPr>
              <w:spacing w:after="0" w:line="240" w:lineRule="auto"/>
              <w:jc w:val="center"/>
              <w:rPr>
                <w:rFonts w:ascii="Georgia" w:eastAsia="Times New Roman" w:hAnsi="Georgia" w:cs="Arial"/>
                <w:b/>
                <w:bCs/>
                <w:lang w:val="en-US"/>
              </w:rPr>
            </w:pPr>
            <w:r>
              <w:rPr>
                <w:rFonts w:ascii="Georgia" w:eastAsia="Times New Roman" w:hAnsi="Georgia" w:cs="Arial"/>
                <w:b/>
                <w:bCs/>
                <w:lang w:val="en-US"/>
              </w:rPr>
              <w:t>4</w:t>
            </w:r>
          </w:p>
        </w:tc>
        <w:tc>
          <w:tcPr>
            <w:tcW w:w="611" w:type="dxa"/>
          </w:tcPr>
          <w:p w14:paraId="751EEDF3" w14:textId="77777777" w:rsidR="008F456D" w:rsidRDefault="00000000">
            <w:pPr>
              <w:spacing w:after="0" w:line="240" w:lineRule="auto"/>
              <w:jc w:val="center"/>
              <w:rPr>
                <w:rFonts w:ascii="Georgia" w:eastAsia="Times New Roman" w:hAnsi="Georgia" w:cs="Arial"/>
                <w:b/>
                <w:bCs/>
                <w:lang w:val="en-US"/>
              </w:rPr>
            </w:pPr>
            <w:r>
              <w:rPr>
                <w:rFonts w:ascii="Georgia" w:eastAsia="Times New Roman" w:hAnsi="Georgia" w:cs="Arial"/>
                <w:b/>
                <w:bCs/>
                <w:lang w:val="en-US"/>
              </w:rPr>
              <w:t>3</w:t>
            </w:r>
          </w:p>
        </w:tc>
        <w:tc>
          <w:tcPr>
            <w:tcW w:w="481" w:type="dxa"/>
          </w:tcPr>
          <w:p w14:paraId="0799D6B3" w14:textId="77777777" w:rsidR="008F456D" w:rsidRDefault="00000000">
            <w:pPr>
              <w:spacing w:after="0" w:line="240" w:lineRule="auto"/>
              <w:jc w:val="center"/>
              <w:rPr>
                <w:rFonts w:ascii="Georgia" w:eastAsia="Times New Roman" w:hAnsi="Georgia" w:cs="Arial"/>
                <w:b/>
                <w:bCs/>
                <w:lang w:val="en-US"/>
              </w:rPr>
            </w:pPr>
            <w:r>
              <w:rPr>
                <w:rFonts w:ascii="Georgia" w:eastAsia="Times New Roman" w:hAnsi="Georgia" w:cs="Arial"/>
                <w:b/>
                <w:bCs/>
                <w:lang w:val="en-US"/>
              </w:rPr>
              <w:t>2</w:t>
            </w:r>
          </w:p>
        </w:tc>
        <w:tc>
          <w:tcPr>
            <w:tcW w:w="481" w:type="dxa"/>
          </w:tcPr>
          <w:p w14:paraId="37D31E04" w14:textId="77777777" w:rsidR="008F456D" w:rsidRDefault="00000000">
            <w:pPr>
              <w:spacing w:after="0" w:line="240" w:lineRule="auto"/>
              <w:jc w:val="center"/>
              <w:rPr>
                <w:rFonts w:ascii="Georgia" w:eastAsia="Times New Roman" w:hAnsi="Georgia" w:cs="Arial"/>
                <w:b/>
                <w:bCs/>
                <w:lang w:val="en-US"/>
              </w:rPr>
            </w:pPr>
            <w:r>
              <w:rPr>
                <w:rFonts w:ascii="Georgia" w:eastAsia="Times New Roman" w:hAnsi="Georgia" w:cs="Arial"/>
                <w:b/>
                <w:bCs/>
                <w:lang w:val="en-US"/>
              </w:rPr>
              <w:t>1</w:t>
            </w:r>
          </w:p>
        </w:tc>
        <w:tc>
          <w:tcPr>
            <w:tcW w:w="1633" w:type="dxa"/>
          </w:tcPr>
          <w:p w14:paraId="59A0FF76"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N</w:t>
            </w:r>
          </w:p>
        </w:tc>
        <w:tc>
          <w:tcPr>
            <w:tcW w:w="2792" w:type="dxa"/>
          </w:tcPr>
          <w:p w14:paraId="107533E0"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Georgia" w:hAnsi="Georgia" w:cs="Georgia"/>
                <w:b/>
                <w:bCs/>
                <w:lang w:val="en-US"/>
              </w:rPr>
              <w:t>ADJECTIVAL DESCRIPTION</w:t>
            </w:r>
          </w:p>
        </w:tc>
      </w:tr>
      <w:tr w:rsidR="008F456D" w14:paraId="7FEB9671" w14:textId="77777777">
        <w:trPr>
          <w:trHeight w:val="485"/>
        </w:trPr>
        <w:tc>
          <w:tcPr>
            <w:tcW w:w="2666" w:type="dxa"/>
            <w:vMerge w:val="restart"/>
          </w:tcPr>
          <w:p w14:paraId="243526A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1. Functionality Suitability</w:t>
            </w:r>
          </w:p>
        </w:tc>
        <w:tc>
          <w:tcPr>
            <w:tcW w:w="465" w:type="dxa"/>
            <w:noWrap/>
          </w:tcPr>
          <w:p w14:paraId="0722D249"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5DE9E753"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715C4CD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CFBDCD1"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65533788"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707C2B46"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6695124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0182C5E" w14:textId="77777777">
        <w:trPr>
          <w:trHeight w:val="406"/>
        </w:trPr>
        <w:tc>
          <w:tcPr>
            <w:tcW w:w="2666" w:type="dxa"/>
            <w:vMerge/>
          </w:tcPr>
          <w:p w14:paraId="0BF76D08"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noWrap/>
          </w:tcPr>
          <w:p w14:paraId="646E143C"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6E0B3542"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3F0721A8"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0FA30D77"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7D484320"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4A57A0FC"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1EC7BFDC"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03F6C208" w14:textId="77777777">
        <w:trPr>
          <w:trHeight w:val="503"/>
        </w:trPr>
        <w:tc>
          <w:tcPr>
            <w:tcW w:w="2666" w:type="dxa"/>
            <w:vMerge/>
          </w:tcPr>
          <w:p w14:paraId="6A6AFCFE"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1F3A447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1960715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tcPr>
          <w:p w14:paraId="23E95C6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4A8B3CB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AA58CD3"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70DAC47D"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4.50</w:t>
            </w:r>
          </w:p>
        </w:tc>
        <w:tc>
          <w:tcPr>
            <w:tcW w:w="2792" w:type="dxa"/>
          </w:tcPr>
          <w:p w14:paraId="13B0E2B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1DECAB14" w14:textId="77777777">
        <w:trPr>
          <w:trHeight w:val="444"/>
        </w:trPr>
        <w:tc>
          <w:tcPr>
            <w:tcW w:w="2666" w:type="dxa"/>
            <w:vMerge/>
          </w:tcPr>
          <w:p w14:paraId="2C7E52D2"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noWrap/>
          </w:tcPr>
          <w:p w14:paraId="6D8BB59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23C2F8D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09D026FF"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1174B98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5FE9FC0"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7DC700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1EC24563"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09327D32" w14:textId="77777777">
        <w:trPr>
          <w:trHeight w:val="406"/>
        </w:trPr>
        <w:tc>
          <w:tcPr>
            <w:tcW w:w="2666" w:type="dxa"/>
          </w:tcPr>
          <w:p w14:paraId="1B6BD60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Sub-Average (1)</w:t>
            </w:r>
          </w:p>
        </w:tc>
        <w:tc>
          <w:tcPr>
            <w:tcW w:w="465" w:type="dxa"/>
            <w:noWrap/>
          </w:tcPr>
          <w:p w14:paraId="37C514D2"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1EBC9FDF"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noWrap/>
          </w:tcPr>
          <w:p w14:paraId="454DF0D9"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5A1D8F92"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3B19AC9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7F8F2764"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4.81</w:t>
            </w:r>
          </w:p>
        </w:tc>
        <w:tc>
          <w:tcPr>
            <w:tcW w:w="2792" w:type="dxa"/>
          </w:tcPr>
          <w:p w14:paraId="31E7158D"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5D2E8F2" w14:textId="77777777">
        <w:trPr>
          <w:trHeight w:val="441"/>
        </w:trPr>
        <w:tc>
          <w:tcPr>
            <w:tcW w:w="2666" w:type="dxa"/>
            <w:noWrap/>
          </w:tcPr>
          <w:p w14:paraId="70F998C4"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 Reliability</w:t>
            </w:r>
          </w:p>
        </w:tc>
        <w:tc>
          <w:tcPr>
            <w:tcW w:w="465" w:type="dxa"/>
            <w:noWrap/>
          </w:tcPr>
          <w:p w14:paraId="2075B473"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5E986B9A"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1864EC42"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2C8565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AA675C6"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4E8894A5"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5.00</w:t>
            </w:r>
          </w:p>
        </w:tc>
        <w:tc>
          <w:tcPr>
            <w:tcW w:w="2792" w:type="dxa"/>
          </w:tcPr>
          <w:p w14:paraId="68BB55AE"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0F9579B" w14:textId="77777777">
        <w:trPr>
          <w:trHeight w:val="309"/>
        </w:trPr>
        <w:tc>
          <w:tcPr>
            <w:tcW w:w="2666" w:type="dxa"/>
            <w:vMerge w:val="restart"/>
            <w:noWrap/>
          </w:tcPr>
          <w:p w14:paraId="373F8BF8"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 Usability</w:t>
            </w:r>
          </w:p>
        </w:tc>
        <w:tc>
          <w:tcPr>
            <w:tcW w:w="465" w:type="dxa"/>
            <w:noWrap/>
          </w:tcPr>
          <w:p w14:paraId="6503C284"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C4A31A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56066A8"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E4F065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38B2D9C6"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DFF149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DC6DC2B"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27EBE83" w14:textId="77777777">
        <w:trPr>
          <w:trHeight w:val="485"/>
        </w:trPr>
        <w:tc>
          <w:tcPr>
            <w:tcW w:w="2666" w:type="dxa"/>
            <w:vMerge/>
          </w:tcPr>
          <w:p w14:paraId="08A2A410"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383E7E4"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663F955"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5461141C"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2B4D5508"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0C3EC19"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8A4213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1B9C33D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6ACB8D89" w14:textId="77777777">
        <w:trPr>
          <w:trHeight w:val="441"/>
        </w:trPr>
        <w:tc>
          <w:tcPr>
            <w:tcW w:w="2666" w:type="dxa"/>
            <w:vMerge/>
          </w:tcPr>
          <w:p w14:paraId="635F92E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noWrap/>
          </w:tcPr>
          <w:p w14:paraId="7387C2C3"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3A47B1FE"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6B84408D"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4BAD54E9"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39F59DE"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6BBF8D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74473510"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A85E8B1" w14:textId="77777777">
        <w:trPr>
          <w:trHeight w:val="464"/>
        </w:trPr>
        <w:tc>
          <w:tcPr>
            <w:tcW w:w="2666" w:type="dxa"/>
            <w:vMerge/>
          </w:tcPr>
          <w:p w14:paraId="1E01C22C"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BDD637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3</w:t>
            </w:r>
          </w:p>
        </w:tc>
        <w:tc>
          <w:tcPr>
            <w:tcW w:w="364" w:type="dxa"/>
          </w:tcPr>
          <w:p w14:paraId="273EF59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1</w:t>
            </w:r>
          </w:p>
        </w:tc>
        <w:tc>
          <w:tcPr>
            <w:tcW w:w="611" w:type="dxa"/>
          </w:tcPr>
          <w:p w14:paraId="3560CF2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DF85D4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1C1EDFD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D071A1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4805691"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4CBD8A8B" w14:textId="77777777">
        <w:trPr>
          <w:trHeight w:val="464"/>
        </w:trPr>
        <w:tc>
          <w:tcPr>
            <w:tcW w:w="2666" w:type="dxa"/>
            <w:noWrap/>
          </w:tcPr>
          <w:p w14:paraId="7E3CBD6A"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Sub-Average (3)</w:t>
            </w:r>
          </w:p>
        </w:tc>
        <w:tc>
          <w:tcPr>
            <w:tcW w:w="465" w:type="dxa"/>
          </w:tcPr>
          <w:p w14:paraId="38937E09" w14:textId="77777777" w:rsidR="008F456D" w:rsidRDefault="008F456D">
            <w:pPr>
              <w:spacing w:after="0" w:line="240" w:lineRule="auto"/>
              <w:jc w:val="center"/>
              <w:rPr>
                <w:rFonts w:ascii="Georgia" w:eastAsia="Times New Roman" w:hAnsi="Georgia" w:cs="Arial"/>
                <w:kern w:val="0"/>
                <w:lang w:val="en-US"/>
                <w14:ligatures w14:val="none"/>
              </w:rPr>
            </w:pPr>
          </w:p>
        </w:tc>
        <w:tc>
          <w:tcPr>
            <w:tcW w:w="364" w:type="dxa"/>
          </w:tcPr>
          <w:p w14:paraId="0D56E7BB" w14:textId="77777777" w:rsidR="008F456D" w:rsidRDefault="008F456D">
            <w:pPr>
              <w:spacing w:after="0" w:line="240" w:lineRule="auto"/>
              <w:jc w:val="center"/>
              <w:rPr>
                <w:rFonts w:ascii="Georgia" w:eastAsia="Times New Roman" w:hAnsi="Georgia" w:cs="Arial"/>
                <w:kern w:val="0"/>
                <w:lang w:val="en-US"/>
                <w14:ligatures w14:val="none"/>
              </w:rPr>
            </w:pPr>
          </w:p>
        </w:tc>
        <w:tc>
          <w:tcPr>
            <w:tcW w:w="611" w:type="dxa"/>
          </w:tcPr>
          <w:p w14:paraId="5A0496D9"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7D1BD939"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30694A1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662C81A1"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4.81</w:t>
            </w:r>
          </w:p>
        </w:tc>
        <w:tc>
          <w:tcPr>
            <w:tcW w:w="2792" w:type="dxa"/>
          </w:tcPr>
          <w:p w14:paraId="5475F82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0973FEA" w14:textId="77777777">
        <w:trPr>
          <w:trHeight w:val="662"/>
        </w:trPr>
        <w:tc>
          <w:tcPr>
            <w:tcW w:w="2666" w:type="dxa"/>
          </w:tcPr>
          <w:p w14:paraId="1E78CDF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 Performance Efficiency/Speed</w:t>
            </w:r>
          </w:p>
        </w:tc>
        <w:tc>
          <w:tcPr>
            <w:tcW w:w="465" w:type="dxa"/>
            <w:noWrap/>
          </w:tcPr>
          <w:p w14:paraId="49DC61E5"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26A476C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noWrap/>
          </w:tcPr>
          <w:p w14:paraId="0E6E131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2FDF9F9E"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30FB3BB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417A0FB"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9878F7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834A79B" w14:textId="77777777">
        <w:trPr>
          <w:trHeight w:val="444"/>
        </w:trPr>
        <w:tc>
          <w:tcPr>
            <w:tcW w:w="2666" w:type="dxa"/>
            <w:noWrap/>
          </w:tcPr>
          <w:p w14:paraId="557BC7A0"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5. Maintainability</w:t>
            </w:r>
          </w:p>
        </w:tc>
        <w:tc>
          <w:tcPr>
            <w:tcW w:w="465" w:type="dxa"/>
          </w:tcPr>
          <w:p w14:paraId="6C150C53"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7E86C80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tcPr>
          <w:p w14:paraId="13B3D84F"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481" w:type="dxa"/>
            <w:noWrap/>
          </w:tcPr>
          <w:p w14:paraId="757E119B"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0766F62"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21D5F841"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8A189E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C7E8DD1" w14:textId="77777777">
        <w:trPr>
          <w:trHeight w:val="266"/>
        </w:trPr>
        <w:tc>
          <w:tcPr>
            <w:tcW w:w="2666" w:type="dxa"/>
            <w:noWrap/>
          </w:tcPr>
          <w:p w14:paraId="770EB7BA"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6. Portability</w:t>
            </w:r>
          </w:p>
        </w:tc>
        <w:tc>
          <w:tcPr>
            <w:tcW w:w="465" w:type="dxa"/>
            <w:noWrap/>
          </w:tcPr>
          <w:p w14:paraId="69A6BC9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3C9E8324"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819C715"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FF743A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BEB1B09"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CF9CD5D"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4.75</w:t>
            </w:r>
          </w:p>
        </w:tc>
        <w:tc>
          <w:tcPr>
            <w:tcW w:w="2792" w:type="dxa"/>
          </w:tcPr>
          <w:p w14:paraId="76483DF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64D895B4" w14:textId="77777777" w:rsidR="008F456D" w:rsidRDefault="00000000">
      <w:pPr>
        <w:jc w:val="center"/>
        <w:rPr>
          <w:rFonts w:ascii="Georgia" w:eastAsia="Times New Roman" w:hAnsi="Georgia" w:cs="Arial"/>
          <w:color w:val="000000"/>
        </w:rPr>
        <w:sectPr w:rsidR="008F456D">
          <w:headerReference w:type="default" r:id="rId114"/>
          <w:headerReference w:type="first" r:id="rId115"/>
          <w:pgSz w:w="12240" w:h="15840"/>
          <w:pgMar w:top="1440" w:right="1440" w:bottom="1440" w:left="1440" w:header="708" w:footer="708" w:gutter="0"/>
          <w:pgNumType w:start="1"/>
          <w:cols w:space="708"/>
          <w:docGrid w:linePitch="360"/>
        </w:sectPr>
      </w:pPr>
      <w:r>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0B831620" w14:textId="77777777">
        <w:trPr>
          <w:trHeight w:val="522"/>
        </w:trPr>
        <w:tc>
          <w:tcPr>
            <w:tcW w:w="2666" w:type="dxa"/>
            <w:noWrap/>
          </w:tcPr>
          <w:p w14:paraId="2E135747"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4D2CEA72"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4F2AEEEE"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tcPr>
          <w:p w14:paraId="3D1D004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1CA1234D"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6CD4039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814F01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4.50</w:t>
            </w:r>
          </w:p>
        </w:tc>
        <w:tc>
          <w:tcPr>
            <w:tcW w:w="2792" w:type="dxa"/>
          </w:tcPr>
          <w:p w14:paraId="064B22C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3574A5B" w14:textId="77777777">
        <w:trPr>
          <w:trHeight w:val="542"/>
        </w:trPr>
        <w:tc>
          <w:tcPr>
            <w:tcW w:w="2666" w:type="dxa"/>
          </w:tcPr>
          <w:p w14:paraId="3EF48292"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0EA12A4F"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364" w:type="dxa"/>
          </w:tcPr>
          <w:p w14:paraId="57E0DBE9"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611" w:type="dxa"/>
          </w:tcPr>
          <w:p w14:paraId="686150DC"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867F23E"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6C52B0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5E8A8C2"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4.25</w:t>
            </w:r>
          </w:p>
        </w:tc>
        <w:tc>
          <w:tcPr>
            <w:tcW w:w="2792" w:type="dxa"/>
          </w:tcPr>
          <w:p w14:paraId="299EFCDC"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BB05149" w14:textId="77777777">
        <w:trPr>
          <w:trHeight w:val="503"/>
        </w:trPr>
        <w:tc>
          <w:tcPr>
            <w:tcW w:w="2666" w:type="dxa"/>
            <w:noWrap/>
          </w:tcPr>
          <w:p w14:paraId="56CC5502"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Sub-Average (7)</w:t>
            </w:r>
          </w:p>
        </w:tc>
        <w:tc>
          <w:tcPr>
            <w:tcW w:w="465" w:type="dxa"/>
          </w:tcPr>
          <w:p w14:paraId="4DA643E4"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7E876B66"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tcPr>
          <w:p w14:paraId="2C3025A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4E20A22D"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54FA6885"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noWrap/>
          </w:tcPr>
          <w:p w14:paraId="051A48AB"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4.38</w:t>
            </w:r>
          </w:p>
        </w:tc>
        <w:tc>
          <w:tcPr>
            <w:tcW w:w="2792" w:type="dxa"/>
          </w:tcPr>
          <w:p w14:paraId="5C628C61"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14CC8CC2" w14:textId="77777777">
        <w:trPr>
          <w:trHeight w:val="444"/>
        </w:trPr>
        <w:tc>
          <w:tcPr>
            <w:tcW w:w="2666" w:type="dxa"/>
            <w:vMerge w:val="restart"/>
            <w:noWrap/>
          </w:tcPr>
          <w:p w14:paraId="462B3483"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8. Compatibility</w:t>
            </w:r>
          </w:p>
        </w:tc>
        <w:tc>
          <w:tcPr>
            <w:tcW w:w="465" w:type="dxa"/>
          </w:tcPr>
          <w:p w14:paraId="10D23844"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6BC548B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0A82A3C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481" w:type="dxa"/>
            <w:noWrap/>
          </w:tcPr>
          <w:p w14:paraId="50D24F07"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2F2EA6CC"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E025F40"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4.25</w:t>
            </w:r>
          </w:p>
        </w:tc>
        <w:tc>
          <w:tcPr>
            <w:tcW w:w="2792" w:type="dxa"/>
          </w:tcPr>
          <w:p w14:paraId="7C0CDECE"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25F73BE" w14:textId="77777777">
        <w:trPr>
          <w:trHeight w:val="427"/>
        </w:trPr>
        <w:tc>
          <w:tcPr>
            <w:tcW w:w="2666" w:type="dxa"/>
            <w:vMerge/>
          </w:tcPr>
          <w:p w14:paraId="0640B52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559ABD76"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2C63395A"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759BF13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A8265D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778990E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2BFD7DD"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24C91CB8"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6F9FEC02" w14:textId="77777777">
        <w:trPr>
          <w:trHeight w:val="427"/>
        </w:trPr>
        <w:tc>
          <w:tcPr>
            <w:tcW w:w="2666" w:type="dxa"/>
            <w:noWrap/>
          </w:tcPr>
          <w:p w14:paraId="32E8230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w:t>
            </w:r>
            <w:proofErr w:type="spellStart"/>
            <w:proofErr w:type="gramStart"/>
            <w:r>
              <w:rPr>
                <w:rFonts w:ascii="Georgia" w:eastAsia="Times New Roman" w:hAnsi="Georgia" w:cs="Arial"/>
                <w:color w:val="000000"/>
                <w:kern w:val="0"/>
                <w:lang w:val="en-US"/>
                <w14:ligatures w14:val="none"/>
              </w:rPr>
              <w:t>Averag</w:t>
            </w:r>
            <w:proofErr w:type="spellEnd"/>
            <w:r>
              <w:rPr>
                <w:rFonts w:ascii="Georgia" w:eastAsia="Times New Roman" w:hAnsi="Georgia" w:cs="Arial"/>
                <w:color w:val="000000"/>
                <w:kern w:val="0"/>
                <w:lang w:val="en-US"/>
                <w14:ligatures w14:val="none"/>
              </w:rPr>
              <w:t>(</w:t>
            </w:r>
            <w:proofErr w:type="gramEnd"/>
            <w:r>
              <w:rPr>
                <w:rFonts w:ascii="Georgia" w:eastAsia="Times New Roman" w:hAnsi="Georgia" w:cs="Arial"/>
                <w:color w:val="000000"/>
                <w:kern w:val="0"/>
                <w:lang w:val="en-US"/>
                <w14:ligatures w14:val="none"/>
              </w:rPr>
              <w:t>8)</w:t>
            </w:r>
          </w:p>
        </w:tc>
        <w:tc>
          <w:tcPr>
            <w:tcW w:w="465" w:type="dxa"/>
          </w:tcPr>
          <w:p w14:paraId="539A7B0E"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686F9DA7"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tcPr>
          <w:p w14:paraId="1CFFFA25"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232C1531"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6D35B1A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24F003E6"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6D25F5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728846C7" w14:textId="77777777">
        <w:trPr>
          <w:trHeight w:val="266"/>
        </w:trPr>
        <w:tc>
          <w:tcPr>
            <w:tcW w:w="2666" w:type="dxa"/>
            <w:noWrap/>
          </w:tcPr>
          <w:p w14:paraId="652E0867"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0F366082" w14:textId="77777777" w:rsidR="008F456D" w:rsidRDefault="008F456D">
            <w:pPr>
              <w:spacing w:after="0" w:line="240" w:lineRule="auto"/>
              <w:jc w:val="center"/>
              <w:rPr>
                <w:rFonts w:ascii="Georgia" w:eastAsia="Times New Roman" w:hAnsi="Georgia" w:cs="Arial"/>
                <w:kern w:val="0"/>
                <w:lang w:val="en-US"/>
                <w14:ligatures w14:val="none"/>
              </w:rPr>
            </w:pPr>
          </w:p>
        </w:tc>
        <w:tc>
          <w:tcPr>
            <w:tcW w:w="364" w:type="dxa"/>
          </w:tcPr>
          <w:p w14:paraId="342126D5" w14:textId="77777777" w:rsidR="008F456D" w:rsidRDefault="008F456D">
            <w:pPr>
              <w:spacing w:after="0" w:line="240" w:lineRule="auto"/>
              <w:jc w:val="center"/>
              <w:rPr>
                <w:rFonts w:ascii="Georgia" w:eastAsia="Times New Roman" w:hAnsi="Georgia" w:cs="Arial"/>
                <w:kern w:val="0"/>
                <w:lang w:val="en-US"/>
                <w14:ligatures w14:val="none"/>
              </w:rPr>
            </w:pPr>
          </w:p>
        </w:tc>
        <w:tc>
          <w:tcPr>
            <w:tcW w:w="611" w:type="dxa"/>
          </w:tcPr>
          <w:p w14:paraId="76DB776B"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5C812CFE"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62A8067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1801536A"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4.66</w:t>
            </w:r>
          </w:p>
        </w:tc>
        <w:tc>
          <w:tcPr>
            <w:tcW w:w="2792" w:type="dxa"/>
          </w:tcPr>
          <w:p w14:paraId="05E9B9C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56AF085A" w14:textId="77777777" w:rsidR="008F456D" w:rsidRDefault="008F456D">
      <w:pPr>
        <w:rPr>
          <w:rFonts w:ascii="Georgia" w:eastAsia="Georgia" w:hAnsi="Georgia" w:cs="Georgia"/>
          <w:bCs/>
          <w:lang w:val="en-US"/>
        </w:rPr>
      </w:pPr>
    </w:p>
    <w:p w14:paraId="6278C6AE" w14:textId="77777777" w:rsidR="008F456D" w:rsidRDefault="008F456D">
      <w:pPr>
        <w:spacing w:line="480" w:lineRule="auto"/>
        <w:ind w:firstLine="720"/>
        <w:rPr>
          <w:rFonts w:ascii="Georgia" w:eastAsia="Georgia" w:hAnsi="Georgia" w:cs="Georgia"/>
          <w:bCs/>
          <w:lang w:val="en-US"/>
        </w:rPr>
      </w:pPr>
    </w:p>
    <w:p w14:paraId="4406FD47" w14:textId="77777777" w:rsidR="008F456D" w:rsidRDefault="00000000">
      <w:pPr>
        <w:spacing w:line="480" w:lineRule="auto"/>
        <w:ind w:firstLine="720"/>
        <w:rPr>
          <w:rFonts w:ascii="Georgia" w:hAnsi="Georgia"/>
        </w:rPr>
      </w:pPr>
      <w:r>
        <w:rPr>
          <w:rFonts w:ascii="Georgia" w:eastAsia="Georgia" w:hAnsi="Georgia" w:cs="Georgia"/>
          <w:bCs/>
          <w:lang w:val="en-US"/>
        </w:rPr>
        <w:t xml:space="preserve">Table C.1 shows the pilot testing results from beneficiaries, </w:t>
      </w:r>
      <w:r>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601BFC19" w14:textId="77777777" w:rsidR="008F456D" w:rsidRDefault="00000000">
      <w:pPr>
        <w:rPr>
          <w:ins w:id="1214" w:author="Jade Raposa [2]" w:date="2024-10-17T00:34:00Z"/>
          <w:rFonts w:ascii="Georgia" w:eastAsia="Georgia" w:hAnsi="Georgia" w:cs="Georgia"/>
          <w:b/>
          <w:bCs/>
          <w:lang w:val="en-US"/>
        </w:rPr>
      </w:pPr>
      <w:ins w:id="1215" w:author="Jade Raposa [2]" w:date="2024-10-17T00:34:00Z">
        <w:r>
          <w:rPr>
            <w:rFonts w:ascii="Georgia" w:eastAsia="Georgia" w:hAnsi="Georgia" w:cs="Georgia"/>
            <w:b/>
            <w:bCs/>
            <w:lang w:val="en-US"/>
          </w:rPr>
          <w:br w:type="page"/>
        </w:r>
      </w:ins>
    </w:p>
    <w:p w14:paraId="0F949730" w14:textId="77777777" w:rsidR="008F456D" w:rsidRDefault="00000000">
      <w:pPr>
        <w:spacing w:line="240" w:lineRule="auto"/>
        <w:rPr>
          <w:rFonts w:ascii="Georgia" w:eastAsia="Georgia" w:hAnsi="Georgia" w:cs="Georgia"/>
          <w:b/>
          <w:bCs/>
          <w:lang w:val="en-US"/>
        </w:rPr>
      </w:pPr>
      <w:r>
        <w:rPr>
          <w:rFonts w:ascii="Georgia" w:eastAsia="Georgia" w:hAnsi="Georgia" w:cs="Georgia"/>
          <w:b/>
          <w:bCs/>
          <w:lang w:val="en-US"/>
        </w:rPr>
        <w:lastRenderedPageBreak/>
        <w:t xml:space="preserve">Table C.2 </w:t>
      </w:r>
    </w:p>
    <w:p w14:paraId="1AEF0D3C" w14:textId="77777777" w:rsidR="008F456D" w:rsidRDefault="00000000">
      <w:pPr>
        <w:spacing w:line="240" w:lineRule="auto"/>
        <w:rPr>
          <w:rFonts w:ascii="Georgia" w:eastAsia="Georgia" w:hAnsi="Georgia" w:cs="Georgia"/>
          <w:i/>
          <w:iCs/>
          <w:lang w:val="en-US"/>
        </w:rPr>
      </w:pPr>
      <w:r>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8F456D" w14:paraId="5B00C4FE" w14:textId="77777777">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181807" w14:textId="77777777" w:rsidR="008F456D" w:rsidRDefault="008F456D">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585E7253" w14:textId="77777777" w:rsidR="008F456D" w:rsidRDefault="008F456D">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tcPr>
          <w:p w14:paraId="5E700A1C"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tcPr>
          <w:p w14:paraId="0B40AC4B" w14:textId="77777777" w:rsidR="008F456D" w:rsidRDefault="008F456D">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B1E5DBC"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tcPr>
          <w:p w14:paraId="66FEE0BE"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Adjectival Description</w:t>
            </w:r>
          </w:p>
        </w:tc>
      </w:tr>
      <w:tr w:rsidR="008F456D" w14:paraId="3668B86A" w14:textId="77777777">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tcPr>
          <w:p w14:paraId="47923AA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tcPr>
          <w:p w14:paraId="4FE13EE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tcPr>
          <w:p w14:paraId="7A08D76B"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tcPr>
          <w:p w14:paraId="403D16F6"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tcPr>
          <w:p w14:paraId="02A6B536"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tcPr>
          <w:p w14:paraId="508283ED"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tcPr>
          <w:p w14:paraId="3A0BF47D"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tcPr>
          <w:p w14:paraId="77AF44A3"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tcPr>
          <w:p w14:paraId="19E90A44" w14:textId="77777777" w:rsidR="008F456D" w:rsidRDefault="008F456D">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tcPr>
          <w:p w14:paraId="1C3B9FA8" w14:textId="77777777" w:rsidR="008F456D" w:rsidRDefault="008F456D">
            <w:pPr>
              <w:spacing w:after="0" w:line="240" w:lineRule="auto"/>
              <w:jc w:val="center"/>
              <w:rPr>
                <w:rFonts w:ascii="Georgia" w:eastAsia="Times New Roman" w:hAnsi="Georgia" w:cs="Arial"/>
                <w:b/>
                <w:bCs/>
              </w:rPr>
            </w:pPr>
          </w:p>
        </w:tc>
      </w:tr>
      <w:tr w:rsidR="008F456D" w14:paraId="35DE4CBD" w14:textId="77777777">
        <w:trPr>
          <w:trHeight w:val="2325"/>
        </w:trPr>
        <w:tc>
          <w:tcPr>
            <w:tcW w:w="9406"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43D14C46"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 xml:space="preserve">1. </w:t>
            </w:r>
            <w:r>
              <w:rPr>
                <w:rFonts w:ascii="Georgia" w:eastAsia="Times New Roman" w:hAnsi="Georgia" w:cs="Arial"/>
                <w:b/>
                <w:bCs/>
              </w:rPr>
              <w:t>Functional Suitability</w:t>
            </w:r>
            <w:r>
              <w:rPr>
                <w:rFonts w:ascii="Georgia" w:eastAsia="Times New Roman" w:hAnsi="Georgia" w:cs="Arial"/>
              </w:rPr>
              <w:t xml:space="preserve"> </w:t>
            </w:r>
            <w:r>
              <w:rPr>
                <w:rFonts w:ascii="Georgia" w:eastAsia="Times New Roman" w:hAnsi="Georgia" w:cs="Arial"/>
                <w:i/>
                <w:iCs/>
              </w:rPr>
              <w:t>is the capability of the system to provide functions which meet stated and implied needs when the software is used under the specified conditions</w:t>
            </w:r>
          </w:p>
        </w:tc>
      </w:tr>
    </w:tbl>
    <w:p w14:paraId="1B1B8C2E" w14:textId="77777777" w:rsidR="008F456D" w:rsidRDefault="008F456D" w:rsidP="008F456D">
      <w:pPr>
        <w:tabs>
          <w:tab w:val="center" w:pos="4680"/>
        </w:tabs>
        <w:spacing w:after="0" w:line="240" w:lineRule="auto"/>
        <w:jc w:val="center"/>
        <w:rPr>
          <w:del w:id="1216" w:author="Jade Raposa [2]" w:date="2024-10-17T00:35:00Z"/>
          <w:rFonts w:ascii="Georgia" w:eastAsia="Times New Roman" w:hAnsi="Georgia" w:cs="Arial"/>
        </w:rPr>
        <w:sectPr w:rsidR="008F456D">
          <w:headerReference w:type="default" r:id="rId116"/>
          <w:pgSz w:w="12240" w:h="15840"/>
          <w:pgMar w:top="1440" w:right="1440" w:bottom="1440" w:left="1440" w:header="708" w:footer="708" w:gutter="0"/>
          <w:pgNumType w:start="1"/>
          <w:cols w:space="708"/>
          <w:docGrid w:linePitch="360"/>
        </w:sectPr>
        <w:pPrChange w:id="1227" w:author="Jade Raposa [2]" w:date="2024-10-17T00:35:00Z">
          <w:pPr>
            <w:spacing w:after="0" w:line="240" w:lineRule="auto"/>
            <w:jc w:val="center"/>
          </w:pPr>
        </w:pPrChange>
      </w:pPr>
    </w:p>
    <w:tbl>
      <w:tblPr>
        <w:tblW w:w="9328" w:type="dxa"/>
        <w:tblLayout w:type="fixed"/>
        <w:tblLook w:val="04A0" w:firstRow="1" w:lastRow="0" w:firstColumn="1" w:lastColumn="0" w:noHBand="0" w:noVBand="1"/>
      </w:tblPr>
      <w:tblGrid>
        <w:gridCol w:w="970"/>
        <w:gridCol w:w="2368"/>
        <w:gridCol w:w="436"/>
        <w:gridCol w:w="437"/>
        <w:gridCol w:w="436"/>
        <w:gridCol w:w="437"/>
        <w:gridCol w:w="437"/>
        <w:gridCol w:w="829"/>
        <w:gridCol w:w="1160"/>
        <w:gridCol w:w="1818"/>
      </w:tblGrid>
      <w:tr w:rsidR="008F456D" w14:paraId="6091FADC" w14:textId="77777777">
        <w:trPr>
          <w:trHeight w:val="272"/>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2C32BFCF"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1F5372D"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Completeness</w:t>
            </w:r>
          </w:p>
        </w:tc>
        <w:tc>
          <w:tcPr>
            <w:tcW w:w="436" w:type="dxa"/>
            <w:tcBorders>
              <w:top w:val="nil"/>
              <w:left w:val="nil"/>
              <w:bottom w:val="single" w:sz="4" w:space="0" w:color="auto"/>
              <w:right w:val="single" w:sz="4" w:space="0" w:color="auto"/>
            </w:tcBorders>
            <w:shd w:val="clear" w:color="auto" w:fill="auto"/>
            <w:vAlign w:val="center"/>
          </w:tcPr>
          <w:p w14:paraId="22BACE9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7393E86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6" w:type="dxa"/>
            <w:tcBorders>
              <w:top w:val="nil"/>
              <w:left w:val="nil"/>
              <w:bottom w:val="single" w:sz="4" w:space="0" w:color="auto"/>
              <w:right w:val="single" w:sz="4" w:space="0" w:color="auto"/>
            </w:tcBorders>
            <w:shd w:val="clear" w:color="auto" w:fill="auto"/>
            <w:vAlign w:val="center"/>
          </w:tcPr>
          <w:p w14:paraId="0C47425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37" w:type="dxa"/>
            <w:tcBorders>
              <w:top w:val="nil"/>
              <w:left w:val="nil"/>
              <w:bottom w:val="single" w:sz="4" w:space="0" w:color="auto"/>
              <w:right w:val="single" w:sz="4" w:space="0" w:color="auto"/>
            </w:tcBorders>
            <w:shd w:val="clear" w:color="auto" w:fill="auto"/>
            <w:vAlign w:val="center"/>
          </w:tcPr>
          <w:p w14:paraId="24C98AF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2E5849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A1B902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E76346F"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3.00</w:t>
            </w:r>
          </w:p>
        </w:tc>
        <w:tc>
          <w:tcPr>
            <w:tcW w:w="1818" w:type="dxa"/>
            <w:tcBorders>
              <w:top w:val="nil"/>
              <w:left w:val="nil"/>
              <w:bottom w:val="single" w:sz="4" w:space="0" w:color="auto"/>
              <w:right w:val="single" w:sz="4" w:space="0" w:color="auto"/>
            </w:tcBorders>
            <w:shd w:val="clear" w:color="auto" w:fill="auto"/>
            <w:vAlign w:val="center"/>
          </w:tcPr>
          <w:p w14:paraId="07C6615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Presence of Expectation</w:t>
            </w:r>
          </w:p>
        </w:tc>
      </w:tr>
      <w:tr w:rsidR="008F456D" w14:paraId="46391D51" w14:textId="77777777">
        <w:trPr>
          <w:trHeight w:val="270"/>
        </w:trPr>
        <w:tc>
          <w:tcPr>
            <w:tcW w:w="970" w:type="dxa"/>
            <w:vMerge/>
            <w:tcBorders>
              <w:top w:val="nil"/>
              <w:left w:val="single" w:sz="4" w:space="0" w:color="auto"/>
              <w:bottom w:val="single" w:sz="4" w:space="0" w:color="auto"/>
              <w:right w:val="single" w:sz="4" w:space="0" w:color="auto"/>
            </w:tcBorders>
            <w:vAlign w:val="center"/>
          </w:tcPr>
          <w:p w14:paraId="5B51AE1A"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90EFAA"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Correctness</w:t>
            </w:r>
          </w:p>
        </w:tc>
        <w:tc>
          <w:tcPr>
            <w:tcW w:w="436" w:type="dxa"/>
            <w:tcBorders>
              <w:top w:val="nil"/>
              <w:left w:val="nil"/>
              <w:bottom w:val="single" w:sz="4" w:space="0" w:color="auto"/>
              <w:right w:val="single" w:sz="4" w:space="0" w:color="auto"/>
            </w:tcBorders>
            <w:shd w:val="clear" w:color="auto" w:fill="auto"/>
            <w:vAlign w:val="center"/>
          </w:tcPr>
          <w:p w14:paraId="4B92026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B728ED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34DDD59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D590B9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1C1F00C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C6E2A2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9544C7F"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20789A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1A1D4BE4"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18268F1C"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1A4CE11E"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Appropriateness</w:t>
            </w:r>
          </w:p>
        </w:tc>
        <w:tc>
          <w:tcPr>
            <w:tcW w:w="436" w:type="dxa"/>
            <w:tcBorders>
              <w:top w:val="nil"/>
              <w:left w:val="nil"/>
              <w:bottom w:val="single" w:sz="4" w:space="0" w:color="auto"/>
              <w:right w:val="single" w:sz="4" w:space="0" w:color="auto"/>
            </w:tcBorders>
            <w:shd w:val="clear" w:color="auto" w:fill="auto"/>
            <w:vAlign w:val="center"/>
          </w:tcPr>
          <w:p w14:paraId="470BF2D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0708DC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68FB08E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191F71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7C1E1E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44048156"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BE28F70"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3DA5BBA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77F5078B" w14:textId="77777777">
        <w:trPr>
          <w:trHeight w:val="270"/>
        </w:trPr>
        <w:tc>
          <w:tcPr>
            <w:tcW w:w="970" w:type="dxa"/>
            <w:vMerge/>
            <w:tcBorders>
              <w:top w:val="nil"/>
              <w:left w:val="single" w:sz="4" w:space="0" w:color="auto"/>
              <w:bottom w:val="single" w:sz="4" w:space="0" w:color="auto"/>
              <w:right w:val="single" w:sz="4" w:space="0" w:color="auto"/>
            </w:tcBorders>
            <w:vAlign w:val="center"/>
          </w:tcPr>
          <w:p w14:paraId="70F52937"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83B1673"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Suitability</w:t>
            </w:r>
          </w:p>
        </w:tc>
        <w:tc>
          <w:tcPr>
            <w:tcW w:w="436" w:type="dxa"/>
            <w:tcBorders>
              <w:top w:val="nil"/>
              <w:left w:val="nil"/>
              <w:bottom w:val="single" w:sz="4" w:space="0" w:color="auto"/>
              <w:right w:val="single" w:sz="4" w:space="0" w:color="auto"/>
            </w:tcBorders>
            <w:shd w:val="clear" w:color="auto" w:fill="auto"/>
            <w:vAlign w:val="center"/>
          </w:tcPr>
          <w:p w14:paraId="658E6E3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427CAF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25A13C8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59C74C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4E39507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07D17C7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AA1A047"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758E879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2FF88A1" w14:textId="77777777">
        <w:trPr>
          <w:trHeight w:val="270"/>
        </w:trPr>
        <w:tc>
          <w:tcPr>
            <w:tcW w:w="970" w:type="dxa"/>
            <w:vMerge/>
            <w:tcBorders>
              <w:top w:val="nil"/>
              <w:left w:val="single" w:sz="4" w:space="0" w:color="auto"/>
              <w:bottom w:val="single" w:sz="4" w:space="0" w:color="auto"/>
              <w:right w:val="single" w:sz="4" w:space="0" w:color="auto"/>
            </w:tcBorders>
            <w:vAlign w:val="center"/>
          </w:tcPr>
          <w:p w14:paraId="0E2F4F38"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47FEC43A"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Accurateness</w:t>
            </w:r>
          </w:p>
        </w:tc>
        <w:tc>
          <w:tcPr>
            <w:tcW w:w="436" w:type="dxa"/>
            <w:tcBorders>
              <w:top w:val="nil"/>
              <w:left w:val="nil"/>
              <w:bottom w:val="single" w:sz="4" w:space="0" w:color="auto"/>
              <w:right w:val="single" w:sz="4" w:space="0" w:color="auto"/>
            </w:tcBorders>
            <w:shd w:val="clear" w:color="auto" w:fill="auto"/>
            <w:vAlign w:val="center"/>
          </w:tcPr>
          <w:p w14:paraId="7D186F6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2D75AFD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16E859A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C4F1A6"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077692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200A2D7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17F6428"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4F322D4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B361523"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30297D27"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42B313E4"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Interoperability</w:t>
            </w:r>
          </w:p>
        </w:tc>
        <w:tc>
          <w:tcPr>
            <w:tcW w:w="436" w:type="dxa"/>
            <w:tcBorders>
              <w:top w:val="nil"/>
              <w:left w:val="nil"/>
              <w:bottom w:val="single" w:sz="4" w:space="0" w:color="auto"/>
              <w:right w:val="single" w:sz="4" w:space="0" w:color="auto"/>
            </w:tcBorders>
            <w:shd w:val="clear" w:color="auto" w:fill="auto"/>
            <w:vAlign w:val="center"/>
          </w:tcPr>
          <w:p w14:paraId="33C1EFD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21A8F87"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4000FD0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0F76D88"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F319D2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D67859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77DBB34"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D838FF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3B5D38C3" w14:textId="77777777">
        <w:trPr>
          <w:trHeight w:val="676"/>
        </w:trPr>
        <w:tc>
          <w:tcPr>
            <w:tcW w:w="970" w:type="dxa"/>
            <w:tcBorders>
              <w:top w:val="nil"/>
              <w:left w:val="single" w:sz="4" w:space="0" w:color="auto"/>
              <w:bottom w:val="single" w:sz="4" w:space="0" w:color="auto"/>
              <w:right w:val="single" w:sz="4" w:space="0" w:color="auto"/>
            </w:tcBorders>
            <w:vAlign w:val="center"/>
          </w:tcPr>
          <w:p w14:paraId="44D5B638"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5BC640D"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Security</w:t>
            </w:r>
          </w:p>
        </w:tc>
        <w:tc>
          <w:tcPr>
            <w:tcW w:w="436" w:type="dxa"/>
            <w:tcBorders>
              <w:top w:val="nil"/>
              <w:left w:val="nil"/>
              <w:bottom w:val="single" w:sz="4" w:space="0" w:color="auto"/>
              <w:right w:val="single" w:sz="4" w:space="0" w:color="auto"/>
            </w:tcBorders>
            <w:shd w:val="clear" w:color="auto" w:fill="auto"/>
            <w:vAlign w:val="center"/>
          </w:tcPr>
          <w:p w14:paraId="23BA0F4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3E9A5C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258ACFD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95341B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0C090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AC42B2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2B9A6C2"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273F1D8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bl>
    <w:tbl>
      <w:tblPr>
        <w:tblpPr w:leftFromText="180" w:rightFromText="180" w:vertAnchor="text" w:horzAnchor="margin" w:tblpY="993"/>
        <w:tblW w:w="9328" w:type="dxa"/>
        <w:tblLayout w:type="fixed"/>
        <w:tblLook w:val="04A0" w:firstRow="1" w:lastRow="0" w:firstColumn="1" w:lastColumn="0" w:noHBand="0" w:noVBand="1"/>
      </w:tblPr>
      <w:tblGrid>
        <w:gridCol w:w="970"/>
        <w:gridCol w:w="5380"/>
        <w:gridCol w:w="1160"/>
        <w:gridCol w:w="1818"/>
      </w:tblGrid>
      <w:tr w:rsidR="008F456D" w14:paraId="77F106E3"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39B367F2" w14:textId="77777777" w:rsidR="008F456D" w:rsidRDefault="008F456D">
            <w:pPr>
              <w:spacing w:after="0" w:line="240" w:lineRule="auto"/>
              <w:jc w:val="center"/>
              <w:rPr>
                <w:rFonts w:ascii="Georgia" w:eastAsia="Times New Roman" w:hAnsi="Georgia" w:cs="Arial"/>
                <w:b/>
                <w:bCs/>
              </w:rPr>
            </w:pPr>
          </w:p>
        </w:tc>
        <w:tc>
          <w:tcPr>
            <w:tcW w:w="5380" w:type="dxa"/>
            <w:tcBorders>
              <w:top w:val="nil"/>
              <w:left w:val="nil"/>
              <w:bottom w:val="single" w:sz="4" w:space="0" w:color="auto"/>
              <w:right w:val="single" w:sz="4" w:space="0" w:color="auto"/>
            </w:tcBorders>
            <w:shd w:val="clear" w:color="auto" w:fill="auto"/>
            <w:vAlign w:val="center"/>
          </w:tcPr>
          <w:p w14:paraId="32A79172" w14:textId="77777777" w:rsidR="008F456D" w:rsidRDefault="00000000">
            <w:pPr>
              <w:spacing w:after="0" w:line="240" w:lineRule="auto"/>
              <w:rPr>
                <w:rFonts w:ascii="Georgia" w:eastAsia="Times New Roman" w:hAnsi="Georgia" w:cs="Arial"/>
                <w:b/>
                <w:bCs/>
              </w:rPr>
            </w:pPr>
            <w:r>
              <w:rPr>
                <w:rFonts w:ascii="Georgia" w:eastAsia="Times New Roman" w:hAnsi="Georgia" w:cs="Arial"/>
                <w:b/>
                <w:bCs/>
                <w:i/>
                <w:iCs/>
              </w:rPr>
              <w:t>Sub-Average (1)</w:t>
            </w:r>
          </w:p>
        </w:tc>
        <w:tc>
          <w:tcPr>
            <w:tcW w:w="1160" w:type="dxa"/>
            <w:tcBorders>
              <w:top w:val="nil"/>
              <w:left w:val="nil"/>
              <w:bottom w:val="single" w:sz="4" w:space="0" w:color="auto"/>
              <w:right w:val="single" w:sz="4" w:space="0" w:color="auto"/>
            </w:tcBorders>
            <w:shd w:val="clear" w:color="auto" w:fill="auto"/>
            <w:vAlign w:val="center"/>
          </w:tcPr>
          <w:p w14:paraId="618396C8"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4.07</w:t>
            </w:r>
          </w:p>
        </w:tc>
        <w:tc>
          <w:tcPr>
            <w:tcW w:w="1818" w:type="dxa"/>
            <w:tcBorders>
              <w:top w:val="nil"/>
              <w:left w:val="nil"/>
              <w:bottom w:val="single" w:sz="4" w:space="0" w:color="auto"/>
              <w:right w:val="single" w:sz="4" w:space="0" w:color="auto"/>
            </w:tcBorders>
            <w:shd w:val="clear" w:color="auto" w:fill="auto"/>
            <w:vAlign w:val="center"/>
          </w:tcPr>
          <w:p w14:paraId="103C64BB"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bl>
    <w:p w14:paraId="007159C0" w14:textId="77777777" w:rsidR="008F456D" w:rsidRDefault="008F456D">
      <w:pPr>
        <w:spacing w:after="0" w:line="240" w:lineRule="auto"/>
        <w:jc w:val="center"/>
        <w:rPr>
          <w:ins w:id="1228" w:author="Jade Raposa [2]" w:date="2024-10-17T00:38:00Z"/>
          <w:rFonts w:ascii="Georgia" w:eastAsia="Times New Roman" w:hAnsi="Georgia" w:cs="Arial"/>
          <w:b/>
          <w:bCs/>
        </w:rPr>
        <w:sectPr w:rsidR="008F456D">
          <w:headerReference w:type="default" r:id="rId117"/>
          <w:headerReference w:type="first" r:id="rId118"/>
          <w:pgSz w:w="12240" w:h="15840"/>
          <w:pgMar w:top="1710" w:right="1440" w:bottom="1440" w:left="1440" w:header="708" w:footer="708" w:gutter="0"/>
          <w:pgNumType w:start="1"/>
          <w:cols w:space="708"/>
          <w:titlePg/>
          <w:docGrid w:linePitch="360"/>
        </w:sectPr>
      </w:pPr>
    </w:p>
    <w:tbl>
      <w:tblPr>
        <w:tblpPr w:leftFromText="180" w:rightFromText="180" w:vertAnchor="text" w:horzAnchor="margin" w:tblpY="396"/>
        <w:tblW w:w="9328" w:type="dxa"/>
        <w:tblLayout w:type="fixed"/>
        <w:tblLook w:val="04A0" w:firstRow="1" w:lastRow="0" w:firstColumn="1" w:lastColumn="0" w:noHBand="0" w:noVBand="1"/>
        <w:tblPrChange w:id="1244" w:author="Jade Raposa [2]" w:date="2024-10-17T00:41:00Z">
          <w:tblPr>
            <w:tblpPr w:leftFromText="180" w:rightFromText="180" w:vertAnchor="text" w:horzAnchor="margin" w:tblpY="993"/>
            <w:tblW w:w="9328" w:type="dxa"/>
            <w:tblLayout w:type="fixed"/>
            <w:tblLook w:val="04A0" w:firstRow="1" w:lastRow="0" w:firstColumn="1" w:lastColumn="0" w:noHBand="0" w:noVBand="1"/>
          </w:tblPr>
        </w:tblPrChange>
      </w:tblPr>
      <w:tblGrid>
        <w:gridCol w:w="970"/>
        <w:gridCol w:w="2368"/>
        <w:gridCol w:w="448"/>
        <w:gridCol w:w="449"/>
        <w:gridCol w:w="448"/>
        <w:gridCol w:w="449"/>
        <w:gridCol w:w="449"/>
        <w:gridCol w:w="769"/>
        <w:gridCol w:w="1160"/>
        <w:gridCol w:w="1818"/>
        <w:tblGridChange w:id="1245">
          <w:tblGrid>
            <w:gridCol w:w="970"/>
            <w:gridCol w:w="2368"/>
            <w:gridCol w:w="448"/>
            <w:gridCol w:w="449"/>
            <w:gridCol w:w="448"/>
            <w:gridCol w:w="449"/>
            <w:gridCol w:w="449"/>
            <w:gridCol w:w="769"/>
            <w:gridCol w:w="1160"/>
            <w:gridCol w:w="1818"/>
          </w:tblGrid>
        </w:tblGridChange>
      </w:tblGrid>
      <w:tr w:rsidR="008F456D" w14:paraId="0D679CE8" w14:textId="77777777" w:rsidTr="008F456D">
        <w:trPr>
          <w:trHeight w:val="474"/>
          <w:trPrChange w:id="1246" w:author="Jade Raposa [2]" w:date="2024-10-17T00:41:00Z">
            <w:trPr>
              <w:trHeight w:val="474"/>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Change w:id="1247" w:author="Jade Raposa [2]" w:date="2024-10-17T00: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4A23211" w14:textId="77777777" w:rsidR="008F456D" w:rsidRDefault="00000000">
            <w:pPr>
              <w:spacing w:after="0" w:line="240" w:lineRule="auto"/>
              <w:jc w:val="center"/>
              <w:rPr>
                <w:del w:id="1248" w:author="Jade Raposa [2]" w:date="2024-10-17T00:45:00Z"/>
                <w:rFonts w:ascii="Georgia" w:eastAsia="Times New Roman" w:hAnsi="Georgia" w:cs="Arial"/>
                <w:b/>
                <w:bCs/>
              </w:rPr>
            </w:pPr>
            <w:del w:id="1249" w:author="Jade Raposa [2]" w:date="2024-10-17T00:45:00Z">
              <w:r>
                <w:rPr>
                  <w:rFonts w:ascii="Georgia" w:eastAsia="Times New Roman" w:hAnsi="Georgia" w:cs="Arial"/>
                  <w:b/>
                  <w:bCs/>
                </w:rPr>
                <w:lastRenderedPageBreak/>
                <w:delText xml:space="preserve">2. Performance Efficiency </w:delText>
              </w:r>
              <w:r>
                <w:rPr>
                  <w:rFonts w:ascii="Georgia" w:eastAsia="Times New Roman" w:hAnsi="Georgia" w:cs="Arial"/>
                  <w:i/>
                  <w:iCs/>
                </w:rPr>
                <w:delText>is the capability of the software product to provide appropriate performance, relative to the amount of the resources used.</w:delText>
              </w:r>
            </w:del>
          </w:p>
        </w:tc>
      </w:tr>
      <w:tr w:rsidR="008F456D" w14:paraId="2654A231" w14:textId="77777777" w:rsidTr="008F456D">
        <w:trPr>
          <w:trHeight w:val="270"/>
          <w:trPrChange w:id="1250" w:author="Jade Raposa [2]" w:date="2024-10-17T00:41:00Z">
            <w:trPr>
              <w:trHeight w:val="270"/>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tcPrChange w:id="1251" w:author="Jade Raposa [2]" w:date="2024-10-17T00:41:00Z">
              <w:tcPr>
                <w:tcW w:w="970" w:type="dxa"/>
                <w:vMerge w:val="restart"/>
                <w:tcBorders>
                  <w:top w:val="nil"/>
                  <w:left w:val="single" w:sz="4" w:space="0" w:color="auto"/>
                  <w:bottom w:val="single" w:sz="4" w:space="0" w:color="auto"/>
                  <w:right w:val="single" w:sz="4" w:space="0" w:color="auto"/>
                </w:tcBorders>
                <w:shd w:val="clear" w:color="auto" w:fill="auto"/>
                <w:vAlign w:val="center"/>
              </w:tcPr>
            </w:tcPrChange>
          </w:tcPr>
          <w:p w14:paraId="5AFB24F4" w14:textId="77777777" w:rsidR="008F456D" w:rsidRDefault="008F456D">
            <w:pPr>
              <w:spacing w:after="0" w:line="240" w:lineRule="auto"/>
              <w:jc w:val="center"/>
              <w:rPr>
                <w:del w:id="1252"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253"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6FC59914" w14:textId="77777777" w:rsidR="008F456D" w:rsidRDefault="00000000">
            <w:pPr>
              <w:spacing w:after="0" w:line="240" w:lineRule="auto"/>
              <w:jc w:val="center"/>
              <w:rPr>
                <w:del w:id="1254" w:author="Jade Raposa [2]" w:date="2024-10-17T00:45:00Z"/>
                <w:rFonts w:ascii="Georgia" w:eastAsia="Times New Roman" w:hAnsi="Georgia" w:cs="Arial"/>
                <w:i/>
                <w:iCs/>
              </w:rPr>
            </w:pPr>
            <w:del w:id="1255" w:author="Jade Raposa [2]" w:date="2024-10-17T00:45:00Z">
              <w:r>
                <w:rPr>
                  <w:rFonts w:ascii="Georgia" w:eastAsia="Times New Roman" w:hAnsi="Georgia" w:cs="Arial"/>
                  <w:i/>
                  <w:iCs/>
                </w:rPr>
                <w:delText>Time Behavior</w:delText>
              </w:r>
            </w:del>
          </w:p>
        </w:tc>
        <w:tc>
          <w:tcPr>
            <w:tcW w:w="448" w:type="dxa"/>
            <w:tcBorders>
              <w:top w:val="nil"/>
              <w:left w:val="nil"/>
              <w:bottom w:val="single" w:sz="4" w:space="0" w:color="auto"/>
              <w:right w:val="single" w:sz="4" w:space="0" w:color="auto"/>
            </w:tcBorders>
            <w:shd w:val="clear" w:color="auto" w:fill="auto"/>
            <w:vAlign w:val="center"/>
            <w:tcPrChange w:id="1256"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0A8E7873" w14:textId="77777777" w:rsidR="008F456D" w:rsidRDefault="00000000">
            <w:pPr>
              <w:spacing w:after="0" w:line="240" w:lineRule="auto"/>
              <w:jc w:val="center"/>
              <w:rPr>
                <w:del w:id="1257" w:author="Jade Raposa [2]" w:date="2024-10-17T00:45:00Z"/>
                <w:rFonts w:ascii="Georgia" w:eastAsia="Times New Roman" w:hAnsi="Georgia" w:cs="Arial"/>
              </w:rPr>
            </w:pPr>
            <w:del w:id="1258"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259"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16AF81B6" w14:textId="77777777" w:rsidR="008F456D" w:rsidRDefault="00000000">
            <w:pPr>
              <w:spacing w:after="0" w:line="240" w:lineRule="auto"/>
              <w:jc w:val="center"/>
              <w:rPr>
                <w:del w:id="1260" w:author="Jade Raposa [2]" w:date="2024-10-17T00:45:00Z"/>
                <w:rFonts w:ascii="Georgia" w:eastAsia="Times New Roman" w:hAnsi="Georgia" w:cs="Arial"/>
              </w:rPr>
            </w:pPr>
            <w:del w:id="1261" w:author="Jade Raposa [2]" w:date="2024-10-17T00:45:00Z">
              <w:r>
                <w:rPr>
                  <w:rFonts w:ascii="Georgia" w:eastAsia="Times New Roman" w:hAnsi="Georgia" w:cs="Arial"/>
                </w:rPr>
                <w:delText>0</w:delText>
              </w:r>
            </w:del>
          </w:p>
        </w:tc>
        <w:tc>
          <w:tcPr>
            <w:tcW w:w="448" w:type="dxa"/>
            <w:tcBorders>
              <w:top w:val="nil"/>
              <w:left w:val="nil"/>
              <w:bottom w:val="single" w:sz="4" w:space="0" w:color="auto"/>
              <w:right w:val="single" w:sz="4" w:space="0" w:color="auto"/>
            </w:tcBorders>
            <w:shd w:val="clear" w:color="auto" w:fill="auto"/>
            <w:vAlign w:val="center"/>
            <w:tcPrChange w:id="1262"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660FE3DA" w14:textId="77777777" w:rsidR="008F456D" w:rsidRDefault="00000000">
            <w:pPr>
              <w:spacing w:after="0" w:line="240" w:lineRule="auto"/>
              <w:jc w:val="center"/>
              <w:rPr>
                <w:del w:id="1263" w:author="Jade Raposa [2]" w:date="2024-10-17T00:45:00Z"/>
                <w:rFonts w:ascii="Georgia" w:eastAsia="Times New Roman" w:hAnsi="Georgia" w:cs="Arial"/>
              </w:rPr>
            </w:pPr>
            <w:del w:id="1264"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265"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0AA52001" w14:textId="77777777" w:rsidR="008F456D" w:rsidRDefault="00000000">
            <w:pPr>
              <w:spacing w:after="0" w:line="240" w:lineRule="auto"/>
              <w:jc w:val="center"/>
              <w:rPr>
                <w:del w:id="1266" w:author="Jade Raposa [2]" w:date="2024-10-17T00:45:00Z"/>
                <w:rFonts w:ascii="Georgia" w:eastAsia="Times New Roman" w:hAnsi="Georgia" w:cs="Arial"/>
              </w:rPr>
            </w:pPr>
            <w:del w:id="1267"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268"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7BC978DD" w14:textId="77777777" w:rsidR="008F456D" w:rsidRDefault="00000000">
            <w:pPr>
              <w:spacing w:after="0" w:line="240" w:lineRule="auto"/>
              <w:jc w:val="center"/>
              <w:rPr>
                <w:del w:id="1269" w:author="Jade Raposa [2]" w:date="2024-10-17T00:45:00Z"/>
                <w:rFonts w:ascii="Georgia" w:eastAsia="Times New Roman" w:hAnsi="Georgia" w:cs="Arial"/>
              </w:rPr>
            </w:pPr>
            <w:del w:id="1270"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271"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7B2EA075" w14:textId="77777777" w:rsidR="008F456D" w:rsidRDefault="00000000">
            <w:pPr>
              <w:spacing w:after="0" w:line="240" w:lineRule="auto"/>
              <w:jc w:val="center"/>
              <w:rPr>
                <w:del w:id="1272" w:author="Jade Raposa [2]" w:date="2024-10-17T00:45:00Z"/>
                <w:rFonts w:ascii="Georgia" w:eastAsia="Times New Roman" w:hAnsi="Georgia" w:cs="Arial"/>
              </w:rPr>
            </w:pPr>
            <w:del w:id="1273"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274"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46CE912E" w14:textId="77777777" w:rsidR="008F456D" w:rsidRDefault="00000000">
            <w:pPr>
              <w:spacing w:after="0" w:line="240" w:lineRule="auto"/>
              <w:jc w:val="center"/>
              <w:rPr>
                <w:del w:id="1275" w:author="Jade Raposa [2]" w:date="2024-10-17T00:45:00Z"/>
                <w:rFonts w:ascii="Georgia" w:eastAsia="Times New Roman" w:hAnsi="Georgia" w:cs="Arial"/>
                <w:b/>
                <w:bCs/>
              </w:rPr>
            </w:pPr>
            <w:del w:id="1276" w:author="Jade Raposa [2]" w:date="2024-10-17T00:45:00Z">
              <w:r>
                <w:rPr>
                  <w:rFonts w:ascii="Georgia" w:eastAsia="Times New Roman" w:hAnsi="Georgia" w:cs="Arial"/>
                  <w:b/>
                  <w:bCs/>
                </w:rPr>
                <w:delText>4.0</w:delText>
              </w:r>
            </w:del>
          </w:p>
        </w:tc>
        <w:tc>
          <w:tcPr>
            <w:tcW w:w="1818" w:type="dxa"/>
            <w:tcBorders>
              <w:top w:val="nil"/>
              <w:left w:val="nil"/>
              <w:bottom w:val="single" w:sz="4" w:space="0" w:color="auto"/>
              <w:right w:val="single" w:sz="4" w:space="0" w:color="auto"/>
            </w:tcBorders>
            <w:shd w:val="clear" w:color="auto" w:fill="auto"/>
            <w:vAlign w:val="center"/>
            <w:tcPrChange w:id="1277"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7DA4621B" w14:textId="77777777" w:rsidR="008F456D" w:rsidRDefault="00000000">
            <w:pPr>
              <w:spacing w:after="0" w:line="240" w:lineRule="auto"/>
              <w:jc w:val="center"/>
              <w:rPr>
                <w:del w:id="1278" w:author="Jade Raposa [2]" w:date="2024-10-17T00:45:00Z"/>
                <w:rFonts w:ascii="Georgia" w:eastAsia="Times New Roman" w:hAnsi="Georgia" w:cs="Arial"/>
              </w:rPr>
            </w:pPr>
            <w:del w:id="1279" w:author="Jade Raposa [2]" w:date="2024-10-17T00:45:00Z">
              <w:r>
                <w:rPr>
                  <w:rFonts w:ascii="Georgia" w:eastAsia="Times New Roman" w:hAnsi="Georgia" w:cs="Arial"/>
                </w:rPr>
                <w:delText>More than What is Expected</w:delText>
              </w:r>
            </w:del>
          </w:p>
        </w:tc>
      </w:tr>
      <w:tr w:rsidR="008F456D" w14:paraId="279AE79B" w14:textId="77777777" w:rsidTr="008F456D">
        <w:trPr>
          <w:trHeight w:val="405"/>
          <w:trPrChange w:id="1280" w:author="Jade Raposa [2]" w:date="2024-10-17T00:41:00Z">
            <w:trPr>
              <w:trHeight w:val="405"/>
            </w:trPr>
          </w:trPrChange>
        </w:trPr>
        <w:tc>
          <w:tcPr>
            <w:tcW w:w="970" w:type="dxa"/>
            <w:vMerge/>
            <w:tcBorders>
              <w:top w:val="nil"/>
              <w:left w:val="single" w:sz="4" w:space="0" w:color="auto"/>
              <w:bottom w:val="single" w:sz="4" w:space="0" w:color="auto"/>
              <w:right w:val="single" w:sz="4" w:space="0" w:color="auto"/>
            </w:tcBorders>
            <w:vAlign w:val="center"/>
            <w:tcPrChange w:id="1281"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17DEF95C" w14:textId="77777777" w:rsidR="008F456D" w:rsidRDefault="008F456D">
            <w:pPr>
              <w:spacing w:after="0" w:line="240" w:lineRule="auto"/>
              <w:jc w:val="center"/>
              <w:rPr>
                <w:del w:id="1282"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283"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601103CE" w14:textId="77777777" w:rsidR="008F456D" w:rsidRDefault="00000000">
            <w:pPr>
              <w:spacing w:after="0" w:line="240" w:lineRule="auto"/>
              <w:jc w:val="center"/>
              <w:rPr>
                <w:del w:id="1284" w:author="Jade Raposa [2]" w:date="2024-10-17T00:45:00Z"/>
                <w:rFonts w:ascii="Georgia" w:eastAsia="Times New Roman" w:hAnsi="Georgia" w:cs="Arial"/>
                <w:i/>
                <w:iCs/>
              </w:rPr>
            </w:pPr>
            <w:del w:id="1285" w:author="Jade Raposa [2]" w:date="2024-10-17T00:45:00Z">
              <w:r>
                <w:rPr>
                  <w:rFonts w:ascii="Georgia" w:eastAsia="Times New Roman" w:hAnsi="Georgia" w:cs="Arial"/>
                  <w:i/>
                  <w:iCs/>
                </w:rPr>
                <w:delText>Resource Utilization</w:delText>
              </w:r>
            </w:del>
          </w:p>
        </w:tc>
        <w:tc>
          <w:tcPr>
            <w:tcW w:w="448" w:type="dxa"/>
            <w:tcBorders>
              <w:top w:val="nil"/>
              <w:left w:val="nil"/>
              <w:bottom w:val="single" w:sz="4" w:space="0" w:color="auto"/>
              <w:right w:val="single" w:sz="4" w:space="0" w:color="auto"/>
            </w:tcBorders>
            <w:shd w:val="clear" w:color="auto" w:fill="auto"/>
            <w:vAlign w:val="center"/>
            <w:tcPrChange w:id="1286"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07CBD752" w14:textId="77777777" w:rsidR="008F456D" w:rsidRDefault="00000000">
            <w:pPr>
              <w:spacing w:after="0" w:line="240" w:lineRule="auto"/>
              <w:jc w:val="center"/>
              <w:rPr>
                <w:del w:id="1287" w:author="Jade Raposa [2]" w:date="2024-10-17T00:45:00Z"/>
                <w:rFonts w:ascii="Georgia" w:eastAsia="Times New Roman" w:hAnsi="Georgia" w:cs="Arial"/>
              </w:rPr>
            </w:pPr>
            <w:del w:id="1288"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289"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2102454" w14:textId="77777777" w:rsidR="008F456D" w:rsidRDefault="00000000">
            <w:pPr>
              <w:spacing w:after="0" w:line="240" w:lineRule="auto"/>
              <w:jc w:val="center"/>
              <w:rPr>
                <w:del w:id="1290" w:author="Jade Raposa [2]" w:date="2024-10-17T00:45:00Z"/>
                <w:rFonts w:ascii="Georgia" w:eastAsia="Times New Roman" w:hAnsi="Georgia" w:cs="Arial"/>
              </w:rPr>
            </w:pPr>
            <w:del w:id="1291" w:author="Jade Raposa [2]" w:date="2024-10-17T00:45:00Z">
              <w:r>
                <w:rPr>
                  <w:rFonts w:ascii="Georgia" w:eastAsia="Times New Roman" w:hAnsi="Georgia" w:cs="Arial"/>
                </w:rPr>
                <w:delText>0</w:delText>
              </w:r>
            </w:del>
          </w:p>
        </w:tc>
        <w:tc>
          <w:tcPr>
            <w:tcW w:w="448" w:type="dxa"/>
            <w:tcBorders>
              <w:top w:val="nil"/>
              <w:left w:val="nil"/>
              <w:bottom w:val="single" w:sz="4" w:space="0" w:color="auto"/>
              <w:right w:val="single" w:sz="4" w:space="0" w:color="auto"/>
            </w:tcBorders>
            <w:shd w:val="clear" w:color="auto" w:fill="auto"/>
            <w:vAlign w:val="center"/>
            <w:tcPrChange w:id="1292"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304E858E" w14:textId="77777777" w:rsidR="008F456D" w:rsidRDefault="00000000">
            <w:pPr>
              <w:spacing w:after="0" w:line="240" w:lineRule="auto"/>
              <w:jc w:val="center"/>
              <w:rPr>
                <w:del w:id="1293" w:author="Jade Raposa [2]" w:date="2024-10-17T00:45:00Z"/>
                <w:rFonts w:ascii="Georgia" w:eastAsia="Times New Roman" w:hAnsi="Georgia" w:cs="Arial"/>
              </w:rPr>
            </w:pPr>
            <w:del w:id="1294"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295"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4F6666A9" w14:textId="77777777" w:rsidR="008F456D" w:rsidRDefault="00000000">
            <w:pPr>
              <w:spacing w:after="0" w:line="240" w:lineRule="auto"/>
              <w:jc w:val="center"/>
              <w:rPr>
                <w:del w:id="1296" w:author="Jade Raposa [2]" w:date="2024-10-17T00:45:00Z"/>
                <w:rFonts w:ascii="Georgia" w:eastAsia="Times New Roman" w:hAnsi="Georgia" w:cs="Arial"/>
              </w:rPr>
            </w:pPr>
            <w:del w:id="1297"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298"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267D4593" w14:textId="77777777" w:rsidR="008F456D" w:rsidRDefault="00000000">
            <w:pPr>
              <w:spacing w:after="0" w:line="240" w:lineRule="auto"/>
              <w:jc w:val="center"/>
              <w:rPr>
                <w:del w:id="1299" w:author="Jade Raposa [2]" w:date="2024-10-17T00:45:00Z"/>
                <w:rFonts w:ascii="Georgia" w:eastAsia="Times New Roman" w:hAnsi="Georgia" w:cs="Arial"/>
              </w:rPr>
            </w:pPr>
            <w:del w:id="1300"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301"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2EE2ECA0" w14:textId="77777777" w:rsidR="008F456D" w:rsidRDefault="00000000">
            <w:pPr>
              <w:spacing w:after="0" w:line="240" w:lineRule="auto"/>
              <w:jc w:val="center"/>
              <w:rPr>
                <w:del w:id="1302" w:author="Jade Raposa [2]" w:date="2024-10-17T00:45:00Z"/>
                <w:rFonts w:ascii="Georgia" w:eastAsia="Times New Roman" w:hAnsi="Georgia" w:cs="Arial"/>
              </w:rPr>
            </w:pPr>
            <w:del w:id="1303"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304"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529C6FE5" w14:textId="77777777" w:rsidR="008F456D" w:rsidRDefault="00000000">
            <w:pPr>
              <w:spacing w:after="0" w:line="240" w:lineRule="auto"/>
              <w:jc w:val="center"/>
              <w:rPr>
                <w:del w:id="1305" w:author="Jade Raposa [2]" w:date="2024-10-17T00:45:00Z"/>
                <w:rFonts w:ascii="Georgia" w:eastAsia="Times New Roman" w:hAnsi="Georgia" w:cs="Arial"/>
                <w:b/>
                <w:bCs/>
              </w:rPr>
            </w:pPr>
            <w:del w:id="1306" w:author="Jade Raposa [2]" w:date="2024-10-17T00:45:00Z">
              <w:r>
                <w:rPr>
                  <w:rFonts w:ascii="Georgia" w:eastAsia="Times New Roman" w:hAnsi="Georgia" w:cs="Arial"/>
                  <w:b/>
                  <w:bCs/>
                </w:rPr>
                <w:delText>4.0</w:delText>
              </w:r>
            </w:del>
          </w:p>
        </w:tc>
        <w:tc>
          <w:tcPr>
            <w:tcW w:w="1818" w:type="dxa"/>
            <w:tcBorders>
              <w:top w:val="nil"/>
              <w:left w:val="nil"/>
              <w:bottom w:val="single" w:sz="4" w:space="0" w:color="auto"/>
              <w:right w:val="single" w:sz="4" w:space="0" w:color="auto"/>
            </w:tcBorders>
            <w:shd w:val="clear" w:color="auto" w:fill="auto"/>
            <w:vAlign w:val="center"/>
            <w:tcPrChange w:id="1307"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567D7FC1" w14:textId="77777777" w:rsidR="008F456D" w:rsidRDefault="00000000">
            <w:pPr>
              <w:spacing w:after="0" w:line="240" w:lineRule="auto"/>
              <w:jc w:val="center"/>
              <w:rPr>
                <w:del w:id="1308" w:author="Jade Raposa [2]" w:date="2024-10-17T00:45:00Z"/>
                <w:rFonts w:ascii="Georgia" w:eastAsia="Times New Roman" w:hAnsi="Georgia" w:cs="Arial"/>
              </w:rPr>
            </w:pPr>
            <w:del w:id="1309" w:author="Jade Raposa [2]" w:date="2024-10-17T00:45:00Z">
              <w:r>
                <w:rPr>
                  <w:rFonts w:ascii="Georgia" w:eastAsia="Times New Roman" w:hAnsi="Georgia" w:cs="Arial"/>
                </w:rPr>
                <w:delText>More than What is Expected</w:delText>
              </w:r>
            </w:del>
          </w:p>
        </w:tc>
      </w:tr>
      <w:tr w:rsidR="008F456D" w14:paraId="4C0A08B5" w14:textId="77777777" w:rsidTr="008F456D">
        <w:trPr>
          <w:trHeight w:val="405"/>
          <w:trPrChange w:id="1310" w:author="Jade Raposa [2]" w:date="2024-10-17T00:41:00Z">
            <w:trPr>
              <w:trHeight w:val="405"/>
            </w:trPr>
          </w:trPrChange>
        </w:trPr>
        <w:tc>
          <w:tcPr>
            <w:tcW w:w="970" w:type="dxa"/>
            <w:vMerge/>
            <w:tcBorders>
              <w:top w:val="nil"/>
              <w:left w:val="single" w:sz="4" w:space="0" w:color="auto"/>
              <w:bottom w:val="single" w:sz="4" w:space="0" w:color="auto"/>
              <w:right w:val="single" w:sz="4" w:space="0" w:color="auto"/>
            </w:tcBorders>
            <w:vAlign w:val="center"/>
            <w:tcPrChange w:id="1311"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7CB3ECA3" w14:textId="77777777" w:rsidR="008F456D" w:rsidRDefault="008F456D">
            <w:pPr>
              <w:spacing w:after="0" w:line="240" w:lineRule="auto"/>
              <w:jc w:val="center"/>
              <w:rPr>
                <w:del w:id="1312"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313"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1D8A266C" w14:textId="77777777" w:rsidR="008F456D" w:rsidRDefault="00000000">
            <w:pPr>
              <w:spacing w:after="0" w:line="240" w:lineRule="auto"/>
              <w:jc w:val="center"/>
              <w:rPr>
                <w:del w:id="1314" w:author="Jade Raposa [2]" w:date="2024-10-17T00:45:00Z"/>
                <w:rFonts w:ascii="Georgia" w:eastAsia="Times New Roman" w:hAnsi="Georgia" w:cs="Arial"/>
                <w:i/>
                <w:iCs/>
              </w:rPr>
            </w:pPr>
            <w:del w:id="1315" w:author="Jade Raposa [2]" w:date="2024-10-17T00:45:00Z">
              <w:r>
                <w:rPr>
                  <w:rFonts w:ascii="Georgia" w:eastAsia="Times New Roman" w:hAnsi="Georgia" w:cs="Arial"/>
                  <w:i/>
                  <w:iCs/>
                </w:rPr>
                <w:delText>Capacity</w:delText>
              </w:r>
            </w:del>
          </w:p>
        </w:tc>
        <w:tc>
          <w:tcPr>
            <w:tcW w:w="448" w:type="dxa"/>
            <w:tcBorders>
              <w:top w:val="nil"/>
              <w:left w:val="nil"/>
              <w:bottom w:val="single" w:sz="4" w:space="0" w:color="auto"/>
              <w:right w:val="single" w:sz="4" w:space="0" w:color="auto"/>
            </w:tcBorders>
            <w:shd w:val="clear" w:color="auto" w:fill="auto"/>
            <w:vAlign w:val="center"/>
            <w:tcPrChange w:id="1316"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57F0C4CA" w14:textId="77777777" w:rsidR="008F456D" w:rsidRDefault="00000000">
            <w:pPr>
              <w:spacing w:after="0" w:line="240" w:lineRule="auto"/>
              <w:jc w:val="center"/>
              <w:rPr>
                <w:del w:id="1317" w:author="Jade Raposa [2]" w:date="2024-10-17T00:45:00Z"/>
                <w:rFonts w:ascii="Georgia" w:eastAsia="Times New Roman" w:hAnsi="Georgia" w:cs="Arial"/>
              </w:rPr>
            </w:pPr>
            <w:del w:id="1318"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319"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4ABA6521" w14:textId="77777777" w:rsidR="008F456D" w:rsidRDefault="00000000">
            <w:pPr>
              <w:spacing w:after="0" w:line="240" w:lineRule="auto"/>
              <w:jc w:val="center"/>
              <w:rPr>
                <w:del w:id="1320" w:author="Jade Raposa [2]" w:date="2024-10-17T00:45:00Z"/>
                <w:rFonts w:ascii="Georgia" w:eastAsia="Times New Roman" w:hAnsi="Georgia" w:cs="Arial"/>
              </w:rPr>
            </w:pPr>
            <w:del w:id="1321" w:author="Jade Raposa [2]" w:date="2024-10-17T00:45:00Z">
              <w:r>
                <w:rPr>
                  <w:rFonts w:ascii="Georgia" w:eastAsia="Times New Roman" w:hAnsi="Georgia" w:cs="Arial"/>
                </w:rPr>
                <w:delText>2</w:delText>
              </w:r>
            </w:del>
          </w:p>
        </w:tc>
        <w:tc>
          <w:tcPr>
            <w:tcW w:w="448" w:type="dxa"/>
            <w:tcBorders>
              <w:top w:val="nil"/>
              <w:left w:val="nil"/>
              <w:bottom w:val="single" w:sz="4" w:space="0" w:color="auto"/>
              <w:right w:val="single" w:sz="4" w:space="0" w:color="auto"/>
            </w:tcBorders>
            <w:shd w:val="clear" w:color="auto" w:fill="auto"/>
            <w:vAlign w:val="center"/>
            <w:tcPrChange w:id="1322"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6BC68478" w14:textId="77777777" w:rsidR="008F456D" w:rsidRDefault="00000000">
            <w:pPr>
              <w:spacing w:after="0" w:line="240" w:lineRule="auto"/>
              <w:jc w:val="center"/>
              <w:rPr>
                <w:del w:id="1323" w:author="Jade Raposa [2]" w:date="2024-10-17T00:45:00Z"/>
                <w:rFonts w:ascii="Georgia" w:eastAsia="Times New Roman" w:hAnsi="Georgia" w:cs="Arial"/>
              </w:rPr>
            </w:pPr>
            <w:del w:id="1324"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325"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9D4D57F" w14:textId="77777777" w:rsidR="008F456D" w:rsidRDefault="00000000">
            <w:pPr>
              <w:spacing w:after="0" w:line="240" w:lineRule="auto"/>
              <w:jc w:val="center"/>
              <w:rPr>
                <w:del w:id="1326" w:author="Jade Raposa [2]" w:date="2024-10-17T00:45:00Z"/>
                <w:rFonts w:ascii="Georgia" w:eastAsia="Times New Roman" w:hAnsi="Georgia" w:cs="Arial"/>
              </w:rPr>
            </w:pPr>
            <w:del w:id="1327"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328"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50F442D" w14:textId="77777777" w:rsidR="008F456D" w:rsidRDefault="00000000">
            <w:pPr>
              <w:spacing w:after="0" w:line="240" w:lineRule="auto"/>
              <w:jc w:val="center"/>
              <w:rPr>
                <w:del w:id="1329" w:author="Jade Raposa [2]" w:date="2024-10-17T00:45:00Z"/>
                <w:rFonts w:ascii="Georgia" w:eastAsia="Times New Roman" w:hAnsi="Georgia" w:cs="Arial"/>
              </w:rPr>
            </w:pPr>
            <w:del w:id="1330"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331"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25B7406D" w14:textId="77777777" w:rsidR="008F456D" w:rsidRDefault="00000000">
            <w:pPr>
              <w:spacing w:after="0" w:line="240" w:lineRule="auto"/>
              <w:jc w:val="center"/>
              <w:rPr>
                <w:del w:id="1332" w:author="Jade Raposa [2]" w:date="2024-10-17T00:45:00Z"/>
                <w:rFonts w:ascii="Georgia" w:eastAsia="Times New Roman" w:hAnsi="Georgia" w:cs="Arial"/>
              </w:rPr>
            </w:pPr>
            <w:del w:id="1333"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334"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022F536B" w14:textId="77777777" w:rsidR="008F456D" w:rsidRDefault="00000000">
            <w:pPr>
              <w:spacing w:after="0" w:line="240" w:lineRule="auto"/>
              <w:jc w:val="center"/>
              <w:rPr>
                <w:del w:id="1335" w:author="Jade Raposa [2]" w:date="2024-10-17T00:45:00Z"/>
                <w:rFonts w:ascii="Georgia" w:eastAsia="Times New Roman" w:hAnsi="Georgia" w:cs="Arial"/>
                <w:b/>
                <w:bCs/>
              </w:rPr>
            </w:pPr>
            <w:del w:id="1336" w:author="Jade Raposa [2]" w:date="2024-10-17T00:45:00Z">
              <w:r>
                <w:rPr>
                  <w:rFonts w:ascii="Georgia" w:eastAsia="Times New Roman" w:hAnsi="Georgia" w:cs="Arial"/>
                  <w:b/>
                  <w:bCs/>
                </w:rPr>
                <w:delText>4.0</w:delText>
              </w:r>
            </w:del>
          </w:p>
        </w:tc>
        <w:tc>
          <w:tcPr>
            <w:tcW w:w="1818" w:type="dxa"/>
            <w:tcBorders>
              <w:top w:val="nil"/>
              <w:left w:val="nil"/>
              <w:bottom w:val="single" w:sz="4" w:space="0" w:color="auto"/>
              <w:right w:val="single" w:sz="4" w:space="0" w:color="auto"/>
            </w:tcBorders>
            <w:shd w:val="clear" w:color="auto" w:fill="auto"/>
            <w:vAlign w:val="center"/>
            <w:tcPrChange w:id="1337"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6C9FDDBA" w14:textId="77777777" w:rsidR="008F456D" w:rsidRDefault="00000000">
            <w:pPr>
              <w:spacing w:after="0" w:line="240" w:lineRule="auto"/>
              <w:jc w:val="center"/>
              <w:rPr>
                <w:del w:id="1338" w:author="Jade Raposa [2]" w:date="2024-10-17T00:45:00Z"/>
                <w:rFonts w:ascii="Georgia" w:eastAsia="Times New Roman" w:hAnsi="Georgia" w:cs="Arial"/>
              </w:rPr>
            </w:pPr>
            <w:del w:id="1339" w:author="Jade Raposa [2]" w:date="2024-10-17T00:45:00Z">
              <w:r>
                <w:rPr>
                  <w:rFonts w:ascii="Georgia" w:eastAsia="Times New Roman" w:hAnsi="Georgia" w:cs="Arial"/>
                </w:rPr>
                <w:delText>More than What is Expected</w:delText>
              </w:r>
            </w:del>
          </w:p>
        </w:tc>
      </w:tr>
      <w:tr w:rsidR="008F456D" w14:paraId="1D366682" w14:textId="77777777" w:rsidTr="008F456D">
        <w:trPr>
          <w:trHeight w:val="270"/>
          <w:trPrChange w:id="1340" w:author="Jade Raposa [2]" w:date="2024-10-17T00: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tcPrChange w:id="1341" w:author="Jade Raposa [2]" w:date="2024-10-17T00:41:00Z">
              <w:tcPr>
                <w:tcW w:w="970" w:type="dxa"/>
                <w:tcBorders>
                  <w:top w:val="nil"/>
                  <w:left w:val="single" w:sz="4" w:space="0" w:color="auto"/>
                  <w:bottom w:val="single" w:sz="4" w:space="0" w:color="auto"/>
                  <w:right w:val="single" w:sz="4" w:space="0" w:color="auto"/>
                </w:tcBorders>
                <w:shd w:val="clear" w:color="auto" w:fill="auto"/>
                <w:vAlign w:val="center"/>
              </w:tcPr>
            </w:tcPrChange>
          </w:tcPr>
          <w:p w14:paraId="37FCD3F5" w14:textId="77777777" w:rsidR="008F456D" w:rsidRDefault="008F456D">
            <w:pPr>
              <w:spacing w:after="0" w:line="240" w:lineRule="auto"/>
              <w:jc w:val="center"/>
              <w:rPr>
                <w:del w:id="1342" w:author="Jade Raposa [2]"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Change w:id="1343" w:author="Jade Raposa [2]" w:date="2024-10-17T00:41:00Z">
              <w:tcPr>
                <w:tcW w:w="5380" w:type="dxa"/>
                <w:gridSpan w:val="7"/>
                <w:tcBorders>
                  <w:top w:val="nil"/>
                  <w:left w:val="nil"/>
                  <w:bottom w:val="single" w:sz="4" w:space="0" w:color="auto"/>
                  <w:right w:val="single" w:sz="4" w:space="0" w:color="auto"/>
                </w:tcBorders>
                <w:shd w:val="clear" w:color="auto" w:fill="auto"/>
                <w:vAlign w:val="center"/>
              </w:tcPr>
            </w:tcPrChange>
          </w:tcPr>
          <w:p w14:paraId="795C2D6D" w14:textId="77777777" w:rsidR="008F456D" w:rsidRDefault="00000000">
            <w:pPr>
              <w:spacing w:after="0" w:line="240" w:lineRule="auto"/>
              <w:rPr>
                <w:del w:id="1344" w:author="Jade Raposa [2]" w:date="2024-10-17T00:45:00Z"/>
                <w:rFonts w:ascii="Georgia" w:eastAsia="Times New Roman" w:hAnsi="Georgia" w:cs="Arial"/>
                <w:b/>
                <w:bCs/>
              </w:rPr>
            </w:pPr>
            <w:del w:id="1345" w:author="Jade Raposa [2]" w:date="2024-10-17T00:45:00Z">
              <w:r>
                <w:rPr>
                  <w:rFonts w:ascii="Georgia" w:eastAsia="Times New Roman" w:hAnsi="Georgia" w:cs="Arial"/>
                  <w:b/>
                  <w:bCs/>
                  <w:i/>
                  <w:iCs/>
                </w:rPr>
                <w:delText>Sub-Average (2)</w:delText>
              </w:r>
            </w:del>
          </w:p>
        </w:tc>
        <w:tc>
          <w:tcPr>
            <w:tcW w:w="1160" w:type="dxa"/>
            <w:tcBorders>
              <w:top w:val="nil"/>
              <w:left w:val="nil"/>
              <w:bottom w:val="single" w:sz="4" w:space="0" w:color="auto"/>
              <w:right w:val="single" w:sz="4" w:space="0" w:color="auto"/>
            </w:tcBorders>
            <w:shd w:val="clear" w:color="auto" w:fill="auto"/>
            <w:vAlign w:val="center"/>
            <w:tcPrChange w:id="1346"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60479D1E" w14:textId="77777777" w:rsidR="008F456D" w:rsidRDefault="00000000">
            <w:pPr>
              <w:spacing w:after="0" w:line="240" w:lineRule="auto"/>
              <w:jc w:val="center"/>
              <w:rPr>
                <w:del w:id="1347" w:author="Jade Raposa [2]" w:date="2024-10-17T00:45:00Z"/>
                <w:rFonts w:ascii="Georgia" w:eastAsia="Times New Roman" w:hAnsi="Georgia" w:cs="Arial"/>
                <w:b/>
                <w:bCs/>
              </w:rPr>
            </w:pPr>
            <w:del w:id="1348" w:author="Jade Raposa [2]" w:date="2024-10-17T00:45:00Z">
              <w:r>
                <w:rPr>
                  <w:rFonts w:ascii="Georgia" w:eastAsia="Times New Roman" w:hAnsi="Georgia" w:cs="Arial"/>
                  <w:b/>
                  <w:bCs/>
                </w:rPr>
                <w:delText>4.0</w:delText>
              </w:r>
            </w:del>
          </w:p>
        </w:tc>
        <w:tc>
          <w:tcPr>
            <w:tcW w:w="1818" w:type="dxa"/>
            <w:tcBorders>
              <w:top w:val="nil"/>
              <w:left w:val="nil"/>
              <w:bottom w:val="single" w:sz="4" w:space="0" w:color="auto"/>
              <w:right w:val="single" w:sz="4" w:space="0" w:color="auto"/>
            </w:tcBorders>
            <w:shd w:val="clear" w:color="auto" w:fill="auto"/>
            <w:vAlign w:val="center"/>
            <w:tcPrChange w:id="1349"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36635EBE" w14:textId="77777777" w:rsidR="008F456D" w:rsidRDefault="00000000">
            <w:pPr>
              <w:spacing w:after="0" w:line="240" w:lineRule="auto"/>
              <w:jc w:val="center"/>
              <w:rPr>
                <w:del w:id="1350" w:author="Jade Raposa [2]" w:date="2024-10-17T00:45:00Z"/>
                <w:rFonts w:ascii="Georgia" w:eastAsia="Times New Roman" w:hAnsi="Georgia" w:cs="Arial"/>
                <w:b/>
                <w:bCs/>
              </w:rPr>
            </w:pPr>
            <w:del w:id="1351" w:author="Jade Raposa [2]" w:date="2024-10-17T00:45:00Z">
              <w:r>
                <w:rPr>
                  <w:rFonts w:ascii="Georgia" w:eastAsia="Times New Roman" w:hAnsi="Georgia" w:cs="Arial"/>
                </w:rPr>
                <w:delText>More than What is Expected</w:delText>
              </w:r>
            </w:del>
          </w:p>
        </w:tc>
      </w:tr>
      <w:tr w:rsidR="008F456D" w14:paraId="7154442E" w14:textId="77777777" w:rsidTr="008F456D">
        <w:trPr>
          <w:trHeight w:val="533"/>
          <w:trPrChange w:id="1352" w:author="Jade Raposa [2]" w:date="2024-10-17T00:41:00Z">
            <w:trPr>
              <w:trHeight w:val="533"/>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Change w:id="1353" w:author="Jade Raposa [2]" w:date="2024-10-17T00: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B0747A4" w14:textId="77777777" w:rsidR="008F456D" w:rsidRDefault="00000000">
            <w:pPr>
              <w:spacing w:after="0" w:line="240" w:lineRule="auto"/>
              <w:jc w:val="center"/>
              <w:rPr>
                <w:del w:id="1354" w:author="Jade Raposa [2]" w:date="2024-10-17T00:45:00Z"/>
                <w:rFonts w:ascii="Georgia" w:eastAsia="Times New Roman" w:hAnsi="Georgia" w:cs="Arial"/>
              </w:rPr>
            </w:pPr>
            <w:del w:id="1355" w:author="Jade Raposa [2]" w:date="2024-10-17T00:45:00Z">
              <w:r>
                <w:rPr>
                  <w:rFonts w:ascii="Georgia" w:eastAsia="Times New Roman" w:hAnsi="Georgia" w:cs="Arial"/>
                </w:rPr>
                <w:delText xml:space="preserve">3. </w:delText>
              </w:r>
              <w:r>
                <w:rPr>
                  <w:rFonts w:ascii="Georgia" w:eastAsia="Times New Roman" w:hAnsi="Georgia" w:cs="Arial"/>
                  <w:b/>
                  <w:bCs/>
                </w:rPr>
                <w:delText>Compatibility</w:delText>
              </w:r>
              <w:r>
                <w:rPr>
                  <w:rFonts w:ascii="Georgia" w:eastAsia="Times New Roman" w:hAnsi="Georgia" w:cs="Arial"/>
                </w:rPr>
                <w:delText xml:space="preserve"> </w:delText>
              </w:r>
              <w:r>
                <w:rPr>
                  <w:rFonts w:ascii="Georgia" w:eastAsia="Times New Roman" w:hAnsi="Georgia" w:cs="Arial"/>
                  <w:i/>
                  <w:iCs/>
                </w:rPr>
                <w:delText>is the capability system can exchange information with other products, systems or components, and/or perform its required functions while sharing the same hardware or software environment</w:delText>
              </w:r>
            </w:del>
          </w:p>
        </w:tc>
      </w:tr>
      <w:tr w:rsidR="008F456D" w14:paraId="5174271A" w14:textId="77777777" w:rsidTr="008F456D">
        <w:trPr>
          <w:trHeight w:val="812"/>
          <w:trPrChange w:id="1356" w:author="Jade Raposa [2]" w:date="2024-10-17T00:41:00Z">
            <w:trPr>
              <w:trHeight w:val="812"/>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tcPrChange w:id="1357" w:author="Jade Raposa [2]" w:date="2024-10-17T00:41:00Z">
              <w:tcPr>
                <w:tcW w:w="970" w:type="dxa"/>
                <w:vMerge w:val="restart"/>
                <w:tcBorders>
                  <w:top w:val="nil"/>
                  <w:left w:val="single" w:sz="4" w:space="0" w:color="auto"/>
                  <w:bottom w:val="single" w:sz="4" w:space="0" w:color="auto"/>
                  <w:right w:val="single" w:sz="4" w:space="0" w:color="auto"/>
                </w:tcBorders>
                <w:shd w:val="clear" w:color="auto" w:fill="auto"/>
                <w:vAlign w:val="center"/>
              </w:tcPr>
            </w:tcPrChange>
          </w:tcPr>
          <w:p w14:paraId="48C87E3D" w14:textId="77777777" w:rsidR="008F456D" w:rsidRDefault="008F456D">
            <w:pPr>
              <w:spacing w:after="0" w:line="240" w:lineRule="auto"/>
              <w:jc w:val="center"/>
              <w:rPr>
                <w:del w:id="1358"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359"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4E9FC8CB" w14:textId="77777777" w:rsidR="008F456D" w:rsidRDefault="00000000">
            <w:pPr>
              <w:spacing w:after="0" w:line="240" w:lineRule="auto"/>
              <w:jc w:val="center"/>
              <w:rPr>
                <w:del w:id="1360" w:author="Jade Raposa [2]" w:date="2024-10-17T00:45:00Z"/>
                <w:rFonts w:ascii="Georgia" w:eastAsia="Times New Roman" w:hAnsi="Georgia" w:cs="Arial"/>
                <w:i/>
                <w:iCs/>
              </w:rPr>
            </w:pPr>
            <w:del w:id="1361" w:author="Jade Raposa [2]" w:date="2024-10-17T00:45:00Z">
              <w:r>
                <w:rPr>
                  <w:rFonts w:ascii="Georgia" w:eastAsia="Times New Roman" w:hAnsi="Georgia" w:cs="Arial"/>
                  <w:i/>
                  <w:iCs/>
                </w:rPr>
                <w:delText>Co-Existence</w:delText>
              </w:r>
            </w:del>
          </w:p>
        </w:tc>
        <w:tc>
          <w:tcPr>
            <w:tcW w:w="448" w:type="dxa"/>
            <w:tcBorders>
              <w:top w:val="nil"/>
              <w:left w:val="nil"/>
              <w:bottom w:val="single" w:sz="4" w:space="0" w:color="auto"/>
              <w:right w:val="single" w:sz="4" w:space="0" w:color="auto"/>
            </w:tcBorders>
            <w:shd w:val="clear" w:color="auto" w:fill="auto"/>
            <w:vAlign w:val="center"/>
            <w:tcPrChange w:id="1362"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62E6FD65" w14:textId="77777777" w:rsidR="008F456D" w:rsidRDefault="00000000">
            <w:pPr>
              <w:spacing w:after="0" w:line="240" w:lineRule="auto"/>
              <w:jc w:val="center"/>
              <w:rPr>
                <w:del w:id="1363" w:author="Jade Raposa [2]" w:date="2024-10-17T00:45:00Z"/>
                <w:rFonts w:ascii="Georgia" w:eastAsia="Times New Roman" w:hAnsi="Georgia" w:cs="Arial"/>
              </w:rPr>
            </w:pPr>
            <w:del w:id="1364"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365"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5293E9E0" w14:textId="77777777" w:rsidR="008F456D" w:rsidRDefault="00000000">
            <w:pPr>
              <w:spacing w:after="0" w:line="240" w:lineRule="auto"/>
              <w:jc w:val="center"/>
              <w:rPr>
                <w:del w:id="1366" w:author="Jade Raposa [2]" w:date="2024-10-17T00:45:00Z"/>
                <w:rFonts w:ascii="Georgia" w:eastAsia="Times New Roman" w:hAnsi="Georgia" w:cs="Arial"/>
              </w:rPr>
            </w:pPr>
            <w:del w:id="1367" w:author="Jade Raposa [2]" w:date="2024-10-17T00:45:00Z">
              <w:r>
                <w:rPr>
                  <w:rFonts w:ascii="Georgia" w:eastAsia="Times New Roman" w:hAnsi="Georgia" w:cs="Arial"/>
                </w:rPr>
                <w:delText>1</w:delText>
              </w:r>
            </w:del>
          </w:p>
        </w:tc>
        <w:tc>
          <w:tcPr>
            <w:tcW w:w="448" w:type="dxa"/>
            <w:tcBorders>
              <w:top w:val="nil"/>
              <w:left w:val="nil"/>
              <w:bottom w:val="single" w:sz="4" w:space="0" w:color="auto"/>
              <w:right w:val="single" w:sz="4" w:space="0" w:color="auto"/>
            </w:tcBorders>
            <w:shd w:val="clear" w:color="auto" w:fill="auto"/>
            <w:vAlign w:val="center"/>
            <w:tcPrChange w:id="1368"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0F801C95" w14:textId="77777777" w:rsidR="008F456D" w:rsidRDefault="00000000">
            <w:pPr>
              <w:spacing w:after="0" w:line="240" w:lineRule="auto"/>
              <w:jc w:val="center"/>
              <w:rPr>
                <w:del w:id="1369" w:author="Jade Raposa [2]" w:date="2024-10-17T00:45:00Z"/>
                <w:rFonts w:ascii="Georgia" w:eastAsia="Times New Roman" w:hAnsi="Georgia" w:cs="Arial"/>
              </w:rPr>
            </w:pPr>
            <w:del w:id="1370"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371"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40D52A50" w14:textId="77777777" w:rsidR="008F456D" w:rsidRDefault="00000000">
            <w:pPr>
              <w:spacing w:after="0" w:line="240" w:lineRule="auto"/>
              <w:jc w:val="center"/>
              <w:rPr>
                <w:del w:id="1372" w:author="Jade Raposa [2]" w:date="2024-10-17T00:45:00Z"/>
                <w:rFonts w:ascii="Georgia" w:eastAsia="Times New Roman" w:hAnsi="Georgia" w:cs="Arial"/>
              </w:rPr>
            </w:pPr>
            <w:del w:id="1373"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374"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4CC52304" w14:textId="77777777" w:rsidR="008F456D" w:rsidRDefault="00000000">
            <w:pPr>
              <w:spacing w:after="0" w:line="240" w:lineRule="auto"/>
              <w:jc w:val="center"/>
              <w:rPr>
                <w:del w:id="1375" w:author="Jade Raposa [2]" w:date="2024-10-17T00:45:00Z"/>
                <w:rFonts w:ascii="Georgia" w:eastAsia="Times New Roman" w:hAnsi="Georgia" w:cs="Arial"/>
              </w:rPr>
            </w:pPr>
            <w:del w:id="1376"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377"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41DD3622" w14:textId="77777777" w:rsidR="008F456D" w:rsidRDefault="00000000">
            <w:pPr>
              <w:spacing w:after="0" w:line="240" w:lineRule="auto"/>
              <w:jc w:val="center"/>
              <w:rPr>
                <w:del w:id="1378" w:author="Jade Raposa [2]" w:date="2024-10-17T00:45:00Z"/>
                <w:rFonts w:ascii="Georgia" w:eastAsia="Times New Roman" w:hAnsi="Georgia" w:cs="Arial"/>
              </w:rPr>
            </w:pPr>
            <w:del w:id="1379"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380"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5E727C7C" w14:textId="77777777" w:rsidR="008F456D" w:rsidRDefault="00000000">
            <w:pPr>
              <w:spacing w:after="0" w:line="240" w:lineRule="auto"/>
              <w:jc w:val="center"/>
              <w:rPr>
                <w:del w:id="1381" w:author="Jade Raposa [2]" w:date="2024-10-17T00:45:00Z"/>
                <w:rFonts w:ascii="Georgia" w:eastAsia="Times New Roman" w:hAnsi="Georgia" w:cs="Arial"/>
                <w:b/>
                <w:bCs/>
              </w:rPr>
            </w:pPr>
            <w:del w:id="1382" w:author="Jade Raposa [2]" w:date="2024-10-17T00:45:00Z">
              <w:r>
                <w:rPr>
                  <w:rFonts w:ascii="Georgia" w:eastAsia="Times New Roman" w:hAnsi="Georgia" w:cs="Arial"/>
                  <w:b/>
                  <w:bCs/>
                </w:rPr>
                <w:delText>4.50</w:delText>
              </w:r>
            </w:del>
          </w:p>
        </w:tc>
        <w:tc>
          <w:tcPr>
            <w:tcW w:w="1818" w:type="dxa"/>
            <w:tcBorders>
              <w:top w:val="nil"/>
              <w:left w:val="nil"/>
              <w:bottom w:val="single" w:sz="4" w:space="0" w:color="auto"/>
              <w:right w:val="single" w:sz="4" w:space="0" w:color="auto"/>
            </w:tcBorders>
            <w:shd w:val="clear" w:color="auto" w:fill="auto"/>
            <w:vAlign w:val="center"/>
            <w:tcPrChange w:id="1383"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691E7B7C" w14:textId="77777777" w:rsidR="008F456D" w:rsidRDefault="00000000">
            <w:pPr>
              <w:spacing w:after="0" w:line="240" w:lineRule="auto"/>
              <w:jc w:val="center"/>
              <w:rPr>
                <w:del w:id="1384" w:author="Jade Raposa [2]" w:date="2024-10-17T00:45:00Z"/>
                <w:rFonts w:ascii="Georgia" w:eastAsia="Times New Roman" w:hAnsi="Georgia" w:cs="Arial"/>
              </w:rPr>
            </w:pPr>
            <w:del w:id="1385" w:author="Jade Raposa [2]" w:date="2024-10-17T00:45:00Z">
              <w:r>
                <w:rPr>
                  <w:rFonts w:ascii="Georgia" w:eastAsia="Times New Roman" w:hAnsi="Georgia" w:cs="Arial"/>
                </w:rPr>
                <w:delText>More than What is Expected</w:delText>
              </w:r>
            </w:del>
          </w:p>
        </w:tc>
      </w:tr>
      <w:tr w:rsidR="008F456D" w14:paraId="4FD222AE" w14:textId="77777777" w:rsidTr="008F456D">
        <w:trPr>
          <w:trHeight w:val="405"/>
          <w:trPrChange w:id="1386" w:author="Jade Raposa [2]" w:date="2024-10-17T00:41:00Z">
            <w:trPr>
              <w:trHeight w:val="405"/>
            </w:trPr>
          </w:trPrChange>
        </w:trPr>
        <w:tc>
          <w:tcPr>
            <w:tcW w:w="970" w:type="dxa"/>
            <w:vMerge/>
            <w:tcBorders>
              <w:top w:val="nil"/>
              <w:left w:val="single" w:sz="4" w:space="0" w:color="auto"/>
              <w:bottom w:val="single" w:sz="4" w:space="0" w:color="auto"/>
              <w:right w:val="single" w:sz="4" w:space="0" w:color="auto"/>
            </w:tcBorders>
            <w:vAlign w:val="center"/>
            <w:tcPrChange w:id="1387"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700CEF3A" w14:textId="77777777" w:rsidR="008F456D" w:rsidRDefault="008F456D">
            <w:pPr>
              <w:spacing w:after="0" w:line="240" w:lineRule="auto"/>
              <w:jc w:val="center"/>
              <w:rPr>
                <w:del w:id="1388"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389"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3B427BA8" w14:textId="77777777" w:rsidR="008F456D" w:rsidRDefault="00000000">
            <w:pPr>
              <w:spacing w:after="0" w:line="240" w:lineRule="auto"/>
              <w:jc w:val="center"/>
              <w:rPr>
                <w:del w:id="1390" w:author="Jade Raposa [2]" w:date="2024-10-17T00:45:00Z"/>
                <w:rFonts w:ascii="Georgia" w:eastAsia="Times New Roman" w:hAnsi="Georgia" w:cs="Arial"/>
                <w:i/>
                <w:iCs/>
              </w:rPr>
            </w:pPr>
            <w:del w:id="1391" w:author="Jade Raposa [2]" w:date="2024-10-17T00:45:00Z">
              <w:r>
                <w:rPr>
                  <w:rFonts w:ascii="Georgia" w:eastAsia="Times New Roman" w:hAnsi="Georgia" w:cs="Arial"/>
                  <w:i/>
                  <w:iCs/>
                </w:rPr>
                <w:delText>Interoperability</w:delText>
              </w:r>
            </w:del>
          </w:p>
        </w:tc>
        <w:tc>
          <w:tcPr>
            <w:tcW w:w="448" w:type="dxa"/>
            <w:tcBorders>
              <w:top w:val="nil"/>
              <w:left w:val="nil"/>
              <w:bottom w:val="single" w:sz="4" w:space="0" w:color="auto"/>
              <w:right w:val="single" w:sz="4" w:space="0" w:color="auto"/>
            </w:tcBorders>
            <w:shd w:val="clear" w:color="auto" w:fill="auto"/>
            <w:vAlign w:val="center"/>
            <w:tcPrChange w:id="1392"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008EB1FA" w14:textId="77777777" w:rsidR="008F456D" w:rsidRDefault="00000000">
            <w:pPr>
              <w:spacing w:after="0" w:line="240" w:lineRule="auto"/>
              <w:jc w:val="center"/>
              <w:rPr>
                <w:del w:id="1393" w:author="Jade Raposa [2]" w:date="2024-10-17T00:45:00Z"/>
                <w:rFonts w:ascii="Georgia" w:eastAsia="Times New Roman" w:hAnsi="Georgia" w:cs="Arial"/>
              </w:rPr>
            </w:pPr>
            <w:del w:id="1394"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395"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7D4E8468" w14:textId="77777777" w:rsidR="008F456D" w:rsidRDefault="00000000">
            <w:pPr>
              <w:spacing w:after="0" w:line="240" w:lineRule="auto"/>
              <w:jc w:val="center"/>
              <w:rPr>
                <w:del w:id="1396" w:author="Jade Raposa [2]" w:date="2024-10-17T00:45:00Z"/>
                <w:rFonts w:ascii="Georgia" w:eastAsia="Times New Roman" w:hAnsi="Georgia" w:cs="Arial"/>
              </w:rPr>
            </w:pPr>
            <w:del w:id="1397" w:author="Jade Raposa [2]" w:date="2024-10-17T00:45:00Z">
              <w:r>
                <w:rPr>
                  <w:rFonts w:ascii="Georgia" w:eastAsia="Times New Roman" w:hAnsi="Georgia" w:cs="Arial"/>
                </w:rPr>
                <w:delText>1</w:delText>
              </w:r>
            </w:del>
          </w:p>
        </w:tc>
        <w:tc>
          <w:tcPr>
            <w:tcW w:w="448" w:type="dxa"/>
            <w:tcBorders>
              <w:top w:val="nil"/>
              <w:left w:val="nil"/>
              <w:bottom w:val="single" w:sz="4" w:space="0" w:color="auto"/>
              <w:right w:val="single" w:sz="4" w:space="0" w:color="auto"/>
            </w:tcBorders>
            <w:shd w:val="clear" w:color="auto" w:fill="auto"/>
            <w:vAlign w:val="center"/>
            <w:tcPrChange w:id="1398"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483A79A6" w14:textId="77777777" w:rsidR="008F456D" w:rsidRDefault="00000000">
            <w:pPr>
              <w:spacing w:after="0" w:line="240" w:lineRule="auto"/>
              <w:jc w:val="center"/>
              <w:rPr>
                <w:del w:id="1399" w:author="Jade Raposa [2]" w:date="2024-10-17T00:45:00Z"/>
                <w:rFonts w:ascii="Georgia" w:eastAsia="Times New Roman" w:hAnsi="Georgia" w:cs="Arial"/>
              </w:rPr>
            </w:pPr>
            <w:del w:id="1400"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401"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0659C208" w14:textId="77777777" w:rsidR="008F456D" w:rsidRDefault="00000000">
            <w:pPr>
              <w:spacing w:after="0" w:line="240" w:lineRule="auto"/>
              <w:jc w:val="center"/>
              <w:rPr>
                <w:del w:id="1402" w:author="Jade Raposa [2]" w:date="2024-10-17T00:45:00Z"/>
                <w:rFonts w:ascii="Georgia" w:eastAsia="Times New Roman" w:hAnsi="Georgia" w:cs="Arial"/>
              </w:rPr>
            </w:pPr>
            <w:del w:id="1403"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404"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C754F86" w14:textId="77777777" w:rsidR="008F456D" w:rsidRDefault="00000000">
            <w:pPr>
              <w:spacing w:after="0" w:line="240" w:lineRule="auto"/>
              <w:jc w:val="center"/>
              <w:rPr>
                <w:del w:id="1405" w:author="Jade Raposa [2]" w:date="2024-10-17T00:45:00Z"/>
                <w:rFonts w:ascii="Georgia" w:eastAsia="Times New Roman" w:hAnsi="Georgia" w:cs="Arial"/>
              </w:rPr>
            </w:pPr>
            <w:del w:id="1406"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407"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7B789E5E" w14:textId="77777777" w:rsidR="008F456D" w:rsidRDefault="00000000">
            <w:pPr>
              <w:spacing w:after="0" w:line="240" w:lineRule="auto"/>
              <w:jc w:val="center"/>
              <w:rPr>
                <w:del w:id="1408" w:author="Jade Raposa [2]" w:date="2024-10-17T00:45:00Z"/>
                <w:rFonts w:ascii="Georgia" w:eastAsia="Times New Roman" w:hAnsi="Georgia" w:cs="Arial"/>
              </w:rPr>
            </w:pPr>
            <w:del w:id="1409"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410"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5D60826B" w14:textId="77777777" w:rsidR="008F456D" w:rsidRDefault="00000000">
            <w:pPr>
              <w:spacing w:after="0" w:line="240" w:lineRule="auto"/>
              <w:jc w:val="center"/>
              <w:rPr>
                <w:del w:id="1411" w:author="Jade Raposa [2]" w:date="2024-10-17T00:45:00Z"/>
                <w:rFonts w:ascii="Georgia" w:eastAsia="Times New Roman" w:hAnsi="Georgia" w:cs="Arial"/>
                <w:b/>
                <w:bCs/>
              </w:rPr>
            </w:pPr>
            <w:del w:id="1412" w:author="Jade Raposa [2]" w:date="2024-10-17T00:45:00Z">
              <w:r>
                <w:rPr>
                  <w:rFonts w:ascii="Georgia" w:eastAsia="Times New Roman" w:hAnsi="Georgia" w:cs="Arial"/>
                  <w:b/>
                  <w:bCs/>
                </w:rPr>
                <w:delText>4.50</w:delText>
              </w:r>
            </w:del>
          </w:p>
        </w:tc>
        <w:tc>
          <w:tcPr>
            <w:tcW w:w="1818" w:type="dxa"/>
            <w:tcBorders>
              <w:top w:val="nil"/>
              <w:left w:val="nil"/>
              <w:bottom w:val="single" w:sz="4" w:space="0" w:color="auto"/>
              <w:right w:val="single" w:sz="4" w:space="0" w:color="auto"/>
            </w:tcBorders>
            <w:shd w:val="clear" w:color="auto" w:fill="auto"/>
            <w:vAlign w:val="center"/>
            <w:tcPrChange w:id="1413"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5A782FE4" w14:textId="77777777" w:rsidR="008F456D" w:rsidRDefault="00000000">
            <w:pPr>
              <w:spacing w:after="0" w:line="240" w:lineRule="auto"/>
              <w:jc w:val="center"/>
              <w:rPr>
                <w:del w:id="1414" w:author="Jade Raposa [2]" w:date="2024-10-17T00:45:00Z"/>
                <w:rFonts w:ascii="Georgia" w:eastAsia="Times New Roman" w:hAnsi="Georgia" w:cs="Arial"/>
              </w:rPr>
            </w:pPr>
            <w:del w:id="1415" w:author="Jade Raposa [2]" w:date="2024-10-17T00:45:00Z">
              <w:r>
                <w:rPr>
                  <w:rFonts w:ascii="Georgia" w:eastAsia="Times New Roman" w:hAnsi="Georgia" w:cs="Arial"/>
                </w:rPr>
                <w:delText>More than What is Expected</w:delText>
              </w:r>
            </w:del>
          </w:p>
        </w:tc>
      </w:tr>
      <w:tr w:rsidR="008F456D" w14:paraId="2032BD82" w14:textId="77777777" w:rsidTr="008F456D">
        <w:trPr>
          <w:trHeight w:val="270"/>
          <w:trPrChange w:id="1416" w:author="Jade Raposa [2]" w:date="2024-10-17T00: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tcPrChange w:id="1417" w:author="Jade Raposa [2]" w:date="2024-10-17T00:41:00Z">
              <w:tcPr>
                <w:tcW w:w="970" w:type="dxa"/>
                <w:tcBorders>
                  <w:top w:val="nil"/>
                  <w:left w:val="single" w:sz="4" w:space="0" w:color="auto"/>
                  <w:bottom w:val="single" w:sz="4" w:space="0" w:color="auto"/>
                  <w:right w:val="single" w:sz="4" w:space="0" w:color="auto"/>
                </w:tcBorders>
                <w:shd w:val="clear" w:color="auto" w:fill="auto"/>
                <w:vAlign w:val="center"/>
              </w:tcPr>
            </w:tcPrChange>
          </w:tcPr>
          <w:p w14:paraId="4B8959C8" w14:textId="77777777" w:rsidR="008F456D" w:rsidRDefault="008F456D">
            <w:pPr>
              <w:spacing w:after="0" w:line="240" w:lineRule="auto"/>
              <w:jc w:val="center"/>
              <w:rPr>
                <w:del w:id="1418" w:author="Jade Raposa [2]"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Change w:id="1419" w:author="Jade Raposa [2]" w:date="2024-10-17T00:41:00Z">
              <w:tcPr>
                <w:tcW w:w="5380" w:type="dxa"/>
                <w:gridSpan w:val="7"/>
                <w:tcBorders>
                  <w:top w:val="nil"/>
                  <w:left w:val="nil"/>
                  <w:bottom w:val="single" w:sz="4" w:space="0" w:color="auto"/>
                  <w:right w:val="single" w:sz="4" w:space="0" w:color="auto"/>
                </w:tcBorders>
                <w:shd w:val="clear" w:color="auto" w:fill="auto"/>
                <w:vAlign w:val="center"/>
              </w:tcPr>
            </w:tcPrChange>
          </w:tcPr>
          <w:p w14:paraId="6F462F0F" w14:textId="77777777" w:rsidR="008F456D" w:rsidRDefault="00000000">
            <w:pPr>
              <w:spacing w:after="0" w:line="240" w:lineRule="auto"/>
              <w:rPr>
                <w:del w:id="1420" w:author="Jade Raposa [2]" w:date="2024-10-17T00:45:00Z"/>
                <w:rFonts w:ascii="Georgia" w:eastAsia="Times New Roman" w:hAnsi="Georgia" w:cs="Arial"/>
                <w:b/>
                <w:bCs/>
              </w:rPr>
            </w:pPr>
            <w:del w:id="1421" w:author="Jade Raposa [2]" w:date="2024-10-17T00:45:00Z">
              <w:r>
                <w:rPr>
                  <w:rFonts w:ascii="Georgia" w:eastAsia="Times New Roman" w:hAnsi="Georgia" w:cs="Arial"/>
                  <w:b/>
                  <w:bCs/>
                  <w:i/>
                  <w:iCs/>
                </w:rPr>
                <w:delText>Sub-Average (3)</w:delText>
              </w:r>
            </w:del>
          </w:p>
        </w:tc>
        <w:tc>
          <w:tcPr>
            <w:tcW w:w="1160" w:type="dxa"/>
            <w:tcBorders>
              <w:top w:val="nil"/>
              <w:left w:val="nil"/>
              <w:bottom w:val="single" w:sz="4" w:space="0" w:color="auto"/>
              <w:right w:val="single" w:sz="4" w:space="0" w:color="auto"/>
            </w:tcBorders>
            <w:shd w:val="clear" w:color="auto" w:fill="auto"/>
            <w:vAlign w:val="center"/>
            <w:tcPrChange w:id="1422"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728857BE" w14:textId="77777777" w:rsidR="008F456D" w:rsidRDefault="00000000">
            <w:pPr>
              <w:spacing w:after="0" w:line="240" w:lineRule="auto"/>
              <w:jc w:val="center"/>
              <w:rPr>
                <w:del w:id="1423" w:author="Jade Raposa [2]" w:date="2024-10-17T00:45:00Z"/>
                <w:rFonts w:ascii="Georgia" w:eastAsia="Times New Roman" w:hAnsi="Georgia" w:cs="Arial"/>
                <w:b/>
                <w:bCs/>
              </w:rPr>
            </w:pPr>
            <w:del w:id="1424" w:author="Jade Raposa [2]" w:date="2024-10-17T00:45:00Z">
              <w:r>
                <w:rPr>
                  <w:rFonts w:ascii="Georgia" w:eastAsia="Times New Roman" w:hAnsi="Georgia" w:cs="Arial"/>
                  <w:b/>
                  <w:bCs/>
                </w:rPr>
                <w:delText>4.50</w:delText>
              </w:r>
            </w:del>
          </w:p>
        </w:tc>
        <w:tc>
          <w:tcPr>
            <w:tcW w:w="1818" w:type="dxa"/>
            <w:tcBorders>
              <w:top w:val="nil"/>
              <w:left w:val="nil"/>
              <w:bottom w:val="single" w:sz="4" w:space="0" w:color="auto"/>
              <w:right w:val="single" w:sz="4" w:space="0" w:color="auto"/>
            </w:tcBorders>
            <w:shd w:val="clear" w:color="auto" w:fill="auto"/>
            <w:vAlign w:val="center"/>
            <w:tcPrChange w:id="1425"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739B199E" w14:textId="77777777" w:rsidR="008F456D" w:rsidRDefault="00000000">
            <w:pPr>
              <w:spacing w:after="0" w:line="240" w:lineRule="auto"/>
              <w:jc w:val="center"/>
              <w:rPr>
                <w:del w:id="1426" w:author="Jade Raposa [2]" w:date="2024-10-17T00:45:00Z"/>
                <w:rFonts w:ascii="Georgia" w:eastAsia="Times New Roman" w:hAnsi="Georgia" w:cs="Arial"/>
                <w:b/>
                <w:bCs/>
              </w:rPr>
            </w:pPr>
            <w:del w:id="1427" w:author="Jade Raposa [2]" w:date="2024-10-17T00:45:00Z">
              <w:r>
                <w:rPr>
                  <w:rFonts w:ascii="Georgia" w:eastAsia="Times New Roman" w:hAnsi="Georgia" w:cs="Arial"/>
                </w:rPr>
                <w:delText>More than What is Expected</w:delText>
              </w:r>
            </w:del>
          </w:p>
        </w:tc>
      </w:tr>
      <w:tr w:rsidR="008F456D" w14:paraId="7F8FC917" w14:textId="77777777" w:rsidTr="008F456D">
        <w:trPr>
          <w:trHeight w:val="498"/>
          <w:trPrChange w:id="1428" w:author="Jade Raposa [2]" w:date="2024-10-17T00:41:00Z">
            <w:trPr>
              <w:trHeight w:val="498"/>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Change w:id="1429" w:author="Jade Raposa [2]" w:date="2024-10-17T00: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59CE87C" w14:textId="77777777" w:rsidR="008F456D" w:rsidRDefault="00000000">
            <w:pPr>
              <w:spacing w:after="0" w:line="240" w:lineRule="auto"/>
              <w:jc w:val="center"/>
              <w:rPr>
                <w:del w:id="1430" w:author="Jade Raposa [2]" w:date="2024-10-17T00:45:00Z"/>
                <w:rFonts w:ascii="Georgia" w:eastAsia="Times New Roman" w:hAnsi="Georgia" w:cs="Arial"/>
              </w:rPr>
            </w:pPr>
            <w:del w:id="1431" w:author="Jade Raposa [2]" w:date="2024-10-17T00:45:00Z">
              <w:r>
                <w:rPr>
                  <w:rFonts w:ascii="Georgia" w:eastAsia="Times New Roman" w:hAnsi="Georgia" w:cs="Arial"/>
                </w:rPr>
                <w:delText xml:space="preserve">4. </w:delText>
              </w:r>
              <w:r>
                <w:rPr>
                  <w:rFonts w:ascii="Georgia" w:eastAsia="Times New Roman" w:hAnsi="Georgia" w:cs="Arial"/>
                  <w:b/>
                  <w:bCs/>
                </w:rPr>
                <w:delText xml:space="preserve">Usability </w:delText>
              </w:r>
              <w:r>
                <w:rPr>
                  <w:rFonts w:ascii="Georgia" w:eastAsia="Times New Roman" w:hAnsi="Georgia" w:cs="Arial"/>
                  <w:i/>
                  <w:iCs/>
                </w:rPr>
                <w:delText>is the ability of the system can be used by specified users to achieve specified goals with effectiveness, efficiency and satisfaction in a specified context of use.</w:delText>
              </w:r>
            </w:del>
          </w:p>
        </w:tc>
      </w:tr>
      <w:tr w:rsidR="008F456D" w14:paraId="72AE119E" w14:textId="77777777" w:rsidTr="008F456D">
        <w:trPr>
          <w:trHeight w:val="405"/>
          <w:trPrChange w:id="1432" w:author="Jade Raposa [2]" w:date="2024-10-17T00:41:00Z">
            <w:trPr>
              <w:trHeight w:val="405"/>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tcPrChange w:id="1433" w:author="Jade Raposa [2]" w:date="2024-10-17T00:41:00Z">
              <w:tcPr>
                <w:tcW w:w="970" w:type="dxa"/>
                <w:vMerge w:val="restart"/>
                <w:tcBorders>
                  <w:top w:val="nil"/>
                  <w:left w:val="single" w:sz="4" w:space="0" w:color="auto"/>
                  <w:bottom w:val="single" w:sz="4" w:space="0" w:color="auto"/>
                  <w:right w:val="single" w:sz="4" w:space="0" w:color="auto"/>
                </w:tcBorders>
                <w:shd w:val="clear" w:color="auto" w:fill="auto"/>
                <w:vAlign w:val="center"/>
              </w:tcPr>
            </w:tcPrChange>
          </w:tcPr>
          <w:p w14:paraId="4A2274B6" w14:textId="77777777" w:rsidR="008F456D" w:rsidRDefault="008F456D">
            <w:pPr>
              <w:spacing w:after="0" w:line="240" w:lineRule="auto"/>
              <w:jc w:val="center"/>
              <w:rPr>
                <w:del w:id="1434"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435"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26E43F9D" w14:textId="77777777" w:rsidR="008F456D" w:rsidRDefault="00000000">
            <w:pPr>
              <w:spacing w:after="0" w:line="240" w:lineRule="auto"/>
              <w:jc w:val="center"/>
              <w:rPr>
                <w:del w:id="1436" w:author="Jade Raposa [2]" w:date="2024-10-17T00:45:00Z"/>
                <w:rFonts w:ascii="Georgia" w:eastAsia="Times New Roman" w:hAnsi="Georgia" w:cs="Arial"/>
                <w:i/>
                <w:iCs/>
              </w:rPr>
            </w:pPr>
            <w:del w:id="1437" w:author="Jade Raposa [2]" w:date="2024-10-17T00:45:00Z">
              <w:r>
                <w:rPr>
                  <w:rFonts w:ascii="Georgia" w:eastAsia="Times New Roman" w:hAnsi="Georgia" w:cs="Arial"/>
                  <w:i/>
                  <w:iCs/>
                </w:rPr>
                <w:delText>Appropriateness recognizability</w:delText>
              </w:r>
            </w:del>
          </w:p>
        </w:tc>
        <w:tc>
          <w:tcPr>
            <w:tcW w:w="448" w:type="dxa"/>
            <w:tcBorders>
              <w:top w:val="nil"/>
              <w:left w:val="nil"/>
              <w:bottom w:val="single" w:sz="4" w:space="0" w:color="auto"/>
              <w:right w:val="single" w:sz="4" w:space="0" w:color="auto"/>
            </w:tcBorders>
            <w:shd w:val="clear" w:color="auto" w:fill="auto"/>
            <w:vAlign w:val="center"/>
            <w:tcPrChange w:id="1438"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1D69272E" w14:textId="77777777" w:rsidR="008F456D" w:rsidRDefault="00000000">
            <w:pPr>
              <w:spacing w:after="0" w:line="240" w:lineRule="auto"/>
              <w:jc w:val="center"/>
              <w:rPr>
                <w:del w:id="1439" w:author="Jade Raposa [2]" w:date="2024-10-17T00:45:00Z"/>
                <w:rFonts w:ascii="Georgia" w:eastAsia="Times New Roman" w:hAnsi="Georgia" w:cs="Arial"/>
              </w:rPr>
            </w:pPr>
            <w:del w:id="1440"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441"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6610CB94" w14:textId="77777777" w:rsidR="008F456D" w:rsidRDefault="00000000">
            <w:pPr>
              <w:spacing w:after="0" w:line="240" w:lineRule="auto"/>
              <w:jc w:val="center"/>
              <w:rPr>
                <w:del w:id="1442" w:author="Jade Raposa [2]" w:date="2024-10-17T00:45:00Z"/>
                <w:rFonts w:ascii="Georgia" w:eastAsia="Times New Roman" w:hAnsi="Georgia" w:cs="Arial"/>
              </w:rPr>
            </w:pPr>
            <w:del w:id="1443" w:author="Jade Raposa [2]" w:date="2024-10-17T00:45:00Z">
              <w:r>
                <w:rPr>
                  <w:rFonts w:ascii="Georgia" w:eastAsia="Times New Roman" w:hAnsi="Georgia" w:cs="Arial"/>
                </w:rPr>
                <w:delText>2</w:delText>
              </w:r>
            </w:del>
          </w:p>
        </w:tc>
        <w:tc>
          <w:tcPr>
            <w:tcW w:w="448" w:type="dxa"/>
            <w:tcBorders>
              <w:top w:val="nil"/>
              <w:left w:val="nil"/>
              <w:bottom w:val="single" w:sz="4" w:space="0" w:color="auto"/>
              <w:right w:val="single" w:sz="4" w:space="0" w:color="auto"/>
            </w:tcBorders>
            <w:shd w:val="clear" w:color="auto" w:fill="auto"/>
            <w:vAlign w:val="center"/>
            <w:tcPrChange w:id="1444"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2D5ECBA0" w14:textId="77777777" w:rsidR="008F456D" w:rsidRDefault="00000000">
            <w:pPr>
              <w:spacing w:after="0" w:line="240" w:lineRule="auto"/>
              <w:jc w:val="center"/>
              <w:rPr>
                <w:del w:id="1445" w:author="Jade Raposa [2]" w:date="2024-10-17T00:45:00Z"/>
                <w:rFonts w:ascii="Georgia" w:eastAsia="Times New Roman" w:hAnsi="Georgia" w:cs="Arial"/>
              </w:rPr>
            </w:pPr>
            <w:del w:id="1446"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447"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28B69151" w14:textId="77777777" w:rsidR="008F456D" w:rsidRDefault="00000000">
            <w:pPr>
              <w:spacing w:after="0" w:line="240" w:lineRule="auto"/>
              <w:jc w:val="center"/>
              <w:rPr>
                <w:del w:id="1448" w:author="Jade Raposa [2]" w:date="2024-10-17T00:45:00Z"/>
                <w:rFonts w:ascii="Georgia" w:eastAsia="Times New Roman" w:hAnsi="Georgia" w:cs="Arial"/>
              </w:rPr>
            </w:pPr>
            <w:del w:id="1449"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450"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7EF1A23E" w14:textId="77777777" w:rsidR="008F456D" w:rsidRDefault="00000000">
            <w:pPr>
              <w:spacing w:after="0" w:line="240" w:lineRule="auto"/>
              <w:jc w:val="center"/>
              <w:rPr>
                <w:del w:id="1451" w:author="Jade Raposa [2]" w:date="2024-10-17T00:45:00Z"/>
                <w:rFonts w:ascii="Georgia" w:eastAsia="Times New Roman" w:hAnsi="Georgia" w:cs="Arial"/>
              </w:rPr>
            </w:pPr>
            <w:del w:id="1452"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453"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16EA3237" w14:textId="77777777" w:rsidR="008F456D" w:rsidRDefault="00000000">
            <w:pPr>
              <w:spacing w:after="0" w:line="240" w:lineRule="auto"/>
              <w:jc w:val="center"/>
              <w:rPr>
                <w:del w:id="1454" w:author="Jade Raposa [2]" w:date="2024-10-17T00:45:00Z"/>
                <w:rFonts w:ascii="Georgia" w:eastAsia="Times New Roman" w:hAnsi="Georgia" w:cs="Arial"/>
              </w:rPr>
            </w:pPr>
            <w:del w:id="1455"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456"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31952E0A" w14:textId="77777777" w:rsidR="008F456D" w:rsidRDefault="00000000">
            <w:pPr>
              <w:spacing w:after="0" w:line="240" w:lineRule="auto"/>
              <w:jc w:val="center"/>
              <w:rPr>
                <w:del w:id="1457" w:author="Jade Raposa [2]" w:date="2024-10-17T00:45:00Z"/>
                <w:rFonts w:ascii="Georgia" w:eastAsia="Times New Roman" w:hAnsi="Georgia" w:cs="Arial"/>
                <w:b/>
                <w:bCs/>
              </w:rPr>
            </w:pPr>
            <w:del w:id="1458" w:author="Jade Raposa [2]" w:date="2024-10-17T00:45:00Z">
              <w:r>
                <w:rPr>
                  <w:rFonts w:ascii="Georgia" w:eastAsia="Times New Roman" w:hAnsi="Georgia" w:cs="Arial"/>
                  <w:b/>
                  <w:bCs/>
                </w:rPr>
                <w:delText>4.00</w:delText>
              </w:r>
            </w:del>
          </w:p>
        </w:tc>
        <w:tc>
          <w:tcPr>
            <w:tcW w:w="1818" w:type="dxa"/>
            <w:tcBorders>
              <w:top w:val="nil"/>
              <w:left w:val="nil"/>
              <w:bottom w:val="single" w:sz="4" w:space="0" w:color="auto"/>
              <w:right w:val="single" w:sz="4" w:space="0" w:color="auto"/>
            </w:tcBorders>
            <w:shd w:val="clear" w:color="auto" w:fill="auto"/>
            <w:vAlign w:val="center"/>
            <w:tcPrChange w:id="1459"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4314091A" w14:textId="77777777" w:rsidR="008F456D" w:rsidRDefault="00000000">
            <w:pPr>
              <w:spacing w:after="0" w:line="240" w:lineRule="auto"/>
              <w:jc w:val="center"/>
              <w:rPr>
                <w:del w:id="1460" w:author="Jade Raposa [2]" w:date="2024-10-17T00:45:00Z"/>
                <w:rFonts w:ascii="Georgia" w:eastAsia="Times New Roman" w:hAnsi="Georgia" w:cs="Arial"/>
              </w:rPr>
            </w:pPr>
            <w:del w:id="1461" w:author="Jade Raposa [2]" w:date="2024-10-17T00:45:00Z">
              <w:r>
                <w:rPr>
                  <w:rFonts w:ascii="Georgia" w:eastAsia="Times New Roman" w:hAnsi="Georgia" w:cs="Arial"/>
                </w:rPr>
                <w:delText>More than What is Expected</w:delText>
              </w:r>
            </w:del>
          </w:p>
        </w:tc>
      </w:tr>
      <w:tr w:rsidR="008F456D" w14:paraId="2DC5C144" w14:textId="77777777" w:rsidTr="008F456D">
        <w:trPr>
          <w:trHeight w:val="812"/>
          <w:trPrChange w:id="1462" w:author="Jade Raposa [2]" w:date="2024-10-17T00:41:00Z">
            <w:trPr>
              <w:trHeight w:val="812"/>
            </w:trPr>
          </w:trPrChange>
        </w:trPr>
        <w:tc>
          <w:tcPr>
            <w:tcW w:w="970" w:type="dxa"/>
            <w:vMerge/>
            <w:tcBorders>
              <w:top w:val="nil"/>
              <w:left w:val="single" w:sz="4" w:space="0" w:color="auto"/>
              <w:bottom w:val="single" w:sz="4" w:space="0" w:color="auto"/>
              <w:right w:val="single" w:sz="4" w:space="0" w:color="auto"/>
            </w:tcBorders>
            <w:vAlign w:val="center"/>
            <w:tcPrChange w:id="1463"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1AE6DF2D" w14:textId="77777777" w:rsidR="008F456D" w:rsidRDefault="008F456D">
            <w:pPr>
              <w:spacing w:after="0" w:line="240" w:lineRule="auto"/>
              <w:jc w:val="center"/>
              <w:rPr>
                <w:del w:id="1464"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465"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260C6FBB" w14:textId="77777777" w:rsidR="008F456D" w:rsidRDefault="00000000">
            <w:pPr>
              <w:spacing w:after="0" w:line="240" w:lineRule="auto"/>
              <w:jc w:val="center"/>
              <w:rPr>
                <w:del w:id="1466" w:author="Jade Raposa [2]" w:date="2024-10-17T00:45:00Z"/>
                <w:rFonts w:ascii="Georgia" w:eastAsia="Times New Roman" w:hAnsi="Georgia" w:cs="Arial"/>
                <w:i/>
                <w:iCs/>
              </w:rPr>
            </w:pPr>
            <w:del w:id="1467" w:author="Jade Raposa [2]" w:date="2024-10-17T00:45:00Z">
              <w:r>
                <w:rPr>
                  <w:rFonts w:ascii="Georgia" w:eastAsia="Times New Roman" w:hAnsi="Georgia" w:cs="Arial"/>
                  <w:i/>
                  <w:iCs/>
                </w:rPr>
                <w:delText>Learnability</w:delText>
              </w:r>
            </w:del>
          </w:p>
        </w:tc>
        <w:tc>
          <w:tcPr>
            <w:tcW w:w="448" w:type="dxa"/>
            <w:tcBorders>
              <w:top w:val="nil"/>
              <w:left w:val="nil"/>
              <w:bottom w:val="single" w:sz="4" w:space="0" w:color="auto"/>
              <w:right w:val="single" w:sz="4" w:space="0" w:color="auto"/>
            </w:tcBorders>
            <w:shd w:val="clear" w:color="auto" w:fill="auto"/>
            <w:vAlign w:val="center"/>
            <w:tcPrChange w:id="1468"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46271D1E" w14:textId="77777777" w:rsidR="008F456D" w:rsidRDefault="00000000">
            <w:pPr>
              <w:spacing w:after="0" w:line="240" w:lineRule="auto"/>
              <w:jc w:val="center"/>
              <w:rPr>
                <w:del w:id="1469" w:author="Jade Raposa [2]" w:date="2024-10-17T00:45:00Z"/>
                <w:rFonts w:ascii="Georgia" w:eastAsia="Times New Roman" w:hAnsi="Georgia" w:cs="Arial"/>
              </w:rPr>
            </w:pPr>
            <w:del w:id="1470"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471"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6594ECFA" w14:textId="77777777" w:rsidR="008F456D" w:rsidRDefault="00000000">
            <w:pPr>
              <w:spacing w:after="0" w:line="240" w:lineRule="auto"/>
              <w:jc w:val="center"/>
              <w:rPr>
                <w:del w:id="1472" w:author="Jade Raposa [2]" w:date="2024-10-17T00:45:00Z"/>
                <w:rFonts w:ascii="Georgia" w:eastAsia="Times New Roman" w:hAnsi="Georgia" w:cs="Arial"/>
              </w:rPr>
            </w:pPr>
            <w:del w:id="1473" w:author="Jade Raposa [2]" w:date="2024-10-17T00:45:00Z">
              <w:r>
                <w:rPr>
                  <w:rFonts w:ascii="Georgia" w:eastAsia="Times New Roman" w:hAnsi="Georgia" w:cs="Arial"/>
                </w:rPr>
                <w:delText>1</w:delText>
              </w:r>
            </w:del>
          </w:p>
        </w:tc>
        <w:tc>
          <w:tcPr>
            <w:tcW w:w="448" w:type="dxa"/>
            <w:tcBorders>
              <w:top w:val="nil"/>
              <w:left w:val="nil"/>
              <w:bottom w:val="single" w:sz="4" w:space="0" w:color="auto"/>
              <w:right w:val="single" w:sz="4" w:space="0" w:color="auto"/>
            </w:tcBorders>
            <w:shd w:val="clear" w:color="auto" w:fill="auto"/>
            <w:vAlign w:val="center"/>
            <w:tcPrChange w:id="1474"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1D540DF0" w14:textId="77777777" w:rsidR="008F456D" w:rsidRDefault="00000000">
            <w:pPr>
              <w:spacing w:after="0" w:line="240" w:lineRule="auto"/>
              <w:jc w:val="center"/>
              <w:rPr>
                <w:del w:id="1475" w:author="Jade Raposa [2]" w:date="2024-10-17T00:45:00Z"/>
                <w:rFonts w:ascii="Georgia" w:eastAsia="Times New Roman" w:hAnsi="Georgia" w:cs="Arial"/>
              </w:rPr>
            </w:pPr>
            <w:del w:id="1476"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477"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CA75EDE" w14:textId="77777777" w:rsidR="008F456D" w:rsidRDefault="00000000">
            <w:pPr>
              <w:spacing w:after="0" w:line="240" w:lineRule="auto"/>
              <w:jc w:val="center"/>
              <w:rPr>
                <w:del w:id="1478" w:author="Jade Raposa [2]" w:date="2024-10-17T00:45:00Z"/>
                <w:rFonts w:ascii="Georgia" w:eastAsia="Times New Roman" w:hAnsi="Georgia" w:cs="Arial"/>
              </w:rPr>
            </w:pPr>
            <w:del w:id="1479"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480"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7BEF4AB4" w14:textId="77777777" w:rsidR="008F456D" w:rsidRDefault="00000000">
            <w:pPr>
              <w:spacing w:after="0" w:line="240" w:lineRule="auto"/>
              <w:jc w:val="center"/>
              <w:rPr>
                <w:del w:id="1481" w:author="Jade Raposa [2]" w:date="2024-10-17T00:45:00Z"/>
                <w:rFonts w:ascii="Georgia" w:eastAsia="Times New Roman" w:hAnsi="Georgia" w:cs="Arial"/>
              </w:rPr>
            </w:pPr>
            <w:del w:id="1482"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483"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2611D65A" w14:textId="77777777" w:rsidR="008F456D" w:rsidRDefault="008F456D">
            <w:pPr>
              <w:spacing w:after="0" w:line="240" w:lineRule="auto"/>
              <w:jc w:val="center"/>
              <w:rPr>
                <w:del w:id="1484" w:author="Jade Raposa [2]" w:date="2024-10-17T00:45:00Z"/>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Change w:id="1485"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1558F105" w14:textId="77777777" w:rsidR="008F456D" w:rsidRDefault="00000000">
            <w:pPr>
              <w:spacing w:after="0" w:line="240" w:lineRule="auto"/>
              <w:jc w:val="center"/>
              <w:rPr>
                <w:del w:id="1486" w:author="Jade Raposa [2]" w:date="2024-10-17T00:45:00Z"/>
                <w:rFonts w:ascii="Georgia" w:eastAsia="Times New Roman" w:hAnsi="Georgia" w:cs="Arial"/>
                <w:b/>
                <w:bCs/>
              </w:rPr>
            </w:pPr>
            <w:del w:id="1487" w:author="Jade Raposa [2]" w:date="2024-10-17T00:45:00Z">
              <w:r>
                <w:rPr>
                  <w:rFonts w:ascii="Georgia" w:eastAsia="Times New Roman" w:hAnsi="Georgia" w:cs="Arial"/>
                  <w:b/>
                  <w:bCs/>
                </w:rPr>
                <w:delText>4.50</w:delText>
              </w:r>
            </w:del>
          </w:p>
        </w:tc>
        <w:tc>
          <w:tcPr>
            <w:tcW w:w="1818" w:type="dxa"/>
            <w:tcBorders>
              <w:top w:val="nil"/>
              <w:left w:val="nil"/>
              <w:bottom w:val="single" w:sz="4" w:space="0" w:color="auto"/>
              <w:right w:val="single" w:sz="4" w:space="0" w:color="auto"/>
            </w:tcBorders>
            <w:shd w:val="clear" w:color="auto" w:fill="auto"/>
            <w:vAlign w:val="center"/>
            <w:tcPrChange w:id="1488"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10231ABF" w14:textId="77777777" w:rsidR="008F456D" w:rsidRDefault="00000000">
            <w:pPr>
              <w:spacing w:after="0" w:line="240" w:lineRule="auto"/>
              <w:jc w:val="center"/>
              <w:rPr>
                <w:del w:id="1489" w:author="Jade Raposa [2]" w:date="2024-10-17T00:45:00Z"/>
                <w:rFonts w:ascii="Georgia" w:eastAsia="Times New Roman" w:hAnsi="Georgia" w:cs="Arial"/>
              </w:rPr>
            </w:pPr>
            <w:del w:id="1490" w:author="Jade Raposa [2]" w:date="2024-10-17T00:45:00Z">
              <w:r>
                <w:rPr>
                  <w:rFonts w:ascii="Georgia" w:eastAsia="Times New Roman" w:hAnsi="Georgia" w:cs="Arial"/>
                </w:rPr>
                <w:delText>More than What is Expected</w:delText>
              </w:r>
            </w:del>
          </w:p>
        </w:tc>
      </w:tr>
      <w:tr w:rsidR="008F456D" w14:paraId="747D9F0F" w14:textId="77777777" w:rsidTr="008F456D">
        <w:trPr>
          <w:trHeight w:val="270"/>
          <w:trPrChange w:id="1491" w:author="Jade Raposa [2]" w:date="2024-10-17T00:41:00Z">
            <w:trPr>
              <w:trHeight w:val="270"/>
            </w:trPr>
          </w:trPrChange>
        </w:trPr>
        <w:tc>
          <w:tcPr>
            <w:tcW w:w="970" w:type="dxa"/>
            <w:vMerge/>
            <w:tcBorders>
              <w:top w:val="nil"/>
              <w:left w:val="single" w:sz="4" w:space="0" w:color="auto"/>
              <w:bottom w:val="single" w:sz="4" w:space="0" w:color="auto"/>
              <w:right w:val="single" w:sz="4" w:space="0" w:color="auto"/>
            </w:tcBorders>
            <w:vAlign w:val="center"/>
            <w:tcPrChange w:id="1492"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16942A2B" w14:textId="77777777" w:rsidR="008F456D" w:rsidRDefault="008F456D">
            <w:pPr>
              <w:spacing w:after="0" w:line="240" w:lineRule="auto"/>
              <w:jc w:val="center"/>
              <w:rPr>
                <w:del w:id="1493"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494"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4D226CA4" w14:textId="77777777" w:rsidR="008F456D" w:rsidRDefault="00000000">
            <w:pPr>
              <w:spacing w:after="0" w:line="240" w:lineRule="auto"/>
              <w:jc w:val="center"/>
              <w:rPr>
                <w:del w:id="1495" w:author="Jade Raposa [2]" w:date="2024-10-17T00:45:00Z"/>
                <w:rFonts w:ascii="Georgia" w:eastAsia="Times New Roman" w:hAnsi="Georgia" w:cs="Arial"/>
                <w:i/>
                <w:iCs/>
              </w:rPr>
            </w:pPr>
            <w:del w:id="1496" w:author="Jade Raposa [2]" w:date="2024-10-17T00:45:00Z">
              <w:r>
                <w:rPr>
                  <w:rFonts w:ascii="Georgia" w:eastAsia="Times New Roman" w:hAnsi="Georgia" w:cs="Arial"/>
                  <w:i/>
                  <w:iCs/>
                </w:rPr>
                <w:delText>Operability</w:delText>
              </w:r>
            </w:del>
          </w:p>
        </w:tc>
        <w:tc>
          <w:tcPr>
            <w:tcW w:w="448" w:type="dxa"/>
            <w:tcBorders>
              <w:top w:val="nil"/>
              <w:left w:val="nil"/>
              <w:bottom w:val="single" w:sz="4" w:space="0" w:color="auto"/>
              <w:right w:val="single" w:sz="4" w:space="0" w:color="auto"/>
            </w:tcBorders>
            <w:shd w:val="clear" w:color="auto" w:fill="auto"/>
            <w:vAlign w:val="center"/>
            <w:tcPrChange w:id="1497"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3CAEB22F" w14:textId="77777777" w:rsidR="008F456D" w:rsidRDefault="00000000">
            <w:pPr>
              <w:spacing w:after="0" w:line="240" w:lineRule="auto"/>
              <w:jc w:val="center"/>
              <w:rPr>
                <w:del w:id="1498" w:author="Jade Raposa [2]" w:date="2024-10-17T00:45:00Z"/>
                <w:rFonts w:ascii="Georgia" w:eastAsia="Times New Roman" w:hAnsi="Georgia" w:cs="Arial"/>
              </w:rPr>
            </w:pPr>
            <w:del w:id="1499" w:author="Jade Raposa [2]" w:date="2024-10-17T00:45:00Z">
              <w:r>
                <w:rPr>
                  <w:rFonts w:ascii="Georgia" w:eastAsia="Times New Roman" w:hAnsi="Georgia" w:cs="Arial"/>
                </w:rPr>
                <w:delText>2</w:delText>
              </w:r>
            </w:del>
          </w:p>
        </w:tc>
        <w:tc>
          <w:tcPr>
            <w:tcW w:w="449" w:type="dxa"/>
            <w:tcBorders>
              <w:top w:val="nil"/>
              <w:left w:val="nil"/>
              <w:bottom w:val="single" w:sz="4" w:space="0" w:color="auto"/>
              <w:right w:val="single" w:sz="4" w:space="0" w:color="auto"/>
            </w:tcBorders>
            <w:shd w:val="clear" w:color="auto" w:fill="auto"/>
            <w:vAlign w:val="center"/>
            <w:tcPrChange w:id="1500"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14F6906A" w14:textId="77777777" w:rsidR="008F456D" w:rsidRDefault="00000000">
            <w:pPr>
              <w:spacing w:after="0" w:line="240" w:lineRule="auto"/>
              <w:jc w:val="center"/>
              <w:rPr>
                <w:del w:id="1501" w:author="Jade Raposa [2]" w:date="2024-10-17T00:45:00Z"/>
                <w:rFonts w:ascii="Georgia" w:eastAsia="Times New Roman" w:hAnsi="Georgia" w:cs="Arial"/>
              </w:rPr>
            </w:pPr>
            <w:del w:id="1502" w:author="Jade Raposa [2]" w:date="2024-10-17T00:45:00Z">
              <w:r>
                <w:rPr>
                  <w:rFonts w:ascii="Georgia" w:eastAsia="Times New Roman" w:hAnsi="Georgia" w:cs="Arial"/>
                </w:rPr>
                <w:delText>0</w:delText>
              </w:r>
            </w:del>
          </w:p>
        </w:tc>
        <w:tc>
          <w:tcPr>
            <w:tcW w:w="448" w:type="dxa"/>
            <w:tcBorders>
              <w:top w:val="nil"/>
              <w:left w:val="nil"/>
              <w:bottom w:val="single" w:sz="4" w:space="0" w:color="auto"/>
              <w:right w:val="single" w:sz="4" w:space="0" w:color="auto"/>
            </w:tcBorders>
            <w:shd w:val="clear" w:color="auto" w:fill="auto"/>
            <w:vAlign w:val="center"/>
            <w:tcPrChange w:id="1503"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520EF618" w14:textId="77777777" w:rsidR="008F456D" w:rsidRDefault="00000000">
            <w:pPr>
              <w:spacing w:after="0" w:line="240" w:lineRule="auto"/>
              <w:jc w:val="center"/>
              <w:rPr>
                <w:del w:id="1504" w:author="Jade Raposa [2]" w:date="2024-10-17T00:45:00Z"/>
                <w:rFonts w:ascii="Georgia" w:eastAsia="Times New Roman" w:hAnsi="Georgia" w:cs="Arial"/>
              </w:rPr>
            </w:pPr>
            <w:del w:id="1505"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06"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2303CA6A" w14:textId="77777777" w:rsidR="008F456D" w:rsidRDefault="00000000">
            <w:pPr>
              <w:spacing w:after="0" w:line="240" w:lineRule="auto"/>
              <w:jc w:val="center"/>
              <w:rPr>
                <w:del w:id="1507" w:author="Jade Raposa [2]" w:date="2024-10-17T00:45:00Z"/>
                <w:rFonts w:ascii="Georgia" w:eastAsia="Times New Roman" w:hAnsi="Georgia" w:cs="Arial"/>
              </w:rPr>
            </w:pPr>
            <w:del w:id="1508"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09"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63791A39" w14:textId="77777777" w:rsidR="008F456D" w:rsidRDefault="00000000">
            <w:pPr>
              <w:spacing w:after="0" w:line="240" w:lineRule="auto"/>
              <w:jc w:val="center"/>
              <w:rPr>
                <w:del w:id="1510" w:author="Jade Raposa [2]" w:date="2024-10-17T00:45:00Z"/>
                <w:rFonts w:ascii="Georgia" w:eastAsia="Times New Roman" w:hAnsi="Georgia" w:cs="Arial"/>
              </w:rPr>
            </w:pPr>
            <w:del w:id="1511"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512"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37EFF51E" w14:textId="77777777" w:rsidR="008F456D" w:rsidRDefault="00000000">
            <w:pPr>
              <w:spacing w:after="0" w:line="240" w:lineRule="auto"/>
              <w:jc w:val="center"/>
              <w:rPr>
                <w:del w:id="1513" w:author="Jade Raposa [2]" w:date="2024-10-17T00:45:00Z"/>
                <w:rFonts w:ascii="Georgia" w:eastAsia="Times New Roman" w:hAnsi="Georgia" w:cs="Arial"/>
              </w:rPr>
            </w:pPr>
            <w:del w:id="1514"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515"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0B9B55C5" w14:textId="77777777" w:rsidR="008F456D" w:rsidRDefault="00000000">
            <w:pPr>
              <w:spacing w:after="0" w:line="240" w:lineRule="auto"/>
              <w:jc w:val="center"/>
              <w:rPr>
                <w:del w:id="1516" w:author="Jade Raposa [2]" w:date="2024-10-17T00:45:00Z"/>
                <w:rFonts w:ascii="Georgia" w:eastAsia="Times New Roman" w:hAnsi="Georgia" w:cs="Arial"/>
                <w:b/>
                <w:bCs/>
              </w:rPr>
            </w:pPr>
            <w:del w:id="1517" w:author="Jade Raposa [2]" w:date="2024-10-17T00:45:00Z">
              <w:r>
                <w:rPr>
                  <w:rFonts w:ascii="Georgia" w:eastAsia="Times New Roman" w:hAnsi="Georgia" w:cs="Arial"/>
                  <w:b/>
                  <w:bCs/>
                </w:rPr>
                <w:delText>5.00</w:delText>
              </w:r>
            </w:del>
          </w:p>
        </w:tc>
        <w:tc>
          <w:tcPr>
            <w:tcW w:w="1818" w:type="dxa"/>
            <w:tcBorders>
              <w:top w:val="nil"/>
              <w:left w:val="nil"/>
              <w:bottom w:val="single" w:sz="4" w:space="0" w:color="auto"/>
              <w:right w:val="single" w:sz="4" w:space="0" w:color="auto"/>
            </w:tcBorders>
            <w:shd w:val="clear" w:color="auto" w:fill="auto"/>
            <w:vAlign w:val="center"/>
            <w:tcPrChange w:id="1518"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6136202F" w14:textId="77777777" w:rsidR="008F456D" w:rsidRDefault="00000000">
            <w:pPr>
              <w:spacing w:after="0" w:line="240" w:lineRule="auto"/>
              <w:jc w:val="center"/>
              <w:rPr>
                <w:del w:id="1519" w:author="Jade Raposa [2]" w:date="2024-10-17T00:45:00Z"/>
                <w:rFonts w:ascii="Georgia" w:eastAsia="Times New Roman" w:hAnsi="Georgia" w:cs="Arial"/>
              </w:rPr>
            </w:pPr>
            <w:del w:id="1520" w:author="Jade Raposa [2]" w:date="2024-10-17T00:45:00Z">
              <w:r>
                <w:rPr>
                  <w:rFonts w:ascii="Georgia" w:eastAsia="Times New Roman" w:hAnsi="Georgia" w:cs="Arial"/>
                </w:rPr>
                <w:delText>Far More than What is Expected</w:delText>
              </w:r>
            </w:del>
          </w:p>
        </w:tc>
      </w:tr>
      <w:tr w:rsidR="008F456D" w14:paraId="32CCAF60" w14:textId="77777777" w:rsidTr="008F456D">
        <w:trPr>
          <w:trHeight w:val="405"/>
          <w:trPrChange w:id="1521" w:author="Jade Raposa [2]" w:date="2024-10-17T00:41:00Z">
            <w:trPr>
              <w:trHeight w:val="405"/>
            </w:trPr>
          </w:trPrChange>
        </w:trPr>
        <w:tc>
          <w:tcPr>
            <w:tcW w:w="970" w:type="dxa"/>
            <w:vMerge/>
            <w:tcBorders>
              <w:top w:val="nil"/>
              <w:left w:val="single" w:sz="4" w:space="0" w:color="auto"/>
              <w:bottom w:val="single" w:sz="4" w:space="0" w:color="auto"/>
              <w:right w:val="single" w:sz="4" w:space="0" w:color="auto"/>
            </w:tcBorders>
            <w:vAlign w:val="center"/>
            <w:tcPrChange w:id="1522"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124C098C" w14:textId="77777777" w:rsidR="008F456D" w:rsidRDefault="008F456D">
            <w:pPr>
              <w:spacing w:after="0" w:line="240" w:lineRule="auto"/>
              <w:jc w:val="center"/>
              <w:rPr>
                <w:del w:id="1523"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524"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0A170685" w14:textId="77777777" w:rsidR="008F456D" w:rsidRDefault="00000000">
            <w:pPr>
              <w:spacing w:after="0" w:line="240" w:lineRule="auto"/>
              <w:jc w:val="center"/>
              <w:rPr>
                <w:del w:id="1525" w:author="Jade Raposa [2]" w:date="2024-10-17T00:45:00Z"/>
                <w:rFonts w:ascii="Georgia" w:eastAsia="Times New Roman" w:hAnsi="Georgia" w:cs="Arial"/>
                <w:i/>
                <w:iCs/>
              </w:rPr>
            </w:pPr>
            <w:del w:id="1526" w:author="Jade Raposa [2]" w:date="2024-10-17T00:45:00Z">
              <w:r>
                <w:rPr>
                  <w:rFonts w:ascii="Georgia" w:eastAsia="Times New Roman" w:hAnsi="Georgia" w:cs="Arial"/>
                  <w:i/>
                  <w:iCs/>
                </w:rPr>
                <w:delText>User interface aesthetics</w:delText>
              </w:r>
            </w:del>
          </w:p>
        </w:tc>
        <w:tc>
          <w:tcPr>
            <w:tcW w:w="448" w:type="dxa"/>
            <w:tcBorders>
              <w:top w:val="nil"/>
              <w:left w:val="nil"/>
              <w:bottom w:val="single" w:sz="4" w:space="0" w:color="auto"/>
              <w:right w:val="single" w:sz="4" w:space="0" w:color="auto"/>
            </w:tcBorders>
            <w:shd w:val="clear" w:color="auto" w:fill="auto"/>
            <w:vAlign w:val="center"/>
            <w:tcPrChange w:id="1527"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3061DACF" w14:textId="77777777" w:rsidR="008F456D" w:rsidRDefault="00000000">
            <w:pPr>
              <w:spacing w:after="0" w:line="240" w:lineRule="auto"/>
              <w:jc w:val="center"/>
              <w:rPr>
                <w:del w:id="1528" w:author="Jade Raposa [2]" w:date="2024-10-17T00:45:00Z"/>
                <w:rFonts w:ascii="Georgia" w:eastAsia="Times New Roman" w:hAnsi="Georgia" w:cs="Arial"/>
              </w:rPr>
            </w:pPr>
            <w:del w:id="1529"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30"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513FD68" w14:textId="77777777" w:rsidR="008F456D" w:rsidRDefault="00000000">
            <w:pPr>
              <w:spacing w:after="0" w:line="240" w:lineRule="auto"/>
              <w:jc w:val="center"/>
              <w:rPr>
                <w:del w:id="1531" w:author="Jade Raposa [2]" w:date="2024-10-17T00:45:00Z"/>
                <w:rFonts w:ascii="Georgia" w:eastAsia="Times New Roman" w:hAnsi="Georgia" w:cs="Arial"/>
              </w:rPr>
            </w:pPr>
            <w:del w:id="1532" w:author="Jade Raposa [2]" w:date="2024-10-17T00:45:00Z">
              <w:r>
                <w:rPr>
                  <w:rFonts w:ascii="Georgia" w:eastAsia="Times New Roman" w:hAnsi="Georgia" w:cs="Arial"/>
                </w:rPr>
                <w:delText>1</w:delText>
              </w:r>
            </w:del>
          </w:p>
        </w:tc>
        <w:tc>
          <w:tcPr>
            <w:tcW w:w="448" w:type="dxa"/>
            <w:tcBorders>
              <w:top w:val="nil"/>
              <w:left w:val="nil"/>
              <w:bottom w:val="single" w:sz="4" w:space="0" w:color="auto"/>
              <w:right w:val="single" w:sz="4" w:space="0" w:color="auto"/>
            </w:tcBorders>
            <w:shd w:val="clear" w:color="auto" w:fill="auto"/>
            <w:vAlign w:val="center"/>
            <w:tcPrChange w:id="1533"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5AED6030" w14:textId="77777777" w:rsidR="008F456D" w:rsidRDefault="00000000">
            <w:pPr>
              <w:spacing w:after="0" w:line="240" w:lineRule="auto"/>
              <w:jc w:val="center"/>
              <w:rPr>
                <w:del w:id="1534" w:author="Jade Raposa [2]" w:date="2024-10-17T00:45:00Z"/>
                <w:rFonts w:ascii="Georgia" w:eastAsia="Times New Roman" w:hAnsi="Georgia" w:cs="Arial"/>
              </w:rPr>
            </w:pPr>
            <w:del w:id="1535"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536"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5F8FF05F" w14:textId="77777777" w:rsidR="008F456D" w:rsidRDefault="00000000">
            <w:pPr>
              <w:spacing w:after="0" w:line="240" w:lineRule="auto"/>
              <w:jc w:val="center"/>
              <w:rPr>
                <w:del w:id="1537" w:author="Jade Raposa [2]" w:date="2024-10-17T00:45:00Z"/>
                <w:rFonts w:ascii="Georgia" w:eastAsia="Times New Roman" w:hAnsi="Georgia" w:cs="Arial"/>
              </w:rPr>
            </w:pPr>
            <w:del w:id="1538"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39"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0054BAC" w14:textId="77777777" w:rsidR="008F456D" w:rsidRDefault="00000000">
            <w:pPr>
              <w:spacing w:after="0" w:line="240" w:lineRule="auto"/>
              <w:jc w:val="center"/>
              <w:rPr>
                <w:del w:id="1540" w:author="Jade Raposa [2]" w:date="2024-10-17T00:45:00Z"/>
                <w:rFonts w:ascii="Georgia" w:eastAsia="Times New Roman" w:hAnsi="Georgia" w:cs="Arial"/>
              </w:rPr>
            </w:pPr>
            <w:del w:id="1541"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542"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5634D32F" w14:textId="77777777" w:rsidR="008F456D" w:rsidRDefault="00000000">
            <w:pPr>
              <w:spacing w:after="0" w:line="240" w:lineRule="auto"/>
              <w:jc w:val="center"/>
              <w:rPr>
                <w:del w:id="1543" w:author="Jade Raposa [2]" w:date="2024-10-17T00:45:00Z"/>
                <w:rFonts w:ascii="Georgia" w:eastAsia="Times New Roman" w:hAnsi="Georgia" w:cs="Arial"/>
              </w:rPr>
            </w:pPr>
            <w:del w:id="1544"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545"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439699C6" w14:textId="77777777" w:rsidR="008F456D" w:rsidRDefault="00000000">
            <w:pPr>
              <w:spacing w:after="0" w:line="240" w:lineRule="auto"/>
              <w:jc w:val="center"/>
              <w:rPr>
                <w:del w:id="1546" w:author="Jade Raposa [2]" w:date="2024-10-17T00:45:00Z"/>
                <w:rFonts w:ascii="Georgia" w:eastAsia="Times New Roman" w:hAnsi="Georgia" w:cs="Arial"/>
                <w:b/>
                <w:bCs/>
              </w:rPr>
            </w:pPr>
            <w:del w:id="1547" w:author="Jade Raposa [2]" w:date="2024-10-17T00:45:00Z">
              <w:r>
                <w:rPr>
                  <w:rFonts w:ascii="Georgia" w:eastAsia="Times New Roman" w:hAnsi="Georgia" w:cs="Arial"/>
                  <w:b/>
                  <w:bCs/>
                </w:rPr>
                <w:delText>3.50</w:delText>
              </w:r>
            </w:del>
          </w:p>
        </w:tc>
        <w:tc>
          <w:tcPr>
            <w:tcW w:w="1818" w:type="dxa"/>
            <w:tcBorders>
              <w:top w:val="nil"/>
              <w:left w:val="nil"/>
              <w:bottom w:val="single" w:sz="4" w:space="0" w:color="auto"/>
              <w:right w:val="single" w:sz="4" w:space="0" w:color="auto"/>
            </w:tcBorders>
            <w:shd w:val="clear" w:color="auto" w:fill="auto"/>
            <w:vAlign w:val="center"/>
            <w:tcPrChange w:id="1548"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039629C2" w14:textId="77777777" w:rsidR="008F456D" w:rsidRDefault="00000000">
            <w:pPr>
              <w:spacing w:after="0" w:line="240" w:lineRule="auto"/>
              <w:jc w:val="center"/>
              <w:rPr>
                <w:del w:id="1549" w:author="Jade Raposa [2]" w:date="2024-10-17T00:45:00Z"/>
                <w:rFonts w:ascii="Georgia" w:eastAsia="Times New Roman" w:hAnsi="Georgia" w:cs="Arial"/>
              </w:rPr>
            </w:pPr>
            <w:del w:id="1550" w:author="Jade Raposa [2]" w:date="2024-10-17T00:45:00Z">
              <w:r>
                <w:rPr>
                  <w:rFonts w:ascii="Georgia" w:eastAsia="Times New Roman" w:hAnsi="Georgia" w:cs="Arial"/>
                </w:rPr>
                <w:delText>Presence of The Expectation</w:delText>
              </w:r>
            </w:del>
          </w:p>
        </w:tc>
      </w:tr>
      <w:tr w:rsidR="008F456D" w14:paraId="39C8E256" w14:textId="77777777" w:rsidTr="008F456D">
        <w:trPr>
          <w:trHeight w:val="541"/>
          <w:trPrChange w:id="1551" w:author="Jade Raposa [2]" w:date="2024-10-17T00:41:00Z">
            <w:trPr>
              <w:trHeight w:val="541"/>
            </w:trPr>
          </w:trPrChange>
        </w:trPr>
        <w:tc>
          <w:tcPr>
            <w:tcW w:w="970" w:type="dxa"/>
            <w:vMerge/>
            <w:tcBorders>
              <w:top w:val="nil"/>
              <w:left w:val="single" w:sz="4" w:space="0" w:color="auto"/>
              <w:bottom w:val="single" w:sz="4" w:space="0" w:color="auto"/>
              <w:right w:val="single" w:sz="4" w:space="0" w:color="auto"/>
            </w:tcBorders>
            <w:vAlign w:val="center"/>
            <w:tcPrChange w:id="1552"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7170BCAE" w14:textId="77777777" w:rsidR="008F456D" w:rsidRDefault="008F456D">
            <w:pPr>
              <w:spacing w:after="0" w:line="240" w:lineRule="auto"/>
              <w:jc w:val="center"/>
              <w:rPr>
                <w:del w:id="1553"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554"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0D035201" w14:textId="77777777" w:rsidR="008F456D" w:rsidRDefault="00000000">
            <w:pPr>
              <w:spacing w:after="0" w:line="240" w:lineRule="auto"/>
              <w:jc w:val="center"/>
              <w:rPr>
                <w:del w:id="1555" w:author="Jade Raposa [2]" w:date="2024-10-17T00:45:00Z"/>
                <w:rFonts w:ascii="Georgia" w:eastAsia="Times New Roman" w:hAnsi="Georgia" w:cs="Arial"/>
                <w:i/>
                <w:iCs/>
              </w:rPr>
            </w:pPr>
            <w:del w:id="1556" w:author="Jade Raposa [2]" w:date="2024-10-17T00:45:00Z">
              <w:r>
                <w:rPr>
                  <w:rFonts w:ascii="Georgia" w:eastAsia="Times New Roman" w:hAnsi="Georgia" w:cs="Arial"/>
                  <w:i/>
                  <w:iCs/>
                </w:rPr>
                <w:delText>Accessibility</w:delText>
              </w:r>
            </w:del>
          </w:p>
        </w:tc>
        <w:tc>
          <w:tcPr>
            <w:tcW w:w="448" w:type="dxa"/>
            <w:tcBorders>
              <w:top w:val="nil"/>
              <w:left w:val="nil"/>
              <w:bottom w:val="single" w:sz="4" w:space="0" w:color="auto"/>
              <w:right w:val="single" w:sz="4" w:space="0" w:color="auto"/>
            </w:tcBorders>
            <w:shd w:val="clear" w:color="auto" w:fill="auto"/>
            <w:vAlign w:val="center"/>
            <w:tcPrChange w:id="1557"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536DAE54" w14:textId="77777777" w:rsidR="008F456D" w:rsidRDefault="00000000">
            <w:pPr>
              <w:spacing w:after="0" w:line="240" w:lineRule="auto"/>
              <w:jc w:val="center"/>
              <w:rPr>
                <w:del w:id="1558" w:author="Jade Raposa [2]" w:date="2024-10-17T00:45:00Z"/>
                <w:rFonts w:ascii="Georgia" w:eastAsia="Times New Roman" w:hAnsi="Georgia" w:cs="Arial"/>
              </w:rPr>
            </w:pPr>
            <w:del w:id="1559"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60"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1C5AEAC" w14:textId="77777777" w:rsidR="008F456D" w:rsidRDefault="00000000">
            <w:pPr>
              <w:spacing w:after="0" w:line="240" w:lineRule="auto"/>
              <w:jc w:val="center"/>
              <w:rPr>
                <w:del w:id="1561" w:author="Jade Raposa [2]" w:date="2024-10-17T00:45:00Z"/>
                <w:rFonts w:ascii="Georgia" w:eastAsia="Times New Roman" w:hAnsi="Georgia" w:cs="Arial"/>
              </w:rPr>
            </w:pPr>
            <w:del w:id="1562" w:author="Jade Raposa [2]" w:date="2024-10-17T00:45:00Z">
              <w:r>
                <w:rPr>
                  <w:rFonts w:ascii="Georgia" w:eastAsia="Times New Roman" w:hAnsi="Georgia" w:cs="Arial"/>
                </w:rPr>
                <w:delText>2</w:delText>
              </w:r>
            </w:del>
          </w:p>
        </w:tc>
        <w:tc>
          <w:tcPr>
            <w:tcW w:w="448" w:type="dxa"/>
            <w:tcBorders>
              <w:top w:val="nil"/>
              <w:left w:val="nil"/>
              <w:bottom w:val="single" w:sz="4" w:space="0" w:color="auto"/>
              <w:right w:val="single" w:sz="4" w:space="0" w:color="auto"/>
            </w:tcBorders>
            <w:shd w:val="clear" w:color="auto" w:fill="auto"/>
            <w:vAlign w:val="center"/>
            <w:tcPrChange w:id="1563"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07CAD461" w14:textId="77777777" w:rsidR="008F456D" w:rsidRDefault="00000000">
            <w:pPr>
              <w:spacing w:after="0" w:line="240" w:lineRule="auto"/>
              <w:jc w:val="center"/>
              <w:rPr>
                <w:del w:id="1564" w:author="Jade Raposa [2]" w:date="2024-10-17T00:45:00Z"/>
                <w:rFonts w:ascii="Georgia" w:eastAsia="Times New Roman" w:hAnsi="Georgia" w:cs="Arial"/>
              </w:rPr>
            </w:pPr>
            <w:del w:id="1565"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66"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0B424331" w14:textId="77777777" w:rsidR="008F456D" w:rsidRDefault="00000000">
            <w:pPr>
              <w:spacing w:after="0" w:line="240" w:lineRule="auto"/>
              <w:jc w:val="center"/>
              <w:rPr>
                <w:del w:id="1567" w:author="Jade Raposa [2]" w:date="2024-10-17T00:45:00Z"/>
                <w:rFonts w:ascii="Georgia" w:eastAsia="Times New Roman" w:hAnsi="Georgia" w:cs="Arial"/>
              </w:rPr>
            </w:pPr>
            <w:del w:id="1568"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69"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081859E3" w14:textId="77777777" w:rsidR="008F456D" w:rsidRDefault="00000000">
            <w:pPr>
              <w:spacing w:after="0" w:line="240" w:lineRule="auto"/>
              <w:jc w:val="center"/>
              <w:rPr>
                <w:del w:id="1570" w:author="Jade Raposa [2]" w:date="2024-10-17T00:45:00Z"/>
                <w:rFonts w:ascii="Georgia" w:eastAsia="Times New Roman" w:hAnsi="Georgia" w:cs="Arial"/>
              </w:rPr>
            </w:pPr>
            <w:del w:id="1571"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572"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293D1DF3" w14:textId="77777777" w:rsidR="008F456D" w:rsidRDefault="00000000">
            <w:pPr>
              <w:spacing w:after="0" w:line="240" w:lineRule="auto"/>
              <w:jc w:val="center"/>
              <w:rPr>
                <w:del w:id="1573" w:author="Jade Raposa [2]" w:date="2024-10-17T00:45:00Z"/>
                <w:rFonts w:ascii="Georgia" w:eastAsia="Times New Roman" w:hAnsi="Georgia" w:cs="Arial"/>
              </w:rPr>
            </w:pPr>
            <w:del w:id="1574"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575"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28B2CDDE" w14:textId="77777777" w:rsidR="008F456D" w:rsidRDefault="00000000">
            <w:pPr>
              <w:spacing w:after="0" w:line="240" w:lineRule="auto"/>
              <w:jc w:val="center"/>
              <w:rPr>
                <w:del w:id="1576" w:author="Jade Raposa [2]" w:date="2024-10-17T00:45:00Z"/>
                <w:rFonts w:ascii="Georgia" w:eastAsia="Times New Roman" w:hAnsi="Georgia" w:cs="Arial"/>
                <w:b/>
                <w:bCs/>
              </w:rPr>
            </w:pPr>
            <w:del w:id="1577" w:author="Jade Raposa [2]" w:date="2024-10-17T00:45:00Z">
              <w:r>
                <w:rPr>
                  <w:rFonts w:ascii="Georgia" w:eastAsia="Times New Roman" w:hAnsi="Georgia" w:cs="Arial"/>
                  <w:b/>
                  <w:bCs/>
                </w:rPr>
                <w:delText>4.00</w:delText>
              </w:r>
            </w:del>
          </w:p>
        </w:tc>
        <w:tc>
          <w:tcPr>
            <w:tcW w:w="1818" w:type="dxa"/>
            <w:tcBorders>
              <w:top w:val="nil"/>
              <w:left w:val="nil"/>
              <w:bottom w:val="single" w:sz="4" w:space="0" w:color="auto"/>
              <w:right w:val="single" w:sz="4" w:space="0" w:color="auto"/>
            </w:tcBorders>
            <w:shd w:val="clear" w:color="auto" w:fill="auto"/>
            <w:vAlign w:val="center"/>
            <w:tcPrChange w:id="1578"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6E908846" w14:textId="77777777" w:rsidR="008F456D" w:rsidRDefault="00000000">
            <w:pPr>
              <w:spacing w:after="0" w:line="240" w:lineRule="auto"/>
              <w:jc w:val="center"/>
              <w:rPr>
                <w:del w:id="1579" w:author="Jade Raposa [2]" w:date="2024-10-17T00:45:00Z"/>
                <w:rFonts w:ascii="Georgia" w:eastAsia="Times New Roman" w:hAnsi="Georgia" w:cs="Arial"/>
              </w:rPr>
            </w:pPr>
            <w:del w:id="1580" w:author="Jade Raposa [2]" w:date="2024-10-17T00:45:00Z">
              <w:r>
                <w:rPr>
                  <w:rFonts w:ascii="Georgia" w:eastAsia="Times New Roman" w:hAnsi="Georgia" w:cs="Arial"/>
                </w:rPr>
                <w:delText>More than What is Expected</w:delText>
              </w:r>
            </w:del>
          </w:p>
        </w:tc>
      </w:tr>
      <w:tr w:rsidR="008F456D" w14:paraId="3024DB78" w14:textId="77777777" w:rsidTr="008F456D">
        <w:trPr>
          <w:trHeight w:val="270"/>
          <w:trPrChange w:id="1581" w:author="Jade Raposa [2]" w:date="2024-10-17T00: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tcPrChange w:id="1582" w:author="Jade Raposa [2]" w:date="2024-10-17T00:41:00Z">
              <w:tcPr>
                <w:tcW w:w="970" w:type="dxa"/>
                <w:tcBorders>
                  <w:top w:val="nil"/>
                  <w:left w:val="single" w:sz="4" w:space="0" w:color="auto"/>
                  <w:bottom w:val="single" w:sz="4" w:space="0" w:color="auto"/>
                  <w:right w:val="single" w:sz="4" w:space="0" w:color="auto"/>
                </w:tcBorders>
                <w:shd w:val="clear" w:color="auto" w:fill="auto"/>
                <w:vAlign w:val="center"/>
              </w:tcPr>
            </w:tcPrChange>
          </w:tcPr>
          <w:p w14:paraId="6A9FCF49" w14:textId="77777777" w:rsidR="008F456D" w:rsidRDefault="008F456D">
            <w:pPr>
              <w:spacing w:after="0" w:line="240" w:lineRule="auto"/>
              <w:jc w:val="center"/>
              <w:rPr>
                <w:del w:id="1583" w:author="Jade Raposa [2]"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Change w:id="1584" w:author="Jade Raposa [2]" w:date="2024-10-17T00:41:00Z">
              <w:tcPr>
                <w:tcW w:w="5380" w:type="dxa"/>
                <w:gridSpan w:val="7"/>
                <w:tcBorders>
                  <w:top w:val="nil"/>
                  <w:left w:val="nil"/>
                  <w:bottom w:val="single" w:sz="4" w:space="0" w:color="auto"/>
                  <w:right w:val="single" w:sz="4" w:space="0" w:color="auto"/>
                </w:tcBorders>
                <w:shd w:val="clear" w:color="auto" w:fill="auto"/>
                <w:vAlign w:val="center"/>
              </w:tcPr>
            </w:tcPrChange>
          </w:tcPr>
          <w:p w14:paraId="0FE01FC1" w14:textId="77777777" w:rsidR="008F456D" w:rsidRDefault="00000000">
            <w:pPr>
              <w:spacing w:after="0" w:line="240" w:lineRule="auto"/>
              <w:rPr>
                <w:del w:id="1585" w:author="Jade Raposa [2]" w:date="2024-10-17T00:45:00Z"/>
                <w:rFonts w:ascii="Georgia" w:eastAsia="Times New Roman" w:hAnsi="Georgia" w:cs="Arial"/>
                <w:b/>
                <w:bCs/>
              </w:rPr>
            </w:pPr>
            <w:del w:id="1586" w:author="Jade Raposa [2]" w:date="2024-10-17T00:45:00Z">
              <w:r>
                <w:rPr>
                  <w:rFonts w:ascii="Georgia" w:eastAsia="Times New Roman" w:hAnsi="Georgia" w:cs="Arial"/>
                  <w:b/>
                  <w:bCs/>
                  <w:i/>
                  <w:iCs/>
                </w:rPr>
                <w:delText>Sub-Average (4)</w:delText>
              </w:r>
            </w:del>
          </w:p>
        </w:tc>
        <w:tc>
          <w:tcPr>
            <w:tcW w:w="1160" w:type="dxa"/>
            <w:tcBorders>
              <w:top w:val="nil"/>
              <w:left w:val="nil"/>
              <w:bottom w:val="single" w:sz="4" w:space="0" w:color="auto"/>
              <w:right w:val="single" w:sz="4" w:space="0" w:color="auto"/>
            </w:tcBorders>
            <w:shd w:val="clear" w:color="auto" w:fill="auto"/>
            <w:vAlign w:val="center"/>
            <w:tcPrChange w:id="1587"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242EE8BC" w14:textId="77777777" w:rsidR="008F456D" w:rsidRDefault="00000000">
            <w:pPr>
              <w:spacing w:after="0" w:line="240" w:lineRule="auto"/>
              <w:jc w:val="center"/>
              <w:rPr>
                <w:del w:id="1588" w:author="Jade Raposa [2]" w:date="2024-10-17T00:45:00Z"/>
                <w:rFonts w:ascii="Georgia" w:eastAsia="Times New Roman" w:hAnsi="Georgia" w:cs="Arial"/>
                <w:b/>
                <w:bCs/>
              </w:rPr>
            </w:pPr>
            <w:del w:id="1589" w:author="Jade Raposa [2]" w:date="2024-10-17T00:45:00Z">
              <w:r>
                <w:rPr>
                  <w:rFonts w:ascii="Georgia" w:eastAsia="Times New Roman" w:hAnsi="Georgia" w:cs="Arial"/>
                  <w:b/>
                  <w:bCs/>
                </w:rPr>
                <w:delText>4.20</w:delText>
              </w:r>
            </w:del>
          </w:p>
        </w:tc>
        <w:tc>
          <w:tcPr>
            <w:tcW w:w="1818" w:type="dxa"/>
            <w:tcBorders>
              <w:top w:val="nil"/>
              <w:left w:val="nil"/>
              <w:bottom w:val="single" w:sz="4" w:space="0" w:color="auto"/>
              <w:right w:val="single" w:sz="4" w:space="0" w:color="auto"/>
            </w:tcBorders>
            <w:shd w:val="clear" w:color="auto" w:fill="auto"/>
            <w:vAlign w:val="center"/>
            <w:tcPrChange w:id="1590"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36A341EC" w14:textId="77777777" w:rsidR="008F456D" w:rsidRDefault="00000000">
            <w:pPr>
              <w:spacing w:after="0" w:line="240" w:lineRule="auto"/>
              <w:jc w:val="center"/>
              <w:rPr>
                <w:del w:id="1591" w:author="Jade Raposa [2]" w:date="2024-10-17T00:45:00Z"/>
                <w:rFonts w:ascii="Georgia" w:eastAsia="Times New Roman" w:hAnsi="Georgia" w:cs="Arial"/>
                <w:b/>
                <w:bCs/>
              </w:rPr>
            </w:pPr>
            <w:del w:id="1592" w:author="Jade Raposa [2]" w:date="2024-10-17T00:45:00Z">
              <w:r>
                <w:rPr>
                  <w:rFonts w:ascii="Georgia" w:eastAsia="Times New Roman" w:hAnsi="Georgia" w:cs="Arial"/>
                </w:rPr>
                <w:delText>More than What is Expected</w:delText>
              </w:r>
            </w:del>
          </w:p>
        </w:tc>
      </w:tr>
      <w:tr w:rsidR="008F456D" w14:paraId="6DAB093B" w14:textId="77777777" w:rsidTr="008F456D">
        <w:trPr>
          <w:trHeight w:val="439"/>
          <w:trPrChange w:id="1593" w:author="Jade Raposa [2]" w:date="2024-10-17T00:41:00Z">
            <w:trPr>
              <w:trHeight w:val="439"/>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Change w:id="1594" w:author="Jade Raposa [2]" w:date="2024-10-17T00: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104512E" w14:textId="77777777" w:rsidR="008F456D" w:rsidRDefault="00000000">
            <w:pPr>
              <w:spacing w:after="0" w:line="240" w:lineRule="auto"/>
              <w:jc w:val="center"/>
              <w:rPr>
                <w:del w:id="1595" w:author="Jade Raposa [2]" w:date="2024-10-17T00:45:00Z"/>
                <w:rFonts w:ascii="Georgia" w:eastAsia="Times New Roman" w:hAnsi="Georgia" w:cs="Arial"/>
              </w:rPr>
            </w:pPr>
            <w:del w:id="1596" w:author="Jade Raposa [2]" w:date="2024-10-17T00:45:00Z">
              <w:r>
                <w:rPr>
                  <w:rFonts w:ascii="Georgia" w:eastAsia="Times New Roman" w:hAnsi="Georgia" w:cs="Arial"/>
                </w:rPr>
                <w:delText xml:space="preserve">5. </w:delText>
              </w:r>
              <w:r>
                <w:rPr>
                  <w:rFonts w:ascii="Georgia" w:eastAsia="Times New Roman" w:hAnsi="Georgia" w:cs="Arial"/>
                  <w:b/>
                  <w:bCs/>
                </w:rPr>
                <w:delText>Reliability</w:delText>
              </w:r>
              <w:r>
                <w:rPr>
                  <w:rFonts w:ascii="Georgia" w:eastAsia="Times New Roman" w:hAnsi="Georgia" w:cs="Arial"/>
                </w:rPr>
                <w:delText xml:space="preserve"> </w:delText>
              </w:r>
              <w:r>
                <w:rPr>
                  <w:rFonts w:ascii="Georgia" w:eastAsia="Times New Roman" w:hAnsi="Georgia" w:cs="Arial"/>
                  <w:i/>
                  <w:iCs/>
                </w:rPr>
                <w:delText>is the capability of the system or component performs specified functions under specified conditions for a specified period of time.</w:delText>
              </w:r>
            </w:del>
          </w:p>
        </w:tc>
      </w:tr>
      <w:tr w:rsidR="008F456D" w14:paraId="330281A9" w14:textId="77777777" w:rsidTr="008F456D">
        <w:trPr>
          <w:trHeight w:val="405"/>
          <w:trPrChange w:id="1597" w:author="Jade Raposa [2]" w:date="2024-10-17T00:41:00Z">
            <w:trPr>
              <w:trHeight w:val="405"/>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tcPrChange w:id="1598" w:author="Jade Raposa [2]" w:date="2024-10-17T00:41:00Z">
              <w:tcPr>
                <w:tcW w:w="970" w:type="dxa"/>
                <w:vMerge w:val="restart"/>
                <w:tcBorders>
                  <w:top w:val="nil"/>
                  <w:left w:val="single" w:sz="4" w:space="0" w:color="auto"/>
                  <w:bottom w:val="single" w:sz="4" w:space="0" w:color="auto"/>
                  <w:right w:val="single" w:sz="4" w:space="0" w:color="auto"/>
                </w:tcBorders>
                <w:shd w:val="clear" w:color="auto" w:fill="auto"/>
                <w:vAlign w:val="center"/>
              </w:tcPr>
            </w:tcPrChange>
          </w:tcPr>
          <w:p w14:paraId="558E0D20" w14:textId="77777777" w:rsidR="008F456D" w:rsidRDefault="008F456D">
            <w:pPr>
              <w:spacing w:after="0" w:line="240" w:lineRule="auto"/>
              <w:jc w:val="center"/>
              <w:rPr>
                <w:del w:id="1599"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600"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459A65A8" w14:textId="77777777" w:rsidR="008F456D" w:rsidRDefault="00000000">
            <w:pPr>
              <w:spacing w:after="0" w:line="240" w:lineRule="auto"/>
              <w:jc w:val="center"/>
              <w:rPr>
                <w:del w:id="1601" w:author="Jade Raposa [2]" w:date="2024-10-17T00:45:00Z"/>
                <w:rFonts w:ascii="Georgia" w:eastAsia="Times New Roman" w:hAnsi="Georgia" w:cs="Arial"/>
                <w:i/>
                <w:iCs/>
              </w:rPr>
            </w:pPr>
            <w:del w:id="1602" w:author="Jade Raposa [2]" w:date="2024-10-17T00:45:00Z">
              <w:r>
                <w:rPr>
                  <w:rFonts w:ascii="Georgia" w:eastAsia="Times New Roman" w:hAnsi="Georgia" w:cs="Arial"/>
                  <w:i/>
                  <w:iCs/>
                </w:rPr>
                <w:delText>Maturity</w:delText>
              </w:r>
            </w:del>
          </w:p>
        </w:tc>
        <w:tc>
          <w:tcPr>
            <w:tcW w:w="448" w:type="dxa"/>
            <w:tcBorders>
              <w:top w:val="nil"/>
              <w:left w:val="nil"/>
              <w:bottom w:val="single" w:sz="4" w:space="0" w:color="auto"/>
              <w:right w:val="single" w:sz="4" w:space="0" w:color="auto"/>
            </w:tcBorders>
            <w:shd w:val="clear" w:color="auto" w:fill="auto"/>
            <w:vAlign w:val="center"/>
            <w:tcPrChange w:id="1603"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4F3AC07D" w14:textId="77777777" w:rsidR="008F456D" w:rsidRDefault="00000000">
            <w:pPr>
              <w:spacing w:after="0" w:line="240" w:lineRule="auto"/>
              <w:jc w:val="center"/>
              <w:rPr>
                <w:del w:id="1604" w:author="Jade Raposa [2]" w:date="2024-10-17T00:45:00Z"/>
                <w:rFonts w:ascii="Georgia" w:eastAsia="Times New Roman" w:hAnsi="Georgia" w:cs="Arial"/>
              </w:rPr>
            </w:pPr>
            <w:del w:id="1605"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606"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1BF748D0" w14:textId="77777777" w:rsidR="008F456D" w:rsidRDefault="00000000">
            <w:pPr>
              <w:spacing w:after="0" w:line="240" w:lineRule="auto"/>
              <w:jc w:val="center"/>
              <w:rPr>
                <w:del w:id="1607" w:author="Jade Raposa [2]" w:date="2024-10-17T00:45:00Z"/>
                <w:rFonts w:ascii="Georgia" w:eastAsia="Times New Roman" w:hAnsi="Georgia" w:cs="Arial"/>
              </w:rPr>
            </w:pPr>
            <w:del w:id="1608" w:author="Jade Raposa [2]" w:date="2024-10-17T00:45:00Z">
              <w:r>
                <w:rPr>
                  <w:rFonts w:ascii="Georgia" w:eastAsia="Times New Roman" w:hAnsi="Georgia" w:cs="Arial"/>
                </w:rPr>
                <w:delText>1</w:delText>
              </w:r>
            </w:del>
          </w:p>
        </w:tc>
        <w:tc>
          <w:tcPr>
            <w:tcW w:w="448" w:type="dxa"/>
            <w:tcBorders>
              <w:top w:val="nil"/>
              <w:left w:val="nil"/>
              <w:bottom w:val="single" w:sz="4" w:space="0" w:color="auto"/>
              <w:right w:val="single" w:sz="4" w:space="0" w:color="auto"/>
            </w:tcBorders>
            <w:shd w:val="clear" w:color="auto" w:fill="auto"/>
            <w:vAlign w:val="center"/>
            <w:tcPrChange w:id="1609"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78B11F63" w14:textId="77777777" w:rsidR="008F456D" w:rsidRDefault="00000000">
            <w:pPr>
              <w:spacing w:after="0" w:line="240" w:lineRule="auto"/>
              <w:jc w:val="center"/>
              <w:rPr>
                <w:del w:id="1610" w:author="Jade Raposa [2]" w:date="2024-10-17T00:45:00Z"/>
                <w:rFonts w:ascii="Georgia" w:eastAsia="Times New Roman" w:hAnsi="Georgia" w:cs="Arial"/>
              </w:rPr>
            </w:pPr>
            <w:del w:id="1611"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612"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E0E1246" w14:textId="77777777" w:rsidR="008F456D" w:rsidRDefault="00000000">
            <w:pPr>
              <w:spacing w:after="0" w:line="240" w:lineRule="auto"/>
              <w:jc w:val="center"/>
              <w:rPr>
                <w:del w:id="1613" w:author="Jade Raposa [2]" w:date="2024-10-17T00:45:00Z"/>
                <w:rFonts w:ascii="Georgia" w:eastAsia="Times New Roman" w:hAnsi="Georgia" w:cs="Arial"/>
              </w:rPr>
            </w:pPr>
            <w:del w:id="1614"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615"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CDFE444" w14:textId="77777777" w:rsidR="008F456D" w:rsidRDefault="00000000">
            <w:pPr>
              <w:spacing w:after="0" w:line="240" w:lineRule="auto"/>
              <w:jc w:val="center"/>
              <w:rPr>
                <w:del w:id="1616" w:author="Jade Raposa [2]" w:date="2024-10-17T00:45:00Z"/>
                <w:rFonts w:ascii="Georgia" w:eastAsia="Times New Roman" w:hAnsi="Georgia" w:cs="Arial"/>
              </w:rPr>
            </w:pPr>
            <w:del w:id="1617"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618"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7444E090" w14:textId="77777777" w:rsidR="008F456D" w:rsidRDefault="00000000">
            <w:pPr>
              <w:spacing w:after="0" w:line="240" w:lineRule="auto"/>
              <w:jc w:val="center"/>
              <w:rPr>
                <w:del w:id="1619" w:author="Jade Raposa [2]" w:date="2024-10-17T00:45:00Z"/>
                <w:rFonts w:ascii="Georgia" w:eastAsia="Times New Roman" w:hAnsi="Georgia" w:cs="Arial"/>
              </w:rPr>
            </w:pPr>
            <w:del w:id="1620"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621"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1167E8AE" w14:textId="77777777" w:rsidR="008F456D" w:rsidRDefault="00000000">
            <w:pPr>
              <w:spacing w:after="0" w:line="240" w:lineRule="auto"/>
              <w:jc w:val="center"/>
              <w:rPr>
                <w:del w:id="1622" w:author="Jade Raposa [2]" w:date="2024-10-17T00:45:00Z"/>
                <w:rFonts w:ascii="Georgia" w:eastAsia="Times New Roman" w:hAnsi="Georgia" w:cs="Arial"/>
                <w:b/>
                <w:bCs/>
              </w:rPr>
            </w:pPr>
            <w:del w:id="1623" w:author="Jade Raposa [2]" w:date="2024-10-17T00:45:00Z">
              <w:r>
                <w:rPr>
                  <w:rFonts w:ascii="Georgia" w:eastAsia="Times New Roman" w:hAnsi="Georgia" w:cs="Arial"/>
                  <w:b/>
                  <w:bCs/>
                </w:rPr>
                <w:delText>3.50</w:delText>
              </w:r>
            </w:del>
          </w:p>
        </w:tc>
        <w:tc>
          <w:tcPr>
            <w:tcW w:w="1818" w:type="dxa"/>
            <w:tcBorders>
              <w:top w:val="nil"/>
              <w:left w:val="nil"/>
              <w:bottom w:val="single" w:sz="4" w:space="0" w:color="auto"/>
              <w:right w:val="single" w:sz="4" w:space="0" w:color="auto"/>
            </w:tcBorders>
            <w:shd w:val="clear" w:color="auto" w:fill="auto"/>
            <w:vAlign w:val="center"/>
            <w:tcPrChange w:id="1624"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5A561222" w14:textId="77777777" w:rsidR="008F456D" w:rsidRDefault="00000000">
            <w:pPr>
              <w:spacing w:after="0" w:line="240" w:lineRule="auto"/>
              <w:jc w:val="center"/>
              <w:rPr>
                <w:del w:id="1625" w:author="Jade Raposa [2]" w:date="2024-10-17T00:45:00Z"/>
                <w:rFonts w:ascii="Georgia" w:eastAsia="Times New Roman" w:hAnsi="Georgia" w:cs="Arial"/>
              </w:rPr>
            </w:pPr>
            <w:del w:id="1626" w:author="Jade Raposa [2]" w:date="2024-10-17T00:45:00Z">
              <w:r>
                <w:rPr>
                  <w:rFonts w:ascii="Georgia" w:eastAsia="Times New Roman" w:hAnsi="Georgia" w:cs="Arial"/>
                </w:rPr>
                <w:delText>Presence of The Expectation</w:delText>
              </w:r>
            </w:del>
          </w:p>
        </w:tc>
      </w:tr>
      <w:tr w:rsidR="008F456D" w14:paraId="4BF90081" w14:textId="77777777" w:rsidTr="008F456D">
        <w:trPr>
          <w:trHeight w:val="405"/>
          <w:trPrChange w:id="1627" w:author="Jade Raposa [2]" w:date="2024-10-17T00:41:00Z">
            <w:trPr>
              <w:trHeight w:val="405"/>
            </w:trPr>
          </w:trPrChange>
        </w:trPr>
        <w:tc>
          <w:tcPr>
            <w:tcW w:w="970" w:type="dxa"/>
            <w:vMerge/>
            <w:tcBorders>
              <w:top w:val="nil"/>
              <w:left w:val="single" w:sz="4" w:space="0" w:color="auto"/>
              <w:bottom w:val="single" w:sz="4" w:space="0" w:color="auto"/>
              <w:right w:val="single" w:sz="4" w:space="0" w:color="auto"/>
            </w:tcBorders>
            <w:vAlign w:val="center"/>
            <w:tcPrChange w:id="1628"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02350C09" w14:textId="77777777" w:rsidR="008F456D" w:rsidRDefault="008F456D">
            <w:pPr>
              <w:spacing w:after="0" w:line="240" w:lineRule="auto"/>
              <w:jc w:val="center"/>
              <w:rPr>
                <w:del w:id="1629"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630"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481B6E5D" w14:textId="77777777" w:rsidR="008F456D" w:rsidRDefault="00000000">
            <w:pPr>
              <w:spacing w:after="0" w:line="240" w:lineRule="auto"/>
              <w:jc w:val="center"/>
              <w:rPr>
                <w:del w:id="1631" w:author="Jade Raposa [2]" w:date="2024-10-17T00:45:00Z"/>
                <w:rFonts w:ascii="Georgia" w:eastAsia="Times New Roman" w:hAnsi="Georgia" w:cs="Arial"/>
                <w:i/>
                <w:iCs/>
              </w:rPr>
            </w:pPr>
            <w:del w:id="1632" w:author="Jade Raposa [2]" w:date="2024-10-17T00:45:00Z">
              <w:r>
                <w:rPr>
                  <w:rFonts w:ascii="Georgia" w:eastAsia="Times New Roman" w:hAnsi="Georgia" w:cs="Arial"/>
                  <w:i/>
                  <w:iCs/>
                </w:rPr>
                <w:delText>Availability</w:delText>
              </w:r>
            </w:del>
          </w:p>
        </w:tc>
        <w:tc>
          <w:tcPr>
            <w:tcW w:w="448" w:type="dxa"/>
            <w:tcBorders>
              <w:top w:val="nil"/>
              <w:left w:val="nil"/>
              <w:bottom w:val="single" w:sz="4" w:space="0" w:color="auto"/>
              <w:right w:val="single" w:sz="4" w:space="0" w:color="auto"/>
            </w:tcBorders>
            <w:shd w:val="clear" w:color="auto" w:fill="auto"/>
            <w:vAlign w:val="center"/>
            <w:tcPrChange w:id="1633"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5F65CF5C" w14:textId="77777777" w:rsidR="008F456D" w:rsidRDefault="00000000">
            <w:pPr>
              <w:spacing w:after="0" w:line="240" w:lineRule="auto"/>
              <w:jc w:val="center"/>
              <w:rPr>
                <w:del w:id="1634" w:author="Jade Raposa [2]" w:date="2024-10-17T00:45:00Z"/>
                <w:rFonts w:ascii="Georgia" w:eastAsia="Times New Roman" w:hAnsi="Georgia" w:cs="Arial"/>
              </w:rPr>
            </w:pPr>
            <w:del w:id="1635"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636"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5FD0EAA4" w14:textId="77777777" w:rsidR="008F456D" w:rsidRDefault="00000000">
            <w:pPr>
              <w:spacing w:after="0" w:line="240" w:lineRule="auto"/>
              <w:jc w:val="center"/>
              <w:rPr>
                <w:del w:id="1637" w:author="Jade Raposa [2]" w:date="2024-10-17T00:45:00Z"/>
                <w:rFonts w:ascii="Georgia" w:eastAsia="Times New Roman" w:hAnsi="Georgia" w:cs="Arial"/>
              </w:rPr>
            </w:pPr>
            <w:del w:id="1638" w:author="Jade Raposa [2]" w:date="2024-10-17T00:45:00Z">
              <w:r>
                <w:rPr>
                  <w:rFonts w:ascii="Georgia" w:eastAsia="Times New Roman" w:hAnsi="Georgia" w:cs="Arial"/>
                </w:rPr>
                <w:delText>1</w:delText>
              </w:r>
            </w:del>
          </w:p>
        </w:tc>
        <w:tc>
          <w:tcPr>
            <w:tcW w:w="448" w:type="dxa"/>
            <w:tcBorders>
              <w:top w:val="nil"/>
              <w:left w:val="nil"/>
              <w:bottom w:val="single" w:sz="4" w:space="0" w:color="auto"/>
              <w:right w:val="single" w:sz="4" w:space="0" w:color="auto"/>
            </w:tcBorders>
            <w:shd w:val="clear" w:color="auto" w:fill="auto"/>
            <w:vAlign w:val="center"/>
            <w:tcPrChange w:id="1639"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6CC676D5" w14:textId="77777777" w:rsidR="008F456D" w:rsidRDefault="00000000">
            <w:pPr>
              <w:spacing w:after="0" w:line="240" w:lineRule="auto"/>
              <w:jc w:val="center"/>
              <w:rPr>
                <w:del w:id="1640" w:author="Jade Raposa [2]" w:date="2024-10-17T00:45:00Z"/>
                <w:rFonts w:ascii="Georgia" w:eastAsia="Times New Roman" w:hAnsi="Georgia" w:cs="Arial"/>
              </w:rPr>
            </w:pPr>
            <w:del w:id="1641"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642"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14C9C0BE" w14:textId="77777777" w:rsidR="008F456D" w:rsidRDefault="00000000">
            <w:pPr>
              <w:spacing w:after="0" w:line="240" w:lineRule="auto"/>
              <w:jc w:val="center"/>
              <w:rPr>
                <w:del w:id="1643" w:author="Jade Raposa [2]" w:date="2024-10-17T00:45:00Z"/>
                <w:rFonts w:ascii="Georgia" w:eastAsia="Times New Roman" w:hAnsi="Georgia" w:cs="Arial"/>
              </w:rPr>
            </w:pPr>
            <w:del w:id="1644"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645"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1AF3FA24" w14:textId="77777777" w:rsidR="008F456D" w:rsidRDefault="00000000">
            <w:pPr>
              <w:spacing w:after="0" w:line="240" w:lineRule="auto"/>
              <w:jc w:val="center"/>
              <w:rPr>
                <w:del w:id="1646" w:author="Jade Raposa [2]" w:date="2024-10-17T00:45:00Z"/>
                <w:rFonts w:ascii="Georgia" w:eastAsia="Times New Roman" w:hAnsi="Georgia" w:cs="Arial"/>
              </w:rPr>
            </w:pPr>
            <w:del w:id="1647"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648"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1CCFE4A3" w14:textId="77777777" w:rsidR="008F456D" w:rsidRDefault="00000000">
            <w:pPr>
              <w:spacing w:after="0" w:line="240" w:lineRule="auto"/>
              <w:jc w:val="center"/>
              <w:rPr>
                <w:del w:id="1649" w:author="Jade Raposa [2]" w:date="2024-10-17T00:45:00Z"/>
                <w:rFonts w:ascii="Georgia" w:eastAsia="Times New Roman" w:hAnsi="Georgia" w:cs="Arial"/>
              </w:rPr>
            </w:pPr>
            <w:del w:id="1650"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651"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6E830579" w14:textId="77777777" w:rsidR="008F456D" w:rsidRDefault="00000000">
            <w:pPr>
              <w:spacing w:after="0" w:line="240" w:lineRule="auto"/>
              <w:jc w:val="center"/>
              <w:rPr>
                <w:del w:id="1652" w:author="Jade Raposa [2]" w:date="2024-10-17T00:45:00Z"/>
                <w:rFonts w:ascii="Georgia" w:eastAsia="Times New Roman" w:hAnsi="Georgia" w:cs="Arial"/>
                <w:b/>
                <w:bCs/>
              </w:rPr>
            </w:pPr>
            <w:del w:id="1653" w:author="Jade Raposa [2]" w:date="2024-10-17T00:45:00Z">
              <w:r>
                <w:rPr>
                  <w:rFonts w:ascii="Georgia" w:eastAsia="Times New Roman" w:hAnsi="Georgia" w:cs="Arial"/>
                  <w:b/>
                  <w:bCs/>
                </w:rPr>
                <w:delText>4.50</w:delText>
              </w:r>
            </w:del>
          </w:p>
        </w:tc>
        <w:tc>
          <w:tcPr>
            <w:tcW w:w="1818" w:type="dxa"/>
            <w:tcBorders>
              <w:top w:val="nil"/>
              <w:left w:val="nil"/>
              <w:bottom w:val="single" w:sz="4" w:space="0" w:color="auto"/>
              <w:right w:val="single" w:sz="4" w:space="0" w:color="auto"/>
            </w:tcBorders>
            <w:shd w:val="clear" w:color="auto" w:fill="auto"/>
            <w:vAlign w:val="center"/>
            <w:tcPrChange w:id="1654"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3375DF01" w14:textId="77777777" w:rsidR="008F456D" w:rsidRDefault="00000000">
            <w:pPr>
              <w:spacing w:after="0" w:line="240" w:lineRule="auto"/>
              <w:jc w:val="center"/>
              <w:rPr>
                <w:del w:id="1655" w:author="Jade Raposa [2]" w:date="2024-10-17T00:45:00Z"/>
                <w:rFonts w:ascii="Georgia" w:eastAsia="Times New Roman" w:hAnsi="Georgia" w:cs="Arial"/>
              </w:rPr>
            </w:pPr>
            <w:del w:id="1656" w:author="Jade Raposa [2]" w:date="2024-10-17T00:45:00Z">
              <w:r>
                <w:rPr>
                  <w:rFonts w:ascii="Georgia" w:eastAsia="Times New Roman" w:hAnsi="Georgia" w:cs="Arial"/>
                </w:rPr>
                <w:delText>More than What is Expected</w:delText>
              </w:r>
            </w:del>
          </w:p>
        </w:tc>
      </w:tr>
      <w:tr w:rsidR="008F456D" w14:paraId="34DA72A3" w14:textId="77777777" w:rsidTr="008F456D">
        <w:trPr>
          <w:trHeight w:val="270"/>
          <w:trPrChange w:id="1657" w:author="Jade Raposa [2]" w:date="2024-10-17T00: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tcPrChange w:id="1658" w:author="Jade Raposa [2]" w:date="2024-10-17T00:41:00Z">
              <w:tcPr>
                <w:tcW w:w="970" w:type="dxa"/>
                <w:tcBorders>
                  <w:top w:val="nil"/>
                  <w:left w:val="single" w:sz="4" w:space="0" w:color="auto"/>
                  <w:bottom w:val="single" w:sz="4" w:space="0" w:color="auto"/>
                  <w:right w:val="single" w:sz="4" w:space="0" w:color="auto"/>
                </w:tcBorders>
                <w:shd w:val="clear" w:color="auto" w:fill="auto"/>
                <w:vAlign w:val="center"/>
              </w:tcPr>
            </w:tcPrChange>
          </w:tcPr>
          <w:p w14:paraId="2A953838" w14:textId="77777777" w:rsidR="008F456D" w:rsidRDefault="008F456D">
            <w:pPr>
              <w:spacing w:after="0" w:line="240" w:lineRule="auto"/>
              <w:jc w:val="center"/>
              <w:rPr>
                <w:del w:id="1659" w:author="Jade Raposa [2]" w:date="2024-10-17T00:45:00Z"/>
                <w:rFonts w:ascii="Georgia" w:eastAsia="Times New Roman" w:hAnsi="Georgia" w:cs="Arial"/>
                <w:b/>
                <w:bCs/>
              </w:rPr>
            </w:pPr>
          </w:p>
          <w:p w14:paraId="399A90A4" w14:textId="77777777" w:rsidR="008F456D" w:rsidRDefault="008F456D">
            <w:pPr>
              <w:rPr>
                <w:del w:id="1660" w:author="Jade Raposa [2]" w:date="2024-10-17T00:45:00Z"/>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tcPrChange w:id="1661" w:author="Jade Raposa [2]" w:date="2024-10-17T00:41:00Z">
              <w:tcPr>
                <w:tcW w:w="5380" w:type="dxa"/>
                <w:gridSpan w:val="7"/>
                <w:tcBorders>
                  <w:top w:val="nil"/>
                  <w:left w:val="nil"/>
                  <w:bottom w:val="single" w:sz="4" w:space="0" w:color="auto"/>
                  <w:right w:val="single" w:sz="4" w:space="0" w:color="auto"/>
                </w:tcBorders>
                <w:shd w:val="clear" w:color="auto" w:fill="auto"/>
                <w:vAlign w:val="center"/>
              </w:tcPr>
            </w:tcPrChange>
          </w:tcPr>
          <w:p w14:paraId="79ABA450" w14:textId="77777777" w:rsidR="008F456D" w:rsidRDefault="00000000">
            <w:pPr>
              <w:spacing w:after="0" w:line="240" w:lineRule="auto"/>
              <w:rPr>
                <w:del w:id="1662" w:author="Jade Raposa [2]" w:date="2024-10-17T00:45:00Z"/>
                <w:rFonts w:ascii="Georgia" w:eastAsia="Times New Roman" w:hAnsi="Georgia" w:cs="Arial"/>
                <w:b/>
                <w:bCs/>
              </w:rPr>
            </w:pPr>
            <w:del w:id="1663" w:author="Jade Raposa [2]" w:date="2024-10-17T00:45:00Z">
              <w:r>
                <w:rPr>
                  <w:rFonts w:ascii="Georgia" w:eastAsia="Times New Roman" w:hAnsi="Georgia" w:cs="Arial"/>
                  <w:b/>
                  <w:bCs/>
                  <w:i/>
                  <w:iCs/>
                </w:rPr>
                <w:delText>Sub-Average (5)</w:delText>
              </w:r>
            </w:del>
          </w:p>
        </w:tc>
        <w:tc>
          <w:tcPr>
            <w:tcW w:w="1160" w:type="dxa"/>
            <w:tcBorders>
              <w:top w:val="nil"/>
              <w:left w:val="nil"/>
              <w:bottom w:val="single" w:sz="4" w:space="0" w:color="auto"/>
              <w:right w:val="single" w:sz="4" w:space="0" w:color="auto"/>
            </w:tcBorders>
            <w:shd w:val="clear" w:color="auto" w:fill="auto"/>
            <w:vAlign w:val="center"/>
            <w:tcPrChange w:id="1664"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48CB8EDE" w14:textId="77777777" w:rsidR="008F456D" w:rsidRDefault="00000000">
            <w:pPr>
              <w:spacing w:after="0" w:line="240" w:lineRule="auto"/>
              <w:jc w:val="center"/>
              <w:rPr>
                <w:del w:id="1665" w:author="Jade Raposa [2]" w:date="2024-10-17T00:45:00Z"/>
                <w:rFonts w:ascii="Georgia" w:eastAsia="Times New Roman" w:hAnsi="Georgia" w:cs="Arial"/>
                <w:b/>
                <w:bCs/>
              </w:rPr>
            </w:pPr>
            <w:del w:id="1666" w:author="Jade Raposa [2]" w:date="2024-10-17T00:45:00Z">
              <w:r>
                <w:rPr>
                  <w:rFonts w:ascii="Georgia" w:eastAsia="Times New Roman" w:hAnsi="Georgia" w:cs="Arial"/>
                  <w:b/>
                  <w:bCs/>
                </w:rPr>
                <w:delText>4.00</w:delText>
              </w:r>
            </w:del>
          </w:p>
        </w:tc>
        <w:tc>
          <w:tcPr>
            <w:tcW w:w="1818" w:type="dxa"/>
            <w:tcBorders>
              <w:top w:val="nil"/>
              <w:left w:val="nil"/>
              <w:bottom w:val="single" w:sz="4" w:space="0" w:color="auto"/>
              <w:right w:val="single" w:sz="4" w:space="0" w:color="auto"/>
            </w:tcBorders>
            <w:shd w:val="clear" w:color="auto" w:fill="auto"/>
            <w:vAlign w:val="center"/>
            <w:tcPrChange w:id="1667"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4434B397" w14:textId="77777777" w:rsidR="008F456D" w:rsidRDefault="00000000">
            <w:pPr>
              <w:spacing w:after="0" w:line="240" w:lineRule="auto"/>
              <w:jc w:val="center"/>
              <w:rPr>
                <w:del w:id="1668" w:author="Jade Raposa [2]" w:date="2024-10-17T00:45:00Z"/>
                <w:rFonts w:ascii="Georgia" w:eastAsia="Times New Roman" w:hAnsi="Georgia" w:cs="Arial"/>
                <w:b/>
                <w:bCs/>
              </w:rPr>
            </w:pPr>
            <w:del w:id="1669" w:author="Jade Raposa [2]" w:date="2024-10-17T00:45:00Z">
              <w:r>
                <w:rPr>
                  <w:rFonts w:ascii="Georgia" w:eastAsia="Times New Roman" w:hAnsi="Georgia" w:cs="Arial"/>
                </w:rPr>
                <w:delText>More than What is Expected</w:delText>
              </w:r>
            </w:del>
          </w:p>
        </w:tc>
      </w:tr>
      <w:tr w:rsidR="008F456D" w14:paraId="4FA9A79C" w14:textId="77777777" w:rsidTr="008F456D">
        <w:trPr>
          <w:trHeight w:val="450"/>
          <w:trPrChange w:id="1670" w:author="Jade Raposa [2]" w:date="2024-10-17T00:41:00Z">
            <w:trPr>
              <w:trHeight w:val="450"/>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Change w:id="1671" w:author="Jade Raposa [2]" w:date="2024-10-17T00: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B6C9555" w14:textId="77777777" w:rsidR="008F456D" w:rsidRDefault="00000000">
            <w:pPr>
              <w:spacing w:after="0" w:line="240" w:lineRule="auto"/>
              <w:jc w:val="center"/>
              <w:rPr>
                <w:del w:id="1672" w:author="Jade Raposa [2]" w:date="2024-10-17T00:45:00Z"/>
                <w:rFonts w:ascii="Georgia" w:eastAsia="Times New Roman" w:hAnsi="Georgia" w:cs="Arial"/>
              </w:rPr>
            </w:pPr>
            <w:del w:id="1673" w:author="Jade Raposa [2]" w:date="2024-10-17T00:45:00Z">
              <w:r>
                <w:rPr>
                  <w:rFonts w:ascii="Georgia" w:eastAsia="Times New Roman" w:hAnsi="Georgia" w:cs="Arial"/>
                </w:rPr>
                <w:delText xml:space="preserve">6. </w:delText>
              </w:r>
              <w:r>
                <w:rPr>
                  <w:rFonts w:ascii="Georgia" w:eastAsia="Times New Roman" w:hAnsi="Georgia" w:cs="Arial"/>
                  <w:b/>
                  <w:bCs/>
                </w:rPr>
                <w:delText>Security</w:delText>
              </w:r>
              <w:r>
                <w:rPr>
                  <w:rFonts w:ascii="Georgia" w:eastAsia="Times New Roman" w:hAnsi="Georgia" w:cs="Arial"/>
                </w:rPr>
                <w:delText xml:space="preserve"> </w:delText>
              </w:r>
              <w:r>
                <w:rPr>
                  <w:rFonts w:ascii="Georgia" w:eastAsia="Times New Roman" w:hAnsi="Georgia" w:cs="Arial"/>
                  <w:i/>
                  <w:iCs/>
                </w:rPr>
                <w:delText>is the capability of the system to system protects information and data so that persons or other products or systems have the degree of data access appropriate to their types and levels of authorization.</w:delText>
              </w:r>
            </w:del>
          </w:p>
        </w:tc>
      </w:tr>
    </w:tbl>
    <w:tbl>
      <w:tblPr>
        <w:tblpPr w:leftFromText="180" w:rightFromText="180" w:vertAnchor="text" w:horzAnchor="margin" w:tblpY="-10"/>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8F456D" w14:paraId="47E53EF8" w14:textId="77777777">
        <w:trPr>
          <w:trHeight w:val="474"/>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61A9BDDA" w14:textId="77777777" w:rsidR="008F456D" w:rsidRDefault="00000000">
            <w:pPr>
              <w:spacing w:after="0" w:line="240" w:lineRule="auto"/>
              <w:jc w:val="center"/>
              <w:rPr>
                <w:ins w:id="1674" w:author="Jade Raposa [2]" w:date="2024-10-17T00:45:00Z"/>
                <w:rFonts w:ascii="Georgia" w:eastAsia="Times New Roman" w:hAnsi="Georgia" w:cs="Arial"/>
                <w:b/>
                <w:bCs/>
              </w:rPr>
            </w:pPr>
            <w:ins w:id="1675" w:author="Jade Raposa [2]" w:date="2024-10-17T00:45:00Z">
              <w:r>
                <w:rPr>
                  <w:rFonts w:ascii="Georgia" w:eastAsia="Times New Roman" w:hAnsi="Georgia" w:cs="Arial"/>
                  <w:b/>
                  <w:bCs/>
                </w:rPr>
                <w:t xml:space="preserve">2. Performance Efficiency </w:t>
              </w:r>
              <w:r>
                <w:rPr>
                  <w:rFonts w:ascii="Georgia" w:eastAsia="Times New Roman" w:hAnsi="Georgia" w:cs="Arial"/>
                  <w:i/>
                  <w:iCs/>
                </w:rPr>
                <w:t>is the capability of the software product to provide appropriate performance, relative to the amount of the resources used.</w:t>
              </w:r>
            </w:ins>
          </w:p>
        </w:tc>
      </w:tr>
      <w:tr w:rsidR="008F456D" w14:paraId="2700DF5B" w14:textId="77777777">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40AD83B7" w14:textId="77777777" w:rsidR="008F456D" w:rsidRDefault="008F456D">
            <w:pPr>
              <w:spacing w:after="0" w:line="240" w:lineRule="auto"/>
              <w:jc w:val="center"/>
              <w:rPr>
                <w:ins w:id="1676"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BA2D23B" w14:textId="77777777" w:rsidR="008F456D" w:rsidRDefault="00000000">
            <w:pPr>
              <w:spacing w:after="0" w:line="240" w:lineRule="auto"/>
              <w:jc w:val="center"/>
              <w:rPr>
                <w:ins w:id="1677" w:author="Jade Raposa [2]" w:date="2024-10-17T00:45:00Z"/>
                <w:rFonts w:ascii="Georgia" w:eastAsia="Times New Roman" w:hAnsi="Georgia" w:cs="Arial"/>
                <w:i/>
                <w:iCs/>
              </w:rPr>
            </w:pPr>
            <w:ins w:id="1678" w:author="Jade Raposa [2]" w:date="2024-10-17T00:45:00Z">
              <w:r>
                <w:rPr>
                  <w:rFonts w:ascii="Georgia" w:eastAsia="Times New Roman" w:hAnsi="Georgia" w:cs="Arial"/>
                  <w:i/>
                  <w:iCs/>
                </w:rPr>
                <w:t>Time Behavior</w:t>
              </w:r>
            </w:ins>
          </w:p>
        </w:tc>
        <w:tc>
          <w:tcPr>
            <w:tcW w:w="448" w:type="dxa"/>
            <w:tcBorders>
              <w:top w:val="nil"/>
              <w:left w:val="nil"/>
              <w:bottom w:val="single" w:sz="4" w:space="0" w:color="auto"/>
              <w:right w:val="single" w:sz="4" w:space="0" w:color="auto"/>
            </w:tcBorders>
            <w:shd w:val="clear" w:color="auto" w:fill="auto"/>
            <w:vAlign w:val="center"/>
          </w:tcPr>
          <w:p w14:paraId="1067F79B" w14:textId="77777777" w:rsidR="008F456D" w:rsidRDefault="00000000">
            <w:pPr>
              <w:spacing w:after="0" w:line="240" w:lineRule="auto"/>
              <w:jc w:val="center"/>
              <w:rPr>
                <w:ins w:id="1679" w:author="Jade Raposa [2]" w:date="2024-10-17T00:45:00Z"/>
                <w:rFonts w:ascii="Georgia" w:eastAsia="Times New Roman" w:hAnsi="Georgia" w:cs="Arial"/>
              </w:rPr>
            </w:pPr>
            <w:ins w:id="1680"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7F92A46F" w14:textId="77777777" w:rsidR="008F456D" w:rsidRDefault="00000000">
            <w:pPr>
              <w:spacing w:after="0" w:line="240" w:lineRule="auto"/>
              <w:jc w:val="center"/>
              <w:rPr>
                <w:ins w:id="1681" w:author="Jade Raposa [2]" w:date="2024-10-17T00:45:00Z"/>
                <w:rFonts w:ascii="Georgia" w:eastAsia="Times New Roman" w:hAnsi="Georgia" w:cs="Arial"/>
              </w:rPr>
            </w:pPr>
            <w:ins w:id="1682" w:author="Jade Raposa [2]"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37BB4031" w14:textId="77777777" w:rsidR="008F456D" w:rsidRDefault="00000000">
            <w:pPr>
              <w:spacing w:after="0" w:line="240" w:lineRule="auto"/>
              <w:jc w:val="center"/>
              <w:rPr>
                <w:ins w:id="1683" w:author="Jade Raposa [2]" w:date="2024-10-17T00:45:00Z"/>
                <w:rFonts w:ascii="Georgia" w:eastAsia="Times New Roman" w:hAnsi="Georgia" w:cs="Arial"/>
              </w:rPr>
            </w:pPr>
            <w:ins w:id="1684"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259A7A09" w14:textId="77777777" w:rsidR="008F456D" w:rsidRDefault="00000000">
            <w:pPr>
              <w:spacing w:after="0" w:line="240" w:lineRule="auto"/>
              <w:jc w:val="center"/>
              <w:rPr>
                <w:ins w:id="1685" w:author="Jade Raposa [2]" w:date="2024-10-17T00:45:00Z"/>
                <w:rFonts w:ascii="Georgia" w:eastAsia="Times New Roman" w:hAnsi="Georgia" w:cs="Arial"/>
              </w:rPr>
            </w:pPr>
            <w:ins w:id="1686"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24863C4" w14:textId="77777777" w:rsidR="008F456D" w:rsidRDefault="00000000">
            <w:pPr>
              <w:spacing w:after="0" w:line="240" w:lineRule="auto"/>
              <w:jc w:val="center"/>
              <w:rPr>
                <w:ins w:id="1687" w:author="Jade Raposa [2]" w:date="2024-10-17T00:45:00Z"/>
                <w:rFonts w:ascii="Georgia" w:eastAsia="Times New Roman" w:hAnsi="Georgia" w:cs="Arial"/>
              </w:rPr>
            </w:pPr>
            <w:ins w:id="1688"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1E282E65" w14:textId="77777777" w:rsidR="008F456D" w:rsidRDefault="00000000">
            <w:pPr>
              <w:spacing w:after="0" w:line="240" w:lineRule="auto"/>
              <w:jc w:val="center"/>
              <w:rPr>
                <w:ins w:id="1689" w:author="Jade Raposa [2]" w:date="2024-10-17T00:45:00Z"/>
                <w:rFonts w:ascii="Georgia" w:eastAsia="Times New Roman" w:hAnsi="Georgia" w:cs="Arial"/>
              </w:rPr>
            </w:pPr>
            <w:ins w:id="1690"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688AA84" w14:textId="77777777" w:rsidR="008F456D" w:rsidRDefault="00000000">
            <w:pPr>
              <w:spacing w:after="0" w:line="240" w:lineRule="auto"/>
              <w:jc w:val="center"/>
              <w:rPr>
                <w:ins w:id="1691" w:author="Jade Raposa [2]" w:date="2024-10-17T00:45:00Z"/>
                <w:rFonts w:ascii="Georgia" w:eastAsia="Times New Roman" w:hAnsi="Georgia" w:cs="Arial"/>
                <w:b/>
                <w:bCs/>
              </w:rPr>
            </w:pPr>
            <w:ins w:id="1692" w:author="Jade Raposa [2]" w:date="2024-10-17T00:45:00Z">
              <w:r>
                <w:rPr>
                  <w:rFonts w:ascii="Georgia" w:eastAsia="Times New Roman" w:hAnsi="Georgia" w:cs="Arial"/>
                  <w:b/>
                  <w:bCs/>
                </w:rPr>
                <w:t>4.0</w:t>
              </w:r>
            </w:ins>
          </w:p>
        </w:tc>
        <w:tc>
          <w:tcPr>
            <w:tcW w:w="1818" w:type="dxa"/>
            <w:tcBorders>
              <w:top w:val="nil"/>
              <w:left w:val="nil"/>
              <w:bottom w:val="single" w:sz="4" w:space="0" w:color="auto"/>
              <w:right w:val="single" w:sz="4" w:space="0" w:color="auto"/>
            </w:tcBorders>
            <w:shd w:val="clear" w:color="auto" w:fill="auto"/>
            <w:vAlign w:val="center"/>
          </w:tcPr>
          <w:p w14:paraId="44024AEB" w14:textId="77777777" w:rsidR="008F456D" w:rsidRDefault="00000000">
            <w:pPr>
              <w:spacing w:after="0" w:line="240" w:lineRule="auto"/>
              <w:jc w:val="center"/>
              <w:rPr>
                <w:ins w:id="1693" w:author="Jade Raposa [2]" w:date="2024-10-17T00:45:00Z"/>
                <w:rFonts w:ascii="Georgia" w:eastAsia="Times New Roman" w:hAnsi="Georgia" w:cs="Arial"/>
              </w:rPr>
            </w:pPr>
            <w:ins w:id="1694" w:author="Jade Raposa [2]" w:date="2024-10-17T00:45:00Z">
              <w:r>
                <w:rPr>
                  <w:rFonts w:ascii="Georgia" w:eastAsia="Times New Roman" w:hAnsi="Georgia" w:cs="Arial"/>
                </w:rPr>
                <w:t>More than What is Expected</w:t>
              </w:r>
            </w:ins>
          </w:p>
        </w:tc>
      </w:tr>
      <w:tr w:rsidR="008F456D" w14:paraId="23A82F15"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6785728F" w14:textId="77777777" w:rsidR="008F456D" w:rsidRDefault="008F456D">
            <w:pPr>
              <w:spacing w:after="0" w:line="240" w:lineRule="auto"/>
              <w:jc w:val="center"/>
              <w:rPr>
                <w:ins w:id="1695"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588C340" w14:textId="77777777" w:rsidR="008F456D" w:rsidRDefault="00000000">
            <w:pPr>
              <w:spacing w:after="0" w:line="240" w:lineRule="auto"/>
              <w:jc w:val="center"/>
              <w:rPr>
                <w:ins w:id="1696" w:author="Jade Raposa [2]" w:date="2024-10-17T00:45:00Z"/>
                <w:rFonts w:ascii="Georgia" w:eastAsia="Times New Roman" w:hAnsi="Georgia" w:cs="Arial"/>
                <w:i/>
                <w:iCs/>
              </w:rPr>
            </w:pPr>
            <w:ins w:id="1697" w:author="Jade Raposa [2]" w:date="2024-10-17T00:45:00Z">
              <w:r>
                <w:rPr>
                  <w:rFonts w:ascii="Georgia" w:eastAsia="Times New Roman" w:hAnsi="Georgia" w:cs="Arial"/>
                  <w:i/>
                  <w:iCs/>
                </w:rPr>
                <w:t>Resource Utilization</w:t>
              </w:r>
            </w:ins>
          </w:p>
        </w:tc>
        <w:tc>
          <w:tcPr>
            <w:tcW w:w="448" w:type="dxa"/>
            <w:tcBorders>
              <w:top w:val="nil"/>
              <w:left w:val="nil"/>
              <w:bottom w:val="single" w:sz="4" w:space="0" w:color="auto"/>
              <w:right w:val="single" w:sz="4" w:space="0" w:color="auto"/>
            </w:tcBorders>
            <w:shd w:val="clear" w:color="auto" w:fill="auto"/>
            <w:vAlign w:val="center"/>
          </w:tcPr>
          <w:p w14:paraId="6AB725EB" w14:textId="77777777" w:rsidR="008F456D" w:rsidRDefault="00000000">
            <w:pPr>
              <w:spacing w:after="0" w:line="240" w:lineRule="auto"/>
              <w:jc w:val="center"/>
              <w:rPr>
                <w:ins w:id="1698" w:author="Jade Raposa [2]" w:date="2024-10-17T00:45:00Z"/>
                <w:rFonts w:ascii="Georgia" w:eastAsia="Times New Roman" w:hAnsi="Georgia" w:cs="Arial"/>
              </w:rPr>
            </w:pPr>
            <w:ins w:id="1699"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0F36A701" w14:textId="77777777" w:rsidR="008F456D" w:rsidRDefault="00000000">
            <w:pPr>
              <w:spacing w:after="0" w:line="240" w:lineRule="auto"/>
              <w:jc w:val="center"/>
              <w:rPr>
                <w:ins w:id="1700" w:author="Jade Raposa [2]" w:date="2024-10-17T00:45:00Z"/>
                <w:rFonts w:ascii="Georgia" w:eastAsia="Times New Roman" w:hAnsi="Georgia" w:cs="Arial"/>
              </w:rPr>
            </w:pPr>
            <w:ins w:id="1701" w:author="Jade Raposa [2]"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3EB183CA" w14:textId="77777777" w:rsidR="008F456D" w:rsidRDefault="00000000">
            <w:pPr>
              <w:spacing w:after="0" w:line="240" w:lineRule="auto"/>
              <w:jc w:val="center"/>
              <w:rPr>
                <w:ins w:id="1702" w:author="Jade Raposa [2]" w:date="2024-10-17T00:45:00Z"/>
                <w:rFonts w:ascii="Georgia" w:eastAsia="Times New Roman" w:hAnsi="Georgia" w:cs="Arial"/>
              </w:rPr>
            </w:pPr>
            <w:ins w:id="1703"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3B19BF97" w14:textId="77777777" w:rsidR="008F456D" w:rsidRDefault="00000000">
            <w:pPr>
              <w:spacing w:after="0" w:line="240" w:lineRule="auto"/>
              <w:jc w:val="center"/>
              <w:rPr>
                <w:ins w:id="1704" w:author="Jade Raposa [2]" w:date="2024-10-17T00:45:00Z"/>
                <w:rFonts w:ascii="Georgia" w:eastAsia="Times New Roman" w:hAnsi="Georgia" w:cs="Arial"/>
              </w:rPr>
            </w:pPr>
            <w:ins w:id="1705"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5D7CA36" w14:textId="77777777" w:rsidR="008F456D" w:rsidRDefault="00000000">
            <w:pPr>
              <w:spacing w:after="0" w:line="240" w:lineRule="auto"/>
              <w:jc w:val="center"/>
              <w:rPr>
                <w:ins w:id="1706" w:author="Jade Raposa [2]" w:date="2024-10-17T00:45:00Z"/>
                <w:rFonts w:ascii="Georgia" w:eastAsia="Times New Roman" w:hAnsi="Georgia" w:cs="Arial"/>
              </w:rPr>
            </w:pPr>
            <w:ins w:id="1707"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227568F6" w14:textId="77777777" w:rsidR="008F456D" w:rsidRDefault="00000000">
            <w:pPr>
              <w:spacing w:after="0" w:line="240" w:lineRule="auto"/>
              <w:jc w:val="center"/>
              <w:rPr>
                <w:ins w:id="1708" w:author="Jade Raposa [2]" w:date="2024-10-17T00:45:00Z"/>
                <w:rFonts w:ascii="Georgia" w:eastAsia="Times New Roman" w:hAnsi="Georgia" w:cs="Arial"/>
              </w:rPr>
            </w:pPr>
            <w:ins w:id="1709"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D487C10" w14:textId="77777777" w:rsidR="008F456D" w:rsidRDefault="00000000">
            <w:pPr>
              <w:spacing w:after="0" w:line="240" w:lineRule="auto"/>
              <w:jc w:val="center"/>
              <w:rPr>
                <w:ins w:id="1710" w:author="Jade Raposa [2]" w:date="2024-10-17T00:45:00Z"/>
                <w:rFonts w:ascii="Georgia" w:eastAsia="Times New Roman" w:hAnsi="Georgia" w:cs="Arial"/>
                <w:b/>
                <w:bCs/>
              </w:rPr>
            </w:pPr>
            <w:ins w:id="1711" w:author="Jade Raposa [2]" w:date="2024-10-17T00:45:00Z">
              <w:r>
                <w:rPr>
                  <w:rFonts w:ascii="Georgia" w:eastAsia="Times New Roman" w:hAnsi="Georgia" w:cs="Arial"/>
                  <w:b/>
                  <w:bCs/>
                </w:rPr>
                <w:t>4.0</w:t>
              </w:r>
            </w:ins>
          </w:p>
        </w:tc>
        <w:tc>
          <w:tcPr>
            <w:tcW w:w="1818" w:type="dxa"/>
            <w:tcBorders>
              <w:top w:val="nil"/>
              <w:left w:val="nil"/>
              <w:bottom w:val="single" w:sz="4" w:space="0" w:color="auto"/>
              <w:right w:val="single" w:sz="4" w:space="0" w:color="auto"/>
            </w:tcBorders>
            <w:shd w:val="clear" w:color="auto" w:fill="auto"/>
            <w:vAlign w:val="center"/>
          </w:tcPr>
          <w:p w14:paraId="30CC2B5C" w14:textId="77777777" w:rsidR="008F456D" w:rsidRDefault="00000000">
            <w:pPr>
              <w:spacing w:after="0" w:line="240" w:lineRule="auto"/>
              <w:jc w:val="center"/>
              <w:rPr>
                <w:ins w:id="1712" w:author="Jade Raposa [2]" w:date="2024-10-17T00:45:00Z"/>
                <w:rFonts w:ascii="Georgia" w:eastAsia="Times New Roman" w:hAnsi="Georgia" w:cs="Arial"/>
              </w:rPr>
            </w:pPr>
            <w:ins w:id="1713" w:author="Jade Raposa [2]" w:date="2024-10-17T00:45:00Z">
              <w:r>
                <w:rPr>
                  <w:rFonts w:ascii="Georgia" w:eastAsia="Times New Roman" w:hAnsi="Georgia" w:cs="Arial"/>
                </w:rPr>
                <w:t>More than What is Expected</w:t>
              </w:r>
            </w:ins>
          </w:p>
        </w:tc>
      </w:tr>
      <w:tr w:rsidR="008F456D" w14:paraId="54378A72"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0622F71F" w14:textId="77777777" w:rsidR="008F456D" w:rsidRDefault="008F456D">
            <w:pPr>
              <w:spacing w:after="0" w:line="240" w:lineRule="auto"/>
              <w:jc w:val="center"/>
              <w:rPr>
                <w:ins w:id="1714"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66F2679" w14:textId="77777777" w:rsidR="008F456D" w:rsidRDefault="00000000">
            <w:pPr>
              <w:spacing w:after="0" w:line="240" w:lineRule="auto"/>
              <w:jc w:val="center"/>
              <w:rPr>
                <w:ins w:id="1715" w:author="Jade Raposa [2]" w:date="2024-10-17T00:45:00Z"/>
                <w:rFonts w:ascii="Georgia" w:eastAsia="Times New Roman" w:hAnsi="Georgia" w:cs="Arial"/>
                <w:i/>
                <w:iCs/>
              </w:rPr>
            </w:pPr>
            <w:ins w:id="1716" w:author="Jade Raposa [2]" w:date="2024-10-17T00:45:00Z">
              <w:r>
                <w:rPr>
                  <w:rFonts w:ascii="Georgia" w:eastAsia="Times New Roman" w:hAnsi="Georgia" w:cs="Arial"/>
                  <w:i/>
                  <w:iCs/>
                </w:rPr>
                <w:t>Capacity</w:t>
              </w:r>
            </w:ins>
          </w:p>
        </w:tc>
        <w:tc>
          <w:tcPr>
            <w:tcW w:w="448" w:type="dxa"/>
            <w:tcBorders>
              <w:top w:val="nil"/>
              <w:left w:val="nil"/>
              <w:bottom w:val="single" w:sz="4" w:space="0" w:color="auto"/>
              <w:right w:val="single" w:sz="4" w:space="0" w:color="auto"/>
            </w:tcBorders>
            <w:shd w:val="clear" w:color="auto" w:fill="auto"/>
            <w:vAlign w:val="center"/>
          </w:tcPr>
          <w:p w14:paraId="7123AAFF" w14:textId="77777777" w:rsidR="008F456D" w:rsidRDefault="00000000">
            <w:pPr>
              <w:spacing w:after="0" w:line="240" w:lineRule="auto"/>
              <w:jc w:val="center"/>
              <w:rPr>
                <w:ins w:id="1717" w:author="Jade Raposa [2]" w:date="2024-10-17T00:45:00Z"/>
                <w:rFonts w:ascii="Georgia" w:eastAsia="Times New Roman" w:hAnsi="Georgia" w:cs="Arial"/>
              </w:rPr>
            </w:pPr>
            <w:ins w:id="1718"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063FDF0" w14:textId="77777777" w:rsidR="008F456D" w:rsidRDefault="00000000">
            <w:pPr>
              <w:spacing w:after="0" w:line="240" w:lineRule="auto"/>
              <w:jc w:val="center"/>
              <w:rPr>
                <w:ins w:id="1719" w:author="Jade Raposa [2]" w:date="2024-10-17T00:45:00Z"/>
                <w:rFonts w:ascii="Georgia" w:eastAsia="Times New Roman" w:hAnsi="Georgia" w:cs="Arial"/>
              </w:rPr>
            </w:pPr>
            <w:ins w:id="1720" w:author="Jade Raposa [2]"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17119910" w14:textId="77777777" w:rsidR="008F456D" w:rsidRDefault="00000000">
            <w:pPr>
              <w:spacing w:after="0" w:line="240" w:lineRule="auto"/>
              <w:jc w:val="center"/>
              <w:rPr>
                <w:ins w:id="1721" w:author="Jade Raposa [2]" w:date="2024-10-17T00:45:00Z"/>
                <w:rFonts w:ascii="Georgia" w:eastAsia="Times New Roman" w:hAnsi="Georgia" w:cs="Arial"/>
              </w:rPr>
            </w:pPr>
            <w:ins w:id="1722"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929A91F" w14:textId="77777777" w:rsidR="008F456D" w:rsidRDefault="00000000">
            <w:pPr>
              <w:spacing w:after="0" w:line="240" w:lineRule="auto"/>
              <w:jc w:val="center"/>
              <w:rPr>
                <w:ins w:id="1723" w:author="Jade Raposa [2]" w:date="2024-10-17T00:45:00Z"/>
                <w:rFonts w:ascii="Georgia" w:eastAsia="Times New Roman" w:hAnsi="Georgia" w:cs="Arial"/>
              </w:rPr>
            </w:pPr>
            <w:ins w:id="1724"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49D5D8" w14:textId="77777777" w:rsidR="008F456D" w:rsidRDefault="00000000">
            <w:pPr>
              <w:spacing w:after="0" w:line="240" w:lineRule="auto"/>
              <w:jc w:val="center"/>
              <w:rPr>
                <w:ins w:id="1725" w:author="Jade Raposa [2]" w:date="2024-10-17T00:45:00Z"/>
                <w:rFonts w:ascii="Georgia" w:eastAsia="Times New Roman" w:hAnsi="Georgia" w:cs="Arial"/>
              </w:rPr>
            </w:pPr>
            <w:ins w:id="1726"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219DABB9" w14:textId="77777777" w:rsidR="008F456D" w:rsidRDefault="00000000">
            <w:pPr>
              <w:spacing w:after="0" w:line="240" w:lineRule="auto"/>
              <w:jc w:val="center"/>
              <w:rPr>
                <w:ins w:id="1727" w:author="Jade Raposa [2]" w:date="2024-10-17T00:45:00Z"/>
                <w:rFonts w:ascii="Georgia" w:eastAsia="Times New Roman" w:hAnsi="Georgia" w:cs="Arial"/>
              </w:rPr>
            </w:pPr>
            <w:ins w:id="1728"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38D1A59C" w14:textId="77777777" w:rsidR="008F456D" w:rsidRDefault="00000000">
            <w:pPr>
              <w:spacing w:after="0" w:line="240" w:lineRule="auto"/>
              <w:jc w:val="center"/>
              <w:rPr>
                <w:ins w:id="1729" w:author="Jade Raposa [2]" w:date="2024-10-17T00:45:00Z"/>
                <w:rFonts w:ascii="Georgia" w:eastAsia="Times New Roman" w:hAnsi="Georgia" w:cs="Arial"/>
                <w:b/>
                <w:bCs/>
              </w:rPr>
            </w:pPr>
            <w:ins w:id="1730" w:author="Jade Raposa [2]" w:date="2024-10-17T00:45:00Z">
              <w:r>
                <w:rPr>
                  <w:rFonts w:ascii="Georgia" w:eastAsia="Times New Roman" w:hAnsi="Georgia" w:cs="Arial"/>
                  <w:b/>
                  <w:bCs/>
                </w:rPr>
                <w:t>4.0</w:t>
              </w:r>
            </w:ins>
          </w:p>
        </w:tc>
        <w:tc>
          <w:tcPr>
            <w:tcW w:w="1818" w:type="dxa"/>
            <w:tcBorders>
              <w:top w:val="nil"/>
              <w:left w:val="nil"/>
              <w:bottom w:val="single" w:sz="4" w:space="0" w:color="auto"/>
              <w:right w:val="single" w:sz="4" w:space="0" w:color="auto"/>
            </w:tcBorders>
            <w:shd w:val="clear" w:color="auto" w:fill="auto"/>
            <w:vAlign w:val="center"/>
          </w:tcPr>
          <w:p w14:paraId="5DCB1D7F" w14:textId="77777777" w:rsidR="008F456D" w:rsidRDefault="00000000">
            <w:pPr>
              <w:spacing w:after="0" w:line="240" w:lineRule="auto"/>
              <w:jc w:val="center"/>
              <w:rPr>
                <w:ins w:id="1731" w:author="Jade Raposa [2]" w:date="2024-10-17T00:45:00Z"/>
                <w:rFonts w:ascii="Georgia" w:eastAsia="Times New Roman" w:hAnsi="Georgia" w:cs="Arial"/>
              </w:rPr>
            </w:pPr>
            <w:ins w:id="1732" w:author="Jade Raposa [2]" w:date="2024-10-17T00:45:00Z">
              <w:r>
                <w:rPr>
                  <w:rFonts w:ascii="Georgia" w:eastAsia="Times New Roman" w:hAnsi="Georgia" w:cs="Arial"/>
                </w:rPr>
                <w:t>More than What is Expected</w:t>
              </w:r>
            </w:ins>
          </w:p>
        </w:tc>
      </w:tr>
      <w:tr w:rsidR="008F456D" w14:paraId="6D34A4EA"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71C7142C" w14:textId="77777777" w:rsidR="008F456D" w:rsidRDefault="008F456D">
            <w:pPr>
              <w:spacing w:after="0" w:line="240" w:lineRule="auto"/>
              <w:jc w:val="center"/>
              <w:rPr>
                <w:ins w:id="1733" w:author="Jade Raposa [2]"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D5DD73D" w14:textId="77777777" w:rsidR="008F456D" w:rsidRDefault="00000000">
            <w:pPr>
              <w:spacing w:after="0" w:line="240" w:lineRule="auto"/>
              <w:rPr>
                <w:ins w:id="1734" w:author="Jade Raposa [2]" w:date="2024-10-17T00:45:00Z"/>
                <w:rFonts w:ascii="Georgia" w:eastAsia="Times New Roman" w:hAnsi="Georgia" w:cs="Arial"/>
                <w:b/>
                <w:bCs/>
              </w:rPr>
            </w:pPr>
            <w:ins w:id="1735" w:author="Jade Raposa [2]" w:date="2024-10-17T00:45:00Z">
              <w:r>
                <w:rPr>
                  <w:rFonts w:ascii="Georgia" w:eastAsia="Times New Roman" w:hAnsi="Georgia" w:cs="Arial"/>
                  <w:b/>
                  <w:bCs/>
                  <w:i/>
                  <w:iCs/>
                </w:rPr>
                <w:t>Sub-Average (2)</w:t>
              </w:r>
            </w:ins>
          </w:p>
        </w:tc>
        <w:tc>
          <w:tcPr>
            <w:tcW w:w="1160" w:type="dxa"/>
            <w:tcBorders>
              <w:top w:val="nil"/>
              <w:left w:val="nil"/>
              <w:bottom w:val="single" w:sz="4" w:space="0" w:color="auto"/>
              <w:right w:val="single" w:sz="4" w:space="0" w:color="auto"/>
            </w:tcBorders>
            <w:shd w:val="clear" w:color="auto" w:fill="auto"/>
            <w:vAlign w:val="center"/>
          </w:tcPr>
          <w:p w14:paraId="141737B9" w14:textId="77777777" w:rsidR="008F456D" w:rsidRDefault="00000000">
            <w:pPr>
              <w:spacing w:after="0" w:line="240" w:lineRule="auto"/>
              <w:jc w:val="center"/>
              <w:rPr>
                <w:ins w:id="1736" w:author="Jade Raposa [2]" w:date="2024-10-17T00:45:00Z"/>
                <w:rFonts w:ascii="Georgia" w:eastAsia="Times New Roman" w:hAnsi="Georgia" w:cs="Arial"/>
                <w:b/>
                <w:bCs/>
              </w:rPr>
            </w:pPr>
            <w:ins w:id="1737" w:author="Jade Raposa [2]" w:date="2024-10-17T00:45:00Z">
              <w:r>
                <w:rPr>
                  <w:rFonts w:ascii="Georgia" w:eastAsia="Times New Roman" w:hAnsi="Georgia" w:cs="Arial"/>
                  <w:b/>
                  <w:bCs/>
                </w:rPr>
                <w:t>4.0</w:t>
              </w:r>
            </w:ins>
          </w:p>
        </w:tc>
        <w:tc>
          <w:tcPr>
            <w:tcW w:w="1818" w:type="dxa"/>
            <w:tcBorders>
              <w:top w:val="nil"/>
              <w:left w:val="nil"/>
              <w:bottom w:val="single" w:sz="4" w:space="0" w:color="auto"/>
              <w:right w:val="single" w:sz="4" w:space="0" w:color="auto"/>
            </w:tcBorders>
            <w:shd w:val="clear" w:color="auto" w:fill="auto"/>
            <w:vAlign w:val="center"/>
          </w:tcPr>
          <w:p w14:paraId="59C171B9" w14:textId="77777777" w:rsidR="008F456D" w:rsidRDefault="00000000">
            <w:pPr>
              <w:spacing w:after="0" w:line="240" w:lineRule="auto"/>
              <w:jc w:val="center"/>
              <w:rPr>
                <w:ins w:id="1738" w:author="Jade Raposa [2]" w:date="2024-10-17T00:45:00Z"/>
                <w:rFonts w:ascii="Georgia" w:eastAsia="Times New Roman" w:hAnsi="Georgia" w:cs="Arial"/>
                <w:b/>
                <w:bCs/>
              </w:rPr>
            </w:pPr>
            <w:ins w:id="1739" w:author="Jade Raposa [2]" w:date="2024-10-17T00:45:00Z">
              <w:r>
                <w:rPr>
                  <w:rFonts w:ascii="Georgia" w:eastAsia="Times New Roman" w:hAnsi="Georgia" w:cs="Arial"/>
                </w:rPr>
                <w:t>More than What is Expected</w:t>
              </w:r>
            </w:ins>
          </w:p>
        </w:tc>
      </w:tr>
      <w:tr w:rsidR="008F456D" w14:paraId="1323F544" w14:textId="77777777">
        <w:trPr>
          <w:trHeight w:val="533"/>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17A795A1" w14:textId="77777777" w:rsidR="008F456D" w:rsidRDefault="00000000">
            <w:pPr>
              <w:spacing w:after="0" w:line="240" w:lineRule="auto"/>
              <w:jc w:val="center"/>
              <w:rPr>
                <w:ins w:id="1740" w:author="Jade Raposa [2]" w:date="2024-10-17T00:45:00Z"/>
                <w:rFonts w:ascii="Georgia" w:eastAsia="Times New Roman" w:hAnsi="Georgia" w:cs="Arial"/>
              </w:rPr>
            </w:pPr>
            <w:ins w:id="1741" w:author="Jade Raposa [2]" w:date="2024-10-17T00:45:00Z">
              <w:r>
                <w:rPr>
                  <w:rFonts w:ascii="Georgia" w:eastAsia="Times New Roman" w:hAnsi="Georgia" w:cs="Arial"/>
                </w:rPr>
                <w:t xml:space="preserve">3. </w:t>
              </w:r>
              <w:r>
                <w:rPr>
                  <w:rFonts w:ascii="Georgia" w:eastAsia="Times New Roman" w:hAnsi="Georgia" w:cs="Arial"/>
                  <w:b/>
                  <w:bCs/>
                </w:rPr>
                <w:t>Compatibility</w:t>
              </w:r>
              <w:r>
                <w:rPr>
                  <w:rFonts w:ascii="Georgia" w:eastAsia="Times New Roman" w:hAnsi="Georgia" w:cs="Arial"/>
                </w:rPr>
                <w:t xml:space="preserve"> </w:t>
              </w:r>
              <w:r>
                <w:rPr>
                  <w:rFonts w:ascii="Georgia" w:eastAsia="Times New Roman" w:hAnsi="Georgia" w:cs="Arial"/>
                  <w:i/>
                  <w:iCs/>
                </w:rPr>
                <w:t>is the capability system can exchange information with other products, systems or components, and/or perform its required functions while sharing the same hardware or software environment</w:t>
              </w:r>
            </w:ins>
          </w:p>
        </w:tc>
      </w:tr>
      <w:tr w:rsidR="008F456D" w14:paraId="60C06551" w14:textId="77777777">
        <w:trPr>
          <w:trHeight w:val="812"/>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6584F8E2" w14:textId="77777777" w:rsidR="008F456D" w:rsidRDefault="008F456D">
            <w:pPr>
              <w:spacing w:after="0" w:line="240" w:lineRule="auto"/>
              <w:jc w:val="center"/>
              <w:rPr>
                <w:ins w:id="1742"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94CE55F" w14:textId="77777777" w:rsidR="008F456D" w:rsidRDefault="00000000">
            <w:pPr>
              <w:spacing w:after="0" w:line="240" w:lineRule="auto"/>
              <w:jc w:val="center"/>
              <w:rPr>
                <w:ins w:id="1743" w:author="Jade Raposa [2]" w:date="2024-10-17T00:45:00Z"/>
                <w:rFonts w:ascii="Georgia" w:eastAsia="Times New Roman" w:hAnsi="Georgia" w:cs="Arial"/>
                <w:i/>
                <w:iCs/>
              </w:rPr>
            </w:pPr>
            <w:ins w:id="1744" w:author="Jade Raposa [2]" w:date="2024-10-17T00:45:00Z">
              <w:r>
                <w:rPr>
                  <w:rFonts w:ascii="Georgia" w:eastAsia="Times New Roman" w:hAnsi="Georgia" w:cs="Arial"/>
                  <w:i/>
                  <w:iCs/>
                </w:rPr>
                <w:t>Co-Existence</w:t>
              </w:r>
            </w:ins>
          </w:p>
        </w:tc>
        <w:tc>
          <w:tcPr>
            <w:tcW w:w="448" w:type="dxa"/>
            <w:tcBorders>
              <w:top w:val="nil"/>
              <w:left w:val="nil"/>
              <w:bottom w:val="single" w:sz="4" w:space="0" w:color="auto"/>
              <w:right w:val="single" w:sz="4" w:space="0" w:color="auto"/>
            </w:tcBorders>
            <w:shd w:val="clear" w:color="auto" w:fill="auto"/>
            <w:vAlign w:val="center"/>
          </w:tcPr>
          <w:p w14:paraId="56083D3C" w14:textId="77777777" w:rsidR="008F456D" w:rsidRDefault="00000000">
            <w:pPr>
              <w:spacing w:after="0" w:line="240" w:lineRule="auto"/>
              <w:jc w:val="center"/>
              <w:rPr>
                <w:ins w:id="1745" w:author="Jade Raposa [2]" w:date="2024-10-17T00:45:00Z"/>
                <w:rFonts w:ascii="Georgia" w:eastAsia="Times New Roman" w:hAnsi="Georgia" w:cs="Arial"/>
              </w:rPr>
            </w:pPr>
            <w:ins w:id="1746"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5220AD4" w14:textId="77777777" w:rsidR="008F456D" w:rsidRDefault="00000000">
            <w:pPr>
              <w:spacing w:after="0" w:line="240" w:lineRule="auto"/>
              <w:jc w:val="center"/>
              <w:rPr>
                <w:ins w:id="1747" w:author="Jade Raposa [2]" w:date="2024-10-17T00:45:00Z"/>
                <w:rFonts w:ascii="Georgia" w:eastAsia="Times New Roman" w:hAnsi="Georgia" w:cs="Arial"/>
              </w:rPr>
            </w:pPr>
            <w:ins w:id="1748" w:author="Jade Raposa [2]"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56062D4C" w14:textId="77777777" w:rsidR="008F456D" w:rsidRDefault="00000000">
            <w:pPr>
              <w:spacing w:after="0" w:line="240" w:lineRule="auto"/>
              <w:jc w:val="center"/>
              <w:rPr>
                <w:ins w:id="1749" w:author="Jade Raposa [2]" w:date="2024-10-17T00:45:00Z"/>
                <w:rFonts w:ascii="Georgia" w:eastAsia="Times New Roman" w:hAnsi="Georgia" w:cs="Arial"/>
              </w:rPr>
            </w:pPr>
            <w:ins w:id="1750"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604A4FC" w14:textId="77777777" w:rsidR="008F456D" w:rsidRDefault="00000000">
            <w:pPr>
              <w:spacing w:after="0" w:line="240" w:lineRule="auto"/>
              <w:jc w:val="center"/>
              <w:rPr>
                <w:ins w:id="1751" w:author="Jade Raposa [2]" w:date="2024-10-17T00:45:00Z"/>
                <w:rFonts w:ascii="Georgia" w:eastAsia="Times New Roman" w:hAnsi="Georgia" w:cs="Arial"/>
              </w:rPr>
            </w:pPr>
            <w:ins w:id="1752"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B3A325C" w14:textId="77777777" w:rsidR="008F456D" w:rsidRDefault="00000000">
            <w:pPr>
              <w:spacing w:after="0" w:line="240" w:lineRule="auto"/>
              <w:jc w:val="center"/>
              <w:rPr>
                <w:ins w:id="1753" w:author="Jade Raposa [2]" w:date="2024-10-17T00:45:00Z"/>
                <w:rFonts w:ascii="Georgia" w:eastAsia="Times New Roman" w:hAnsi="Georgia" w:cs="Arial"/>
              </w:rPr>
            </w:pPr>
            <w:ins w:id="1754"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2AAD2F5" w14:textId="77777777" w:rsidR="008F456D" w:rsidRDefault="00000000">
            <w:pPr>
              <w:spacing w:after="0" w:line="240" w:lineRule="auto"/>
              <w:jc w:val="center"/>
              <w:rPr>
                <w:ins w:id="1755" w:author="Jade Raposa [2]" w:date="2024-10-17T00:45:00Z"/>
                <w:rFonts w:ascii="Georgia" w:eastAsia="Times New Roman" w:hAnsi="Georgia" w:cs="Arial"/>
              </w:rPr>
            </w:pPr>
            <w:ins w:id="1756"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2E6BCB2F" w14:textId="77777777" w:rsidR="008F456D" w:rsidRDefault="00000000">
            <w:pPr>
              <w:spacing w:after="0" w:line="240" w:lineRule="auto"/>
              <w:jc w:val="center"/>
              <w:rPr>
                <w:ins w:id="1757" w:author="Jade Raposa [2]" w:date="2024-10-17T00:45:00Z"/>
                <w:rFonts w:ascii="Georgia" w:eastAsia="Times New Roman" w:hAnsi="Georgia" w:cs="Arial"/>
                <w:b/>
                <w:bCs/>
              </w:rPr>
            </w:pPr>
            <w:ins w:id="1758" w:author="Jade Raposa [2]"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785E9D2B" w14:textId="77777777" w:rsidR="008F456D" w:rsidRDefault="00000000">
            <w:pPr>
              <w:spacing w:after="0" w:line="240" w:lineRule="auto"/>
              <w:jc w:val="center"/>
              <w:rPr>
                <w:ins w:id="1759" w:author="Jade Raposa [2]" w:date="2024-10-17T00:45:00Z"/>
                <w:rFonts w:ascii="Georgia" w:eastAsia="Times New Roman" w:hAnsi="Georgia" w:cs="Arial"/>
              </w:rPr>
            </w:pPr>
            <w:ins w:id="1760" w:author="Jade Raposa [2]" w:date="2024-10-17T00:45:00Z">
              <w:r>
                <w:rPr>
                  <w:rFonts w:ascii="Georgia" w:eastAsia="Times New Roman" w:hAnsi="Georgia" w:cs="Arial"/>
                </w:rPr>
                <w:t>More than What is Expected</w:t>
              </w:r>
            </w:ins>
          </w:p>
        </w:tc>
      </w:tr>
      <w:tr w:rsidR="008F456D" w14:paraId="1C5972FF"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4FFBC771" w14:textId="77777777" w:rsidR="008F456D" w:rsidRDefault="008F456D">
            <w:pPr>
              <w:spacing w:after="0" w:line="240" w:lineRule="auto"/>
              <w:jc w:val="center"/>
              <w:rPr>
                <w:ins w:id="1761"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91F0CED" w14:textId="77777777" w:rsidR="008F456D" w:rsidRDefault="00000000">
            <w:pPr>
              <w:spacing w:after="0" w:line="240" w:lineRule="auto"/>
              <w:jc w:val="center"/>
              <w:rPr>
                <w:ins w:id="1762" w:author="Jade Raposa [2]" w:date="2024-10-17T00:45:00Z"/>
                <w:rFonts w:ascii="Georgia" w:eastAsia="Times New Roman" w:hAnsi="Georgia" w:cs="Arial"/>
                <w:i/>
                <w:iCs/>
              </w:rPr>
            </w:pPr>
            <w:ins w:id="1763" w:author="Jade Raposa [2]" w:date="2024-10-17T00:45:00Z">
              <w:r>
                <w:rPr>
                  <w:rFonts w:ascii="Georgia" w:eastAsia="Times New Roman" w:hAnsi="Georgia" w:cs="Arial"/>
                  <w:i/>
                  <w:iCs/>
                </w:rPr>
                <w:t>Interoperability</w:t>
              </w:r>
            </w:ins>
          </w:p>
        </w:tc>
        <w:tc>
          <w:tcPr>
            <w:tcW w:w="448" w:type="dxa"/>
            <w:tcBorders>
              <w:top w:val="nil"/>
              <w:left w:val="nil"/>
              <w:bottom w:val="single" w:sz="4" w:space="0" w:color="auto"/>
              <w:right w:val="single" w:sz="4" w:space="0" w:color="auto"/>
            </w:tcBorders>
            <w:shd w:val="clear" w:color="auto" w:fill="auto"/>
            <w:vAlign w:val="center"/>
          </w:tcPr>
          <w:p w14:paraId="073F8F88" w14:textId="77777777" w:rsidR="008F456D" w:rsidRDefault="00000000">
            <w:pPr>
              <w:spacing w:after="0" w:line="240" w:lineRule="auto"/>
              <w:jc w:val="center"/>
              <w:rPr>
                <w:ins w:id="1764" w:author="Jade Raposa [2]" w:date="2024-10-17T00:45:00Z"/>
                <w:rFonts w:ascii="Georgia" w:eastAsia="Times New Roman" w:hAnsi="Georgia" w:cs="Arial"/>
              </w:rPr>
            </w:pPr>
            <w:ins w:id="1765"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2C72070F" w14:textId="77777777" w:rsidR="008F456D" w:rsidRDefault="00000000">
            <w:pPr>
              <w:spacing w:after="0" w:line="240" w:lineRule="auto"/>
              <w:jc w:val="center"/>
              <w:rPr>
                <w:ins w:id="1766" w:author="Jade Raposa [2]" w:date="2024-10-17T00:45:00Z"/>
                <w:rFonts w:ascii="Georgia" w:eastAsia="Times New Roman" w:hAnsi="Georgia" w:cs="Arial"/>
              </w:rPr>
            </w:pPr>
            <w:ins w:id="1767" w:author="Jade Raposa [2]"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2D859C33" w14:textId="77777777" w:rsidR="008F456D" w:rsidRDefault="00000000">
            <w:pPr>
              <w:spacing w:after="0" w:line="240" w:lineRule="auto"/>
              <w:jc w:val="center"/>
              <w:rPr>
                <w:ins w:id="1768" w:author="Jade Raposa [2]" w:date="2024-10-17T00:45:00Z"/>
                <w:rFonts w:ascii="Georgia" w:eastAsia="Times New Roman" w:hAnsi="Georgia" w:cs="Arial"/>
              </w:rPr>
            </w:pPr>
            <w:ins w:id="1769"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79C60A85" w14:textId="77777777" w:rsidR="008F456D" w:rsidRDefault="00000000">
            <w:pPr>
              <w:spacing w:after="0" w:line="240" w:lineRule="auto"/>
              <w:jc w:val="center"/>
              <w:rPr>
                <w:ins w:id="1770" w:author="Jade Raposa [2]" w:date="2024-10-17T00:45:00Z"/>
                <w:rFonts w:ascii="Georgia" w:eastAsia="Times New Roman" w:hAnsi="Georgia" w:cs="Arial"/>
              </w:rPr>
            </w:pPr>
            <w:ins w:id="1771"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D8E80C9" w14:textId="77777777" w:rsidR="008F456D" w:rsidRDefault="00000000">
            <w:pPr>
              <w:spacing w:after="0" w:line="240" w:lineRule="auto"/>
              <w:jc w:val="center"/>
              <w:rPr>
                <w:ins w:id="1772" w:author="Jade Raposa [2]" w:date="2024-10-17T00:45:00Z"/>
                <w:rFonts w:ascii="Georgia" w:eastAsia="Times New Roman" w:hAnsi="Georgia" w:cs="Arial"/>
              </w:rPr>
            </w:pPr>
            <w:ins w:id="1773"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1EEF6B39" w14:textId="77777777" w:rsidR="008F456D" w:rsidRDefault="00000000">
            <w:pPr>
              <w:spacing w:after="0" w:line="240" w:lineRule="auto"/>
              <w:jc w:val="center"/>
              <w:rPr>
                <w:ins w:id="1774" w:author="Jade Raposa [2]" w:date="2024-10-17T00:45:00Z"/>
                <w:rFonts w:ascii="Georgia" w:eastAsia="Times New Roman" w:hAnsi="Georgia" w:cs="Arial"/>
              </w:rPr>
            </w:pPr>
            <w:ins w:id="1775"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61F13921" w14:textId="77777777" w:rsidR="008F456D" w:rsidRDefault="00000000">
            <w:pPr>
              <w:spacing w:after="0" w:line="240" w:lineRule="auto"/>
              <w:jc w:val="center"/>
              <w:rPr>
                <w:ins w:id="1776" w:author="Jade Raposa [2]" w:date="2024-10-17T00:45:00Z"/>
                <w:rFonts w:ascii="Georgia" w:eastAsia="Times New Roman" w:hAnsi="Georgia" w:cs="Arial"/>
                <w:b/>
                <w:bCs/>
              </w:rPr>
            </w:pPr>
            <w:ins w:id="1777" w:author="Jade Raposa [2]"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7E299581" w14:textId="77777777" w:rsidR="008F456D" w:rsidRDefault="00000000">
            <w:pPr>
              <w:spacing w:after="0" w:line="240" w:lineRule="auto"/>
              <w:jc w:val="center"/>
              <w:rPr>
                <w:ins w:id="1778" w:author="Jade Raposa [2]" w:date="2024-10-17T00:45:00Z"/>
                <w:rFonts w:ascii="Georgia" w:eastAsia="Times New Roman" w:hAnsi="Georgia" w:cs="Arial"/>
              </w:rPr>
            </w:pPr>
            <w:ins w:id="1779" w:author="Jade Raposa [2]" w:date="2024-10-17T00:45:00Z">
              <w:r>
                <w:rPr>
                  <w:rFonts w:ascii="Georgia" w:eastAsia="Times New Roman" w:hAnsi="Georgia" w:cs="Arial"/>
                </w:rPr>
                <w:t>More than What is Expected</w:t>
              </w:r>
            </w:ins>
          </w:p>
        </w:tc>
      </w:tr>
      <w:tr w:rsidR="008F456D" w14:paraId="5451B651"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2E9D614D" w14:textId="77777777" w:rsidR="008F456D" w:rsidRDefault="008F456D">
            <w:pPr>
              <w:spacing w:after="0" w:line="240" w:lineRule="auto"/>
              <w:jc w:val="center"/>
              <w:rPr>
                <w:ins w:id="1780" w:author="Jade Raposa [2]"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66AA9772" w14:textId="77777777" w:rsidR="008F456D" w:rsidRDefault="00000000">
            <w:pPr>
              <w:spacing w:after="0" w:line="240" w:lineRule="auto"/>
              <w:rPr>
                <w:ins w:id="1781" w:author="Jade Raposa [2]" w:date="2024-10-17T00:45:00Z"/>
                <w:rFonts w:ascii="Georgia" w:eastAsia="Times New Roman" w:hAnsi="Georgia" w:cs="Arial"/>
                <w:b/>
                <w:bCs/>
              </w:rPr>
            </w:pPr>
            <w:ins w:id="1782" w:author="Jade Raposa [2]" w:date="2024-10-17T00:45:00Z">
              <w:r>
                <w:rPr>
                  <w:rFonts w:ascii="Georgia" w:eastAsia="Times New Roman" w:hAnsi="Georgia" w:cs="Arial"/>
                  <w:b/>
                  <w:bCs/>
                  <w:i/>
                  <w:iCs/>
                </w:rPr>
                <w:t>Sub-Average (3)</w:t>
              </w:r>
            </w:ins>
          </w:p>
        </w:tc>
        <w:tc>
          <w:tcPr>
            <w:tcW w:w="1160" w:type="dxa"/>
            <w:tcBorders>
              <w:top w:val="nil"/>
              <w:left w:val="nil"/>
              <w:bottom w:val="single" w:sz="4" w:space="0" w:color="auto"/>
              <w:right w:val="single" w:sz="4" w:space="0" w:color="auto"/>
            </w:tcBorders>
            <w:shd w:val="clear" w:color="auto" w:fill="auto"/>
            <w:vAlign w:val="center"/>
          </w:tcPr>
          <w:p w14:paraId="3980CD67" w14:textId="77777777" w:rsidR="008F456D" w:rsidRDefault="00000000">
            <w:pPr>
              <w:spacing w:after="0" w:line="240" w:lineRule="auto"/>
              <w:jc w:val="center"/>
              <w:rPr>
                <w:ins w:id="1783" w:author="Jade Raposa [2]" w:date="2024-10-17T00:45:00Z"/>
                <w:rFonts w:ascii="Georgia" w:eastAsia="Times New Roman" w:hAnsi="Georgia" w:cs="Arial"/>
                <w:b/>
                <w:bCs/>
              </w:rPr>
            </w:pPr>
            <w:ins w:id="1784" w:author="Jade Raposa [2]"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1D54ABDB" w14:textId="77777777" w:rsidR="008F456D" w:rsidRDefault="00000000">
            <w:pPr>
              <w:spacing w:after="0" w:line="240" w:lineRule="auto"/>
              <w:jc w:val="center"/>
              <w:rPr>
                <w:ins w:id="1785" w:author="Jade Raposa [2]" w:date="2024-10-17T00:45:00Z"/>
                <w:rFonts w:ascii="Georgia" w:eastAsia="Times New Roman" w:hAnsi="Georgia" w:cs="Arial"/>
                <w:b/>
                <w:bCs/>
              </w:rPr>
            </w:pPr>
            <w:ins w:id="1786" w:author="Jade Raposa [2]" w:date="2024-10-17T00:45:00Z">
              <w:r>
                <w:rPr>
                  <w:rFonts w:ascii="Georgia" w:eastAsia="Times New Roman" w:hAnsi="Georgia" w:cs="Arial"/>
                </w:rPr>
                <w:t>More than What is Expected</w:t>
              </w:r>
            </w:ins>
          </w:p>
        </w:tc>
      </w:tr>
      <w:tr w:rsidR="008F456D" w14:paraId="7ADCEA42" w14:textId="77777777">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5DCC1F62" w14:textId="77777777" w:rsidR="008F456D" w:rsidRDefault="00000000">
            <w:pPr>
              <w:spacing w:after="0" w:line="240" w:lineRule="auto"/>
              <w:jc w:val="center"/>
              <w:rPr>
                <w:ins w:id="1787" w:author="Jade Raposa [2]" w:date="2024-10-17T00:45:00Z"/>
                <w:rFonts w:ascii="Georgia" w:eastAsia="Times New Roman" w:hAnsi="Georgia" w:cs="Arial"/>
              </w:rPr>
            </w:pPr>
            <w:ins w:id="1788" w:author="Jade Raposa [2]" w:date="2024-10-17T00:45:00Z">
              <w:r>
                <w:rPr>
                  <w:rFonts w:ascii="Georgia" w:eastAsia="Times New Roman" w:hAnsi="Georgia" w:cs="Arial"/>
                </w:rPr>
                <w:t xml:space="preserve">4. </w:t>
              </w:r>
              <w:r>
                <w:rPr>
                  <w:rFonts w:ascii="Georgia" w:eastAsia="Times New Roman" w:hAnsi="Georgia" w:cs="Arial"/>
                  <w:b/>
                  <w:bCs/>
                </w:rPr>
                <w:t xml:space="preserve">Usability </w:t>
              </w:r>
              <w:r>
                <w:rPr>
                  <w:rFonts w:ascii="Georgia" w:eastAsia="Times New Roman" w:hAnsi="Georgia" w:cs="Arial"/>
                  <w:i/>
                  <w:iCs/>
                </w:rPr>
                <w:t>is the ability of the system can be used by specified users to achieve specified goals with effectiveness, efficiency and satisfaction in a specified context of use.</w:t>
              </w:r>
            </w:ins>
          </w:p>
        </w:tc>
      </w:tr>
      <w:tr w:rsidR="008F456D" w14:paraId="126055FD" w14:textId="77777777">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0813E941" w14:textId="77777777" w:rsidR="008F456D" w:rsidRDefault="008F456D">
            <w:pPr>
              <w:spacing w:after="0" w:line="240" w:lineRule="auto"/>
              <w:jc w:val="center"/>
              <w:rPr>
                <w:ins w:id="1789"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EE81F14" w14:textId="77777777" w:rsidR="008F456D" w:rsidRDefault="00000000">
            <w:pPr>
              <w:spacing w:after="0" w:line="240" w:lineRule="auto"/>
              <w:jc w:val="center"/>
              <w:rPr>
                <w:ins w:id="1790" w:author="Jade Raposa [2]" w:date="2024-10-17T00:45:00Z"/>
                <w:rFonts w:ascii="Georgia" w:eastAsia="Times New Roman" w:hAnsi="Georgia" w:cs="Arial"/>
                <w:i/>
                <w:iCs/>
              </w:rPr>
            </w:pPr>
            <w:ins w:id="1791" w:author="Jade Raposa [2]" w:date="2024-10-17T00:45:00Z">
              <w:r>
                <w:rPr>
                  <w:rFonts w:ascii="Georgia" w:eastAsia="Times New Roman" w:hAnsi="Georgia" w:cs="Arial"/>
                  <w:i/>
                  <w:iCs/>
                </w:rPr>
                <w:t>Appropriateness recognizability</w:t>
              </w:r>
            </w:ins>
          </w:p>
        </w:tc>
        <w:tc>
          <w:tcPr>
            <w:tcW w:w="448" w:type="dxa"/>
            <w:tcBorders>
              <w:top w:val="nil"/>
              <w:left w:val="nil"/>
              <w:bottom w:val="single" w:sz="4" w:space="0" w:color="auto"/>
              <w:right w:val="single" w:sz="4" w:space="0" w:color="auto"/>
            </w:tcBorders>
            <w:shd w:val="clear" w:color="auto" w:fill="auto"/>
            <w:vAlign w:val="center"/>
          </w:tcPr>
          <w:p w14:paraId="29FD3283" w14:textId="77777777" w:rsidR="008F456D" w:rsidRDefault="00000000">
            <w:pPr>
              <w:spacing w:after="0" w:line="240" w:lineRule="auto"/>
              <w:jc w:val="center"/>
              <w:rPr>
                <w:ins w:id="1792" w:author="Jade Raposa [2]" w:date="2024-10-17T00:45:00Z"/>
                <w:rFonts w:ascii="Georgia" w:eastAsia="Times New Roman" w:hAnsi="Georgia" w:cs="Arial"/>
              </w:rPr>
            </w:pPr>
            <w:ins w:id="1793"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718782F6" w14:textId="77777777" w:rsidR="008F456D" w:rsidRDefault="00000000">
            <w:pPr>
              <w:spacing w:after="0" w:line="240" w:lineRule="auto"/>
              <w:jc w:val="center"/>
              <w:rPr>
                <w:ins w:id="1794" w:author="Jade Raposa [2]" w:date="2024-10-17T00:45:00Z"/>
                <w:rFonts w:ascii="Georgia" w:eastAsia="Times New Roman" w:hAnsi="Georgia" w:cs="Arial"/>
              </w:rPr>
            </w:pPr>
            <w:ins w:id="1795" w:author="Jade Raposa [2]"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76B7FA1F" w14:textId="77777777" w:rsidR="008F456D" w:rsidRDefault="00000000">
            <w:pPr>
              <w:spacing w:after="0" w:line="240" w:lineRule="auto"/>
              <w:jc w:val="center"/>
              <w:rPr>
                <w:ins w:id="1796" w:author="Jade Raposa [2]" w:date="2024-10-17T00:45:00Z"/>
                <w:rFonts w:ascii="Georgia" w:eastAsia="Times New Roman" w:hAnsi="Georgia" w:cs="Arial"/>
              </w:rPr>
            </w:pPr>
            <w:ins w:id="1797"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B0360B0" w14:textId="77777777" w:rsidR="008F456D" w:rsidRDefault="00000000">
            <w:pPr>
              <w:spacing w:after="0" w:line="240" w:lineRule="auto"/>
              <w:jc w:val="center"/>
              <w:rPr>
                <w:ins w:id="1798" w:author="Jade Raposa [2]" w:date="2024-10-17T00:45:00Z"/>
                <w:rFonts w:ascii="Georgia" w:eastAsia="Times New Roman" w:hAnsi="Georgia" w:cs="Arial"/>
              </w:rPr>
            </w:pPr>
            <w:ins w:id="1799"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BA1094B" w14:textId="77777777" w:rsidR="008F456D" w:rsidRDefault="00000000">
            <w:pPr>
              <w:spacing w:after="0" w:line="240" w:lineRule="auto"/>
              <w:jc w:val="center"/>
              <w:rPr>
                <w:ins w:id="1800" w:author="Jade Raposa [2]" w:date="2024-10-17T00:45:00Z"/>
                <w:rFonts w:ascii="Georgia" w:eastAsia="Times New Roman" w:hAnsi="Georgia" w:cs="Arial"/>
              </w:rPr>
            </w:pPr>
            <w:ins w:id="1801"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0BEE556C" w14:textId="77777777" w:rsidR="008F456D" w:rsidRDefault="00000000">
            <w:pPr>
              <w:spacing w:after="0" w:line="240" w:lineRule="auto"/>
              <w:jc w:val="center"/>
              <w:rPr>
                <w:ins w:id="1802" w:author="Jade Raposa [2]" w:date="2024-10-17T00:45:00Z"/>
                <w:rFonts w:ascii="Georgia" w:eastAsia="Times New Roman" w:hAnsi="Georgia" w:cs="Arial"/>
              </w:rPr>
            </w:pPr>
            <w:ins w:id="1803"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514FB52C" w14:textId="77777777" w:rsidR="008F456D" w:rsidRDefault="00000000">
            <w:pPr>
              <w:spacing w:after="0" w:line="240" w:lineRule="auto"/>
              <w:jc w:val="center"/>
              <w:rPr>
                <w:ins w:id="1804" w:author="Jade Raposa [2]" w:date="2024-10-17T00:45:00Z"/>
                <w:rFonts w:ascii="Georgia" w:eastAsia="Times New Roman" w:hAnsi="Georgia" w:cs="Arial"/>
                <w:b/>
                <w:bCs/>
              </w:rPr>
            </w:pPr>
            <w:ins w:id="1805" w:author="Jade Raposa [2]"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79E647E0" w14:textId="77777777" w:rsidR="008F456D" w:rsidRDefault="00000000">
            <w:pPr>
              <w:spacing w:after="0" w:line="240" w:lineRule="auto"/>
              <w:jc w:val="center"/>
              <w:rPr>
                <w:ins w:id="1806" w:author="Jade Raposa [2]" w:date="2024-10-17T00:45:00Z"/>
                <w:rFonts w:ascii="Georgia" w:eastAsia="Times New Roman" w:hAnsi="Georgia" w:cs="Arial"/>
              </w:rPr>
            </w:pPr>
            <w:ins w:id="1807" w:author="Jade Raposa [2]" w:date="2024-10-17T00:45:00Z">
              <w:r>
                <w:rPr>
                  <w:rFonts w:ascii="Georgia" w:eastAsia="Times New Roman" w:hAnsi="Georgia" w:cs="Arial"/>
                </w:rPr>
                <w:t>More than What is Expected</w:t>
              </w:r>
            </w:ins>
          </w:p>
        </w:tc>
      </w:tr>
      <w:tr w:rsidR="008F456D" w14:paraId="257F02C1" w14:textId="77777777">
        <w:trPr>
          <w:trHeight w:val="812"/>
        </w:trPr>
        <w:tc>
          <w:tcPr>
            <w:tcW w:w="970" w:type="dxa"/>
            <w:vMerge/>
            <w:tcBorders>
              <w:top w:val="nil"/>
              <w:left w:val="single" w:sz="4" w:space="0" w:color="auto"/>
              <w:bottom w:val="single" w:sz="4" w:space="0" w:color="auto"/>
              <w:right w:val="single" w:sz="4" w:space="0" w:color="auto"/>
            </w:tcBorders>
            <w:vAlign w:val="center"/>
          </w:tcPr>
          <w:p w14:paraId="14CF76E5" w14:textId="77777777" w:rsidR="008F456D" w:rsidRDefault="008F456D">
            <w:pPr>
              <w:spacing w:after="0" w:line="240" w:lineRule="auto"/>
              <w:jc w:val="center"/>
              <w:rPr>
                <w:ins w:id="1808"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610FA91" w14:textId="77777777" w:rsidR="008F456D" w:rsidRDefault="00000000">
            <w:pPr>
              <w:spacing w:after="0" w:line="240" w:lineRule="auto"/>
              <w:jc w:val="center"/>
              <w:rPr>
                <w:ins w:id="1809" w:author="Jade Raposa [2]" w:date="2024-10-17T00:45:00Z"/>
                <w:rFonts w:ascii="Georgia" w:eastAsia="Times New Roman" w:hAnsi="Georgia" w:cs="Arial"/>
                <w:i/>
                <w:iCs/>
              </w:rPr>
            </w:pPr>
            <w:ins w:id="1810" w:author="Jade Raposa [2]" w:date="2024-10-17T00:45:00Z">
              <w:r>
                <w:rPr>
                  <w:rFonts w:ascii="Georgia" w:eastAsia="Times New Roman" w:hAnsi="Georgia" w:cs="Arial"/>
                  <w:i/>
                  <w:iCs/>
                </w:rPr>
                <w:t>Learnability</w:t>
              </w:r>
            </w:ins>
          </w:p>
        </w:tc>
        <w:tc>
          <w:tcPr>
            <w:tcW w:w="448" w:type="dxa"/>
            <w:tcBorders>
              <w:top w:val="nil"/>
              <w:left w:val="nil"/>
              <w:bottom w:val="single" w:sz="4" w:space="0" w:color="auto"/>
              <w:right w:val="single" w:sz="4" w:space="0" w:color="auto"/>
            </w:tcBorders>
            <w:shd w:val="clear" w:color="auto" w:fill="auto"/>
            <w:vAlign w:val="center"/>
          </w:tcPr>
          <w:p w14:paraId="0469828B" w14:textId="77777777" w:rsidR="008F456D" w:rsidRDefault="00000000">
            <w:pPr>
              <w:spacing w:after="0" w:line="240" w:lineRule="auto"/>
              <w:jc w:val="center"/>
              <w:rPr>
                <w:ins w:id="1811" w:author="Jade Raposa [2]" w:date="2024-10-17T00:45:00Z"/>
                <w:rFonts w:ascii="Georgia" w:eastAsia="Times New Roman" w:hAnsi="Georgia" w:cs="Arial"/>
              </w:rPr>
            </w:pPr>
            <w:ins w:id="1812"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5EC1B755" w14:textId="77777777" w:rsidR="008F456D" w:rsidRDefault="00000000">
            <w:pPr>
              <w:spacing w:after="0" w:line="240" w:lineRule="auto"/>
              <w:jc w:val="center"/>
              <w:rPr>
                <w:ins w:id="1813" w:author="Jade Raposa [2]" w:date="2024-10-17T00:45:00Z"/>
                <w:rFonts w:ascii="Georgia" w:eastAsia="Times New Roman" w:hAnsi="Georgia" w:cs="Arial"/>
              </w:rPr>
            </w:pPr>
            <w:ins w:id="1814" w:author="Jade Raposa [2]"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8A3117E" w14:textId="77777777" w:rsidR="008F456D" w:rsidRDefault="00000000">
            <w:pPr>
              <w:spacing w:after="0" w:line="240" w:lineRule="auto"/>
              <w:jc w:val="center"/>
              <w:rPr>
                <w:ins w:id="1815" w:author="Jade Raposa [2]" w:date="2024-10-17T00:45:00Z"/>
                <w:rFonts w:ascii="Georgia" w:eastAsia="Times New Roman" w:hAnsi="Georgia" w:cs="Arial"/>
              </w:rPr>
            </w:pPr>
            <w:ins w:id="1816"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2E2F1E8" w14:textId="77777777" w:rsidR="008F456D" w:rsidRDefault="00000000">
            <w:pPr>
              <w:spacing w:after="0" w:line="240" w:lineRule="auto"/>
              <w:jc w:val="center"/>
              <w:rPr>
                <w:ins w:id="1817" w:author="Jade Raposa [2]" w:date="2024-10-17T00:45:00Z"/>
                <w:rFonts w:ascii="Georgia" w:eastAsia="Times New Roman" w:hAnsi="Georgia" w:cs="Arial"/>
              </w:rPr>
            </w:pPr>
            <w:ins w:id="1818"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76710AC" w14:textId="77777777" w:rsidR="008F456D" w:rsidRDefault="00000000">
            <w:pPr>
              <w:spacing w:after="0" w:line="240" w:lineRule="auto"/>
              <w:jc w:val="center"/>
              <w:rPr>
                <w:ins w:id="1819" w:author="Jade Raposa [2]" w:date="2024-10-17T00:45:00Z"/>
                <w:rFonts w:ascii="Georgia" w:eastAsia="Times New Roman" w:hAnsi="Georgia" w:cs="Arial"/>
              </w:rPr>
            </w:pPr>
            <w:ins w:id="1820"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7F76396" w14:textId="77777777" w:rsidR="008F456D" w:rsidRDefault="008F456D">
            <w:pPr>
              <w:spacing w:after="0" w:line="240" w:lineRule="auto"/>
              <w:jc w:val="center"/>
              <w:rPr>
                <w:ins w:id="1821" w:author="Jade Raposa [2]" w:date="2024-10-17T00:45:00Z"/>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48B447CF" w14:textId="77777777" w:rsidR="008F456D" w:rsidRDefault="00000000">
            <w:pPr>
              <w:spacing w:after="0" w:line="240" w:lineRule="auto"/>
              <w:jc w:val="center"/>
              <w:rPr>
                <w:ins w:id="1822" w:author="Jade Raposa [2]" w:date="2024-10-17T00:45:00Z"/>
                <w:rFonts w:ascii="Georgia" w:eastAsia="Times New Roman" w:hAnsi="Georgia" w:cs="Arial"/>
                <w:b/>
                <w:bCs/>
              </w:rPr>
            </w:pPr>
            <w:ins w:id="1823" w:author="Jade Raposa [2]"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4733B3A1" w14:textId="77777777" w:rsidR="008F456D" w:rsidRDefault="00000000">
            <w:pPr>
              <w:spacing w:after="0" w:line="240" w:lineRule="auto"/>
              <w:jc w:val="center"/>
              <w:rPr>
                <w:ins w:id="1824" w:author="Jade Raposa [2]" w:date="2024-10-17T00:45:00Z"/>
                <w:rFonts w:ascii="Georgia" w:eastAsia="Times New Roman" w:hAnsi="Georgia" w:cs="Arial"/>
              </w:rPr>
            </w:pPr>
            <w:ins w:id="1825" w:author="Jade Raposa [2]" w:date="2024-10-17T00:45:00Z">
              <w:r>
                <w:rPr>
                  <w:rFonts w:ascii="Georgia" w:eastAsia="Times New Roman" w:hAnsi="Georgia" w:cs="Arial"/>
                </w:rPr>
                <w:t>More than What is Expected</w:t>
              </w:r>
            </w:ins>
          </w:p>
        </w:tc>
      </w:tr>
      <w:tr w:rsidR="008F456D" w14:paraId="30B3C985" w14:textId="77777777">
        <w:trPr>
          <w:trHeight w:val="270"/>
        </w:trPr>
        <w:tc>
          <w:tcPr>
            <w:tcW w:w="970" w:type="dxa"/>
            <w:vMerge/>
            <w:tcBorders>
              <w:top w:val="nil"/>
              <w:left w:val="single" w:sz="4" w:space="0" w:color="auto"/>
              <w:bottom w:val="single" w:sz="4" w:space="0" w:color="auto"/>
              <w:right w:val="single" w:sz="4" w:space="0" w:color="auto"/>
            </w:tcBorders>
            <w:vAlign w:val="center"/>
          </w:tcPr>
          <w:p w14:paraId="149962BC" w14:textId="77777777" w:rsidR="008F456D" w:rsidRDefault="008F456D">
            <w:pPr>
              <w:spacing w:after="0" w:line="240" w:lineRule="auto"/>
              <w:jc w:val="center"/>
              <w:rPr>
                <w:ins w:id="1826"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B6D77C0" w14:textId="77777777" w:rsidR="008F456D" w:rsidRDefault="00000000">
            <w:pPr>
              <w:spacing w:after="0" w:line="240" w:lineRule="auto"/>
              <w:jc w:val="center"/>
              <w:rPr>
                <w:ins w:id="1827" w:author="Jade Raposa [2]" w:date="2024-10-17T00:45:00Z"/>
                <w:rFonts w:ascii="Georgia" w:eastAsia="Times New Roman" w:hAnsi="Georgia" w:cs="Arial"/>
                <w:i/>
                <w:iCs/>
              </w:rPr>
            </w:pPr>
            <w:ins w:id="1828" w:author="Jade Raposa [2]" w:date="2024-10-17T00:45:00Z">
              <w:r>
                <w:rPr>
                  <w:rFonts w:ascii="Georgia" w:eastAsia="Times New Roman" w:hAnsi="Georgia" w:cs="Arial"/>
                  <w:i/>
                  <w:iCs/>
                </w:rPr>
                <w:t>Operability</w:t>
              </w:r>
            </w:ins>
          </w:p>
        </w:tc>
        <w:tc>
          <w:tcPr>
            <w:tcW w:w="448" w:type="dxa"/>
            <w:tcBorders>
              <w:top w:val="nil"/>
              <w:left w:val="nil"/>
              <w:bottom w:val="single" w:sz="4" w:space="0" w:color="auto"/>
              <w:right w:val="single" w:sz="4" w:space="0" w:color="auto"/>
            </w:tcBorders>
            <w:shd w:val="clear" w:color="auto" w:fill="auto"/>
            <w:vAlign w:val="center"/>
          </w:tcPr>
          <w:p w14:paraId="1197D619" w14:textId="77777777" w:rsidR="008F456D" w:rsidRDefault="00000000">
            <w:pPr>
              <w:spacing w:after="0" w:line="240" w:lineRule="auto"/>
              <w:jc w:val="center"/>
              <w:rPr>
                <w:ins w:id="1829" w:author="Jade Raposa [2]" w:date="2024-10-17T00:45:00Z"/>
                <w:rFonts w:ascii="Georgia" w:eastAsia="Times New Roman" w:hAnsi="Georgia" w:cs="Arial"/>
              </w:rPr>
            </w:pPr>
            <w:ins w:id="1830" w:author="Jade Raposa [2]" w:date="2024-10-17T00:45:00Z">
              <w:r>
                <w:rPr>
                  <w:rFonts w:ascii="Georgia" w:eastAsia="Times New Roman" w:hAnsi="Georgia" w:cs="Arial"/>
                </w:rPr>
                <w:t>2</w:t>
              </w:r>
            </w:ins>
          </w:p>
        </w:tc>
        <w:tc>
          <w:tcPr>
            <w:tcW w:w="449" w:type="dxa"/>
            <w:tcBorders>
              <w:top w:val="nil"/>
              <w:left w:val="nil"/>
              <w:bottom w:val="single" w:sz="4" w:space="0" w:color="auto"/>
              <w:right w:val="single" w:sz="4" w:space="0" w:color="auto"/>
            </w:tcBorders>
            <w:shd w:val="clear" w:color="auto" w:fill="auto"/>
            <w:vAlign w:val="center"/>
          </w:tcPr>
          <w:p w14:paraId="08FD2C4A" w14:textId="77777777" w:rsidR="008F456D" w:rsidRDefault="00000000">
            <w:pPr>
              <w:spacing w:after="0" w:line="240" w:lineRule="auto"/>
              <w:jc w:val="center"/>
              <w:rPr>
                <w:ins w:id="1831" w:author="Jade Raposa [2]" w:date="2024-10-17T00:45:00Z"/>
                <w:rFonts w:ascii="Georgia" w:eastAsia="Times New Roman" w:hAnsi="Georgia" w:cs="Arial"/>
              </w:rPr>
            </w:pPr>
            <w:ins w:id="1832" w:author="Jade Raposa [2]"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7398D6FD" w14:textId="77777777" w:rsidR="008F456D" w:rsidRDefault="00000000">
            <w:pPr>
              <w:spacing w:after="0" w:line="240" w:lineRule="auto"/>
              <w:jc w:val="center"/>
              <w:rPr>
                <w:ins w:id="1833" w:author="Jade Raposa [2]" w:date="2024-10-17T00:45:00Z"/>
                <w:rFonts w:ascii="Georgia" w:eastAsia="Times New Roman" w:hAnsi="Georgia" w:cs="Arial"/>
              </w:rPr>
            </w:pPr>
            <w:ins w:id="1834"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97CAC62" w14:textId="77777777" w:rsidR="008F456D" w:rsidRDefault="00000000">
            <w:pPr>
              <w:spacing w:after="0" w:line="240" w:lineRule="auto"/>
              <w:jc w:val="center"/>
              <w:rPr>
                <w:ins w:id="1835" w:author="Jade Raposa [2]" w:date="2024-10-17T00:45:00Z"/>
                <w:rFonts w:ascii="Georgia" w:eastAsia="Times New Roman" w:hAnsi="Georgia" w:cs="Arial"/>
              </w:rPr>
            </w:pPr>
            <w:ins w:id="1836"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EEE0AD6" w14:textId="77777777" w:rsidR="008F456D" w:rsidRDefault="00000000">
            <w:pPr>
              <w:spacing w:after="0" w:line="240" w:lineRule="auto"/>
              <w:jc w:val="center"/>
              <w:rPr>
                <w:ins w:id="1837" w:author="Jade Raposa [2]" w:date="2024-10-17T00:45:00Z"/>
                <w:rFonts w:ascii="Georgia" w:eastAsia="Times New Roman" w:hAnsi="Georgia" w:cs="Arial"/>
              </w:rPr>
            </w:pPr>
            <w:ins w:id="1838"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1D22886A" w14:textId="77777777" w:rsidR="008F456D" w:rsidRDefault="00000000">
            <w:pPr>
              <w:spacing w:after="0" w:line="240" w:lineRule="auto"/>
              <w:jc w:val="center"/>
              <w:rPr>
                <w:ins w:id="1839" w:author="Jade Raposa [2]" w:date="2024-10-17T00:45:00Z"/>
                <w:rFonts w:ascii="Georgia" w:eastAsia="Times New Roman" w:hAnsi="Georgia" w:cs="Arial"/>
              </w:rPr>
            </w:pPr>
            <w:ins w:id="1840"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50D807B9" w14:textId="77777777" w:rsidR="008F456D" w:rsidRDefault="00000000">
            <w:pPr>
              <w:spacing w:after="0" w:line="240" w:lineRule="auto"/>
              <w:jc w:val="center"/>
              <w:rPr>
                <w:ins w:id="1841" w:author="Jade Raposa [2]" w:date="2024-10-17T00:45:00Z"/>
                <w:rFonts w:ascii="Georgia" w:eastAsia="Times New Roman" w:hAnsi="Georgia" w:cs="Arial"/>
                <w:b/>
                <w:bCs/>
              </w:rPr>
            </w:pPr>
            <w:ins w:id="1842" w:author="Jade Raposa [2]" w:date="2024-10-17T00:45:00Z">
              <w:r>
                <w:rPr>
                  <w:rFonts w:ascii="Georgia" w:eastAsia="Times New Roman" w:hAnsi="Georgia" w:cs="Arial"/>
                  <w:b/>
                  <w:bCs/>
                </w:rPr>
                <w:t>5.00</w:t>
              </w:r>
            </w:ins>
          </w:p>
        </w:tc>
        <w:tc>
          <w:tcPr>
            <w:tcW w:w="1818" w:type="dxa"/>
            <w:tcBorders>
              <w:top w:val="nil"/>
              <w:left w:val="nil"/>
              <w:bottom w:val="single" w:sz="4" w:space="0" w:color="auto"/>
              <w:right w:val="single" w:sz="4" w:space="0" w:color="auto"/>
            </w:tcBorders>
            <w:shd w:val="clear" w:color="auto" w:fill="auto"/>
            <w:vAlign w:val="center"/>
          </w:tcPr>
          <w:p w14:paraId="0AAD2D69" w14:textId="77777777" w:rsidR="008F456D" w:rsidRDefault="00000000">
            <w:pPr>
              <w:spacing w:after="0" w:line="240" w:lineRule="auto"/>
              <w:jc w:val="center"/>
              <w:rPr>
                <w:ins w:id="1843" w:author="Jade Raposa [2]" w:date="2024-10-17T00:45:00Z"/>
                <w:rFonts w:ascii="Georgia" w:eastAsia="Times New Roman" w:hAnsi="Georgia" w:cs="Arial"/>
              </w:rPr>
            </w:pPr>
            <w:ins w:id="1844" w:author="Jade Raposa [2]" w:date="2024-10-17T00:45:00Z">
              <w:r>
                <w:rPr>
                  <w:rFonts w:ascii="Georgia" w:eastAsia="Times New Roman" w:hAnsi="Georgia" w:cs="Arial"/>
                </w:rPr>
                <w:t>Far More than What is Expected</w:t>
              </w:r>
            </w:ins>
          </w:p>
        </w:tc>
      </w:tr>
      <w:tr w:rsidR="008F456D" w14:paraId="701E64EF"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7C46CBE1" w14:textId="77777777" w:rsidR="008F456D" w:rsidRDefault="008F456D">
            <w:pPr>
              <w:spacing w:after="0" w:line="240" w:lineRule="auto"/>
              <w:jc w:val="center"/>
              <w:rPr>
                <w:ins w:id="1845"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43086B67" w14:textId="77777777" w:rsidR="008F456D" w:rsidRDefault="00000000">
            <w:pPr>
              <w:spacing w:after="0" w:line="240" w:lineRule="auto"/>
              <w:jc w:val="center"/>
              <w:rPr>
                <w:ins w:id="1846" w:author="Jade Raposa [2]" w:date="2024-10-17T00:45:00Z"/>
                <w:rFonts w:ascii="Georgia" w:eastAsia="Times New Roman" w:hAnsi="Georgia" w:cs="Arial"/>
                <w:i/>
                <w:iCs/>
              </w:rPr>
            </w:pPr>
            <w:ins w:id="1847" w:author="Jade Raposa [2]" w:date="2024-10-17T00:45:00Z">
              <w:r>
                <w:rPr>
                  <w:rFonts w:ascii="Georgia" w:eastAsia="Times New Roman" w:hAnsi="Georgia" w:cs="Arial"/>
                  <w:i/>
                  <w:iCs/>
                </w:rPr>
                <w:t>User interface aesthetics</w:t>
              </w:r>
            </w:ins>
          </w:p>
        </w:tc>
        <w:tc>
          <w:tcPr>
            <w:tcW w:w="448" w:type="dxa"/>
            <w:tcBorders>
              <w:top w:val="nil"/>
              <w:left w:val="nil"/>
              <w:bottom w:val="single" w:sz="4" w:space="0" w:color="auto"/>
              <w:right w:val="single" w:sz="4" w:space="0" w:color="auto"/>
            </w:tcBorders>
            <w:shd w:val="clear" w:color="auto" w:fill="auto"/>
            <w:vAlign w:val="center"/>
          </w:tcPr>
          <w:p w14:paraId="350D2137" w14:textId="77777777" w:rsidR="008F456D" w:rsidRDefault="00000000">
            <w:pPr>
              <w:spacing w:after="0" w:line="240" w:lineRule="auto"/>
              <w:jc w:val="center"/>
              <w:rPr>
                <w:ins w:id="1848" w:author="Jade Raposa [2]" w:date="2024-10-17T00:45:00Z"/>
                <w:rFonts w:ascii="Georgia" w:eastAsia="Times New Roman" w:hAnsi="Georgia" w:cs="Arial"/>
              </w:rPr>
            </w:pPr>
            <w:ins w:id="1849"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53C009CE" w14:textId="77777777" w:rsidR="008F456D" w:rsidRDefault="00000000">
            <w:pPr>
              <w:spacing w:after="0" w:line="240" w:lineRule="auto"/>
              <w:jc w:val="center"/>
              <w:rPr>
                <w:ins w:id="1850" w:author="Jade Raposa [2]" w:date="2024-10-17T00:45:00Z"/>
                <w:rFonts w:ascii="Georgia" w:eastAsia="Times New Roman" w:hAnsi="Georgia" w:cs="Arial"/>
              </w:rPr>
            </w:pPr>
            <w:ins w:id="1851" w:author="Jade Raposa [2]"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094500FA" w14:textId="77777777" w:rsidR="008F456D" w:rsidRDefault="00000000">
            <w:pPr>
              <w:spacing w:after="0" w:line="240" w:lineRule="auto"/>
              <w:jc w:val="center"/>
              <w:rPr>
                <w:ins w:id="1852" w:author="Jade Raposa [2]" w:date="2024-10-17T00:45:00Z"/>
                <w:rFonts w:ascii="Georgia" w:eastAsia="Times New Roman" w:hAnsi="Georgia" w:cs="Arial"/>
              </w:rPr>
            </w:pPr>
            <w:ins w:id="1853"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374321D4" w14:textId="77777777" w:rsidR="008F456D" w:rsidRDefault="00000000">
            <w:pPr>
              <w:spacing w:after="0" w:line="240" w:lineRule="auto"/>
              <w:jc w:val="center"/>
              <w:rPr>
                <w:ins w:id="1854" w:author="Jade Raposa [2]" w:date="2024-10-17T00:45:00Z"/>
                <w:rFonts w:ascii="Georgia" w:eastAsia="Times New Roman" w:hAnsi="Georgia" w:cs="Arial"/>
              </w:rPr>
            </w:pPr>
            <w:ins w:id="1855"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575A5E6" w14:textId="77777777" w:rsidR="008F456D" w:rsidRDefault="00000000">
            <w:pPr>
              <w:spacing w:after="0" w:line="240" w:lineRule="auto"/>
              <w:jc w:val="center"/>
              <w:rPr>
                <w:ins w:id="1856" w:author="Jade Raposa [2]" w:date="2024-10-17T00:45:00Z"/>
                <w:rFonts w:ascii="Georgia" w:eastAsia="Times New Roman" w:hAnsi="Georgia" w:cs="Arial"/>
              </w:rPr>
            </w:pPr>
            <w:ins w:id="1857"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2D6A20E7" w14:textId="77777777" w:rsidR="008F456D" w:rsidRDefault="00000000">
            <w:pPr>
              <w:spacing w:after="0" w:line="240" w:lineRule="auto"/>
              <w:jc w:val="center"/>
              <w:rPr>
                <w:ins w:id="1858" w:author="Jade Raposa [2]" w:date="2024-10-17T00:45:00Z"/>
                <w:rFonts w:ascii="Georgia" w:eastAsia="Times New Roman" w:hAnsi="Georgia" w:cs="Arial"/>
              </w:rPr>
            </w:pPr>
            <w:ins w:id="1859"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5B7D082C" w14:textId="77777777" w:rsidR="008F456D" w:rsidRDefault="00000000">
            <w:pPr>
              <w:spacing w:after="0" w:line="240" w:lineRule="auto"/>
              <w:jc w:val="center"/>
              <w:rPr>
                <w:ins w:id="1860" w:author="Jade Raposa [2]" w:date="2024-10-17T00:45:00Z"/>
                <w:rFonts w:ascii="Georgia" w:eastAsia="Times New Roman" w:hAnsi="Georgia" w:cs="Arial"/>
                <w:b/>
                <w:bCs/>
              </w:rPr>
            </w:pPr>
            <w:ins w:id="1861" w:author="Jade Raposa [2]"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66AF5A0C" w14:textId="77777777" w:rsidR="008F456D" w:rsidRDefault="00000000">
            <w:pPr>
              <w:spacing w:after="0" w:line="240" w:lineRule="auto"/>
              <w:jc w:val="center"/>
              <w:rPr>
                <w:ins w:id="1862" w:author="Jade Raposa [2]" w:date="2024-10-17T00:45:00Z"/>
                <w:rFonts w:ascii="Georgia" w:eastAsia="Times New Roman" w:hAnsi="Georgia" w:cs="Arial"/>
              </w:rPr>
            </w:pPr>
            <w:ins w:id="1863" w:author="Jade Raposa [2]" w:date="2024-10-17T00:45:00Z">
              <w:r>
                <w:rPr>
                  <w:rFonts w:ascii="Georgia" w:eastAsia="Times New Roman" w:hAnsi="Georgia" w:cs="Arial"/>
                </w:rPr>
                <w:t>Presence of The Expectation</w:t>
              </w:r>
            </w:ins>
          </w:p>
        </w:tc>
      </w:tr>
      <w:tr w:rsidR="008F456D" w14:paraId="42AEE6E0" w14:textId="77777777">
        <w:trPr>
          <w:trHeight w:val="541"/>
        </w:trPr>
        <w:tc>
          <w:tcPr>
            <w:tcW w:w="970" w:type="dxa"/>
            <w:vMerge/>
            <w:tcBorders>
              <w:top w:val="nil"/>
              <w:left w:val="single" w:sz="4" w:space="0" w:color="auto"/>
              <w:bottom w:val="single" w:sz="4" w:space="0" w:color="auto"/>
              <w:right w:val="single" w:sz="4" w:space="0" w:color="auto"/>
            </w:tcBorders>
            <w:vAlign w:val="center"/>
          </w:tcPr>
          <w:p w14:paraId="59131836" w14:textId="77777777" w:rsidR="008F456D" w:rsidRDefault="008F456D">
            <w:pPr>
              <w:spacing w:after="0" w:line="240" w:lineRule="auto"/>
              <w:jc w:val="center"/>
              <w:rPr>
                <w:ins w:id="1864"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4C94C554" w14:textId="77777777" w:rsidR="008F456D" w:rsidRDefault="00000000">
            <w:pPr>
              <w:spacing w:after="0" w:line="240" w:lineRule="auto"/>
              <w:jc w:val="center"/>
              <w:rPr>
                <w:ins w:id="1865" w:author="Jade Raposa [2]" w:date="2024-10-17T00:45:00Z"/>
                <w:rFonts w:ascii="Georgia" w:eastAsia="Times New Roman" w:hAnsi="Georgia" w:cs="Arial"/>
                <w:i/>
                <w:iCs/>
              </w:rPr>
            </w:pPr>
            <w:ins w:id="1866" w:author="Jade Raposa [2]" w:date="2024-10-17T00:45:00Z">
              <w:r>
                <w:rPr>
                  <w:rFonts w:ascii="Georgia" w:eastAsia="Times New Roman" w:hAnsi="Georgia" w:cs="Arial"/>
                  <w:i/>
                  <w:iCs/>
                </w:rPr>
                <w:t>Accessibility</w:t>
              </w:r>
            </w:ins>
          </w:p>
        </w:tc>
        <w:tc>
          <w:tcPr>
            <w:tcW w:w="448" w:type="dxa"/>
            <w:tcBorders>
              <w:top w:val="nil"/>
              <w:left w:val="nil"/>
              <w:bottom w:val="single" w:sz="4" w:space="0" w:color="auto"/>
              <w:right w:val="single" w:sz="4" w:space="0" w:color="auto"/>
            </w:tcBorders>
            <w:shd w:val="clear" w:color="auto" w:fill="auto"/>
            <w:vAlign w:val="center"/>
          </w:tcPr>
          <w:p w14:paraId="02630F12" w14:textId="77777777" w:rsidR="008F456D" w:rsidRDefault="00000000">
            <w:pPr>
              <w:spacing w:after="0" w:line="240" w:lineRule="auto"/>
              <w:jc w:val="center"/>
              <w:rPr>
                <w:ins w:id="1867" w:author="Jade Raposa [2]" w:date="2024-10-17T00:45:00Z"/>
                <w:rFonts w:ascii="Georgia" w:eastAsia="Times New Roman" w:hAnsi="Georgia" w:cs="Arial"/>
              </w:rPr>
            </w:pPr>
            <w:ins w:id="1868"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D45DA11" w14:textId="77777777" w:rsidR="008F456D" w:rsidRDefault="00000000">
            <w:pPr>
              <w:spacing w:after="0" w:line="240" w:lineRule="auto"/>
              <w:jc w:val="center"/>
              <w:rPr>
                <w:ins w:id="1869" w:author="Jade Raposa [2]" w:date="2024-10-17T00:45:00Z"/>
                <w:rFonts w:ascii="Georgia" w:eastAsia="Times New Roman" w:hAnsi="Georgia" w:cs="Arial"/>
              </w:rPr>
            </w:pPr>
            <w:ins w:id="1870" w:author="Jade Raposa [2]"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6BCB7E50" w14:textId="77777777" w:rsidR="008F456D" w:rsidRDefault="00000000">
            <w:pPr>
              <w:spacing w:after="0" w:line="240" w:lineRule="auto"/>
              <w:jc w:val="center"/>
              <w:rPr>
                <w:ins w:id="1871" w:author="Jade Raposa [2]" w:date="2024-10-17T00:45:00Z"/>
                <w:rFonts w:ascii="Georgia" w:eastAsia="Times New Roman" w:hAnsi="Georgia" w:cs="Arial"/>
              </w:rPr>
            </w:pPr>
            <w:ins w:id="1872"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78B9C67C" w14:textId="77777777" w:rsidR="008F456D" w:rsidRDefault="00000000">
            <w:pPr>
              <w:spacing w:after="0" w:line="240" w:lineRule="auto"/>
              <w:jc w:val="center"/>
              <w:rPr>
                <w:ins w:id="1873" w:author="Jade Raposa [2]" w:date="2024-10-17T00:45:00Z"/>
                <w:rFonts w:ascii="Georgia" w:eastAsia="Times New Roman" w:hAnsi="Georgia" w:cs="Arial"/>
              </w:rPr>
            </w:pPr>
            <w:ins w:id="1874"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A0073F8" w14:textId="77777777" w:rsidR="008F456D" w:rsidRDefault="00000000">
            <w:pPr>
              <w:spacing w:after="0" w:line="240" w:lineRule="auto"/>
              <w:jc w:val="center"/>
              <w:rPr>
                <w:ins w:id="1875" w:author="Jade Raposa [2]" w:date="2024-10-17T00:45:00Z"/>
                <w:rFonts w:ascii="Georgia" w:eastAsia="Times New Roman" w:hAnsi="Georgia" w:cs="Arial"/>
              </w:rPr>
            </w:pPr>
            <w:ins w:id="1876"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E6D9A61" w14:textId="77777777" w:rsidR="008F456D" w:rsidRDefault="00000000">
            <w:pPr>
              <w:spacing w:after="0" w:line="240" w:lineRule="auto"/>
              <w:jc w:val="center"/>
              <w:rPr>
                <w:ins w:id="1877" w:author="Jade Raposa [2]" w:date="2024-10-17T00:45:00Z"/>
                <w:rFonts w:ascii="Georgia" w:eastAsia="Times New Roman" w:hAnsi="Georgia" w:cs="Arial"/>
              </w:rPr>
            </w:pPr>
            <w:ins w:id="1878"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5DC8584C" w14:textId="77777777" w:rsidR="008F456D" w:rsidRDefault="00000000">
            <w:pPr>
              <w:spacing w:after="0" w:line="240" w:lineRule="auto"/>
              <w:jc w:val="center"/>
              <w:rPr>
                <w:ins w:id="1879" w:author="Jade Raposa [2]" w:date="2024-10-17T00:45:00Z"/>
                <w:rFonts w:ascii="Georgia" w:eastAsia="Times New Roman" w:hAnsi="Georgia" w:cs="Arial"/>
                <w:b/>
                <w:bCs/>
              </w:rPr>
            </w:pPr>
            <w:ins w:id="1880" w:author="Jade Raposa [2]"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9F04C60" w14:textId="77777777" w:rsidR="008F456D" w:rsidRDefault="00000000">
            <w:pPr>
              <w:spacing w:after="0" w:line="240" w:lineRule="auto"/>
              <w:jc w:val="center"/>
              <w:rPr>
                <w:ins w:id="1881" w:author="Jade Raposa [2]" w:date="2024-10-17T00:45:00Z"/>
                <w:rFonts w:ascii="Georgia" w:eastAsia="Times New Roman" w:hAnsi="Georgia" w:cs="Arial"/>
              </w:rPr>
            </w:pPr>
            <w:ins w:id="1882" w:author="Jade Raposa [2]" w:date="2024-10-17T00:45:00Z">
              <w:r>
                <w:rPr>
                  <w:rFonts w:ascii="Georgia" w:eastAsia="Times New Roman" w:hAnsi="Georgia" w:cs="Arial"/>
                </w:rPr>
                <w:t>More than What is Expected</w:t>
              </w:r>
            </w:ins>
          </w:p>
        </w:tc>
      </w:tr>
      <w:tr w:rsidR="008F456D" w14:paraId="37453F9D"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4ADBFDB6" w14:textId="77777777" w:rsidR="008F456D" w:rsidRDefault="008F456D">
            <w:pPr>
              <w:spacing w:after="0" w:line="240" w:lineRule="auto"/>
              <w:jc w:val="center"/>
              <w:rPr>
                <w:ins w:id="1883" w:author="Jade Raposa [2]"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4A0FCE4" w14:textId="77777777" w:rsidR="008F456D" w:rsidRDefault="00000000">
            <w:pPr>
              <w:spacing w:after="0" w:line="240" w:lineRule="auto"/>
              <w:rPr>
                <w:ins w:id="1884" w:author="Jade Raposa [2]" w:date="2024-10-17T00:45:00Z"/>
                <w:rFonts w:ascii="Georgia" w:eastAsia="Times New Roman" w:hAnsi="Georgia" w:cs="Arial"/>
                <w:b/>
                <w:bCs/>
              </w:rPr>
            </w:pPr>
            <w:ins w:id="1885" w:author="Jade Raposa [2]" w:date="2024-10-17T00:45:00Z">
              <w:r>
                <w:rPr>
                  <w:rFonts w:ascii="Georgia" w:eastAsia="Times New Roman" w:hAnsi="Georgia" w:cs="Arial"/>
                  <w:b/>
                  <w:bCs/>
                  <w:i/>
                  <w:iCs/>
                </w:rPr>
                <w:t>Sub-Average (4)</w:t>
              </w:r>
            </w:ins>
          </w:p>
        </w:tc>
        <w:tc>
          <w:tcPr>
            <w:tcW w:w="1160" w:type="dxa"/>
            <w:tcBorders>
              <w:top w:val="nil"/>
              <w:left w:val="nil"/>
              <w:bottom w:val="single" w:sz="4" w:space="0" w:color="auto"/>
              <w:right w:val="single" w:sz="4" w:space="0" w:color="auto"/>
            </w:tcBorders>
            <w:shd w:val="clear" w:color="auto" w:fill="auto"/>
            <w:vAlign w:val="center"/>
          </w:tcPr>
          <w:p w14:paraId="5F12A57F" w14:textId="77777777" w:rsidR="008F456D" w:rsidRDefault="00000000">
            <w:pPr>
              <w:spacing w:after="0" w:line="240" w:lineRule="auto"/>
              <w:jc w:val="center"/>
              <w:rPr>
                <w:ins w:id="1886" w:author="Jade Raposa [2]" w:date="2024-10-17T00:45:00Z"/>
                <w:rFonts w:ascii="Georgia" w:eastAsia="Times New Roman" w:hAnsi="Georgia" w:cs="Arial"/>
                <w:b/>
                <w:bCs/>
              </w:rPr>
            </w:pPr>
            <w:ins w:id="1887" w:author="Jade Raposa [2]" w:date="2024-10-17T00:45:00Z">
              <w:r>
                <w:rPr>
                  <w:rFonts w:ascii="Georgia" w:eastAsia="Times New Roman" w:hAnsi="Georgia" w:cs="Arial"/>
                  <w:b/>
                  <w:bCs/>
                </w:rPr>
                <w:t>4.20</w:t>
              </w:r>
            </w:ins>
          </w:p>
        </w:tc>
        <w:tc>
          <w:tcPr>
            <w:tcW w:w="1818" w:type="dxa"/>
            <w:tcBorders>
              <w:top w:val="nil"/>
              <w:left w:val="nil"/>
              <w:bottom w:val="single" w:sz="4" w:space="0" w:color="auto"/>
              <w:right w:val="single" w:sz="4" w:space="0" w:color="auto"/>
            </w:tcBorders>
            <w:shd w:val="clear" w:color="auto" w:fill="auto"/>
            <w:vAlign w:val="center"/>
          </w:tcPr>
          <w:p w14:paraId="6963DDEA" w14:textId="77777777" w:rsidR="008F456D" w:rsidRDefault="00000000">
            <w:pPr>
              <w:spacing w:after="0" w:line="240" w:lineRule="auto"/>
              <w:jc w:val="center"/>
              <w:rPr>
                <w:ins w:id="1888" w:author="Jade Raposa [2]" w:date="2024-10-17T00:45:00Z"/>
                <w:rFonts w:ascii="Georgia" w:eastAsia="Times New Roman" w:hAnsi="Georgia" w:cs="Arial"/>
                <w:b/>
                <w:bCs/>
              </w:rPr>
            </w:pPr>
            <w:ins w:id="1889" w:author="Jade Raposa [2]" w:date="2024-10-17T00:45:00Z">
              <w:r>
                <w:rPr>
                  <w:rFonts w:ascii="Georgia" w:eastAsia="Times New Roman" w:hAnsi="Georgia" w:cs="Arial"/>
                </w:rPr>
                <w:t>More than What is Expected</w:t>
              </w:r>
            </w:ins>
          </w:p>
        </w:tc>
      </w:tr>
      <w:tr w:rsidR="008F456D" w14:paraId="5F876816" w14:textId="77777777">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76A62932" w14:textId="77777777" w:rsidR="008F456D" w:rsidRDefault="00000000">
            <w:pPr>
              <w:spacing w:after="0" w:line="240" w:lineRule="auto"/>
              <w:jc w:val="center"/>
              <w:rPr>
                <w:ins w:id="1890" w:author="Jade Raposa [2]" w:date="2024-10-17T00:45:00Z"/>
                <w:rFonts w:ascii="Georgia" w:eastAsia="Times New Roman" w:hAnsi="Georgia" w:cs="Arial"/>
              </w:rPr>
            </w:pPr>
            <w:ins w:id="1891" w:author="Jade Raposa [2]" w:date="2024-10-17T00:45:00Z">
              <w:r>
                <w:rPr>
                  <w:rFonts w:ascii="Georgia" w:eastAsia="Times New Roman" w:hAnsi="Georgia" w:cs="Arial"/>
                </w:rPr>
                <w:t xml:space="preserve">5. </w:t>
              </w:r>
              <w:r>
                <w:rPr>
                  <w:rFonts w:ascii="Georgia" w:eastAsia="Times New Roman" w:hAnsi="Georgia" w:cs="Arial"/>
                  <w:b/>
                  <w:bCs/>
                </w:rPr>
                <w:t>Reliability</w:t>
              </w:r>
              <w:r>
                <w:rPr>
                  <w:rFonts w:ascii="Georgia" w:eastAsia="Times New Roman" w:hAnsi="Georgia" w:cs="Arial"/>
                </w:rPr>
                <w:t xml:space="preserve"> </w:t>
              </w:r>
              <w:r>
                <w:rPr>
                  <w:rFonts w:ascii="Georgia" w:eastAsia="Times New Roman" w:hAnsi="Georgia" w:cs="Arial"/>
                  <w:i/>
                  <w:iCs/>
                </w:rPr>
                <w:t>is the capability of the system or component performs specified functions under specified conditions for a specified period of time.</w:t>
              </w:r>
            </w:ins>
          </w:p>
        </w:tc>
      </w:tr>
      <w:tr w:rsidR="008F456D" w14:paraId="111BAE0A" w14:textId="77777777">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68B0F6D2" w14:textId="77777777" w:rsidR="008F456D" w:rsidRDefault="008F456D">
            <w:pPr>
              <w:spacing w:after="0" w:line="240" w:lineRule="auto"/>
              <w:jc w:val="center"/>
              <w:rPr>
                <w:ins w:id="1892"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F9C688" w14:textId="77777777" w:rsidR="008F456D" w:rsidRDefault="00000000">
            <w:pPr>
              <w:spacing w:after="0" w:line="240" w:lineRule="auto"/>
              <w:jc w:val="center"/>
              <w:rPr>
                <w:ins w:id="1893" w:author="Jade Raposa [2]" w:date="2024-10-17T00:45:00Z"/>
                <w:rFonts w:ascii="Georgia" w:eastAsia="Times New Roman" w:hAnsi="Georgia" w:cs="Arial"/>
                <w:i/>
                <w:iCs/>
              </w:rPr>
            </w:pPr>
            <w:ins w:id="1894" w:author="Jade Raposa [2]" w:date="2024-10-17T00:45:00Z">
              <w:r>
                <w:rPr>
                  <w:rFonts w:ascii="Georgia" w:eastAsia="Times New Roman" w:hAnsi="Georgia" w:cs="Arial"/>
                  <w:i/>
                  <w:iCs/>
                </w:rPr>
                <w:t>Maturity</w:t>
              </w:r>
            </w:ins>
          </w:p>
        </w:tc>
        <w:tc>
          <w:tcPr>
            <w:tcW w:w="448" w:type="dxa"/>
            <w:tcBorders>
              <w:top w:val="nil"/>
              <w:left w:val="nil"/>
              <w:bottom w:val="single" w:sz="4" w:space="0" w:color="auto"/>
              <w:right w:val="single" w:sz="4" w:space="0" w:color="auto"/>
            </w:tcBorders>
            <w:shd w:val="clear" w:color="auto" w:fill="auto"/>
            <w:vAlign w:val="center"/>
          </w:tcPr>
          <w:p w14:paraId="74422CFD" w14:textId="77777777" w:rsidR="008F456D" w:rsidRDefault="00000000">
            <w:pPr>
              <w:spacing w:after="0" w:line="240" w:lineRule="auto"/>
              <w:jc w:val="center"/>
              <w:rPr>
                <w:ins w:id="1895" w:author="Jade Raposa [2]" w:date="2024-10-17T00:45:00Z"/>
                <w:rFonts w:ascii="Georgia" w:eastAsia="Times New Roman" w:hAnsi="Georgia" w:cs="Arial"/>
              </w:rPr>
            </w:pPr>
            <w:ins w:id="1896"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9C4E118" w14:textId="77777777" w:rsidR="008F456D" w:rsidRDefault="00000000">
            <w:pPr>
              <w:spacing w:after="0" w:line="240" w:lineRule="auto"/>
              <w:jc w:val="center"/>
              <w:rPr>
                <w:ins w:id="1897" w:author="Jade Raposa [2]" w:date="2024-10-17T00:45:00Z"/>
                <w:rFonts w:ascii="Georgia" w:eastAsia="Times New Roman" w:hAnsi="Georgia" w:cs="Arial"/>
              </w:rPr>
            </w:pPr>
            <w:ins w:id="1898" w:author="Jade Raposa [2]"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00FC20E0" w14:textId="77777777" w:rsidR="008F456D" w:rsidRDefault="00000000">
            <w:pPr>
              <w:spacing w:after="0" w:line="240" w:lineRule="auto"/>
              <w:jc w:val="center"/>
              <w:rPr>
                <w:ins w:id="1899" w:author="Jade Raposa [2]" w:date="2024-10-17T00:45:00Z"/>
                <w:rFonts w:ascii="Georgia" w:eastAsia="Times New Roman" w:hAnsi="Georgia" w:cs="Arial"/>
              </w:rPr>
            </w:pPr>
            <w:ins w:id="1900"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6385EBF8" w14:textId="77777777" w:rsidR="008F456D" w:rsidRDefault="00000000">
            <w:pPr>
              <w:spacing w:after="0" w:line="240" w:lineRule="auto"/>
              <w:jc w:val="center"/>
              <w:rPr>
                <w:ins w:id="1901" w:author="Jade Raposa [2]" w:date="2024-10-17T00:45:00Z"/>
                <w:rFonts w:ascii="Georgia" w:eastAsia="Times New Roman" w:hAnsi="Georgia" w:cs="Arial"/>
              </w:rPr>
            </w:pPr>
            <w:ins w:id="1902"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3BA6496" w14:textId="77777777" w:rsidR="008F456D" w:rsidRDefault="00000000">
            <w:pPr>
              <w:spacing w:after="0" w:line="240" w:lineRule="auto"/>
              <w:jc w:val="center"/>
              <w:rPr>
                <w:ins w:id="1903" w:author="Jade Raposa [2]" w:date="2024-10-17T00:45:00Z"/>
                <w:rFonts w:ascii="Georgia" w:eastAsia="Times New Roman" w:hAnsi="Georgia" w:cs="Arial"/>
              </w:rPr>
            </w:pPr>
            <w:ins w:id="1904"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0B1851D" w14:textId="77777777" w:rsidR="008F456D" w:rsidRDefault="00000000">
            <w:pPr>
              <w:spacing w:after="0" w:line="240" w:lineRule="auto"/>
              <w:jc w:val="center"/>
              <w:rPr>
                <w:ins w:id="1905" w:author="Jade Raposa [2]" w:date="2024-10-17T00:45:00Z"/>
                <w:rFonts w:ascii="Georgia" w:eastAsia="Times New Roman" w:hAnsi="Georgia" w:cs="Arial"/>
              </w:rPr>
            </w:pPr>
            <w:ins w:id="1906"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54C9355" w14:textId="77777777" w:rsidR="008F456D" w:rsidRDefault="00000000">
            <w:pPr>
              <w:spacing w:after="0" w:line="240" w:lineRule="auto"/>
              <w:jc w:val="center"/>
              <w:rPr>
                <w:ins w:id="1907" w:author="Jade Raposa [2]" w:date="2024-10-17T00:45:00Z"/>
                <w:rFonts w:ascii="Georgia" w:eastAsia="Times New Roman" w:hAnsi="Georgia" w:cs="Arial"/>
                <w:b/>
                <w:bCs/>
              </w:rPr>
            </w:pPr>
            <w:ins w:id="1908" w:author="Jade Raposa [2]"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15BD1001" w14:textId="77777777" w:rsidR="008F456D" w:rsidRDefault="00000000">
            <w:pPr>
              <w:spacing w:after="0" w:line="240" w:lineRule="auto"/>
              <w:jc w:val="center"/>
              <w:rPr>
                <w:ins w:id="1909" w:author="Jade Raposa [2]" w:date="2024-10-17T00:45:00Z"/>
                <w:rFonts w:ascii="Georgia" w:eastAsia="Times New Roman" w:hAnsi="Georgia" w:cs="Arial"/>
              </w:rPr>
            </w:pPr>
            <w:ins w:id="1910" w:author="Jade Raposa [2]" w:date="2024-10-17T00:45:00Z">
              <w:r>
                <w:rPr>
                  <w:rFonts w:ascii="Georgia" w:eastAsia="Times New Roman" w:hAnsi="Georgia" w:cs="Arial"/>
                </w:rPr>
                <w:t>Presence of The Expectation</w:t>
              </w:r>
            </w:ins>
          </w:p>
        </w:tc>
      </w:tr>
      <w:tr w:rsidR="008F456D" w14:paraId="3E30D6E6"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6DF06788" w14:textId="77777777" w:rsidR="008F456D" w:rsidRDefault="008F456D">
            <w:pPr>
              <w:spacing w:after="0" w:line="240" w:lineRule="auto"/>
              <w:jc w:val="center"/>
              <w:rPr>
                <w:ins w:id="1911"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AC0CB8F" w14:textId="77777777" w:rsidR="008F456D" w:rsidRDefault="00000000">
            <w:pPr>
              <w:spacing w:after="0" w:line="240" w:lineRule="auto"/>
              <w:jc w:val="center"/>
              <w:rPr>
                <w:ins w:id="1912" w:author="Jade Raposa [2]" w:date="2024-10-17T00:45:00Z"/>
                <w:rFonts w:ascii="Georgia" w:eastAsia="Times New Roman" w:hAnsi="Georgia" w:cs="Arial"/>
                <w:i/>
                <w:iCs/>
              </w:rPr>
            </w:pPr>
            <w:ins w:id="1913" w:author="Jade Raposa [2]" w:date="2024-10-17T00:45:00Z">
              <w:r>
                <w:rPr>
                  <w:rFonts w:ascii="Georgia" w:eastAsia="Times New Roman" w:hAnsi="Georgia" w:cs="Arial"/>
                  <w:i/>
                  <w:iCs/>
                </w:rPr>
                <w:t>Availability</w:t>
              </w:r>
            </w:ins>
          </w:p>
        </w:tc>
        <w:tc>
          <w:tcPr>
            <w:tcW w:w="448" w:type="dxa"/>
            <w:tcBorders>
              <w:top w:val="nil"/>
              <w:left w:val="nil"/>
              <w:bottom w:val="single" w:sz="4" w:space="0" w:color="auto"/>
              <w:right w:val="single" w:sz="4" w:space="0" w:color="auto"/>
            </w:tcBorders>
            <w:shd w:val="clear" w:color="auto" w:fill="auto"/>
            <w:vAlign w:val="center"/>
          </w:tcPr>
          <w:p w14:paraId="114E103B" w14:textId="77777777" w:rsidR="008F456D" w:rsidRDefault="00000000">
            <w:pPr>
              <w:spacing w:after="0" w:line="240" w:lineRule="auto"/>
              <w:jc w:val="center"/>
              <w:rPr>
                <w:ins w:id="1914" w:author="Jade Raposa [2]" w:date="2024-10-17T00:45:00Z"/>
                <w:rFonts w:ascii="Georgia" w:eastAsia="Times New Roman" w:hAnsi="Georgia" w:cs="Arial"/>
              </w:rPr>
            </w:pPr>
            <w:ins w:id="1915"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7AD174C2" w14:textId="77777777" w:rsidR="008F456D" w:rsidRDefault="00000000">
            <w:pPr>
              <w:spacing w:after="0" w:line="240" w:lineRule="auto"/>
              <w:jc w:val="center"/>
              <w:rPr>
                <w:ins w:id="1916" w:author="Jade Raposa [2]" w:date="2024-10-17T00:45:00Z"/>
                <w:rFonts w:ascii="Georgia" w:eastAsia="Times New Roman" w:hAnsi="Georgia" w:cs="Arial"/>
              </w:rPr>
            </w:pPr>
            <w:ins w:id="1917" w:author="Jade Raposa [2]"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507921B3" w14:textId="77777777" w:rsidR="008F456D" w:rsidRDefault="00000000">
            <w:pPr>
              <w:spacing w:after="0" w:line="240" w:lineRule="auto"/>
              <w:jc w:val="center"/>
              <w:rPr>
                <w:ins w:id="1918" w:author="Jade Raposa [2]" w:date="2024-10-17T00:45:00Z"/>
                <w:rFonts w:ascii="Georgia" w:eastAsia="Times New Roman" w:hAnsi="Georgia" w:cs="Arial"/>
              </w:rPr>
            </w:pPr>
            <w:ins w:id="1919"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520EA72B" w14:textId="77777777" w:rsidR="008F456D" w:rsidRDefault="00000000">
            <w:pPr>
              <w:spacing w:after="0" w:line="240" w:lineRule="auto"/>
              <w:jc w:val="center"/>
              <w:rPr>
                <w:ins w:id="1920" w:author="Jade Raposa [2]" w:date="2024-10-17T00:45:00Z"/>
                <w:rFonts w:ascii="Georgia" w:eastAsia="Times New Roman" w:hAnsi="Georgia" w:cs="Arial"/>
              </w:rPr>
            </w:pPr>
            <w:ins w:id="1921"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72FFFFB" w14:textId="77777777" w:rsidR="008F456D" w:rsidRDefault="00000000">
            <w:pPr>
              <w:spacing w:after="0" w:line="240" w:lineRule="auto"/>
              <w:jc w:val="center"/>
              <w:rPr>
                <w:ins w:id="1922" w:author="Jade Raposa [2]" w:date="2024-10-17T00:45:00Z"/>
                <w:rFonts w:ascii="Georgia" w:eastAsia="Times New Roman" w:hAnsi="Georgia" w:cs="Arial"/>
              </w:rPr>
            </w:pPr>
            <w:ins w:id="1923"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277BEE1E" w14:textId="77777777" w:rsidR="008F456D" w:rsidRDefault="00000000">
            <w:pPr>
              <w:spacing w:after="0" w:line="240" w:lineRule="auto"/>
              <w:jc w:val="center"/>
              <w:rPr>
                <w:ins w:id="1924" w:author="Jade Raposa [2]" w:date="2024-10-17T00:45:00Z"/>
                <w:rFonts w:ascii="Georgia" w:eastAsia="Times New Roman" w:hAnsi="Georgia" w:cs="Arial"/>
              </w:rPr>
            </w:pPr>
            <w:ins w:id="1925"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586AB5A3" w14:textId="77777777" w:rsidR="008F456D" w:rsidRDefault="00000000">
            <w:pPr>
              <w:spacing w:after="0" w:line="240" w:lineRule="auto"/>
              <w:jc w:val="center"/>
              <w:rPr>
                <w:ins w:id="1926" w:author="Jade Raposa [2]" w:date="2024-10-17T00:45:00Z"/>
                <w:rFonts w:ascii="Georgia" w:eastAsia="Times New Roman" w:hAnsi="Georgia" w:cs="Arial"/>
                <w:b/>
                <w:bCs/>
              </w:rPr>
            </w:pPr>
            <w:ins w:id="1927" w:author="Jade Raposa [2]"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10C705A9" w14:textId="77777777" w:rsidR="008F456D" w:rsidRDefault="00000000">
            <w:pPr>
              <w:spacing w:after="0" w:line="240" w:lineRule="auto"/>
              <w:jc w:val="center"/>
              <w:rPr>
                <w:ins w:id="1928" w:author="Jade Raposa [2]" w:date="2024-10-17T00:45:00Z"/>
                <w:rFonts w:ascii="Georgia" w:eastAsia="Times New Roman" w:hAnsi="Georgia" w:cs="Arial"/>
              </w:rPr>
            </w:pPr>
            <w:ins w:id="1929" w:author="Jade Raposa [2]" w:date="2024-10-17T00:45:00Z">
              <w:r>
                <w:rPr>
                  <w:rFonts w:ascii="Georgia" w:eastAsia="Times New Roman" w:hAnsi="Georgia" w:cs="Arial"/>
                </w:rPr>
                <w:t>More than What is Expected</w:t>
              </w:r>
            </w:ins>
          </w:p>
        </w:tc>
      </w:tr>
      <w:tr w:rsidR="008F456D" w14:paraId="08D04AC3"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72B0F95D" w14:textId="77777777" w:rsidR="008F456D" w:rsidRDefault="008F456D">
            <w:pPr>
              <w:spacing w:after="0" w:line="240" w:lineRule="auto"/>
              <w:jc w:val="center"/>
              <w:rPr>
                <w:ins w:id="1930" w:author="Jade Raposa [2]" w:date="2024-10-17T00:45:00Z"/>
                <w:rFonts w:ascii="Georgia" w:eastAsia="Times New Roman" w:hAnsi="Georgia" w:cs="Arial"/>
                <w:b/>
                <w:bCs/>
              </w:rPr>
            </w:pPr>
          </w:p>
          <w:p w14:paraId="0A5B4D63" w14:textId="77777777" w:rsidR="008F456D" w:rsidRDefault="008F456D">
            <w:pPr>
              <w:rPr>
                <w:ins w:id="1931" w:author="Jade Raposa [2]" w:date="2024-10-17T00:45:00Z"/>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tcPr>
          <w:p w14:paraId="6BB49851" w14:textId="77777777" w:rsidR="008F456D" w:rsidRDefault="00000000">
            <w:pPr>
              <w:spacing w:after="0" w:line="240" w:lineRule="auto"/>
              <w:rPr>
                <w:ins w:id="1932" w:author="Jade Raposa [2]" w:date="2024-10-17T00:45:00Z"/>
                <w:rFonts w:ascii="Georgia" w:eastAsia="Times New Roman" w:hAnsi="Georgia" w:cs="Arial"/>
                <w:b/>
                <w:bCs/>
              </w:rPr>
            </w:pPr>
            <w:ins w:id="1933" w:author="Jade Raposa [2]" w:date="2024-10-17T00:45:00Z">
              <w:r>
                <w:rPr>
                  <w:rFonts w:ascii="Georgia" w:eastAsia="Times New Roman" w:hAnsi="Georgia" w:cs="Arial"/>
                  <w:b/>
                  <w:bCs/>
                  <w:i/>
                  <w:iCs/>
                </w:rPr>
                <w:t>Sub-Average (5)</w:t>
              </w:r>
            </w:ins>
          </w:p>
        </w:tc>
        <w:tc>
          <w:tcPr>
            <w:tcW w:w="1160" w:type="dxa"/>
            <w:tcBorders>
              <w:top w:val="nil"/>
              <w:left w:val="nil"/>
              <w:bottom w:val="single" w:sz="4" w:space="0" w:color="auto"/>
              <w:right w:val="single" w:sz="4" w:space="0" w:color="auto"/>
            </w:tcBorders>
            <w:shd w:val="clear" w:color="auto" w:fill="auto"/>
            <w:vAlign w:val="center"/>
          </w:tcPr>
          <w:p w14:paraId="0A4454F7" w14:textId="77777777" w:rsidR="008F456D" w:rsidRDefault="00000000">
            <w:pPr>
              <w:spacing w:after="0" w:line="240" w:lineRule="auto"/>
              <w:jc w:val="center"/>
              <w:rPr>
                <w:ins w:id="1934" w:author="Jade Raposa [2]" w:date="2024-10-17T00:45:00Z"/>
                <w:rFonts w:ascii="Georgia" w:eastAsia="Times New Roman" w:hAnsi="Georgia" w:cs="Arial"/>
                <w:b/>
                <w:bCs/>
              </w:rPr>
            </w:pPr>
            <w:ins w:id="1935" w:author="Jade Raposa [2]"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7A7C2CD1" w14:textId="77777777" w:rsidR="008F456D" w:rsidRDefault="00000000">
            <w:pPr>
              <w:spacing w:after="0" w:line="240" w:lineRule="auto"/>
              <w:jc w:val="center"/>
              <w:rPr>
                <w:ins w:id="1936" w:author="Jade Raposa [2]" w:date="2024-10-17T00:45:00Z"/>
                <w:rFonts w:ascii="Georgia" w:eastAsia="Times New Roman" w:hAnsi="Georgia" w:cs="Arial"/>
                <w:b/>
                <w:bCs/>
              </w:rPr>
            </w:pPr>
            <w:ins w:id="1937" w:author="Jade Raposa [2]" w:date="2024-10-17T00:45:00Z">
              <w:r>
                <w:rPr>
                  <w:rFonts w:ascii="Georgia" w:eastAsia="Times New Roman" w:hAnsi="Georgia" w:cs="Arial"/>
                </w:rPr>
                <w:t>More than What is Expected</w:t>
              </w:r>
            </w:ins>
          </w:p>
        </w:tc>
      </w:tr>
      <w:tr w:rsidR="008F456D" w14:paraId="18546473" w14:textId="77777777">
        <w:trPr>
          <w:trHeight w:val="450"/>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39D0BFA1" w14:textId="77777777" w:rsidR="008F456D" w:rsidRDefault="00000000">
            <w:pPr>
              <w:spacing w:after="0" w:line="240" w:lineRule="auto"/>
              <w:jc w:val="center"/>
              <w:rPr>
                <w:ins w:id="1938" w:author="Jade Raposa [2]" w:date="2024-10-17T00:45:00Z"/>
                <w:rFonts w:ascii="Georgia" w:eastAsia="Times New Roman" w:hAnsi="Georgia" w:cs="Arial"/>
              </w:rPr>
            </w:pPr>
            <w:ins w:id="1939" w:author="Jade Raposa [2]" w:date="2024-10-17T00:45:00Z">
              <w:r>
                <w:rPr>
                  <w:rFonts w:ascii="Georgia" w:eastAsia="Times New Roman" w:hAnsi="Georgia" w:cs="Arial"/>
                </w:rPr>
                <w:t xml:space="preserve">6. </w:t>
              </w:r>
              <w:r>
                <w:rPr>
                  <w:rFonts w:ascii="Georgia" w:eastAsia="Times New Roman" w:hAnsi="Georgia" w:cs="Arial"/>
                  <w:b/>
                  <w:bCs/>
                </w:rPr>
                <w:t>Security</w:t>
              </w:r>
              <w:r>
                <w:rPr>
                  <w:rFonts w:ascii="Georgia" w:eastAsia="Times New Roman" w:hAnsi="Georgia" w:cs="Arial"/>
                </w:rPr>
                <w:t xml:space="preserve"> </w:t>
              </w:r>
              <w:r>
                <w:rPr>
                  <w:rFonts w:ascii="Georgia" w:eastAsia="Times New Roman" w:hAnsi="Georgia" w:cs="Arial"/>
                  <w:i/>
                  <w:iCs/>
                </w:rPr>
                <w:t>is the capability of the system to system protects information and data so that persons or other products or systems have the degree of data access appropriate to their types and levels of authorization.</w:t>
              </w:r>
            </w:ins>
          </w:p>
        </w:tc>
      </w:tr>
    </w:tbl>
    <w:p w14:paraId="32700003" w14:textId="77777777" w:rsidR="008F456D" w:rsidRDefault="008F456D">
      <w:pPr>
        <w:spacing w:after="0" w:line="240" w:lineRule="auto"/>
        <w:jc w:val="center"/>
        <w:rPr>
          <w:del w:id="1940" w:author="Jade Raposa [2]" w:date="2024-10-17T00:29:00Z"/>
          <w:rFonts w:ascii="Georgia" w:eastAsia="Times New Roman" w:hAnsi="Georgia" w:cs="Arial"/>
          <w:b/>
          <w:bCs/>
        </w:rPr>
        <w:sectPr w:rsidR="008F456D">
          <w:pgSz w:w="12240" w:h="15840"/>
          <w:pgMar w:top="1710" w:right="1440" w:bottom="1440" w:left="1440" w:header="708" w:footer="708" w:gutter="0"/>
          <w:pgNumType w:start="1"/>
          <w:cols w:space="708"/>
          <w:titlePg/>
          <w:docGrid w:linePitch="360"/>
        </w:sectPr>
      </w:pPr>
    </w:p>
    <w:p w14:paraId="007FAE76" w14:textId="77777777" w:rsidR="008F456D" w:rsidRDefault="008F456D">
      <w:pPr>
        <w:rPr>
          <w:ins w:id="1941" w:author="Jade Raposa [2]" w:date="2024-10-17T00:30:00Z"/>
          <w:rFonts w:ascii="Georgia" w:eastAsia="Times New Roman" w:hAnsi="Georgia" w:cs="Arial"/>
          <w:b/>
          <w:bCs/>
        </w:rPr>
      </w:pPr>
    </w:p>
    <w:p w14:paraId="7C37250E" w14:textId="77777777" w:rsidR="008F456D" w:rsidRDefault="008F456D">
      <w:pPr>
        <w:spacing w:after="0" w:line="240" w:lineRule="auto"/>
        <w:jc w:val="center"/>
        <w:rPr>
          <w:del w:id="1942" w:author="Jade Raposa [2]" w:date="2024-10-17T00:30:00Z"/>
          <w:rFonts w:ascii="Georgia" w:eastAsia="Times New Roman" w:hAnsi="Georgia" w:cs="Arial"/>
        </w:rPr>
        <w:sectPr w:rsidR="008F456D">
          <w:headerReference w:type="default" r:id="rId119"/>
          <w:pgSz w:w="12240" w:h="15840"/>
          <w:pgMar w:top="1710" w:right="1440" w:bottom="1440" w:left="1440" w:header="708" w:footer="708" w:gutter="0"/>
          <w:pgNumType w:start="1"/>
          <w:cols w:space="708"/>
          <w:titlePg/>
          <w:docGrid w:linePitch="360"/>
        </w:sectPr>
      </w:pPr>
    </w:p>
    <w:tbl>
      <w:tblPr>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8F456D" w14:paraId="1B9B905D" w14:textId="77777777">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172ED686"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AE893CA"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Confidentiality</w:t>
            </w:r>
          </w:p>
        </w:tc>
        <w:tc>
          <w:tcPr>
            <w:tcW w:w="448" w:type="dxa"/>
            <w:tcBorders>
              <w:top w:val="nil"/>
              <w:left w:val="nil"/>
              <w:bottom w:val="single" w:sz="4" w:space="0" w:color="auto"/>
              <w:right w:val="single" w:sz="4" w:space="0" w:color="auto"/>
            </w:tcBorders>
            <w:shd w:val="clear" w:color="auto" w:fill="auto"/>
            <w:vAlign w:val="center"/>
          </w:tcPr>
          <w:p w14:paraId="4758B26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C01F4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557D0A8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909190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D113E4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98E76B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96C42C9"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94AF4B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459ADBA"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39FDFEE0"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027AEF7"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Integrity</w:t>
            </w:r>
          </w:p>
        </w:tc>
        <w:tc>
          <w:tcPr>
            <w:tcW w:w="448" w:type="dxa"/>
            <w:tcBorders>
              <w:top w:val="nil"/>
              <w:left w:val="nil"/>
              <w:bottom w:val="single" w:sz="4" w:space="0" w:color="auto"/>
              <w:right w:val="single" w:sz="4" w:space="0" w:color="auto"/>
            </w:tcBorders>
            <w:shd w:val="clear" w:color="auto" w:fill="auto"/>
            <w:vAlign w:val="center"/>
          </w:tcPr>
          <w:p w14:paraId="019CE357"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ACA43A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C92C067"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4EC0728"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DDB7E4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887F6C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3123437"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3C69DD4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Presence of The Expectation</w:t>
            </w:r>
          </w:p>
        </w:tc>
      </w:tr>
      <w:tr w:rsidR="008F456D" w14:paraId="385427D3" w14:textId="77777777">
        <w:trPr>
          <w:trHeight w:val="541"/>
        </w:trPr>
        <w:tc>
          <w:tcPr>
            <w:tcW w:w="970" w:type="dxa"/>
            <w:vMerge/>
            <w:tcBorders>
              <w:top w:val="nil"/>
              <w:left w:val="single" w:sz="4" w:space="0" w:color="auto"/>
              <w:bottom w:val="single" w:sz="4" w:space="0" w:color="auto"/>
              <w:right w:val="single" w:sz="4" w:space="0" w:color="auto"/>
            </w:tcBorders>
            <w:vAlign w:val="center"/>
          </w:tcPr>
          <w:p w14:paraId="3F6A8B5E"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57163F8"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Non-repudiation</w:t>
            </w:r>
          </w:p>
        </w:tc>
        <w:tc>
          <w:tcPr>
            <w:tcW w:w="448" w:type="dxa"/>
            <w:tcBorders>
              <w:top w:val="nil"/>
              <w:left w:val="nil"/>
              <w:bottom w:val="single" w:sz="4" w:space="0" w:color="auto"/>
              <w:right w:val="single" w:sz="4" w:space="0" w:color="auto"/>
            </w:tcBorders>
            <w:shd w:val="clear" w:color="auto" w:fill="auto"/>
            <w:vAlign w:val="center"/>
          </w:tcPr>
          <w:p w14:paraId="3829ACA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1D1E09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BA274E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026B663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D3BEF9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F64526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6B8EC7D"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6F55596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Presence of The Expectation</w:t>
            </w:r>
          </w:p>
        </w:tc>
      </w:tr>
      <w:tr w:rsidR="008F456D" w14:paraId="45D1C650"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0F88AE49"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992D7D3"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Authenticity</w:t>
            </w:r>
          </w:p>
        </w:tc>
        <w:tc>
          <w:tcPr>
            <w:tcW w:w="448" w:type="dxa"/>
            <w:tcBorders>
              <w:top w:val="nil"/>
              <w:left w:val="nil"/>
              <w:bottom w:val="single" w:sz="4" w:space="0" w:color="auto"/>
              <w:right w:val="single" w:sz="4" w:space="0" w:color="auto"/>
            </w:tcBorders>
            <w:shd w:val="clear" w:color="auto" w:fill="auto"/>
            <w:vAlign w:val="center"/>
          </w:tcPr>
          <w:p w14:paraId="6759FA4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01E29FB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157B2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92375C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06AD4A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D6DA1D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1E6FA3F"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151AF26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Far More than What is Expected</w:t>
            </w:r>
          </w:p>
        </w:tc>
      </w:tr>
      <w:tr w:rsidR="008F456D" w14:paraId="44C07B3E"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1BB1CFB2"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88AC496" w14:textId="77777777" w:rsidR="008F456D" w:rsidRDefault="00000000">
            <w:pPr>
              <w:spacing w:after="0" w:line="240" w:lineRule="auto"/>
              <w:rPr>
                <w:rFonts w:ascii="Georgia" w:eastAsia="Times New Roman" w:hAnsi="Georgia" w:cs="Arial"/>
                <w:b/>
                <w:bCs/>
              </w:rPr>
            </w:pPr>
            <w:r>
              <w:rPr>
                <w:rFonts w:ascii="Georgia" w:eastAsia="Times New Roman" w:hAnsi="Georgia" w:cs="Arial"/>
                <w:b/>
                <w:bCs/>
                <w:i/>
                <w:iCs/>
              </w:rPr>
              <w:t>Sub-Average (6)</w:t>
            </w:r>
          </w:p>
        </w:tc>
        <w:tc>
          <w:tcPr>
            <w:tcW w:w="1160" w:type="dxa"/>
            <w:tcBorders>
              <w:top w:val="nil"/>
              <w:left w:val="nil"/>
              <w:bottom w:val="single" w:sz="4" w:space="0" w:color="auto"/>
              <w:right w:val="single" w:sz="4" w:space="0" w:color="auto"/>
            </w:tcBorders>
            <w:shd w:val="clear" w:color="auto" w:fill="auto"/>
            <w:vAlign w:val="center"/>
          </w:tcPr>
          <w:p w14:paraId="7EA4A5ED"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D7E639F"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7F035383" w14:textId="77777777">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2744C10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 xml:space="preserve">7. </w:t>
            </w:r>
            <w:r>
              <w:rPr>
                <w:rFonts w:ascii="Georgia" w:eastAsia="Times New Roman" w:hAnsi="Georgia" w:cs="Arial"/>
                <w:b/>
                <w:bCs/>
              </w:rPr>
              <w:t>Maintainability</w:t>
            </w:r>
            <w:r>
              <w:rPr>
                <w:rFonts w:ascii="Georgia" w:eastAsia="Times New Roman" w:hAnsi="Georgia" w:cs="Arial"/>
              </w:rPr>
              <w:t xml:space="preserve"> </w:t>
            </w:r>
            <w:r>
              <w:rPr>
                <w:rFonts w:ascii="Georgia" w:eastAsia="Times New Roman" w:hAnsi="Georgia" w:cs="Arial"/>
                <w:i/>
                <w:iCs/>
              </w:rPr>
              <w:t>is the capability of the system can be modified to improve it, correct it or adapt it to changes in environment, and in requirements.</w:t>
            </w:r>
          </w:p>
        </w:tc>
      </w:tr>
      <w:tr w:rsidR="008F456D" w14:paraId="223DEFC0" w14:textId="77777777">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DA7D4A2"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A95110F"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0737EC1C" w14:textId="77777777">
        <w:trPr>
          <w:trHeight w:val="522"/>
        </w:trPr>
        <w:tc>
          <w:tcPr>
            <w:tcW w:w="970" w:type="dxa"/>
            <w:vMerge/>
            <w:tcBorders>
              <w:top w:val="nil"/>
              <w:left w:val="single" w:sz="4" w:space="0" w:color="auto"/>
              <w:bottom w:val="single" w:sz="4" w:space="0" w:color="auto"/>
              <w:right w:val="single" w:sz="4" w:space="0" w:color="auto"/>
            </w:tcBorders>
            <w:vAlign w:val="center"/>
          </w:tcPr>
          <w:p w14:paraId="3D23609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113DFB92"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4E241BE" w14:textId="77777777">
        <w:trPr>
          <w:trHeight w:val="949"/>
        </w:trPr>
        <w:tc>
          <w:tcPr>
            <w:tcW w:w="970" w:type="dxa"/>
            <w:vMerge/>
            <w:tcBorders>
              <w:top w:val="nil"/>
              <w:left w:val="single" w:sz="4" w:space="0" w:color="auto"/>
              <w:bottom w:val="single" w:sz="4" w:space="0" w:color="auto"/>
              <w:right w:val="single" w:sz="4" w:space="0" w:color="auto"/>
            </w:tcBorders>
            <w:vAlign w:val="center"/>
          </w:tcPr>
          <w:p w14:paraId="0769A120"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A570FE1"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60E0534C" w14:textId="77777777">
        <w:trPr>
          <w:trHeight w:val="541"/>
        </w:trPr>
        <w:tc>
          <w:tcPr>
            <w:tcW w:w="970" w:type="dxa"/>
            <w:vMerge/>
            <w:tcBorders>
              <w:top w:val="nil"/>
              <w:left w:val="single" w:sz="4" w:space="0" w:color="auto"/>
              <w:bottom w:val="single" w:sz="4" w:space="0" w:color="auto"/>
              <w:right w:val="single" w:sz="4" w:space="0" w:color="auto"/>
            </w:tcBorders>
            <w:vAlign w:val="center"/>
          </w:tcPr>
          <w:p w14:paraId="3700E24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F67A5E"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Far More than What is Expected</w:t>
            </w:r>
          </w:p>
        </w:tc>
      </w:tr>
      <w:tr w:rsidR="008F456D" w14:paraId="5F15A6AB" w14:textId="77777777">
        <w:trPr>
          <w:trHeight w:val="812"/>
        </w:trPr>
        <w:tc>
          <w:tcPr>
            <w:tcW w:w="970" w:type="dxa"/>
            <w:vMerge/>
            <w:tcBorders>
              <w:top w:val="nil"/>
              <w:left w:val="single" w:sz="4" w:space="0" w:color="auto"/>
              <w:bottom w:val="single" w:sz="4" w:space="0" w:color="auto"/>
              <w:right w:val="single" w:sz="4" w:space="0" w:color="auto"/>
            </w:tcBorders>
            <w:vAlign w:val="center"/>
          </w:tcPr>
          <w:p w14:paraId="18E8841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B1F81E1"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33633F77"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5CA7C483"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35681BA4" w14:textId="77777777" w:rsidR="008F456D" w:rsidRDefault="00000000">
            <w:pPr>
              <w:spacing w:after="0" w:line="240" w:lineRule="auto"/>
              <w:rPr>
                <w:rFonts w:ascii="Georgia" w:eastAsia="Times New Roman" w:hAnsi="Georgia" w:cs="Arial"/>
                <w:b/>
                <w:bCs/>
              </w:rPr>
            </w:pPr>
            <w:r>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16B185A8" w14:textId="77777777">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0186985E"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8. Portability</w:t>
            </w:r>
            <w:r>
              <w:rPr>
                <w:rFonts w:ascii="Georgia" w:eastAsia="Times New Roman" w:hAnsi="Georgia" w:cs="Arial"/>
              </w:rPr>
              <w:t xml:space="preserve"> </w:t>
            </w:r>
            <w:r>
              <w:rPr>
                <w:rFonts w:ascii="Georgia" w:eastAsia="Times New Roman" w:hAnsi="Georgia" w:cs="Arial"/>
                <w:i/>
                <w:iCs/>
              </w:rPr>
              <w:t>is the capability of the software to be transferred from one environment to another.</w:t>
            </w:r>
          </w:p>
        </w:tc>
      </w:tr>
      <w:tr w:rsidR="008F456D" w14:paraId="71B70C49" w14:textId="77777777">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3614E5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07C81C"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30576A2" w14:textId="77777777">
        <w:trPr>
          <w:trHeight w:val="270"/>
        </w:trPr>
        <w:tc>
          <w:tcPr>
            <w:tcW w:w="970" w:type="dxa"/>
            <w:vMerge/>
            <w:tcBorders>
              <w:top w:val="nil"/>
              <w:left w:val="single" w:sz="4" w:space="0" w:color="auto"/>
              <w:bottom w:val="single" w:sz="4" w:space="0" w:color="auto"/>
              <w:right w:val="single" w:sz="4" w:space="0" w:color="auto"/>
            </w:tcBorders>
            <w:vAlign w:val="center"/>
          </w:tcPr>
          <w:p w14:paraId="165F42FC"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F9977C4"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B1998B0" w14:textId="77777777">
        <w:trPr>
          <w:trHeight w:val="949"/>
        </w:trPr>
        <w:tc>
          <w:tcPr>
            <w:tcW w:w="970" w:type="dxa"/>
            <w:vMerge/>
            <w:tcBorders>
              <w:top w:val="nil"/>
              <w:left w:val="single" w:sz="4" w:space="0" w:color="auto"/>
              <w:bottom w:val="single" w:sz="4" w:space="0" w:color="auto"/>
              <w:right w:val="single" w:sz="4" w:space="0" w:color="auto"/>
            </w:tcBorders>
            <w:vAlign w:val="center"/>
          </w:tcPr>
          <w:p w14:paraId="43A4F22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9EB9392"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B7030CE" w14:textId="77777777">
        <w:trPr>
          <w:trHeight w:val="541"/>
        </w:trPr>
        <w:tc>
          <w:tcPr>
            <w:tcW w:w="970" w:type="dxa"/>
            <w:vMerge/>
            <w:tcBorders>
              <w:top w:val="nil"/>
              <w:left w:val="single" w:sz="4" w:space="0" w:color="auto"/>
              <w:bottom w:val="single" w:sz="4" w:space="0" w:color="auto"/>
              <w:right w:val="single" w:sz="4" w:space="0" w:color="auto"/>
            </w:tcBorders>
            <w:vAlign w:val="center"/>
          </w:tcPr>
          <w:p w14:paraId="30036BC9"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E4ABB50"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56D6160" w14:textId="77777777">
        <w:trPr>
          <w:trHeight w:val="812"/>
        </w:trPr>
        <w:tc>
          <w:tcPr>
            <w:tcW w:w="970" w:type="dxa"/>
            <w:vMerge/>
            <w:tcBorders>
              <w:top w:val="nil"/>
              <w:left w:val="single" w:sz="4" w:space="0" w:color="auto"/>
              <w:bottom w:val="single" w:sz="4" w:space="0" w:color="auto"/>
              <w:right w:val="single" w:sz="4" w:space="0" w:color="auto"/>
            </w:tcBorders>
            <w:vAlign w:val="center"/>
          </w:tcPr>
          <w:p w14:paraId="7A0D342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9612BB"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AD35952" w14:textId="77777777">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703D5CCA"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346A507" w14:textId="77777777" w:rsidR="008F456D" w:rsidRDefault="00000000">
            <w:pPr>
              <w:spacing w:after="0" w:line="240" w:lineRule="auto"/>
              <w:rPr>
                <w:rFonts w:ascii="Georgia" w:eastAsia="Times New Roman" w:hAnsi="Georgia" w:cs="Arial"/>
                <w:b/>
                <w:bCs/>
              </w:rPr>
            </w:pPr>
            <w:r>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7212969C" w14:textId="77777777">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09165C3C"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tcPr>
          <w:p w14:paraId="7F08FB9D" w14:textId="77777777" w:rsidR="008F456D" w:rsidRDefault="00000000">
            <w:pPr>
              <w:spacing w:after="0" w:line="240" w:lineRule="auto"/>
              <w:rPr>
                <w:rFonts w:ascii="Georgia" w:eastAsia="Times New Roman" w:hAnsi="Georgia" w:cs="Arial"/>
                <w:b/>
                <w:bCs/>
              </w:rPr>
            </w:pPr>
            <w:r>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bl>
    <w:p w14:paraId="11C23CC1" w14:textId="77777777" w:rsidR="008F456D" w:rsidRDefault="008F456D">
      <w:pPr>
        <w:spacing w:line="480" w:lineRule="auto"/>
        <w:ind w:firstLine="720"/>
        <w:jc w:val="both"/>
        <w:rPr>
          <w:ins w:id="1943" w:author="Jade Raposa [2]" w:date="2024-10-17T00:43:00Z"/>
          <w:rFonts w:ascii="Georgia" w:eastAsia="Georgia" w:hAnsi="Georgia" w:cs="Georgia"/>
          <w:b/>
          <w:bCs/>
          <w:lang w:val="en-US"/>
        </w:rPr>
        <w:sectPr w:rsidR="008F456D">
          <w:headerReference w:type="default" r:id="rId120"/>
          <w:headerReference w:type="first" r:id="rId121"/>
          <w:pgSz w:w="12240" w:h="15840"/>
          <w:pgMar w:top="1710" w:right="1440" w:bottom="1440" w:left="1440" w:header="708" w:footer="708" w:gutter="0"/>
          <w:pgNumType w:start="1"/>
          <w:cols w:space="708"/>
          <w:titlePg/>
          <w:docGrid w:linePitch="360"/>
        </w:sectPr>
      </w:pPr>
    </w:p>
    <w:p w14:paraId="664B77ED" w14:textId="77777777" w:rsidR="008F456D" w:rsidRDefault="008F456D">
      <w:pPr>
        <w:spacing w:line="480" w:lineRule="auto"/>
        <w:jc w:val="center"/>
        <w:rPr>
          <w:del w:id="1964" w:author="Jade Raposa [2]" w:date="2024-10-17T00:41:00Z"/>
          <w:rFonts w:ascii="Georgia" w:eastAsia="Georgia" w:hAnsi="Georgia" w:cs="Georgia"/>
          <w:b/>
          <w:bCs/>
          <w:lang w:val="en-US"/>
        </w:rPr>
      </w:pPr>
    </w:p>
    <w:p w14:paraId="2761765F" w14:textId="77777777" w:rsidR="008F456D" w:rsidRDefault="008F456D">
      <w:pPr>
        <w:spacing w:line="480" w:lineRule="auto"/>
        <w:ind w:firstLine="720"/>
        <w:jc w:val="both"/>
        <w:rPr>
          <w:del w:id="1965" w:author="Jade Raposa [2]" w:date="2024-10-17T00:41:00Z"/>
          <w:rFonts w:ascii="Georgia" w:eastAsia="Georgia" w:hAnsi="Georgia" w:cs="Georgia"/>
          <w:bCs/>
          <w:lang w:val="en-US"/>
        </w:rPr>
        <w:sectPr w:rsidR="008F456D">
          <w:pgSz w:w="12240" w:h="15840"/>
          <w:pgMar w:top="1440" w:right="1440" w:bottom="1440" w:left="1440" w:header="708" w:footer="708" w:gutter="0"/>
          <w:pgNumType w:start="1"/>
          <w:cols w:space="708"/>
          <w:titlePg/>
          <w:docGrid w:linePitch="360"/>
        </w:sectPr>
      </w:pPr>
    </w:p>
    <w:p w14:paraId="32C98173" w14:textId="77777777" w:rsidR="008F456D" w:rsidRDefault="00000000">
      <w:pPr>
        <w:spacing w:line="480" w:lineRule="auto"/>
        <w:ind w:firstLine="720"/>
        <w:jc w:val="both"/>
        <w:rPr>
          <w:rFonts w:ascii="Georgia" w:hAnsi="Georgia"/>
        </w:rPr>
      </w:pPr>
      <w:r>
        <w:rPr>
          <w:rFonts w:ascii="Georgia" w:eastAsia="Georgia" w:hAnsi="Georgia" w:cs="Georgia"/>
          <w:bCs/>
          <w:lang w:val="en-US"/>
        </w:rPr>
        <w:t>Table C.1 shows the pilot testing results from IT professionals, assessing rea</w:t>
      </w:r>
      <w:ins w:id="1966" w:author="Jade Raposa [2]" w:date="2024-10-17T00:45:00Z">
        <w:r>
          <w:rPr>
            <w:rFonts w:ascii="Georgia" w:eastAsia="Georgia" w:hAnsi="Georgia" w:cs="Georgia"/>
            <w:bCs/>
            <w:lang w:val="en-US"/>
          </w:rPr>
          <w:t>da</w:t>
        </w:r>
      </w:ins>
      <w:r>
        <w:rPr>
          <w:rFonts w:ascii="Georgia" w:eastAsia="Georgia" w:hAnsi="Georgia" w:cs="Georgia"/>
          <w:bCs/>
          <w:lang w:val="en-US"/>
        </w:rPr>
        <w:t xml:space="preserve">bility, security, maintainability, and usability. It </w:t>
      </w:r>
      <w:r>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77777777" w:rsidR="008F456D" w:rsidRDefault="008F456D">
      <w:pPr>
        <w:spacing w:line="480" w:lineRule="auto"/>
        <w:rPr>
          <w:rFonts w:ascii="Georgia" w:eastAsia="Georgia" w:hAnsi="Georgia" w:cs="Georgia"/>
          <w:b/>
        </w:rPr>
      </w:pPr>
    </w:p>
    <w:p w14:paraId="34BD0F66" w14:textId="77777777" w:rsidR="008F456D" w:rsidRDefault="008F456D">
      <w:pPr>
        <w:spacing w:line="480" w:lineRule="auto"/>
        <w:jc w:val="center"/>
        <w:rPr>
          <w:rFonts w:ascii="Georgia" w:eastAsia="Georgia" w:hAnsi="Georgia" w:cs="Georgia"/>
          <w:b/>
        </w:rPr>
      </w:pPr>
    </w:p>
    <w:p w14:paraId="4C3CC34A" w14:textId="77777777" w:rsidR="008F456D" w:rsidRDefault="008F456D">
      <w:pPr>
        <w:spacing w:line="480" w:lineRule="auto"/>
        <w:jc w:val="center"/>
        <w:rPr>
          <w:rFonts w:ascii="Georgia" w:eastAsia="Georgia" w:hAnsi="Georgia" w:cs="Georgia"/>
          <w:b/>
        </w:rPr>
      </w:pPr>
    </w:p>
    <w:p w14:paraId="35ADEFCD" w14:textId="77777777" w:rsidR="008F456D" w:rsidRDefault="008F456D">
      <w:pPr>
        <w:spacing w:line="480" w:lineRule="auto"/>
        <w:jc w:val="center"/>
        <w:rPr>
          <w:rFonts w:ascii="Georgia" w:eastAsia="Georgia" w:hAnsi="Georgia" w:cs="Georgia"/>
          <w:b/>
        </w:rPr>
      </w:pPr>
    </w:p>
    <w:p w14:paraId="514363BE" w14:textId="77777777" w:rsidR="008F456D" w:rsidRDefault="008F456D">
      <w:pPr>
        <w:spacing w:line="480" w:lineRule="auto"/>
        <w:jc w:val="center"/>
        <w:rPr>
          <w:rFonts w:ascii="Georgia" w:eastAsia="Georgia" w:hAnsi="Georgia" w:cs="Georgia"/>
          <w:b/>
        </w:rPr>
      </w:pPr>
    </w:p>
    <w:p w14:paraId="0833DFC0" w14:textId="77777777" w:rsidR="008F456D" w:rsidRDefault="008F456D">
      <w:pPr>
        <w:spacing w:line="480" w:lineRule="auto"/>
        <w:jc w:val="center"/>
        <w:rPr>
          <w:rFonts w:ascii="Georgia" w:eastAsia="Georgia" w:hAnsi="Georgia" w:cs="Georgia"/>
          <w:b/>
        </w:rPr>
      </w:pPr>
    </w:p>
    <w:p w14:paraId="409BB62C" w14:textId="77777777" w:rsidR="008F456D" w:rsidRDefault="008F456D">
      <w:pPr>
        <w:spacing w:line="480" w:lineRule="auto"/>
        <w:jc w:val="center"/>
        <w:rPr>
          <w:rFonts w:ascii="Georgia" w:eastAsia="Georgia" w:hAnsi="Georgia" w:cs="Georgia"/>
          <w:b/>
        </w:rPr>
      </w:pPr>
    </w:p>
    <w:p w14:paraId="4B357F42" w14:textId="77777777" w:rsidR="008F456D" w:rsidRDefault="008F456D">
      <w:pPr>
        <w:spacing w:line="480" w:lineRule="auto"/>
        <w:jc w:val="center"/>
        <w:rPr>
          <w:rFonts w:ascii="Georgia" w:eastAsia="Georgia" w:hAnsi="Georgia" w:cs="Georgia"/>
          <w:b/>
        </w:rPr>
      </w:pPr>
    </w:p>
    <w:p w14:paraId="205A36ED" w14:textId="77777777" w:rsidR="008F456D" w:rsidRDefault="008F456D">
      <w:pPr>
        <w:spacing w:line="480" w:lineRule="auto"/>
        <w:jc w:val="center"/>
        <w:rPr>
          <w:rFonts w:ascii="Georgia" w:eastAsia="Georgia" w:hAnsi="Georgia" w:cs="Georgia"/>
          <w:b/>
        </w:rPr>
      </w:pPr>
    </w:p>
    <w:p w14:paraId="71299B8D" w14:textId="77777777" w:rsidR="008F456D" w:rsidRDefault="008F456D">
      <w:pPr>
        <w:spacing w:line="480" w:lineRule="auto"/>
        <w:jc w:val="center"/>
        <w:rPr>
          <w:rFonts w:ascii="Georgia" w:eastAsia="Georgia" w:hAnsi="Georgia" w:cs="Georgia"/>
          <w:b/>
        </w:rPr>
      </w:pPr>
    </w:p>
    <w:p w14:paraId="3B6C2F66" w14:textId="77777777" w:rsidR="008F456D" w:rsidRDefault="008F456D">
      <w:pPr>
        <w:spacing w:line="480" w:lineRule="auto"/>
        <w:jc w:val="center"/>
        <w:rPr>
          <w:rFonts w:ascii="Georgia" w:eastAsia="Georgia" w:hAnsi="Georgia" w:cs="Georgia"/>
          <w:b/>
        </w:rPr>
      </w:pPr>
    </w:p>
    <w:p w14:paraId="39F4B9E8" w14:textId="77777777" w:rsidR="008F456D" w:rsidRDefault="008F456D">
      <w:pPr>
        <w:spacing w:line="480" w:lineRule="auto"/>
        <w:jc w:val="center"/>
        <w:rPr>
          <w:del w:id="1967" w:author="Jade Raposa [2]" w:date="2024-10-17T00:45:00Z"/>
          <w:rFonts w:ascii="Georgia" w:eastAsia="Georgia" w:hAnsi="Georgia" w:cs="Georgia"/>
          <w:b/>
        </w:rPr>
      </w:pPr>
    </w:p>
    <w:p w14:paraId="3FEB50B0" w14:textId="77777777" w:rsidR="008F456D" w:rsidRDefault="008F456D">
      <w:pPr>
        <w:spacing w:line="480" w:lineRule="auto"/>
        <w:jc w:val="center"/>
        <w:rPr>
          <w:rFonts w:ascii="Georgia" w:eastAsia="Georgia" w:hAnsi="Georgia" w:cs="Georgia"/>
          <w:b/>
        </w:rPr>
      </w:pPr>
    </w:p>
    <w:p w14:paraId="3DD55C3C" w14:textId="77777777" w:rsidR="008F456D" w:rsidRDefault="008F456D">
      <w:pPr>
        <w:spacing w:line="480" w:lineRule="auto"/>
        <w:jc w:val="center"/>
        <w:rPr>
          <w:rFonts w:ascii="Georgia" w:eastAsia="Georgia" w:hAnsi="Georgia" w:cs="Georgia"/>
          <w:b/>
        </w:rPr>
        <w:sectPr w:rsidR="008F456D">
          <w:headerReference w:type="default" r:id="rId122"/>
          <w:headerReference w:type="first" r:id="rId123"/>
          <w:pgSz w:w="12240" w:h="15840"/>
          <w:pgMar w:top="1620" w:right="1440" w:bottom="1440" w:left="1440" w:header="708" w:footer="708" w:gutter="0"/>
          <w:pgNumType w:start="1"/>
          <w:cols w:space="708"/>
          <w:titlePg/>
          <w:docGrid w:linePitch="360"/>
        </w:sectPr>
      </w:pPr>
    </w:p>
    <w:p w14:paraId="5ED0BF09" w14:textId="77777777" w:rsidR="008F456D" w:rsidRDefault="00000000" w:rsidP="008F456D">
      <w:pPr>
        <w:pStyle w:val="Heading2"/>
        <w:spacing w:line="480" w:lineRule="auto"/>
        <w:jc w:val="center"/>
        <w:rPr>
          <w:rFonts w:eastAsia="Georgia"/>
        </w:rPr>
        <w:pPrChange w:id="1980" w:author="Jade Raposa [2]" w:date="2024-10-15T02:20:00Z">
          <w:pPr>
            <w:spacing w:line="480" w:lineRule="auto"/>
            <w:jc w:val="center"/>
          </w:pPr>
        </w:pPrChange>
      </w:pPr>
      <w:r>
        <w:rPr>
          <w:rFonts w:eastAsia="Georgia"/>
        </w:rPr>
        <w:lastRenderedPageBreak/>
        <w:t>APPENDIX D</w:t>
      </w:r>
    </w:p>
    <w:p w14:paraId="6C7FA114" w14:textId="77777777" w:rsidR="008F456D" w:rsidRDefault="00000000" w:rsidP="008F456D">
      <w:pPr>
        <w:spacing w:after="0" w:line="480" w:lineRule="auto"/>
        <w:jc w:val="center"/>
        <w:rPr>
          <w:rFonts w:ascii="Georgia" w:eastAsia="Georgia" w:hAnsi="Georgia" w:cs="Georgia"/>
          <w:b/>
        </w:rPr>
        <w:pPrChange w:id="1981" w:author="Jade Raposa [2]" w:date="2024-10-15T02:20:00Z">
          <w:pPr>
            <w:spacing w:line="480" w:lineRule="auto"/>
            <w:jc w:val="center"/>
          </w:pPr>
        </w:pPrChange>
      </w:pPr>
      <w:r>
        <w:rPr>
          <w:rFonts w:ascii="Georgia" w:eastAsia="Georgia" w:hAnsi="Georgia" w:cs="Georgia"/>
          <w:b/>
        </w:rPr>
        <w:t>USER MANUAL</w:t>
      </w:r>
    </w:p>
    <w:p w14:paraId="41833925" w14:textId="77777777" w:rsidR="008F456D" w:rsidRPr="008F456D" w:rsidRDefault="00000000" w:rsidP="008F456D">
      <w:pPr>
        <w:spacing w:line="360" w:lineRule="auto"/>
        <w:ind w:left="720"/>
        <w:rPr>
          <w:rFonts w:ascii="Georgia" w:hAnsi="Georgia"/>
          <w:b/>
          <w:bCs/>
          <w:rPrChange w:id="1982" w:author="Jade Raposa [2]" w:date="2024-10-15T02:18:00Z">
            <w:rPr>
              <w:b/>
              <w:bCs/>
            </w:rPr>
          </w:rPrChange>
        </w:rPr>
        <w:pPrChange w:id="1983" w:author="Jade Raposa [2]" w:date="2024-10-15T02:46:00Z">
          <w:pPr>
            <w:ind w:left="720"/>
          </w:pPr>
        </w:pPrChange>
      </w:pPr>
      <w:bookmarkStart w:id="1984" w:name="_Hlk179778553"/>
      <w:r>
        <w:rPr>
          <w:rFonts w:ascii="Georgia" w:hAnsi="Georgia"/>
          <w:b/>
          <w:bCs/>
          <w:rPrChange w:id="1985" w:author="Jade Raposa [2]" w:date="2024-10-15T02:18:00Z">
            <w:rPr>
              <w:b/>
              <w:bCs/>
            </w:rPr>
          </w:rPrChange>
        </w:rPr>
        <w:t>MENTEE SIDE:</w:t>
      </w:r>
    </w:p>
    <w:p w14:paraId="623405AC" w14:textId="77777777" w:rsidR="008F456D" w:rsidRPr="008F456D" w:rsidRDefault="00000000" w:rsidP="008F456D">
      <w:pPr>
        <w:pStyle w:val="ListParagraph"/>
        <w:numPr>
          <w:ilvl w:val="0"/>
          <w:numId w:val="16"/>
        </w:numPr>
        <w:spacing w:line="360" w:lineRule="auto"/>
        <w:ind w:left="1620" w:hanging="450"/>
        <w:rPr>
          <w:rFonts w:ascii="Georgia" w:hAnsi="Georgia"/>
          <w:b/>
          <w:bCs/>
          <w:rPrChange w:id="1986" w:author="Jade Raposa [2]" w:date="2024-10-15T02:18:00Z">
            <w:rPr>
              <w:b/>
              <w:bCs/>
            </w:rPr>
          </w:rPrChange>
        </w:rPr>
        <w:pPrChange w:id="1987" w:author="Jade Raposa [2]" w:date="2024-10-15T02:46:00Z">
          <w:pPr>
            <w:pStyle w:val="ListParagraph"/>
            <w:numPr>
              <w:numId w:val="16"/>
            </w:numPr>
            <w:ind w:left="2160" w:hanging="360"/>
          </w:pPr>
        </w:pPrChange>
      </w:pPr>
      <w:r>
        <w:rPr>
          <w:rFonts w:ascii="Georgia" w:hAnsi="Georgia"/>
          <w:rPrChange w:id="1988" w:author="Jade Raposa [2]" w:date="2024-10-15T02:18:00Z">
            <w:rPr/>
          </w:rPrChange>
        </w:rPr>
        <w:t xml:space="preserve">Select your role, the option is </w:t>
      </w:r>
      <w:r>
        <w:rPr>
          <w:rFonts w:ascii="Georgia" w:hAnsi="Georgia"/>
          <w:b/>
          <w:bCs/>
          <w:rPrChange w:id="1989" w:author="Jade Raposa [2]" w:date="2024-10-15T02:18:00Z">
            <w:rPr>
              <w:b/>
              <w:bCs/>
            </w:rPr>
          </w:rPrChange>
        </w:rPr>
        <w:t>“MENTEE”</w:t>
      </w:r>
    </w:p>
    <w:p w14:paraId="00CA9166" w14:textId="77777777" w:rsidR="008F456D" w:rsidRPr="008F456D" w:rsidRDefault="00000000" w:rsidP="008F456D">
      <w:pPr>
        <w:spacing w:line="360" w:lineRule="auto"/>
        <w:ind w:left="1620" w:hanging="450"/>
        <w:rPr>
          <w:rFonts w:ascii="Georgia" w:hAnsi="Georgia"/>
          <w:b/>
          <w:bCs/>
          <w:rPrChange w:id="1990" w:author="Jade Raposa [2]" w:date="2024-10-15T02:18:00Z">
            <w:rPr>
              <w:b/>
              <w:bCs/>
            </w:rPr>
          </w:rPrChange>
        </w:rPr>
        <w:pPrChange w:id="1991" w:author="Jade Raposa [2]" w:date="2024-10-15T02:46:00Z">
          <w:pPr>
            <w:ind w:left="720"/>
          </w:pPr>
        </w:pPrChange>
      </w:pPr>
      <w:r>
        <w:rPr>
          <w:rFonts w:ascii="Georgia" w:hAnsi="Georgia"/>
          <w:b/>
          <w:bCs/>
          <w:noProof/>
          <w:rPrChange w:id="1992" w:author="Jade Raposa [2]" w:date="2024-10-15T02:18:00Z">
            <w:rPr>
              <w:b/>
              <w:bCs/>
              <w:noProof/>
            </w:rPr>
          </w:rPrChange>
        </w:rPr>
        <w:drawing>
          <wp:anchor distT="0" distB="0" distL="114300" distR="114300" simplePos="0" relativeHeight="251669504" behindDoc="0" locked="0" layoutInCell="1" allowOverlap="1" wp14:anchorId="6922071E" wp14:editId="5977F6EB">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anchor>
        </w:drawing>
      </w:r>
    </w:p>
    <w:p w14:paraId="76389778" w14:textId="77777777" w:rsidR="008F456D" w:rsidRPr="008F456D" w:rsidRDefault="008F456D" w:rsidP="008F456D">
      <w:pPr>
        <w:spacing w:line="360" w:lineRule="auto"/>
        <w:ind w:left="1620" w:hanging="450"/>
        <w:rPr>
          <w:rFonts w:ascii="Georgia" w:hAnsi="Georgia"/>
          <w:b/>
          <w:bCs/>
          <w:rPrChange w:id="1993" w:author="Jade Raposa [2]" w:date="2024-10-15T02:18:00Z">
            <w:rPr>
              <w:b/>
              <w:bCs/>
            </w:rPr>
          </w:rPrChange>
        </w:rPr>
        <w:pPrChange w:id="1994" w:author="Jade Raposa [2]" w:date="2024-10-15T02:46:00Z">
          <w:pPr>
            <w:ind w:left="720"/>
          </w:pPr>
        </w:pPrChange>
      </w:pPr>
    </w:p>
    <w:p w14:paraId="7417D73E" w14:textId="77777777" w:rsidR="008F456D" w:rsidRPr="008F456D" w:rsidRDefault="008F456D" w:rsidP="008F456D">
      <w:pPr>
        <w:spacing w:line="360" w:lineRule="auto"/>
        <w:ind w:left="1620" w:hanging="450"/>
        <w:rPr>
          <w:rFonts w:ascii="Georgia" w:hAnsi="Georgia"/>
          <w:b/>
          <w:bCs/>
          <w:rPrChange w:id="1995" w:author="Jade Raposa [2]" w:date="2024-10-15T02:18:00Z">
            <w:rPr>
              <w:b/>
              <w:bCs/>
            </w:rPr>
          </w:rPrChange>
        </w:rPr>
        <w:pPrChange w:id="1996" w:author="Jade Raposa [2]" w:date="2024-10-15T02:46:00Z">
          <w:pPr>
            <w:ind w:left="720"/>
          </w:pPr>
        </w:pPrChange>
      </w:pPr>
    </w:p>
    <w:p w14:paraId="51A96C9E" w14:textId="77777777" w:rsidR="008F456D" w:rsidRPr="008F456D" w:rsidRDefault="008F456D" w:rsidP="008F456D">
      <w:pPr>
        <w:spacing w:line="360" w:lineRule="auto"/>
        <w:ind w:left="1620" w:hanging="450"/>
        <w:rPr>
          <w:rFonts w:ascii="Georgia" w:hAnsi="Georgia"/>
          <w:b/>
          <w:bCs/>
          <w:rPrChange w:id="1997" w:author="Jade Raposa [2]" w:date="2024-10-15T02:18:00Z">
            <w:rPr>
              <w:b/>
              <w:bCs/>
            </w:rPr>
          </w:rPrChange>
        </w:rPr>
        <w:pPrChange w:id="1998" w:author="Jade Raposa [2]" w:date="2024-10-15T02:46:00Z">
          <w:pPr>
            <w:ind w:left="720"/>
          </w:pPr>
        </w:pPrChange>
      </w:pPr>
    </w:p>
    <w:p w14:paraId="6BB8D66B" w14:textId="77777777" w:rsidR="008F456D" w:rsidRPr="008F456D" w:rsidRDefault="008F456D" w:rsidP="008F456D">
      <w:pPr>
        <w:spacing w:line="360" w:lineRule="auto"/>
        <w:ind w:left="1620" w:hanging="450"/>
        <w:rPr>
          <w:rFonts w:ascii="Georgia" w:hAnsi="Georgia"/>
          <w:b/>
          <w:bCs/>
          <w:rPrChange w:id="1999" w:author="Jade Raposa [2]" w:date="2024-10-15T02:18:00Z">
            <w:rPr>
              <w:b/>
              <w:bCs/>
            </w:rPr>
          </w:rPrChange>
        </w:rPr>
        <w:pPrChange w:id="2000" w:author="Jade Raposa [2]" w:date="2024-10-15T02:46:00Z">
          <w:pPr>
            <w:ind w:left="720"/>
          </w:pPr>
        </w:pPrChange>
      </w:pPr>
    </w:p>
    <w:p w14:paraId="2D06ABBA" w14:textId="77777777" w:rsidR="008F456D" w:rsidRPr="008F456D" w:rsidRDefault="00000000" w:rsidP="008F456D">
      <w:pPr>
        <w:spacing w:line="360" w:lineRule="auto"/>
        <w:ind w:left="1620" w:hanging="450"/>
        <w:rPr>
          <w:rFonts w:ascii="Georgia" w:hAnsi="Georgia"/>
          <w:b/>
          <w:bCs/>
          <w:rPrChange w:id="2001" w:author="Jade Raposa [2]" w:date="2024-10-15T02:18:00Z">
            <w:rPr>
              <w:b/>
              <w:bCs/>
            </w:rPr>
          </w:rPrChange>
        </w:rPr>
        <w:pPrChange w:id="2002" w:author="Jade Raposa [2]" w:date="2024-10-15T02:46:00Z">
          <w:pPr>
            <w:ind w:left="720"/>
          </w:pPr>
        </w:pPrChange>
      </w:pPr>
      <w:r>
        <w:rPr>
          <w:rFonts w:ascii="Georgia" w:hAnsi="Georgia"/>
          <w:b/>
          <w:bCs/>
          <w:noProof/>
          <w:rPrChange w:id="2003" w:author="Jade Raposa [2]" w:date="2024-10-15T02:18:00Z">
            <w:rPr>
              <w:b/>
              <w:bCs/>
              <w:noProof/>
            </w:rPr>
          </w:rPrChange>
        </w:rPr>
        <mc:AlternateContent>
          <mc:Choice Requires="wps">
            <w:drawing>
              <wp:anchor distT="0" distB="0" distL="114300" distR="114300" simplePos="0" relativeHeight="251695104" behindDoc="0" locked="0" layoutInCell="1" allowOverlap="1" wp14:anchorId="6A487A39" wp14:editId="7985C946">
                <wp:simplePos x="0" y="0"/>
                <wp:positionH relativeFrom="column">
                  <wp:posOffset>1837055</wp:posOffset>
                </wp:positionH>
                <wp:positionV relativeFrom="paragraph">
                  <wp:posOffset>115570</wp:posOffset>
                </wp:positionV>
                <wp:extent cx="135255" cy="271145"/>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6" o:spid="_x0000_s1026" o:spt="68" type="#_x0000_t68" style="position:absolute;left:0pt;margin-left:144.65pt;margin-top:9.1pt;height:21.35pt;width:10.65pt;z-index:251695104;v-text-anchor:middle;mso-width-relative:page;mso-height-relative:page;" fillcolor="#C00000" filled="t" stroked="t" coordsize="21600,21600" o:gfxdata="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4eiorWAAAACQEAAA8AAAAAAAAAAQAgAAAAIgAA&#10;AGRycy9kb3ducmV2LnhtbFBLAQIUABQAAAAIAIdO4kD6pVjUfAIAACMFAAAOAAAAAAAAAAEAIAAA&#10;ACUBAABkcnMvZTJvRG9jLnhtbFBLBQYAAAAABgAGAFkBAAATBgAAAAA=&#10;" adj="5399,5400">
                <v:fill on="t" focussize="0,0"/>
                <v:stroke weight="1pt" color="#172C51 [3204]" miterlimit="8" joinstyle="miter"/>
                <v:imagedata o:title=""/>
                <o:lock v:ext="edit" aspectratio="f"/>
              </v:shape>
            </w:pict>
          </mc:Fallback>
        </mc:AlternateContent>
      </w:r>
    </w:p>
    <w:p w14:paraId="73F6C4ED" w14:textId="77777777" w:rsidR="008F456D" w:rsidRPr="008F456D" w:rsidRDefault="008F456D" w:rsidP="008F456D">
      <w:pPr>
        <w:spacing w:line="360" w:lineRule="auto"/>
        <w:ind w:left="1620" w:hanging="450"/>
        <w:rPr>
          <w:rFonts w:ascii="Georgia" w:hAnsi="Georgia"/>
          <w:b/>
          <w:bCs/>
          <w:rPrChange w:id="2004" w:author="Jade Raposa [2]" w:date="2024-10-15T02:18:00Z">
            <w:rPr>
              <w:b/>
              <w:bCs/>
            </w:rPr>
          </w:rPrChange>
        </w:rPr>
        <w:pPrChange w:id="2005" w:author="Jade Raposa [2]" w:date="2024-10-15T02:46:00Z">
          <w:pPr>
            <w:ind w:left="720"/>
          </w:pPr>
        </w:pPrChange>
      </w:pPr>
    </w:p>
    <w:p w14:paraId="5CEDA771" w14:textId="77777777" w:rsidR="008F456D" w:rsidRPr="008F456D" w:rsidRDefault="008F456D" w:rsidP="008F456D">
      <w:pPr>
        <w:spacing w:line="360" w:lineRule="auto"/>
        <w:ind w:left="1620" w:hanging="450"/>
        <w:rPr>
          <w:del w:id="2006" w:author="Jade Raposa [2]" w:date="2024-10-15T02:47:00Z"/>
          <w:rFonts w:ascii="Georgia" w:hAnsi="Georgia"/>
          <w:b/>
          <w:bCs/>
          <w:rPrChange w:id="2007" w:author="Jade Raposa [2]" w:date="2024-10-15T02:18:00Z">
            <w:rPr>
              <w:del w:id="2008" w:author="Jade Raposa [2]" w:date="2024-10-15T02:47:00Z"/>
              <w:b/>
              <w:bCs/>
            </w:rPr>
          </w:rPrChange>
        </w:rPr>
        <w:pPrChange w:id="2009" w:author="Jade Raposa [2]" w:date="2024-10-15T02:46:00Z">
          <w:pPr>
            <w:ind w:left="720"/>
          </w:pPr>
        </w:pPrChange>
      </w:pPr>
    </w:p>
    <w:p w14:paraId="243D70E5" w14:textId="77777777" w:rsidR="008F456D" w:rsidRPr="008F456D" w:rsidRDefault="008F456D" w:rsidP="008F456D">
      <w:pPr>
        <w:spacing w:line="360" w:lineRule="auto"/>
        <w:rPr>
          <w:rFonts w:ascii="Georgia" w:hAnsi="Georgia"/>
          <w:b/>
          <w:bCs/>
          <w:rPrChange w:id="2010" w:author="Jade Raposa [2]" w:date="2024-10-15T02:18:00Z">
            <w:rPr>
              <w:b/>
              <w:bCs/>
            </w:rPr>
          </w:rPrChange>
        </w:rPr>
        <w:pPrChange w:id="2011" w:author="Jade Raposa [2]" w:date="2024-10-15T02:47:00Z">
          <w:pPr>
            <w:ind w:left="720"/>
          </w:pPr>
        </w:pPrChange>
      </w:pPr>
    </w:p>
    <w:p w14:paraId="6420C8AC" w14:textId="77777777" w:rsidR="008F456D" w:rsidRPr="008F456D" w:rsidRDefault="00000000" w:rsidP="008F456D">
      <w:pPr>
        <w:pStyle w:val="ListParagraph"/>
        <w:numPr>
          <w:ilvl w:val="0"/>
          <w:numId w:val="16"/>
        </w:numPr>
        <w:spacing w:line="360" w:lineRule="auto"/>
        <w:ind w:left="1620" w:hanging="450"/>
        <w:rPr>
          <w:rFonts w:ascii="Georgia" w:hAnsi="Georgia"/>
          <w:rPrChange w:id="2012" w:author="Jade Raposa [2]" w:date="2024-10-15T02:18:00Z">
            <w:rPr/>
          </w:rPrChange>
        </w:rPr>
        <w:pPrChange w:id="2013" w:author="Jade Raposa [2]" w:date="2024-10-15T02:46:00Z">
          <w:pPr>
            <w:pStyle w:val="ListParagraph"/>
            <w:numPr>
              <w:numId w:val="16"/>
            </w:numPr>
            <w:ind w:left="2160" w:hanging="360"/>
          </w:pPr>
        </w:pPrChange>
      </w:pPr>
      <w:r>
        <w:rPr>
          <w:rFonts w:ascii="Georgia" w:hAnsi="Georgia"/>
          <w:rPrChange w:id="2014" w:author="Jade Raposa [2]" w:date="2024-10-15T02:18:00Z">
            <w:rPr/>
          </w:rPrChange>
        </w:rPr>
        <w:t xml:space="preserve">Tap </w:t>
      </w:r>
      <w:r>
        <w:rPr>
          <w:rFonts w:ascii="Georgia" w:hAnsi="Georgia"/>
          <w:b/>
          <w:bCs/>
          <w:rPrChange w:id="2015" w:author="Jade Raposa [2]" w:date="2024-10-15T02:18:00Z">
            <w:rPr>
              <w:b/>
              <w:bCs/>
            </w:rPr>
          </w:rPrChange>
        </w:rPr>
        <w:t>“SIGN UP”</w:t>
      </w:r>
      <w:r>
        <w:rPr>
          <w:rFonts w:ascii="Georgia" w:hAnsi="Georgia"/>
          <w:rPrChange w:id="2016" w:author="Jade Raposa [2]" w:date="2024-10-15T02:18:00Z">
            <w:rPr/>
          </w:rPrChange>
        </w:rPr>
        <w:t xml:space="preserve"> to create an account. Make sure to use your </w:t>
      </w:r>
      <w:r>
        <w:rPr>
          <w:rFonts w:ascii="Georgia" w:hAnsi="Georgia"/>
          <w:b/>
          <w:bCs/>
          <w:rPrChange w:id="2017" w:author="Jade Raposa [2]" w:date="2024-10-15T02:18:00Z">
            <w:rPr>
              <w:b/>
              <w:bCs/>
            </w:rPr>
          </w:rPrChange>
        </w:rPr>
        <w:t>“@dwc-legazpi.edu”</w:t>
      </w:r>
      <w:r>
        <w:rPr>
          <w:rFonts w:ascii="Georgia" w:hAnsi="Georgia"/>
          <w:rPrChange w:id="2018" w:author="Jade Raposa [2]" w:date="2024-10-15T02:18:00Z">
            <w:rPr/>
          </w:rPrChange>
        </w:rPr>
        <w:t xml:space="preserve"> email.</w:t>
      </w:r>
    </w:p>
    <w:p w14:paraId="58BF5343" w14:textId="77777777" w:rsidR="008F456D" w:rsidRPr="008F456D" w:rsidRDefault="00000000" w:rsidP="008F456D">
      <w:pPr>
        <w:spacing w:line="360" w:lineRule="auto"/>
        <w:ind w:left="1620" w:hanging="450"/>
        <w:rPr>
          <w:rFonts w:ascii="Georgia" w:hAnsi="Georgia"/>
          <w:rPrChange w:id="2019" w:author="Jade Raposa [2]" w:date="2024-10-15T02:18:00Z">
            <w:rPr/>
          </w:rPrChange>
        </w:rPr>
        <w:pPrChange w:id="2020" w:author="Jade Raposa [2]" w:date="2024-10-15T02:46:00Z">
          <w:pPr>
            <w:ind w:left="720"/>
          </w:pPr>
        </w:pPrChange>
      </w:pPr>
      <w:r>
        <w:rPr>
          <w:rFonts w:ascii="Georgia" w:hAnsi="Georgia"/>
          <w:b/>
          <w:bCs/>
          <w:noProof/>
          <w:rPrChange w:id="2021" w:author="Jade Raposa [2]" w:date="2024-10-15T02:18:00Z">
            <w:rPr>
              <w:b/>
              <w:bCs/>
              <w:noProof/>
            </w:rPr>
          </w:rPrChange>
        </w:rPr>
        <w:drawing>
          <wp:anchor distT="0" distB="0" distL="114300" distR="114300" simplePos="0" relativeHeight="251670528" behindDoc="0" locked="0" layoutInCell="1" allowOverlap="1" wp14:anchorId="1C878A34" wp14:editId="16CDA57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a:picLocks noChangeAspect="1"/>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anchor>
        </w:drawing>
      </w:r>
    </w:p>
    <w:p w14:paraId="3EEA16F1" w14:textId="77777777" w:rsidR="008F456D" w:rsidRPr="008F456D" w:rsidRDefault="008F456D" w:rsidP="008F456D">
      <w:pPr>
        <w:spacing w:line="360" w:lineRule="auto"/>
        <w:ind w:left="1620" w:hanging="450"/>
        <w:rPr>
          <w:rFonts w:ascii="Georgia" w:hAnsi="Georgia"/>
          <w:rPrChange w:id="2022" w:author="Jade Raposa [2]" w:date="2024-10-15T02:18:00Z">
            <w:rPr/>
          </w:rPrChange>
        </w:rPr>
        <w:pPrChange w:id="2023" w:author="Jade Raposa [2]" w:date="2024-10-15T02:46:00Z">
          <w:pPr>
            <w:ind w:left="720"/>
          </w:pPr>
        </w:pPrChange>
      </w:pPr>
    </w:p>
    <w:p w14:paraId="357F0114" w14:textId="77777777" w:rsidR="008F456D" w:rsidRPr="008F456D" w:rsidRDefault="008F456D" w:rsidP="008F456D">
      <w:pPr>
        <w:spacing w:line="360" w:lineRule="auto"/>
        <w:ind w:left="1620" w:hanging="450"/>
        <w:rPr>
          <w:rFonts w:ascii="Georgia" w:hAnsi="Georgia"/>
          <w:rPrChange w:id="2024" w:author="Jade Raposa [2]" w:date="2024-10-15T02:18:00Z">
            <w:rPr/>
          </w:rPrChange>
        </w:rPr>
        <w:pPrChange w:id="2025" w:author="Jade Raposa [2]" w:date="2024-10-15T02:46:00Z">
          <w:pPr>
            <w:ind w:left="720"/>
          </w:pPr>
        </w:pPrChange>
      </w:pPr>
    </w:p>
    <w:p w14:paraId="64593AD3" w14:textId="77777777" w:rsidR="008F456D" w:rsidRPr="008F456D" w:rsidRDefault="008F456D" w:rsidP="008F456D">
      <w:pPr>
        <w:spacing w:line="360" w:lineRule="auto"/>
        <w:ind w:left="1620" w:hanging="450"/>
        <w:rPr>
          <w:rFonts w:ascii="Georgia" w:hAnsi="Georgia"/>
          <w:rPrChange w:id="2026" w:author="Jade Raposa [2]" w:date="2024-10-15T02:18:00Z">
            <w:rPr/>
          </w:rPrChange>
        </w:rPr>
        <w:pPrChange w:id="2027" w:author="Jade Raposa [2]" w:date="2024-10-15T02:46:00Z">
          <w:pPr>
            <w:ind w:left="720"/>
          </w:pPr>
        </w:pPrChange>
      </w:pPr>
    </w:p>
    <w:p w14:paraId="4E329355" w14:textId="77777777" w:rsidR="008F456D" w:rsidRPr="008F456D" w:rsidRDefault="00000000" w:rsidP="008F456D">
      <w:pPr>
        <w:spacing w:line="360" w:lineRule="auto"/>
        <w:ind w:left="1620" w:hanging="450"/>
        <w:rPr>
          <w:rFonts w:ascii="Georgia" w:hAnsi="Georgia"/>
          <w:rPrChange w:id="2028" w:author="Jade Raposa [2]" w:date="2024-10-15T02:18:00Z">
            <w:rPr/>
          </w:rPrChange>
        </w:rPr>
        <w:pPrChange w:id="2029" w:author="Jade Raposa [2]" w:date="2024-10-15T02:46:00Z">
          <w:pPr>
            <w:ind w:left="720"/>
          </w:pPr>
        </w:pPrChange>
      </w:pPr>
      <w:r>
        <w:rPr>
          <w:rFonts w:ascii="Georgia" w:hAnsi="Georgia"/>
          <w:b/>
          <w:bCs/>
          <w:noProof/>
          <w:rPrChange w:id="2030" w:author="Jade Raposa [2]" w:date="2024-10-15T02:18:00Z">
            <w:rPr>
              <w:b/>
              <w:bCs/>
              <w:noProof/>
            </w:rPr>
          </w:rPrChange>
        </w:rPr>
        <mc:AlternateContent>
          <mc:Choice Requires="wps">
            <w:drawing>
              <wp:anchor distT="0" distB="0" distL="114300" distR="114300" simplePos="0" relativeHeight="251696128" behindDoc="0" locked="0" layoutInCell="1" allowOverlap="1" wp14:anchorId="6A517F06" wp14:editId="5382FD3E">
                <wp:simplePos x="0" y="0"/>
                <wp:positionH relativeFrom="column">
                  <wp:posOffset>2016760</wp:posOffset>
                </wp:positionH>
                <wp:positionV relativeFrom="paragraph">
                  <wp:posOffset>97155</wp:posOffset>
                </wp:positionV>
                <wp:extent cx="135255" cy="271145"/>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6" o:spid="_x0000_s1026" o:spt="68" type="#_x0000_t68" style="position:absolute;left:0pt;margin-left:158.8pt;margin-top:7.65pt;height:21.35pt;width:10.65pt;z-index:251696128;v-text-anchor:middle;mso-width-relative:page;mso-height-relative:page;" fillcolor="#C00000" filled="t" stroked="t" coordsize="21600,21600" o:gfxdata="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eEGhx1gAAAAkBAAAPAAAAAAAAAAEAIAAAACIA&#10;AABkcnMvZG93bnJldi54bWxQSwECFAAUAAAACACHTuJAdCrALX0CAAAjBQAADgAAAAAAAAABACAA&#10;AAAlAQAAZHJzL2Uyb0RvYy54bWxQSwUGAAAAAAYABgBZAQAAFAYAAAAA&#10;" adj="5399,5400">
                <v:fill on="t" focussize="0,0"/>
                <v:stroke weight="1pt" color="#172C51 [3204]" miterlimit="8" joinstyle="miter"/>
                <v:imagedata o:title=""/>
                <o:lock v:ext="edit" aspectratio="f"/>
              </v:shape>
            </w:pict>
          </mc:Fallback>
        </mc:AlternateContent>
      </w:r>
    </w:p>
    <w:p w14:paraId="054B0630" w14:textId="77777777" w:rsidR="008F456D" w:rsidRDefault="008F456D">
      <w:pPr>
        <w:spacing w:line="360" w:lineRule="auto"/>
        <w:rPr>
          <w:del w:id="2031" w:author="Jade Raposa [2]" w:date="2024-10-17T00:49:00Z"/>
          <w:rFonts w:ascii="Georgia" w:hAnsi="Georgia"/>
        </w:rPr>
      </w:pPr>
    </w:p>
    <w:p w14:paraId="6C2D0B8D" w14:textId="77777777" w:rsidR="008F456D" w:rsidRDefault="008F456D">
      <w:pPr>
        <w:spacing w:line="360" w:lineRule="auto"/>
        <w:ind w:left="1620" w:hanging="450"/>
        <w:rPr>
          <w:ins w:id="2032" w:author="Jade Raposa [2]" w:date="2024-10-17T00:51:00Z"/>
          <w:rFonts w:ascii="Georgia" w:hAnsi="Georgia"/>
        </w:rPr>
      </w:pPr>
    </w:p>
    <w:p w14:paraId="365AC7B0" w14:textId="77777777" w:rsidR="008F456D" w:rsidRDefault="008F456D">
      <w:pPr>
        <w:spacing w:line="360" w:lineRule="auto"/>
        <w:ind w:left="1620" w:hanging="450"/>
        <w:rPr>
          <w:ins w:id="2033" w:author="Jade Raposa [2]" w:date="2024-10-17T00:51:00Z"/>
          <w:rFonts w:ascii="Georgia" w:hAnsi="Georgia"/>
        </w:rPr>
      </w:pPr>
    </w:p>
    <w:p w14:paraId="5A975658" w14:textId="77777777" w:rsidR="008F456D" w:rsidRPr="008F456D" w:rsidRDefault="008F456D" w:rsidP="008F456D">
      <w:pPr>
        <w:spacing w:line="360" w:lineRule="auto"/>
        <w:ind w:left="1620" w:hanging="450"/>
        <w:rPr>
          <w:ins w:id="2034" w:author="Jade Raposa [2]" w:date="2024-10-17T00:51:00Z"/>
          <w:rFonts w:ascii="Georgia" w:hAnsi="Georgia"/>
          <w:rPrChange w:id="2035" w:author="Jade Raposa [2]" w:date="2024-10-15T02:18:00Z">
            <w:rPr>
              <w:ins w:id="2036" w:author="Jade Raposa [2]" w:date="2024-10-17T00:51:00Z"/>
            </w:rPr>
          </w:rPrChange>
        </w:rPr>
        <w:pPrChange w:id="2037" w:author="Jade Raposa [2]" w:date="2024-10-15T02:46:00Z">
          <w:pPr>
            <w:ind w:left="720"/>
          </w:pPr>
        </w:pPrChange>
      </w:pPr>
    </w:p>
    <w:p w14:paraId="6C17B47E" w14:textId="77777777" w:rsidR="008F456D" w:rsidRDefault="008F456D">
      <w:pPr>
        <w:spacing w:line="360" w:lineRule="auto"/>
        <w:rPr>
          <w:ins w:id="2038" w:author="Jade Raposa [2]" w:date="2024-10-17T00:48:00Z"/>
          <w:rFonts w:ascii="Georgia" w:hAnsi="Georgia"/>
        </w:rPr>
        <w:sectPr w:rsidR="008F456D">
          <w:headerReference w:type="default" r:id="rId126"/>
          <w:pgSz w:w="12240" w:h="15840"/>
          <w:pgMar w:top="1440" w:right="1440" w:bottom="1440" w:left="1440" w:header="708" w:footer="708" w:gutter="0"/>
          <w:pgNumType w:start="1"/>
          <w:cols w:space="708"/>
          <w:docGrid w:linePitch="360"/>
        </w:sectPr>
      </w:pPr>
    </w:p>
    <w:p w14:paraId="61AE5A7A" w14:textId="77777777" w:rsidR="008F456D" w:rsidRPr="008F456D" w:rsidRDefault="008F456D" w:rsidP="008F456D">
      <w:pPr>
        <w:ind w:left="1620" w:hanging="450"/>
        <w:rPr>
          <w:del w:id="2049" w:author="Jade Raposa [2]" w:date="2024-10-15T02:47:00Z"/>
          <w:rFonts w:ascii="Georgia" w:hAnsi="Georgia"/>
          <w:rPrChange w:id="2050" w:author="Jade Raposa [2]" w:date="2024-10-15T02:18:00Z">
            <w:rPr>
              <w:del w:id="2051" w:author="Jade Raposa [2]" w:date="2024-10-15T02:47:00Z"/>
            </w:rPr>
          </w:rPrChange>
        </w:rPr>
        <w:pPrChange w:id="2052" w:author="Jade Raposa [2]" w:date="2024-10-17T00:47:00Z">
          <w:pPr>
            <w:ind w:left="720"/>
          </w:pPr>
        </w:pPrChange>
      </w:pPr>
    </w:p>
    <w:p w14:paraId="6C6357FC" w14:textId="77777777" w:rsidR="008F456D" w:rsidRPr="008F456D" w:rsidRDefault="008F456D" w:rsidP="008F456D">
      <w:pPr>
        <w:spacing w:line="360" w:lineRule="auto"/>
        <w:rPr>
          <w:rFonts w:ascii="Georgia" w:hAnsi="Georgia"/>
          <w:rPrChange w:id="2053" w:author="Jade Raposa [2]" w:date="2024-10-15T02:18:00Z">
            <w:rPr/>
          </w:rPrChange>
        </w:rPr>
        <w:pPrChange w:id="2054" w:author="Jade Raposa [2]" w:date="2024-10-15T02:47:00Z">
          <w:pPr>
            <w:ind w:left="720"/>
          </w:pPr>
        </w:pPrChange>
      </w:pPr>
    </w:p>
    <w:p w14:paraId="432E18FB" w14:textId="77777777" w:rsidR="008F456D" w:rsidRPr="008F456D" w:rsidRDefault="00000000" w:rsidP="008F456D">
      <w:pPr>
        <w:pStyle w:val="ListParagraph"/>
        <w:numPr>
          <w:ilvl w:val="0"/>
          <w:numId w:val="16"/>
        </w:numPr>
        <w:spacing w:line="360" w:lineRule="auto"/>
        <w:ind w:left="1620" w:hanging="450"/>
        <w:rPr>
          <w:del w:id="2055" w:author="Jade Raposa [2]" w:date="2024-10-15T02:47:00Z"/>
          <w:rFonts w:ascii="Georgia" w:hAnsi="Georgia"/>
          <w:b/>
          <w:bCs/>
          <w:rPrChange w:id="2056" w:author="Jade Raposa [2]" w:date="2024-10-15T02:47:00Z">
            <w:rPr>
              <w:del w:id="2057" w:author="Jade Raposa [2]" w:date="2024-10-15T02:47:00Z"/>
              <w:b/>
              <w:bCs/>
            </w:rPr>
          </w:rPrChange>
        </w:rPr>
        <w:sectPr w:rsidR="008F456D" w:rsidRPr="008F456D">
          <w:pgSz w:w="12240" w:h="15840"/>
          <w:pgMar w:top="1440" w:right="1440" w:bottom="1440" w:left="1440" w:header="708" w:footer="708" w:gutter="0"/>
          <w:pgNumType w:start="1"/>
          <w:cols w:space="708"/>
          <w:titlePg/>
          <w:docGrid w:linePitch="360"/>
        </w:sectPr>
        <w:pPrChange w:id="2058" w:author="Jade Raposa [2]" w:date="2024-10-15T02:46:00Z">
          <w:pPr>
            <w:pStyle w:val="ListParagraph"/>
            <w:numPr>
              <w:numId w:val="16"/>
            </w:numPr>
            <w:ind w:left="2160" w:hanging="360"/>
          </w:pPr>
        </w:pPrChange>
      </w:pPr>
      <w:r>
        <w:rPr>
          <w:rFonts w:ascii="Georgia" w:hAnsi="Georgia"/>
          <w:rPrChange w:id="2059" w:author="Jade Raposa [2]" w:date="2024-10-15T02:47:00Z">
            <w:rPr/>
          </w:rPrChange>
        </w:rPr>
        <w:t xml:space="preserve">Enter your </w:t>
      </w:r>
      <w:r>
        <w:rPr>
          <w:rFonts w:ascii="Georgia" w:hAnsi="Georgia"/>
          <w:b/>
          <w:bCs/>
          <w:rPrChange w:id="2060" w:author="Jade Raposa [2]" w:date="2024-10-15T02:47:00Z">
            <w:rPr>
              <w:b/>
              <w:bCs/>
            </w:rPr>
          </w:rPrChange>
        </w:rPr>
        <w:t>“EMAIL”</w:t>
      </w:r>
      <w:r>
        <w:rPr>
          <w:rFonts w:ascii="Georgia" w:hAnsi="Georgia"/>
          <w:rPrChange w:id="2061" w:author="Jade Raposa [2]" w:date="2024-10-15T02:47:00Z">
            <w:rPr/>
          </w:rPrChange>
        </w:rPr>
        <w:t xml:space="preserve"> using the school account, and set your </w:t>
      </w:r>
      <w:r>
        <w:rPr>
          <w:rFonts w:ascii="Georgia" w:hAnsi="Georgia"/>
          <w:b/>
          <w:bCs/>
          <w:rPrChange w:id="2062" w:author="Jade Raposa [2]" w:date="2024-10-15T02:47:00Z">
            <w:rPr>
              <w:b/>
              <w:bCs/>
            </w:rPr>
          </w:rPrChange>
        </w:rPr>
        <w:t>“PASSWORD”.</w:t>
      </w:r>
      <w:r>
        <w:rPr>
          <w:rFonts w:ascii="Georgia" w:hAnsi="Georgia"/>
          <w:rPrChange w:id="2063" w:author="Jade Raposa [2]" w:date="2024-10-15T02:47:00Z">
            <w:rPr/>
          </w:rPrChange>
        </w:rPr>
        <w:t xml:space="preserve"> Press </w:t>
      </w:r>
      <w:r>
        <w:rPr>
          <w:rFonts w:ascii="Georgia" w:hAnsi="Georgia"/>
          <w:b/>
          <w:bCs/>
          <w:rPrChange w:id="2064" w:author="Jade Raposa [2]" w:date="2024-10-15T02:47:00Z">
            <w:rPr>
              <w:b/>
              <w:bCs/>
            </w:rPr>
          </w:rPrChange>
        </w:rPr>
        <w:t>“Next.”</w:t>
      </w:r>
      <w:ins w:id="2065" w:author="Jade Raposa [2]" w:date="2024-10-15T02:47:00Z">
        <w:r>
          <w:rPr>
            <w:rFonts w:ascii="Georgia" w:hAnsi="Georgia"/>
            <w:b/>
            <w:bCs/>
          </w:rPr>
          <w:t xml:space="preserve"> </w:t>
        </w:r>
      </w:ins>
    </w:p>
    <w:p w14:paraId="3A33571B" w14:textId="77777777" w:rsidR="008F456D" w:rsidRPr="008F456D" w:rsidRDefault="008F456D" w:rsidP="008F456D">
      <w:pPr>
        <w:pStyle w:val="ListParagraph"/>
        <w:spacing w:line="360" w:lineRule="auto"/>
        <w:ind w:left="1620" w:hanging="450"/>
        <w:rPr>
          <w:del w:id="2066" w:author="Jade Raposa [2]" w:date="2024-10-15T02:47:00Z"/>
          <w:rFonts w:ascii="Georgia" w:hAnsi="Georgia"/>
          <w:b/>
          <w:bCs/>
          <w:rPrChange w:id="2067" w:author="Jade Raposa [2]" w:date="2024-10-15T02:18:00Z">
            <w:rPr>
              <w:del w:id="2068" w:author="Jade Raposa [2]" w:date="2024-10-15T02:47:00Z"/>
              <w:b/>
              <w:bCs/>
            </w:rPr>
          </w:rPrChange>
        </w:rPr>
        <w:pPrChange w:id="2069" w:author="Jade Raposa [2]" w:date="2024-10-15T02:46:00Z">
          <w:pPr>
            <w:pStyle w:val="ListParagraph"/>
            <w:ind w:left="2160"/>
          </w:pPr>
        </w:pPrChange>
      </w:pPr>
    </w:p>
    <w:p w14:paraId="5EA18AB0" w14:textId="77777777" w:rsidR="008F456D" w:rsidRPr="008F456D" w:rsidRDefault="008F456D" w:rsidP="008F456D">
      <w:pPr>
        <w:pStyle w:val="ListParagraph"/>
        <w:numPr>
          <w:ilvl w:val="0"/>
          <w:numId w:val="16"/>
        </w:numPr>
        <w:spacing w:line="360" w:lineRule="auto"/>
        <w:ind w:left="1620" w:hanging="450"/>
        <w:rPr>
          <w:rFonts w:ascii="Georgia" w:hAnsi="Georgia"/>
          <w:rPrChange w:id="2070" w:author="Jade Raposa [2]" w:date="2024-10-15T02:18:00Z">
            <w:rPr/>
          </w:rPrChange>
        </w:rPr>
        <w:pPrChange w:id="2071" w:author="Jade Raposa [2]" w:date="2024-10-15T02:47:00Z">
          <w:pPr>
            <w:ind w:left="720"/>
          </w:pPr>
        </w:pPrChange>
      </w:pPr>
    </w:p>
    <w:p w14:paraId="765260A5" w14:textId="77777777" w:rsidR="008F456D" w:rsidRPr="008F456D" w:rsidRDefault="00000000" w:rsidP="008F456D">
      <w:pPr>
        <w:spacing w:line="360" w:lineRule="auto"/>
        <w:ind w:left="1620" w:hanging="450"/>
        <w:rPr>
          <w:rFonts w:ascii="Georgia" w:hAnsi="Georgia"/>
          <w:rPrChange w:id="2072" w:author="Jade Raposa [2]" w:date="2024-10-15T02:18:00Z">
            <w:rPr/>
          </w:rPrChange>
        </w:rPr>
        <w:pPrChange w:id="2073" w:author="Jade Raposa [2]" w:date="2024-10-15T02:46:00Z">
          <w:pPr>
            <w:ind w:left="720"/>
          </w:pPr>
        </w:pPrChange>
      </w:pPr>
      <w:r>
        <w:rPr>
          <w:rFonts w:ascii="Georgia" w:hAnsi="Georgia"/>
          <w:noProof/>
          <w:rPrChange w:id="2074" w:author="Jade Raposa [2]" w:date="2024-10-15T02:18:00Z">
            <w:rPr>
              <w:noProof/>
            </w:rPr>
          </w:rPrChange>
        </w:rPr>
        <w:drawing>
          <wp:anchor distT="0" distB="0" distL="114300" distR="114300" simplePos="0" relativeHeight="251671552" behindDoc="0" locked="0" layoutInCell="1" allowOverlap="1" wp14:anchorId="633A1B39" wp14:editId="47334288">
            <wp:simplePos x="0" y="0"/>
            <wp:positionH relativeFrom="margin">
              <wp:posOffset>1901825</wp:posOffset>
            </wp:positionH>
            <wp:positionV relativeFrom="paragraph">
              <wp:posOffset>60960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a:picLocks noChangeAspect="1"/>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anchor>
        </w:drawing>
      </w:r>
    </w:p>
    <w:p w14:paraId="51528A8F" w14:textId="77777777" w:rsidR="008F456D" w:rsidRPr="008F456D" w:rsidRDefault="008F456D" w:rsidP="008F456D">
      <w:pPr>
        <w:spacing w:line="360" w:lineRule="auto"/>
        <w:ind w:left="1620" w:hanging="450"/>
        <w:rPr>
          <w:rFonts w:ascii="Georgia" w:hAnsi="Georgia"/>
          <w:rPrChange w:id="2075" w:author="Jade Raposa [2]" w:date="2024-10-15T02:18:00Z">
            <w:rPr/>
          </w:rPrChange>
        </w:rPr>
        <w:pPrChange w:id="2076" w:author="Jade Raposa [2]" w:date="2024-10-15T02:46:00Z">
          <w:pPr>
            <w:ind w:left="720"/>
          </w:pPr>
        </w:pPrChange>
      </w:pPr>
    </w:p>
    <w:p w14:paraId="669A6A16" w14:textId="77777777" w:rsidR="008F456D" w:rsidRPr="008F456D" w:rsidRDefault="008F456D" w:rsidP="008F456D">
      <w:pPr>
        <w:spacing w:line="360" w:lineRule="auto"/>
        <w:ind w:left="1620" w:hanging="450"/>
        <w:rPr>
          <w:rFonts w:ascii="Georgia" w:hAnsi="Georgia"/>
          <w:rPrChange w:id="2077" w:author="Jade Raposa [2]" w:date="2024-10-15T02:18:00Z">
            <w:rPr/>
          </w:rPrChange>
        </w:rPr>
        <w:pPrChange w:id="2078" w:author="Jade Raposa [2]" w:date="2024-10-15T02:46:00Z">
          <w:pPr>
            <w:ind w:left="720"/>
          </w:pPr>
        </w:pPrChange>
      </w:pPr>
    </w:p>
    <w:p w14:paraId="4CE4BB89" w14:textId="77777777" w:rsidR="008F456D" w:rsidRPr="008F456D" w:rsidRDefault="008F456D" w:rsidP="008F456D">
      <w:pPr>
        <w:spacing w:line="360" w:lineRule="auto"/>
        <w:ind w:left="1620" w:hanging="450"/>
        <w:rPr>
          <w:rFonts w:ascii="Georgia" w:hAnsi="Georgia"/>
          <w:rPrChange w:id="2079" w:author="Jade Raposa [2]" w:date="2024-10-15T02:18:00Z">
            <w:rPr/>
          </w:rPrChange>
        </w:rPr>
        <w:pPrChange w:id="2080" w:author="Jade Raposa [2]" w:date="2024-10-15T02:46:00Z">
          <w:pPr>
            <w:ind w:left="720"/>
          </w:pPr>
        </w:pPrChange>
      </w:pPr>
    </w:p>
    <w:p w14:paraId="7DFB6609" w14:textId="77777777" w:rsidR="008F456D" w:rsidRPr="008F456D" w:rsidRDefault="008F456D" w:rsidP="008F456D">
      <w:pPr>
        <w:spacing w:line="360" w:lineRule="auto"/>
        <w:ind w:left="1620" w:hanging="450"/>
        <w:rPr>
          <w:rFonts w:ascii="Georgia" w:hAnsi="Georgia"/>
          <w:rPrChange w:id="2081" w:author="Jade Raposa [2]" w:date="2024-10-15T02:18:00Z">
            <w:rPr/>
          </w:rPrChange>
        </w:rPr>
        <w:pPrChange w:id="2082" w:author="Jade Raposa [2]" w:date="2024-10-15T02:46:00Z">
          <w:pPr>
            <w:ind w:left="720"/>
          </w:pPr>
        </w:pPrChange>
      </w:pPr>
    </w:p>
    <w:p w14:paraId="30865D5C" w14:textId="77777777" w:rsidR="008F456D" w:rsidRDefault="008F456D">
      <w:pPr>
        <w:spacing w:line="360" w:lineRule="auto"/>
        <w:rPr>
          <w:del w:id="2083" w:author="Jade Raposa [2]" w:date="2024-10-17T00:49:00Z"/>
          <w:rFonts w:ascii="Georgia" w:hAnsi="Georgia"/>
        </w:rPr>
      </w:pPr>
    </w:p>
    <w:p w14:paraId="7AE8D66F" w14:textId="77777777" w:rsidR="008F456D" w:rsidRPr="008F456D" w:rsidRDefault="008F456D" w:rsidP="008F456D">
      <w:pPr>
        <w:spacing w:line="360" w:lineRule="auto"/>
        <w:ind w:left="1620" w:hanging="450"/>
        <w:rPr>
          <w:ins w:id="2084" w:author="Jade Raposa [2]" w:date="2024-10-17T00:49:00Z"/>
          <w:rFonts w:ascii="Georgia" w:hAnsi="Georgia"/>
          <w:rPrChange w:id="2085" w:author="Jade Raposa [2]" w:date="2024-10-15T02:18:00Z">
            <w:rPr>
              <w:ins w:id="2086" w:author="Jade Raposa [2]" w:date="2024-10-17T00:49:00Z"/>
            </w:rPr>
          </w:rPrChange>
        </w:rPr>
        <w:pPrChange w:id="2087" w:author="Jade Raposa [2]" w:date="2024-10-15T02:46:00Z">
          <w:pPr>
            <w:ind w:left="720"/>
          </w:pPr>
        </w:pPrChange>
      </w:pPr>
    </w:p>
    <w:p w14:paraId="38654123" w14:textId="77777777" w:rsidR="008F456D" w:rsidRPr="008F456D" w:rsidRDefault="008F456D" w:rsidP="008F456D">
      <w:pPr>
        <w:spacing w:line="360" w:lineRule="auto"/>
        <w:rPr>
          <w:rFonts w:ascii="Georgia" w:hAnsi="Georgia"/>
          <w:rPrChange w:id="2088" w:author="Jade Raposa [2]" w:date="2024-10-15T02:18:00Z">
            <w:rPr/>
          </w:rPrChange>
        </w:rPr>
        <w:pPrChange w:id="2089" w:author="Jade Raposa [2]" w:date="2024-10-17T00:49:00Z">
          <w:pPr>
            <w:ind w:left="720"/>
          </w:pPr>
        </w:pPrChange>
      </w:pPr>
    </w:p>
    <w:p w14:paraId="12E548A4" w14:textId="77777777" w:rsidR="008F456D" w:rsidRPr="008F456D" w:rsidRDefault="00000000" w:rsidP="008F456D">
      <w:pPr>
        <w:pStyle w:val="ListParagraph"/>
        <w:numPr>
          <w:ilvl w:val="0"/>
          <w:numId w:val="16"/>
        </w:numPr>
        <w:spacing w:line="360" w:lineRule="auto"/>
        <w:ind w:left="1620" w:hanging="450"/>
        <w:rPr>
          <w:rFonts w:ascii="Georgia" w:hAnsi="Georgia"/>
          <w:b/>
          <w:bCs/>
          <w:rPrChange w:id="2090" w:author="Jade Raposa [2]" w:date="2024-10-15T02:19:00Z">
            <w:rPr>
              <w:b/>
              <w:bCs/>
            </w:rPr>
          </w:rPrChange>
        </w:rPr>
        <w:pPrChange w:id="2091" w:author="Jade Raposa [2]" w:date="2024-10-15T02:46:00Z">
          <w:pPr>
            <w:pStyle w:val="ListParagraph"/>
            <w:numPr>
              <w:numId w:val="16"/>
            </w:numPr>
            <w:ind w:left="2160" w:hanging="360"/>
          </w:pPr>
        </w:pPrChange>
      </w:pPr>
      <w:r>
        <w:rPr>
          <w:rFonts w:ascii="Georgia" w:hAnsi="Georgia"/>
          <w:rPrChange w:id="2092" w:author="Jade Raposa [2]" w:date="2024-10-15T02:19:00Z">
            <w:rPr/>
          </w:rPrChange>
        </w:rPr>
        <w:t xml:space="preserve">You will enter your </w:t>
      </w:r>
      <w:r>
        <w:rPr>
          <w:rFonts w:ascii="Georgia" w:hAnsi="Georgia"/>
          <w:b/>
          <w:bCs/>
          <w:rPrChange w:id="2093" w:author="Jade Raposa [2]" w:date="2024-10-15T02:19:00Z">
            <w:rPr>
              <w:b/>
              <w:bCs/>
            </w:rPr>
          </w:rPrChange>
        </w:rPr>
        <w:t>“FIRST NAME”,</w:t>
      </w:r>
      <w:r>
        <w:rPr>
          <w:rFonts w:ascii="Georgia" w:hAnsi="Georgia"/>
          <w:rPrChange w:id="2094" w:author="Jade Raposa [2]" w:date="2024-10-15T02:19:00Z">
            <w:rPr/>
          </w:rPrChange>
        </w:rPr>
        <w:t xml:space="preserve"> </w:t>
      </w:r>
      <w:r>
        <w:rPr>
          <w:rFonts w:ascii="Georgia" w:hAnsi="Georgia"/>
          <w:b/>
          <w:bCs/>
          <w:rPrChange w:id="2095" w:author="Jade Raposa [2]" w:date="2024-10-15T02:19:00Z">
            <w:rPr>
              <w:b/>
              <w:bCs/>
            </w:rPr>
          </w:rPrChange>
        </w:rPr>
        <w:t>“LAST NAME”, “GENDER”,</w:t>
      </w:r>
      <w:r>
        <w:rPr>
          <w:rFonts w:ascii="Georgia" w:hAnsi="Georgia"/>
          <w:rPrChange w:id="2096" w:author="Jade Raposa [2]" w:date="2024-10-15T02:19:00Z">
            <w:rPr/>
          </w:rPrChange>
        </w:rPr>
        <w:t xml:space="preserve"> and </w:t>
      </w:r>
      <w:r>
        <w:rPr>
          <w:rFonts w:ascii="Georgia" w:hAnsi="Georgia"/>
          <w:b/>
          <w:bCs/>
          <w:rPrChange w:id="2097" w:author="Jade Raposa [2]" w:date="2024-10-15T02:19:00Z">
            <w:rPr>
              <w:b/>
              <w:bCs/>
            </w:rPr>
          </w:rPrChange>
        </w:rPr>
        <w:t>“BIRTHDATE.”</w:t>
      </w:r>
      <w:r>
        <w:rPr>
          <w:rFonts w:ascii="Georgia" w:hAnsi="Georgia"/>
          <w:rPrChange w:id="2098" w:author="Jade Raposa [2]" w:date="2024-10-15T02:19:00Z">
            <w:rPr/>
          </w:rPrChange>
        </w:rPr>
        <w:t xml:space="preserve"> After that, press </w:t>
      </w:r>
      <w:r>
        <w:rPr>
          <w:rFonts w:ascii="Georgia" w:hAnsi="Georgia"/>
          <w:b/>
          <w:bCs/>
          <w:rPrChange w:id="2099" w:author="Jade Raposa [2]" w:date="2024-10-15T02:19:00Z">
            <w:rPr>
              <w:b/>
              <w:bCs/>
            </w:rPr>
          </w:rPrChange>
        </w:rPr>
        <w:t>“NEXT.”</w:t>
      </w:r>
    </w:p>
    <w:p w14:paraId="01207D98" w14:textId="77777777" w:rsidR="008F456D" w:rsidRPr="008F456D" w:rsidRDefault="00000000" w:rsidP="008F456D">
      <w:pPr>
        <w:spacing w:line="360" w:lineRule="auto"/>
        <w:ind w:left="1620" w:hanging="450"/>
        <w:rPr>
          <w:rFonts w:ascii="Georgia" w:hAnsi="Georgia"/>
          <w:rPrChange w:id="2100" w:author="Jade Raposa [2]" w:date="2024-10-15T02:18:00Z">
            <w:rPr/>
          </w:rPrChange>
        </w:rPr>
        <w:pPrChange w:id="2101" w:author="Jade Raposa [2]" w:date="2024-10-15T02:46:00Z">
          <w:pPr>
            <w:ind w:left="720"/>
          </w:pPr>
        </w:pPrChange>
      </w:pPr>
      <w:r>
        <w:rPr>
          <w:rFonts w:ascii="Georgia" w:hAnsi="Georgia"/>
          <w:noProof/>
          <w:rPrChange w:id="2102" w:author="Jade Raposa [2]" w:date="2024-10-15T02:18:00Z">
            <w:rPr>
              <w:noProof/>
            </w:rPr>
          </w:rPrChange>
        </w:rPr>
        <w:drawing>
          <wp:anchor distT="0" distB="0" distL="114300" distR="114300" simplePos="0" relativeHeight="251672576" behindDoc="0" locked="0" layoutInCell="1" allowOverlap="1" wp14:anchorId="148C39AB" wp14:editId="628D1BED">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a:picLocks noChangeAspect="1"/>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anchor>
        </w:drawing>
      </w:r>
    </w:p>
    <w:p w14:paraId="567EE4AB" w14:textId="77777777" w:rsidR="008F456D" w:rsidRPr="008F456D" w:rsidRDefault="008F456D" w:rsidP="008F456D">
      <w:pPr>
        <w:spacing w:line="360" w:lineRule="auto"/>
        <w:ind w:left="1620" w:hanging="450"/>
        <w:rPr>
          <w:rFonts w:ascii="Georgia" w:hAnsi="Georgia"/>
          <w:rPrChange w:id="2103" w:author="Jade Raposa [2]" w:date="2024-10-15T02:18:00Z">
            <w:rPr/>
          </w:rPrChange>
        </w:rPr>
        <w:pPrChange w:id="2104" w:author="Jade Raposa [2]" w:date="2024-10-15T02:46:00Z">
          <w:pPr>
            <w:ind w:left="720"/>
          </w:pPr>
        </w:pPrChange>
      </w:pPr>
    </w:p>
    <w:p w14:paraId="5D1753A8" w14:textId="77777777" w:rsidR="008F456D" w:rsidRPr="008F456D" w:rsidRDefault="008F456D" w:rsidP="008F456D">
      <w:pPr>
        <w:spacing w:line="360" w:lineRule="auto"/>
        <w:ind w:left="1620" w:hanging="450"/>
        <w:rPr>
          <w:rFonts w:ascii="Georgia" w:hAnsi="Georgia"/>
          <w:rPrChange w:id="2105" w:author="Jade Raposa [2]" w:date="2024-10-15T02:18:00Z">
            <w:rPr/>
          </w:rPrChange>
        </w:rPr>
        <w:pPrChange w:id="2106" w:author="Jade Raposa [2]" w:date="2024-10-15T02:46:00Z">
          <w:pPr>
            <w:ind w:left="720"/>
          </w:pPr>
        </w:pPrChange>
      </w:pPr>
    </w:p>
    <w:p w14:paraId="62F129AC" w14:textId="77777777" w:rsidR="008F456D" w:rsidRPr="008F456D" w:rsidRDefault="008F456D" w:rsidP="008F456D">
      <w:pPr>
        <w:spacing w:line="360" w:lineRule="auto"/>
        <w:ind w:left="1620" w:hanging="450"/>
        <w:rPr>
          <w:rFonts w:ascii="Georgia" w:hAnsi="Georgia"/>
          <w:rPrChange w:id="2107" w:author="Jade Raposa [2]" w:date="2024-10-15T02:18:00Z">
            <w:rPr/>
          </w:rPrChange>
        </w:rPr>
        <w:pPrChange w:id="2108" w:author="Jade Raposa [2]" w:date="2024-10-15T02:46:00Z">
          <w:pPr>
            <w:ind w:left="720"/>
          </w:pPr>
        </w:pPrChange>
      </w:pPr>
    </w:p>
    <w:p w14:paraId="58D89CED" w14:textId="77777777" w:rsidR="008F456D" w:rsidRPr="008F456D" w:rsidRDefault="008F456D" w:rsidP="008F456D">
      <w:pPr>
        <w:spacing w:line="360" w:lineRule="auto"/>
        <w:ind w:left="1620" w:hanging="450"/>
        <w:rPr>
          <w:rFonts w:ascii="Georgia" w:hAnsi="Georgia"/>
          <w:rPrChange w:id="2109" w:author="Jade Raposa [2]" w:date="2024-10-15T02:18:00Z">
            <w:rPr/>
          </w:rPrChange>
        </w:rPr>
        <w:pPrChange w:id="2110" w:author="Jade Raposa [2]" w:date="2024-10-15T02:46:00Z">
          <w:pPr>
            <w:ind w:left="720"/>
          </w:pPr>
        </w:pPrChange>
      </w:pPr>
    </w:p>
    <w:p w14:paraId="09090A17" w14:textId="77777777" w:rsidR="008F456D" w:rsidRPr="008F456D" w:rsidRDefault="008F456D" w:rsidP="008F456D">
      <w:pPr>
        <w:spacing w:line="360" w:lineRule="auto"/>
        <w:ind w:left="1620" w:hanging="450"/>
        <w:rPr>
          <w:rFonts w:ascii="Georgia" w:hAnsi="Georgia"/>
          <w:rPrChange w:id="2111" w:author="Jade Raposa [2]" w:date="2024-10-15T02:18:00Z">
            <w:rPr/>
          </w:rPrChange>
        </w:rPr>
        <w:pPrChange w:id="2112" w:author="Jade Raposa [2]" w:date="2024-10-15T02:46:00Z">
          <w:pPr>
            <w:ind w:left="720"/>
          </w:pPr>
        </w:pPrChange>
      </w:pPr>
    </w:p>
    <w:p w14:paraId="3AD4CD9A" w14:textId="77777777" w:rsidR="008F456D" w:rsidRPr="008F456D" w:rsidRDefault="008F456D" w:rsidP="008F456D">
      <w:pPr>
        <w:pStyle w:val="ListParagraph"/>
        <w:spacing w:line="360" w:lineRule="auto"/>
        <w:ind w:left="1620" w:hanging="450"/>
        <w:rPr>
          <w:del w:id="2113" w:author="Jade Raposa [2]" w:date="2024-10-17T00:48:00Z"/>
          <w:rFonts w:ascii="Georgia" w:hAnsi="Georgia"/>
          <w:rPrChange w:id="2114" w:author="Jade Raposa [2]" w:date="2024-10-15T02:18:00Z">
            <w:rPr>
              <w:del w:id="2115" w:author="Jade Raposa [2]" w:date="2024-10-17T00:48:00Z"/>
            </w:rPr>
          </w:rPrChange>
        </w:rPr>
        <w:pPrChange w:id="2116" w:author="Jade Raposa [2]" w:date="2024-10-15T02:46:00Z">
          <w:pPr>
            <w:pStyle w:val="ListParagraph"/>
            <w:ind w:left="1800"/>
          </w:pPr>
        </w:pPrChange>
      </w:pPr>
    </w:p>
    <w:p w14:paraId="10E05E19" w14:textId="77777777" w:rsidR="008F456D" w:rsidRPr="008F456D" w:rsidRDefault="008F456D" w:rsidP="008F456D">
      <w:pPr>
        <w:pStyle w:val="ListParagraph"/>
        <w:spacing w:line="360" w:lineRule="auto"/>
        <w:ind w:left="1620" w:hanging="450"/>
        <w:rPr>
          <w:del w:id="2117" w:author="Jade Raposa [2]" w:date="2024-10-17T00:48:00Z"/>
          <w:rFonts w:ascii="Georgia" w:hAnsi="Georgia"/>
          <w:rPrChange w:id="2118" w:author="Jade Raposa [2]" w:date="2024-10-15T02:18:00Z">
            <w:rPr>
              <w:del w:id="2119" w:author="Jade Raposa [2]" w:date="2024-10-17T00:48:00Z"/>
            </w:rPr>
          </w:rPrChange>
        </w:rPr>
        <w:pPrChange w:id="2120" w:author="Jade Raposa [2]" w:date="2024-10-15T02:46:00Z">
          <w:pPr>
            <w:pStyle w:val="ListParagraph"/>
            <w:ind w:left="1800"/>
          </w:pPr>
        </w:pPrChange>
      </w:pPr>
    </w:p>
    <w:p w14:paraId="0A868DB2" w14:textId="77777777" w:rsidR="008F456D" w:rsidRPr="008F456D" w:rsidRDefault="008F456D" w:rsidP="008F456D">
      <w:pPr>
        <w:pStyle w:val="ListParagraph"/>
        <w:spacing w:line="360" w:lineRule="auto"/>
        <w:ind w:left="1620" w:hanging="450"/>
        <w:rPr>
          <w:del w:id="2121" w:author="Jade Raposa [2]" w:date="2024-10-17T00:48:00Z"/>
          <w:rFonts w:ascii="Georgia" w:hAnsi="Georgia"/>
          <w:rPrChange w:id="2122" w:author="Jade Raposa [2]" w:date="2024-10-15T02:18:00Z">
            <w:rPr>
              <w:del w:id="2123" w:author="Jade Raposa [2]" w:date="2024-10-17T00:48:00Z"/>
            </w:rPr>
          </w:rPrChange>
        </w:rPr>
        <w:pPrChange w:id="2124" w:author="Jade Raposa [2]" w:date="2024-10-15T02:46:00Z">
          <w:pPr>
            <w:pStyle w:val="ListParagraph"/>
            <w:ind w:left="1800"/>
          </w:pPr>
        </w:pPrChange>
      </w:pPr>
    </w:p>
    <w:p w14:paraId="66F6AA5F" w14:textId="77777777" w:rsidR="008F456D" w:rsidRPr="008F456D" w:rsidRDefault="008F456D" w:rsidP="008F456D">
      <w:pPr>
        <w:spacing w:line="360" w:lineRule="auto"/>
        <w:ind w:left="1800"/>
        <w:rPr>
          <w:rFonts w:ascii="Georgia" w:hAnsi="Georgia"/>
          <w:rPrChange w:id="2125" w:author="Jade Raposa [2]" w:date="2024-10-17T00:48:00Z">
            <w:rPr/>
          </w:rPrChange>
        </w:rPr>
        <w:pPrChange w:id="2126" w:author="Jade Raposa [2]" w:date="2024-10-17T00:48:00Z">
          <w:pPr>
            <w:pStyle w:val="ListParagraph"/>
            <w:ind w:left="1800"/>
          </w:pPr>
        </w:pPrChange>
      </w:pPr>
    </w:p>
    <w:p w14:paraId="1FF2EE02" w14:textId="77777777" w:rsidR="008F456D" w:rsidRPr="008F456D" w:rsidRDefault="00000000" w:rsidP="008F456D">
      <w:pPr>
        <w:pStyle w:val="ListParagraph"/>
        <w:numPr>
          <w:ilvl w:val="0"/>
          <w:numId w:val="16"/>
        </w:numPr>
        <w:spacing w:line="360" w:lineRule="auto"/>
        <w:ind w:left="1620" w:hanging="450"/>
        <w:rPr>
          <w:rFonts w:ascii="Georgia" w:hAnsi="Georgia"/>
          <w:b/>
          <w:bCs/>
          <w:rPrChange w:id="2127" w:author="Jade Raposa [2]" w:date="2024-10-15T02:18:00Z">
            <w:rPr>
              <w:b/>
              <w:bCs/>
            </w:rPr>
          </w:rPrChange>
        </w:rPr>
        <w:pPrChange w:id="2128" w:author="Jade Raposa [2]" w:date="2024-10-15T02:46:00Z">
          <w:pPr>
            <w:pStyle w:val="ListParagraph"/>
            <w:numPr>
              <w:numId w:val="16"/>
            </w:numPr>
            <w:ind w:left="2160" w:hanging="360"/>
          </w:pPr>
        </w:pPrChange>
      </w:pPr>
      <w:r>
        <w:rPr>
          <w:rFonts w:ascii="Georgia" w:hAnsi="Georgia"/>
          <w:noProof/>
          <w:rPrChange w:id="2129" w:author="Jade Raposa [2]" w:date="2024-10-15T02:18:00Z">
            <w:rPr>
              <w:noProof/>
            </w:rPr>
          </w:rPrChange>
        </w:rPr>
        <w:drawing>
          <wp:anchor distT="0" distB="0" distL="114300" distR="114300" simplePos="0" relativeHeight="251673600" behindDoc="0" locked="0" layoutInCell="1" allowOverlap="1" wp14:anchorId="5A7545E3" wp14:editId="6006F9CB">
            <wp:simplePos x="0" y="0"/>
            <wp:positionH relativeFrom="margin">
              <wp:posOffset>5512435</wp:posOffset>
            </wp:positionH>
            <wp:positionV relativeFrom="paragraph">
              <wp:posOffset>9525</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a:picLocks noChangeAspect="1"/>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anchor>
        </w:drawing>
      </w:r>
      <w:r>
        <w:rPr>
          <w:rFonts w:ascii="Georgia" w:hAnsi="Georgia"/>
          <w:rPrChange w:id="2130" w:author="Jade Raposa [2]" w:date="2024-10-15T02:18:00Z">
            <w:rPr/>
          </w:rPrChange>
        </w:rPr>
        <w:t xml:space="preserve">Now, enter your preferred </w:t>
      </w:r>
      <w:r>
        <w:rPr>
          <w:rFonts w:ascii="Georgia" w:hAnsi="Georgia"/>
          <w:b/>
          <w:bCs/>
          <w:rPrChange w:id="2131" w:author="Jade Raposa [2]" w:date="2024-10-15T02:18:00Z">
            <w:rPr>
              <w:b/>
              <w:bCs/>
            </w:rPr>
          </w:rPrChange>
        </w:rPr>
        <w:t>“DISPLAY NAME”</w:t>
      </w:r>
      <w:r>
        <w:rPr>
          <w:rFonts w:ascii="Georgia" w:hAnsi="Georgia"/>
          <w:rPrChange w:id="2132" w:author="Jade Raposa [2]" w:date="2024-10-15T02:18:00Z">
            <w:rPr/>
          </w:rPrChange>
        </w:rPr>
        <w:t xml:space="preserve"> and your </w:t>
      </w:r>
      <w:r>
        <w:rPr>
          <w:rFonts w:ascii="Georgia" w:hAnsi="Georgia"/>
          <w:b/>
          <w:bCs/>
          <w:rPrChange w:id="2133" w:author="Jade Raposa [2]" w:date="2024-10-15T02:18:00Z">
            <w:rPr>
              <w:b/>
              <w:bCs/>
            </w:rPr>
          </w:rPrChange>
        </w:rPr>
        <w:t>“YEAR LEVEL.”</w:t>
      </w:r>
      <w:r>
        <w:rPr>
          <w:rFonts w:ascii="Georgia" w:hAnsi="Georgia"/>
          <w:rPrChange w:id="2134" w:author="Jade Raposa [2]" w:date="2024-10-15T02:18:00Z">
            <w:rPr/>
          </w:rPrChange>
        </w:rPr>
        <w:t xml:space="preserve"> After that, press </w:t>
      </w:r>
      <w:r>
        <w:rPr>
          <w:rFonts w:ascii="Georgia" w:hAnsi="Georgia"/>
          <w:b/>
          <w:bCs/>
          <w:rPrChange w:id="2135" w:author="Jade Raposa [2]" w:date="2024-10-15T02:18:00Z">
            <w:rPr>
              <w:b/>
              <w:bCs/>
            </w:rPr>
          </w:rPrChange>
        </w:rPr>
        <w:t>“SUBMIT.”</w:t>
      </w:r>
    </w:p>
    <w:p w14:paraId="45A180FE" w14:textId="77777777" w:rsidR="008F456D" w:rsidRPr="008F456D" w:rsidRDefault="008F456D" w:rsidP="008F456D">
      <w:pPr>
        <w:spacing w:line="360" w:lineRule="auto"/>
        <w:ind w:left="1620" w:hanging="450"/>
        <w:rPr>
          <w:rFonts w:ascii="Georgia" w:hAnsi="Georgia"/>
          <w:rPrChange w:id="2136" w:author="Jade Raposa [2]" w:date="2024-10-15T02:18:00Z">
            <w:rPr/>
          </w:rPrChange>
        </w:rPr>
        <w:pPrChange w:id="2137" w:author="Jade Raposa [2]" w:date="2024-10-15T02:46:00Z">
          <w:pPr>
            <w:ind w:left="720"/>
          </w:pPr>
        </w:pPrChange>
      </w:pPr>
    </w:p>
    <w:p w14:paraId="5FDE67F0" w14:textId="77777777" w:rsidR="008F456D" w:rsidRPr="008F456D" w:rsidRDefault="008F456D" w:rsidP="008F456D">
      <w:pPr>
        <w:spacing w:line="360" w:lineRule="auto"/>
        <w:ind w:left="1620" w:hanging="450"/>
        <w:rPr>
          <w:rFonts w:ascii="Georgia" w:hAnsi="Georgia"/>
          <w:rPrChange w:id="2138" w:author="Jade Raposa [2]" w:date="2024-10-15T02:18:00Z">
            <w:rPr/>
          </w:rPrChange>
        </w:rPr>
        <w:pPrChange w:id="2139" w:author="Jade Raposa [2]" w:date="2024-10-15T02:46:00Z">
          <w:pPr>
            <w:ind w:left="720"/>
          </w:pPr>
        </w:pPrChange>
      </w:pPr>
    </w:p>
    <w:p w14:paraId="72464FF4" w14:textId="77777777" w:rsidR="008F456D" w:rsidRDefault="008F456D">
      <w:pPr>
        <w:spacing w:line="360" w:lineRule="auto"/>
        <w:ind w:left="1620" w:hanging="450"/>
        <w:rPr>
          <w:ins w:id="2140" w:author="Jade Raposa [2]" w:date="2024-10-17T00:54:00Z"/>
          <w:rFonts w:ascii="Georgia" w:hAnsi="Georgia"/>
        </w:rPr>
      </w:pPr>
    </w:p>
    <w:p w14:paraId="03689799" w14:textId="77777777" w:rsidR="008F456D" w:rsidRDefault="008F456D">
      <w:pPr>
        <w:spacing w:line="360" w:lineRule="auto"/>
        <w:ind w:left="1620" w:hanging="450"/>
        <w:rPr>
          <w:ins w:id="2141" w:author="Jade Raposa [2]" w:date="2024-10-17T00:54:00Z"/>
          <w:rFonts w:ascii="Georgia" w:hAnsi="Georgia"/>
        </w:rPr>
      </w:pPr>
    </w:p>
    <w:p w14:paraId="53A765C2" w14:textId="77777777" w:rsidR="008F456D" w:rsidRDefault="008F456D">
      <w:pPr>
        <w:spacing w:line="360" w:lineRule="auto"/>
        <w:ind w:left="1620" w:hanging="450"/>
        <w:rPr>
          <w:ins w:id="2142" w:author="Jade Raposa [2]" w:date="2024-10-17T00:54:00Z"/>
          <w:rFonts w:ascii="Georgia" w:hAnsi="Georgia"/>
        </w:rPr>
        <w:sectPr w:rsidR="008F456D">
          <w:headerReference w:type="default" r:id="rId130"/>
          <w:headerReference w:type="first" r:id="rId131"/>
          <w:pgSz w:w="12240" w:h="15840"/>
          <w:pgMar w:top="1440" w:right="1440" w:bottom="450" w:left="1440" w:header="708" w:footer="708" w:gutter="0"/>
          <w:pgNumType w:start="1"/>
          <w:cols w:space="708"/>
          <w:titlePg/>
          <w:docGrid w:linePitch="360"/>
        </w:sectPr>
      </w:pPr>
    </w:p>
    <w:p w14:paraId="7BFD72D9" w14:textId="77777777" w:rsidR="008F456D" w:rsidRPr="008F456D" w:rsidRDefault="008F456D" w:rsidP="008F456D">
      <w:pPr>
        <w:spacing w:line="360" w:lineRule="auto"/>
        <w:ind w:left="1620" w:hanging="450"/>
        <w:rPr>
          <w:rFonts w:ascii="Georgia" w:hAnsi="Georgia"/>
          <w:rPrChange w:id="2165" w:author="Jade Raposa [2]" w:date="2024-10-15T02:18:00Z">
            <w:rPr/>
          </w:rPrChange>
        </w:rPr>
        <w:pPrChange w:id="2166" w:author="Jade Raposa [2]" w:date="2024-10-15T02:46:00Z">
          <w:pPr>
            <w:ind w:left="720"/>
          </w:pPr>
        </w:pPrChange>
      </w:pPr>
    </w:p>
    <w:p w14:paraId="0E7647D1" w14:textId="77777777" w:rsidR="008F456D" w:rsidRPr="008F456D" w:rsidRDefault="008F456D" w:rsidP="008F456D">
      <w:pPr>
        <w:spacing w:line="360" w:lineRule="auto"/>
        <w:ind w:left="1620" w:hanging="450"/>
        <w:rPr>
          <w:del w:id="2167" w:author="Jade Raposa [2]" w:date="2024-10-17T00:53:00Z"/>
          <w:rFonts w:ascii="Georgia" w:hAnsi="Georgia"/>
          <w:rPrChange w:id="2168" w:author="Jade Raposa [2]" w:date="2024-10-15T02:18:00Z">
            <w:rPr>
              <w:del w:id="2169" w:author="Jade Raposa [2]" w:date="2024-10-17T00:53:00Z"/>
            </w:rPr>
          </w:rPrChange>
        </w:rPr>
        <w:pPrChange w:id="2170" w:author="Jade Raposa [2]" w:date="2024-10-15T02:46:00Z">
          <w:pPr>
            <w:ind w:left="720"/>
          </w:pPr>
        </w:pPrChange>
      </w:pPr>
    </w:p>
    <w:p w14:paraId="6AADE049" w14:textId="77777777" w:rsidR="008F456D" w:rsidRPr="008F456D" w:rsidRDefault="008F456D" w:rsidP="008F456D">
      <w:pPr>
        <w:spacing w:line="360" w:lineRule="auto"/>
        <w:ind w:left="1620" w:hanging="450"/>
        <w:rPr>
          <w:del w:id="2171" w:author="Jade Raposa [2]" w:date="2024-10-17T00:53:00Z"/>
          <w:rFonts w:ascii="Georgia" w:hAnsi="Georgia"/>
          <w:rPrChange w:id="2172" w:author="Jade Raposa [2]" w:date="2024-10-15T02:18:00Z">
            <w:rPr>
              <w:del w:id="2173" w:author="Jade Raposa [2]" w:date="2024-10-17T00:53:00Z"/>
            </w:rPr>
          </w:rPrChange>
        </w:rPr>
        <w:pPrChange w:id="2174" w:author="Jade Raposa [2]" w:date="2024-10-17T00:53:00Z">
          <w:pPr>
            <w:ind w:left="720"/>
          </w:pPr>
        </w:pPrChange>
      </w:pPr>
    </w:p>
    <w:p w14:paraId="2B8235AD" w14:textId="77777777" w:rsidR="008F456D" w:rsidRPr="008F456D" w:rsidRDefault="008F456D" w:rsidP="008F456D">
      <w:pPr>
        <w:rPr>
          <w:del w:id="2175" w:author="Jade Raposa [2]" w:date="2024-10-17T00:49:00Z"/>
          <w:rFonts w:ascii="Georgia" w:hAnsi="Georgia"/>
          <w:rPrChange w:id="2176" w:author="Jade Raposa [2]" w:date="2024-10-15T02:18:00Z">
            <w:rPr>
              <w:del w:id="2177" w:author="Jade Raposa [2]" w:date="2024-10-17T00:49:00Z"/>
            </w:rPr>
          </w:rPrChange>
        </w:rPr>
        <w:pPrChange w:id="2178" w:author="Jade Raposa [2]" w:date="2024-10-17T00:53:00Z">
          <w:pPr>
            <w:ind w:left="720"/>
          </w:pPr>
        </w:pPrChange>
      </w:pPr>
    </w:p>
    <w:p w14:paraId="3D51E991" w14:textId="77777777" w:rsidR="008F456D" w:rsidRPr="008F456D" w:rsidRDefault="008F456D" w:rsidP="008F456D">
      <w:pPr>
        <w:rPr>
          <w:del w:id="2179" w:author="Jade Raposa [2]" w:date="2024-10-17T00:49:00Z"/>
          <w:rFonts w:ascii="Georgia" w:hAnsi="Georgia"/>
          <w:rPrChange w:id="2180" w:author="Jade Raposa [2]" w:date="2024-10-15T02:18:00Z">
            <w:rPr>
              <w:del w:id="2181" w:author="Jade Raposa [2]" w:date="2024-10-17T00:49:00Z"/>
            </w:rPr>
          </w:rPrChange>
        </w:rPr>
        <w:pPrChange w:id="2182" w:author="Jade Raposa [2]" w:date="2024-10-17T00:53:00Z">
          <w:pPr>
            <w:ind w:left="720"/>
          </w:pPr>
        </w:pPrChange>
      </w:pPr>
    </w:p>
    <w:p w14:paraId="0A7A309A" w14:textId="77777777" w:rsidR="008F456D" w:rsidRPr="008F456D" w:rsidRDefault="008F456D" w:rsidP="008F456D">
      <w:pPr>
        <w:rPr>
          <w:del w:id="2183" w:author="Jade Raposa [2]" w:date="2024-10-17T00:49:00Z"/>
          <w:rFonts w:ascii="Georgia" w:hAnsi="Georgia"/>
          <w:rPrChange w:id="2184" w:author="Jade Raposa [2]" w:date="2024-10-15T02:18:00Z">
            <w:rPr>
              <w:del w:id="2185" w:author="Jade Raposa [2]" w:date="2024-10-17T00:49:00Z"/>
            </w:rPr>
          </w:rPrChange>
        </w:rPr>
        <w:pPrChange w:id="2186" w:author="Jade Raposa [2]" w:date="2024-10-17T00:53:00Z">
          <w:pPr>
            <w:ind w:left="720"/>
          </w:pPr>
        </w:pPrChange>
      </w:pPr>
    </w:p>
    <w:p w14:paraId="6EF84E5E" w14:textId="77777777" w:rsidR="008F456D" w:rsidRPr="008F456D" w:rsidRDefault="008F456D" w:rsidP="008F456D">
      <w:pPr>
        <w:ind w:left="2160"/>
        <w:rPr>
          <w:del w:id="2187" w:author="Jade Raposa [2]" w:date="2024-10-17T00:54:00Z"/>
          <w:rFonts w:ascii="Georgia" w:hAnsi="Georgia"/>
          <w:rPrChange w:id="2188" w:author="Jade Raposa [2]" w:date="2024-10-15T02:18:00Z">
            <w:rPr>
              <w:del w:id="2189" w:author="Jade Raposa [2]" w:date="2024-10-17T00:54:00Z"/>
            </w:rPr>
          </w:rPrChange>
        </w:rPr>
        <w:sectPr w:rsidR="008F456D" w:rsidRPr="008F456D">
          <w:pgSz w:w="12240" w:h="15840"/>
          <w:pgMar w:top="1440" w:right="1440" w:bottom="450" w:left="1440" w:header="708" w:footer="708" w:gutter="0"/>
          <w:pgNumType w:start="1"/>
          <w:cols w:space="708"/>
          <w:titlePg/>
          <w:docGrid w:linePitch="360"/>
        </w:sectPr>
        <w:pPrChange w:id="2190" w:author="Jade Raposa [2]" w:date="2024-10-17T00:53:00Z">
          <w:pPr>
            <w:pStyle w:val="ListParagraph"/>
            <w:numPr>
              <w:numId w:val="16"/>
            </w:numPr>
            <w:ind w:left="2160" w:hanging="360"/>
          </w:pPr>
        </w:pPrChange>
      </w:pPr>
    </w:p>
    <w:p w14:paraId="0CA73E05" w14:textId="77777777" w:rsidR="008F456D" w:rsidRPr="008F456D" w:rsidRDefault="00000000" w:rsidP="008F456D">
      <w:pPr>
        <w:pStyle w:val="ListParagraph"/>
        <w:numPr>
          <w:ilvl w:val="0"/>
          <w:numId w:val="16"/>
        </w:numPr>
        <w:spacing w:line="360" w:lineRule="auto"/>
        <w:ind w:left="1620" w:hanging="450"/>
        <w:rPr>
          <w:rFonts w:ascii="Georgia" w:hAnsi="Georgia"/>
          <w:rPrChange w:id="2191" w:author="Jade Raposa [2]" w:date="2024-10-15T02:18:00Z">
            <w:rPr/>
          </w:rPrChange>
        </w:rPr>
        <w:pPrChange w:id="2192" w:author="Jade Raposa [2]" w:date="2024-10-15T02:46:00Z">
          <w:pPr>
            <w:pStyle w:val="ListParagraph"/>
            <w:numPr>
              <w:numId w:val="16"/>
            </w:numPr>
            <w:ind w:left="2160" w:hanging="360"/>
          </w:pPr>
        </w:pPrChange>
      </w:pPr>
      <w:r>
        <w:rPr>
          <w:rFonts w:ascii="Georgia" w:hAnsi="Georgia"/>
          <w:noProof/>
          <w:rPrChange w:id="2193" w:author="Jade Raposa [2]" w:date="2024-10-15T02:18:00Z">
            <w:rPr>
              <w:noProof/>
            </w:rPr>
          </w:rPrChange>
        </w:rPr>
        <w:drawing>
          <wp:anchor distT="0" distB="0" distL="114300" distR="114300" simplePos="0" relativeHeight="251674624" behindDoc="0" locked="0" layoutInCell="1" allowOverlap="1" wp14:anchorId="06A9C2E8" wp14:editId="39A6EFCF">
            <wp:simplePos x="0" y="0"/>
            <wp:positionH relativeFrom="margin">
              <wp:posOffset>1891665</wp:posOffset>
            </wp:positionH>
            <wp:positionV relativeFrom="paragraph">
              <wp:posOffset>488315</wp:posOffset>
            </wp:positionV>
            <wp:extent cx="1016635"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a:picLocks noChangeAspect="1"/>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016635" cy="2203450"/>
                    </a:xfrm>
                    <a:prstGeom prst="rect">
                      <a:avLst/>
                    </a:prstGeom>
                  </pic:spPr>
                </pic:pic>
              </a:graphicData>
            </a:graphic>
          </wp:anchor>
        </w:drawing>
      </w:r>
      <w:r>
        <w:rPr>
          <w:rFonts w:ascii="Georgia" w:hAnsi="Georgia"/>
          <w:rPrChange w:id="2194" w:author="Jade Raposa [2]" w:date="2024-10-15T02:18:00Z">
            <w:rPr/>
          </w:rPrChange>
        </w:rPr>
        <w:t xml:space="preserve">You have now created an account. Enter your </w:t>
      </w:r>
      <w:r>
        <w:rPr>
          <w:rFonts w:ascii="Georgia" w:hAnsi="Georgia"/>
          <w:b/>
          <w:bCs/>
          <w:rPrChange w:id="2195" w:author="Jade Raposa [2]" w:date="2024-10-15T02:18:00Z">
            <w:rPr>
              <w:b/>
              <w:bCs/>
            </w:rPr>
          </w:rPrChange>
        </w:rPr>
        <w:t>“EMAIL”</w:t>
      </w:r>
      <w:r>
        <w:rPr>
          <w:rFonts w:ascii="Georgia" w:hAnsi="Georgia"/>
          <w:rPrChange w:id="2196" w:author="Jade Raposa [2]" w:date="2024-10-15T02:18:00Z">
            <w:rPr/>
          </w:rPrChange>
        </w:rPr>
        <w:t xml:space="preserve"> and </w:t>
      </w:r>
      <w:r>
        <w:rPr>
          <w:rFonts w:ascii="Georgia" w:hAnsi="Georgia"/>
          <w:b/>
          <w:bCs/>
          <w:rPrChange w:id="2197" w:author="Jade Raposa [2]" w:date="2024-10-15T02:18:00Z">
            <w:rPr>
              <w:b/>
              <w:bCs/>
            </w:rPr>
          </w:rPrChange>
        </w:rPr>
        <w:t>“PASSWORD”</w:t>
      </w:r>
      <w:r>
        <w:rPr>
          <w:rFonts w:ascii="Georgia" w:hAnsi="Georgia"/>
          <w:rPrChange w:id="2198" w:author="Jade Raposa [2]" w:date="2024-10-15T02:18:00Z">
            <w:rPr/>
          </w:rPrChange>
        </w:rPr>
        <w:t xml:space="preserve"> and press </w:t>
      </w:r>
      <w:r>
        <w:rPr>
          <w:rFonts w:ascii="Georgia" w:hAnsi="Georgia"/>
          <w:b/>
          <w:bCs/>
          <w:rPrChange w:id="2199" w:author="Jade Raposa [2]" w:date="2024-10-15T02:18:00Z">
            <w:rPr>
              <w:b/>
              <w:bCs/>
            </w:rPr>
          </w:rPrChange>
        </w:rPr>
        <w:t xml:space="preserve">“SIGN IN” </w:t>
      </w:r>
      <w:r>
        <w:rPr>
          <w:rFonts w:ascii="Georgia" w:hAnsi="Georgia"/>
          <w:rPrChange w:id="2200" w:author="Jade Raposa [2]" w:date="2024-10-15T02:18:00Z">
            <w:rPr/>
          </w:rPrChange>
        </w:rPr>
        <w:t>to log in.</w:t>
      </w:r>
    </w:p>
    <w:p w14:paraId="0702F088" w14:textId="77777777" w:rsidR="008F456D" w:rsidRPr="008F456D" w:rsidRDefault="008F456D" w:rsidP="008F456D">
      <w:pPr>
        <w:spacing w:line="360" w:lineRule="auto"/>
        <w:ind w:left="1620" w:hanging="450"/>
        <w:rPr>
          <w:rFonts w:ascii="Georgia" w:hAnsi="Georgia"/>
          <w:rPrChange w:id="2201" w:author="Jade Raposa [2]" w:date="2024-10-15T02:18:00Z">
            <w:rPr/>
          </w:rPrChange>
        </w:rPr>
        <w:pPrChange w:id="2202" w:author="Jade Raposa [2]" w:date="2024-10-15T02:46:00Z">
          <w:pPr>
            <w:ind w:left="720"/>
          </w:pPr>
        </w:pPrChange>
      </w:pPr>
    </w:p>
    <w:p w14:paraId="16D2330D" w14:textId="77777777" w:rsidR="008F456D" w:rsidRPr="008F456D" w:rsidRDefault="008F456D" w:rsidP="008F456D">
      <w:pPr>
        <w:spacing w:line="360" w:lineRule="auto"/>
        <w:ind w:left="1620" w:hanging="450"/>
        <w:rPr>
          <w:rFonts w:ascii="Georgia" w:hAnsi="Georgia"/>
          <w:rPrChange w:id="2203" w:author="Jade Raposa [2]" w:date="2024-10-15T02:18:00Z">
            <w:rPr/>
          </w:rPrChange>
        </w:rPr>
        <w:pPrChange w:id="2204" w:author="Jade Raposa [2]" w:date="2024-10-15T02:46:00Z">
          <w:pPr>
            <w:ind w:left="720"/>
          </w:pPr>
        </w:pPrChange>
      </w:pPr>
    </w:p>
    <w:p w14:paraId="18FD428E" w14:textId="77777777" w:rsidR="008F456D" w:rsidRPr="008F456D" w:rsidRDefault="008F456D" w:rsidP="008F456D">
      <w:pPr>
        <w:spacing w:line="360" w:lineRule="auto"/>
        <w:ind w:left="1620" w:hanging="450"/>
        <w:rPr>
          <w:rFonts w:ascii="Georgia" w:hAnsi="Georgia"/>
          <w:rPrChange w:id="2205" w:author="Jade Raposa [2]" w:date="2024-10-15T02:18:00Z">
            <w:rPr/>
          </w:rPrChange>
        </w:rPr>
        <w:pPrChange w:id="2206" w:author="Jade Raposa [2]" w:date="2024-10-15T02:46:00Z">
          <w:pPr>
            <w:ind w:left="720"/>
          </w:pPr>
        </w:pPrChange>
      </w:pPr>
    </w:p>
    <w:p w14:paraId="46EF0A57" w14:textId="77777777" w:rsidR="008F456D" w:rsidRPr="008F456D" w:rsidRDefault="008F456D" w:rsidP="008F456D">
      <w:pPr>
        <w:spacing w:line="360" w:lineRule="auto"/>
        <w:ind w:left="1620" w:hanging="450"/>
        <w:rPr>
          <w:rFonts w:ascii="Georgia" w:hAnsi="Georgia"/>
          <w:rPrChange w:id="2207" w:author="Jade Raposa [2]" w:date="2024-10-15T02:18:00Z">
            <w:rPr/>
          </w:rPrChange>
        </w:rPr>
        <w:pPrChange w:id="2208" w:author="Jade Raposa [2]" w:date="2024-10-15T02:46:00Z">
          <w:pPr>
            <w:ind w:left="720"/>
          </w:pPr>
        </w:pPrChange>
      </w:pPr>
    </w:p>
    <w:p w14:paraId="5B6C93C1" w14:textId="77777777" w:rsidR="008F456D" w:rsidRPr="008F456D" w:rsidRDefault="008F456D" w:rsidP="008F456D">
      <w:pPr>
        <w:spacing w:line="360" w:lineRule="auto"/>
        <w:ind w:left="1620" w:hanging="450"/>
        <w:rPr>
          <w:rFonts w:ascii="Georgia" w:hAnsi="Georgia"/>
          <w:rPrChange w:id="2209" w:author="Jade Raposa [2]" w:date="2024-10-15T02:18:00Z">
            <w:rPr/>
          </w:rPrChange>
        </w:rPr>
        <w:pPrChange w:id="2210" w:author="Jade Raposa [2]" w:date="2024-10-15T02:46:00Z">
          <w:pPr>
            <w:ind w:left="720"/>
          </w:pPr>
        </w:pPrChange>
      </w:pPr>
    </w:p>
    <w:p w14:paraId="6F6D3F62" w14:textId="77777777" w:rsidR="008F456D" w:rsidRPr="008F456D" w:rsidRDefault="008F456D" w:rsidP="008F456D">
      <w:pPr>
        <w:spacing w:line="360" w:lineRule="auto"/>
        <w:ind w:left="1620" w:hanging="450"/>
        <w:rPr>
          <w:rFonts w:ascii="Georgia" w:hAnsi="Georgia"/>
          <w:rPrChange w:id="2211" w:author="Jade Raposa [2]" w:date="2024-10-15T02:18:00Z">
            <w:rPr/>
          </w:rPrChange>
        </w:rPr>
        <w:pPrChange w:id="2212" w:author="Jade Raposa [2]" w:date="2024-10-15T02:46:00Z">
          <w:pPr>
            <w:ind w:left="720"/>
          </w:pPr>
        </w:pPrChange>
      </w:pPr>
    </w:p>
    <w:p w14:paraId="4D257E7F" w14:textId="77777777" w:rsidR="008F456D" w:rsidRPr="008F456D" w:rsidRDefault="008F456D" w:rsidP="008F456D">
      <w:pPr>
        <w:spacing w:line="360" w:lineRule="auto"/>
        <w:ind w:left="1620" w:hanging="450"/>
        <w:rPr>
          <w:del w:id="2213" w:author="Jade Raposa [2]" w:date="2024-10-16T20:56:00Z"/>
          <w:rFonts w:ascii="Georgia" w:hAnsi="Georgia"/>
          <w:rPrChange w:id="2214" w:author="Jade Raposa [2]" w:date="2024-10-15T02:18:00Z">
            <w:rPr>
              <w:del w:id="2215" w:author="Jade Raposa [2]" w:date="2024-10-16T20:56:00Z"/>
            </w:rPr>
          </w:rPrChange>
        </w:rPr>
        <w:pPrChange w:id="2216" w:author="Jade Raposa [2]" w:date="2024-10-15T02:46:00Z">
          <w:pPr>
            <w:ind w:left="720"/>
          </w:pPr>
        </w:pPrChange>
      </w:pPr>
    </w:p>
    <w:p w14:paraId="3272BD8E" w14:textId="77777777" w:rsidR="008F456D" w:rsidRPr="008F456D" w:rsidRDefault="008F456D" w:rsidP="008F456D">
      <w:pPr>
        <w:spacing w:line="360" w:lineRule="auto"/>
        <w:rPr>
          <w:rFonts w:ascii="Georgia" w:hAnsi="Georgia"/>
          <w:rPrChange w:id="2217" w:author="Jade Raposa [2]" w:date="2024-10-15T02:18:00Z">
            <w:rPr/>
          </w:rPrChange>
        </w:rPr>
        <w:pPrChange w:id="2218" w:author="Jade Raposa [2]" w:date="2024-10-16T20:56:00Z">
          <w:pPr>
            <w:ind w:left="720"/>
          </w:pPr>
        </w:pPrChange>
      </w:pPr>
    </w:p>
    <w:p w14:paraId="76DECE3E" w14:textId="77777777" w:rsidR="008F456D" w:rsidRPr="008F456D" w:rsidRDefault="00000000" w:rsidP="008F456D">
      <w:pPr>
        <w:pStyle w:val="ListParagraph"/>
        <w:numPr>
          <w:ilvl w:val="0"/>
          <w:numId w:val="16"/>
        </w:numPr>
        <w:spacing w:line="360" w:lineRule="auto"/>
        <w:ind w:left="1620" w:hanging="450"/>
        <w:rPr>
          <w:rFonts w:ascii="Georgia" w:hAnsi="Georgia"/>
          <w:rPrChange w:id="2219" w:author="Jade Raposa [2]" w:date="2024-10-15T02:18:00Z">
            <w:rPr/>
          </w:rPrChange>
        </w:rPr>
        <w:pPrChange w:id="2220" w:author="Jade Raposa [2]" w:date="2024-10-15T02:46:00Z">
          <w:pPr>
            <w:pStyle w:val="ListParagraph"/>
            <w:numPr>
              <w:numId w:val="16"/>
            </w:numPr>
            <w:ind w:left="2160" w:hanging="360"/>
          </w:pPr>
        </w:pPrChange>
      </w:pPr>
      <w:r>
        <w:rPr>
          <w:rFonts w:ascii="Georgia" w:hAnsi="Georgia"/>
          <w:noProof/>
          <w:rPrChange w:id="2221" w:author="Jade Raposa [2]" w:date="2024-10-15T02:18:00Z">
            <w:rPr>
              <w:noProof/>
            </w:rPr>
          </w:rPrChange>
        </w:rPr>
        <w:drawing>
          <wp:anchor distT="0" distB="0" distL="114300" distR="114300" simplePos="0" relativeHeight="251675648" behindDoc="0" locked="0" layoutInCell="1" allowOverlap="1" wp14:anchorId="544AB483" wp14:editId="50FBD709">
            <wp:simplePos x="0" y="0"/>
            <wp:positionH relativeFrom="column">
              <wp:posOffset>1895475</wp:posOffset>
            </wp:positionH>
            <wp:positionV relativeFrom="paragraph">
              <wp:posOffset>330200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a:picLocks noChangeAspect="1"/>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r>
        <w:rPr>
          <w:rFonts w:ascii="Georgia" w:hAnsi="Georgia"/>
          <w:rPrChange w:id="2222" w:author="Jade Raposa [2]" w:date="2024-10-15T02:18:00Z">
            <w:rPr/>
          </w:rPrChange>
        </w:rPr>
        <w:t>After logging in, click the 3 lines at the top left.</w:t>
      </w:r>
    </w:p>
    <w:p w14:paraId="5C9B22AC" w14:textId="77777777" w:rsidR="008F456D" w:rsidRPr="008F456D" w:rsidRDefault="00000000" w:rsidP="008F456D">
      <w:pPr>
        <w:spacing w:line="360" w:lineRule="auto"/>
        <w:ind w:left="1620" w:hanging="450"/>
        <w:rPr>
          <w:rFonts w:ascii="Georgia" w:hAnsi="Georgia"/>
          <w:rPrChange w:id="2223" w:author="Jade Raposa [2]" w:date="2024-10-15T02:18:00Z">
            <w:rPr/>
          </w:rPrChange>
        </w:rPr>
        <w:pPrChange w:id="2224" w:author="Jade Raposa [2]" w:date="2024-10-15T02:46:00Z">
          <w:pPr>
            <w:ind w:left="720"/>
          </w:pPr>
        </w:pPrChange>
      </w:pPr>
      <w:r>
        <w:rPr>
          <w:rFonts w:ascii="Georgia" w:hAnsi="Georgia"/>
          <w:b/>
          <w:bCs/>
          <w:noProof/>
          <w:rPrChange w:id="2225" w:author="Jade Raposa [2]" w:date="2024-10-15T02:18:00Z">
            <w:rPr>
              <w:b/>
              <w:bCs/>
              <w:noProof/>
            </w:rPr>
          </w:rPrChange>
        </w:rPr>
        <mc:AlternateContent>
          <mc:Choice Requires="wps">
            <w:drawing>
              <wp:anchor distT="0" distB="0" distL="114300" distR="114300" simplePos="0" relativeHeight="251697152" behindDoc="0" locked="0" layoutInCell="1" allowOverlap="1" wp14:anchorId="68755F1D" wp14:editId="79CEDC7C">
                <wp:simplePos x="0" y="0"/>
                <wp:positionH relativeFrom="column">
                  <wp:posOffset>1336675</wp:posOffset>
                </wp:positionH>
                <wp:positionV relativeFrom="paragraph">
                  <wp:posOffset>220980</wp:posOffset>
                </wp:positionV>
                <wp:extent cx="128905" cy="23304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6" o:spid="_x0000_s1026" o:spt="68" type="#_x0000_t68" style="position:absolute;left:0pt;margin-left:105.25pt;margin-top:17.4pt;height:18.35pt;width:10.15pt;rotation:-982214f;z-index:251697152;v-text-anchor:middle;mso-width-relative:page;mso-height-relative:page;" fillcolor="#C00000" filled="t" stroked="t" coordsize="21600,21600" o:gfxdata="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MnVaXXAAAACQEAAA8AAAAAAAAA&#10;AQAgAAAAIgAAAGRycy9kb3ducmV2LnhtbFBLAQIUABQAAAAIAIdO4kB3dHvBhAIAADIFAAAOAAAA&#10;AAAAAAEAIAAAACYBAABkcnMvZTJvRG9jLnhtbFBLBQYAAAAABgAGAFkBAAAcBgAAAAA=&#10;" adj="5988,5400">
                <v:fill on="t" focussize="0,0"/>
                <v:stroke weight="1pt" color="#172C51 [3204]" miterlimit="8" joinstyle="miter"/>
                <v:imagedata o:title=""/>
                <o:lock v:ext="edit" aspectratio="f"/>
              </v:shape>
            </w:pict>
          </mc:Fallback>
        </mc:AlternateContent>
      </w:r>
    </w:p>
    <w:p w14:paraId="468E0DF4" w14:textId="77777777" w:rsidR="008F456D" w:rsidRPr="008F456D" w:rsidRDefault="008F456D" w:rsidP="008F456D">
      <w:pPr>
        <w:spacing w:line="360" w:lineRule="auto"/>
        <w:ind w:left="1620" w:hanging="450"/>
        <w:rPr>
          <w:rFonts w:ascii="Georgia" w:hAnsi="Georgia"/>
          <w:rPrChange w:id="2226" w:author="Jade Raposa [2]" w:date="2024-10-15T02:18:00Z">
            <w:rPr/>
          </w:rPrChange>
        </w:rPr>
        <w:pPrChange w:id="2227" w:author="Jade Raposa [2]" w:date="2024-10-15T02:46:00Z">
          <w:pPr>
            <w:ind w:left="720"/>
          </w:pPr>
        </w:pPrChange>
      </w:pPr>
    </w:p>
    <w:p w14:paraId="52BA31F1" w14:textId="77777777" w:rsidR="008F456D" w:rsidRPr="008F456D" w:rsidRDefault="008F456D" w:rsidP="008F456D">
      <w:pPr>
        <w:spacing w:line="360" w:lineRule="auto"/>
        <w:ind w:left="1620" w:hanging="450"/>
        <w:rPr>
          <w:rFonts w:ascii="Georgia" w:hAnsi="Georgia"/>
          <w:rPrChange w:id="2228" w:author="Jade Raposa [2]" w:date="2024-10-15T02:18:00Z">
            <w:rPr/>
          </w:rPrChange>
        </w:rPr>
        <w:pPrChange w:id="2229" w:author="Jade Raposa [2]" w:date="2024-10-15T02:46:00Z">
          <w:pPr>
            <w:ind w:left="720"/>
          </w:pPr>
        </w:pPrChange>
      </w:pPr>
    </w:p>
    <w:p w14:paraId="4C1ABE65" w14:textId="77777777" w:rsidR="008F456D" w:rsidRPr="008F456D" w:rsidRDefault="008F456D" w:rsidP="008F456D">
      <w:pPr>
        <w:spacing w:line="360" w:lineRule="auto"/>
        <w:ind w:left="1620" w:hanging="450"/>
        <w:rPr>
          <w:rFonts w:ascii="Georgia" w:hAnsi="Georgia"/>
          <w:rPrChange w:id="2230" w:author="Jade Raposa [2]" w:date="2024-10-15T02:18:00Z">
            <w:rPr/>
          </w:rPrChange>
        </w:rPr>
        <w:pPrChange w:id="2231" w:author="Jade Raposa [2]" w:date="2024-10-15T02:46:00Z">
          <w:pPr>
            <w:ind w:left="720"/>
          </w:pPr>
        </w:pPrChange>
      </w:pPr>
    </w:p>
    <w:p w14:paraId="39070C59" w14:textId="77777777" w:rsidR="008F456D" w:rsidRPr="008F456D" w:rsidRDefault="008F456D" w:rsidP="008F456D">
      <w:pPr>
        <w:spacing w:line="360" w:lineRule="auto"/>
        <w:ind w:left="1620" w:hanging="450"/>
        <w:rPr>
          <w:rFonts w:ascii="Georgia" w:hAnsi="Georgia"/>
          <w:rPrChange w:id="2232" w:author="Jade Raposa [2]" w:date="2024-10-15T02:18:00Z">
            <w:rPr/>
          </w:rPrChange>
        </w:rPr>
        <w:pPrChange w:id="2233" w:author="Jade Raposa [2]" w:date="2024-10-15T02:46:00Z">
          <w:pPr>
            <w:ind w:left="720"/>
          </w:pPr>
        </w:pPrChange>
      </w:pPr>
    </w:p>
    <w:p w14:paraId="5E717C23" w14:textId="77777777" w:rsidR="008F456D" w:rsidRPr="008F456D" w:rsidRDefault="008F456D" w:rsidP="008F456D">
      <w:pPr>
        <w:spacing w:line="360" w:lineRule="auto"/>
        <w:ind w:left="1620" w:hanging="450"/>
        <w:rPr>
          <w:rFonts w:ascii="Georgia" w:hAnsi="Georgia"/>
          <w:rPrChange w:id="2234" w:author="Jade Raposa [2]" w:date="2024-10-15T02:18:00Z">
            <w:rPr/>
          </w:rPrChange>
        </w:rPr>
        <w:pPrChange w:id="2235" w:author="Jade Raposa [2]" w:date="2024-10-15T02:46:00Z">
          <w:pPr>
            <w:ind w:left="720"/>
          </w:pPr>
        </w:pPrChange>
      </w:pPr>
    </w:p>
    <w:p w14:paraId="42B42155" w14:textId="77777777" w:rsidR="008F456D" w:rsidRPr="008F456D" w:rsidRDefault="008F456D" w:rsidP="008F456D">
      <w:pPr>
        <w:spacing w:line="360" w:lineRule="auto"/>
        <w:ind w:left="1620" w:hanging="450"/>
        <w:rPr>
          <w:del w:id="2236" w:author="Jade Raposa [2]" w:date="2024-10-16T20:56:00Z"/>
          <w:rFonts w:ascii="Georgia" w:hAnsi="Georgia"/>
          <w:rPrChange w:id="2237" w:author="Jade Raposa [2]" w:date="2024-10-15T02:18:00Z">
            <w:rPr>
              <w:del w:id="2238" w:author="Jade Raposa [2]" w:date="2024-10-16T20:56:00Z"/>
            </w:rPr>
          </w:rPrChange>
        </w:rPr>
        <w:pPrChange w:id="2239" w:author="Jade Raposa [2]" w:date="2024-10-15T02:46:00Z">
          <w:pPr>
            <w:ind w:left="720"/>
          </w:pPr>
        </w:pPrChange>
      </w:pPr>
    </w:p>
    <w:p w14:paraId="136F92D2" w14:textId="77777777" w:rsidR="008F456D" w:rsidRPr="008F456D" w:rsidRDefault="008F456D" w:rsidP="008F456D">
      <w:pPr>
        <w:spacing w:line="360" w:lineRule="auto"/>
        <w:ind w:left="1620" w:hanging="450"/>
        <w:rPr>
          <w:del w:id="2240" w:author="Jade Raposa [2]" w:date="2024-10-16T20:56:00Z"/>
          <w:rFonts w:ascii="Georgia" w:hAnsi="Georgia"/>
          <w:rPrChange w:id="2241" w:author="Jade Raposa [2]" w:date="2024-10-15T02:18:00Z">
            <w:rPr>
              <w:del w:id="2242" w:author="Jade Raposa [2]" w:date="2024-10-16T20:56:00Z"/>
            </w:rPr>
          </w:rPrChange>
        </w:rPr>
        <w:pPrChange w:id="2243" w:author="Jade Raposa [2]" w:date="2024-10-15T02:46:00Z">
          <w:pPr>
            <w:ind w:left="720"/>
          </w:pPr>
        </w:pPrChange>
      </w:pPr>
    </w:p>
    <w:p w14:paraId="3A604D11" w14:textId="77777777" w:rsidR="008F456D" w:rsidRPr="008F456D" w:rsidRDefault="008F456D" w:rsidP="008F456D">
      <w:pPr>
        <w:spacing w:line="360" w:lineRule="auto"/>
        <w:ind w:left="1620"/>
        <w:rPr>
          <w:ins w:id="2244" w:author="Jade Raposa [2]" w:date="2024-10-15T02:21:00Z"/>
          <w:rFonts w:ascii="Georgia" w:hAnsi="Georgia"/>
          <w:rPrChange w:id="2245" w:author="Jade Raposa [2]" w:date="2024-10-16T20:56:00Z">
            <w:rPr>
              <w:ins w:id="2246" w:author="Jade Raposa [2]" w:date="2024-10-15T02:21:00Z"/>
            </w:rPr>
          </w:rPrChange>
        </w:rPr>
        <w:pPrChange w:id="2247" w:author="Jade Raposa [2]" w:date="2024-10-16T20:56:00Z">
          <w:pPr>
            <w:pStyle w:val="ListParagraph"/>
            <w:ind w:left="1620" w:hanging="450"/>
          </w:pPr>
        </w:pPrChange>
      </w:pPr>
    </w:p>
    <w:p w14:paraId="4438D600" w14:textId="77777777" w:rsidR="008F456D" w:rsidRPr="008F456D" w:rsidRDefault="008F456D" w:rsidP="008F456D">
      <w:pPr>
        <w:pStyle w:val="ListParagraph"/>
        <w:spacing w:line="360" w:lineRule="auto"/>
        <w:ind w:left="1620" w:hanging="450"/>
        <w:rPr>
          <w:rFonts w:ascii="Georgia" w:hAnsi="Georgia"/>
          <w:rPrChange w:id="2248" w:author="Jade Raposa [2]" w:date="2024-10-15T02:18:00Z">
            <w:rPr/>
          </w:rPrChange>
        </w:rPr>
        <w:pPrChange w:id="2249" w:author="Jade Raposa [2]" w:date="2024-10-15T02:46:00Z">
          <w:pPr>
            <w:pStyle w:val="ListParagraph"/>
            <w:ind w:left="1800"/>
          </w:pPr>
        </w:pPrChange>
      </w:pPr>
    </w:p>
    <w:p w14:paraId="3BF51A9D" w14:textId="77777777" w:rsidR="008F456D" w:rsidRDefault="008F456D">
      <w:pPr>
        <w:pStyle w:val="ListParagraph"/>
        <w:numPr>
          <w:ilvl w:val="0"/>
          <w:numId w:val="16"/>
        </w:numPr>
        <w:spacing w:line="360" w:lineRule="auto"/>
        <w:ind w:left="1620" w:hanging="450"/>
        <w:rPr>
          <w:ins w:id="2250" w:author="Jade Raposa [2]" w:date="2024-10-17T00:55:00Z"/>
          <w:rFonts w:ascii="Georgia" w:hAnsi="Georgia"/>
        </w:rPr>
        <w:sectPr w:rsidR="008F456D">
          <w:headerReference w:type="default" r:id="rId134"/>
          <w:headerReference w:type="first" r:id="rId135"/>
          <w:pgSz w:w="12240" w:h="15840"/>
          <w:pgMar w:top="1440" w:right="1440" w:bottom="1440" w:left="1440" w:header="708" w:footer="708" w:gutter="0"/>
          <w:pgNumType w:start="1"/>
          <w:cols w:space="708"/>
          <w:titlePg/>
          <w:docGrid w:linePitch="360"/>
        </w:sectPr>
      </w:pPr>
    </w:p>
    <w:p w14:paraId="1B7969A8" w14:textId="77777777" w:rsidR="008F456D" w:rsidRPr="008F456D" w:rsidRDefault="00000000" w:rsidP="008F456D">
      <w:pPr>
        <w:pStyle w:val="ListParagraph"/>
        <w:numPr>
          <w:ilvl w:val="0"/>
          <w:numId w:val="16"/>
        </w:numPr>
        <w:spacing w:line="360" w:lineRule="auto"/>
        <w:ind w:left="1620" w:hanging="450"/>
        <w:rPr>
          <w:rFonts w:ascii="Georgia" w:hAnsi="Georgia"/>
          <w:b/>
          <w:bCs/>
          <w:rPrChange w:id="2261" w:author="Jade Raposa [2]" w:date="2024-10-15T02:18:00Z">
            <w:rPr>
              <w:b/>
              <w:bCs/>
            </w:rPr>
          </w:rPrChange>
        </w:rPr>
        <w:pPrChange w:id="2262" w:author="Jade Raposa [2]" w:date="2024-10-15T02:46:00Z">
          <w:pPr>
            <w:pStyle w:val="ListParagraph"/>
            <w:numPr>
              <w:numId w:val="16"/>
            </w:numPr>
            <w:ind w:left="2160" w:hanging="360"/>
          </w:pPr>
        </w:pPrChange>
      </w:pPr>
      <w:r>
        <w:rPr>
          <w:rFonts w:ascii="Georgia" w:hAnsi="Georgia"/>
          <w:rPrChange w:id="2263" w:author="Jade Raposa [2]" w:date="2024-10-15T02:18:00Z">
            <w:rPr/>
          </w:rPrChange>
        </w:rPr>
        <w:lastRenderedPageBreak/>
        <w:t xml:space="preserve">You will see options: </w:t>
      </w:r>
      <w:r>
        <w:rPr>
          <w:rFonts w:ascii="Georgia" w:hAnsi="Georgia"/>
          <w:b/>
          <w:bCs/>
          <w:rPrChange w:id="2264" w:author="Jade Raposa [2]" w:date="2024-10-15T02:18:00Z">
            <w:rPr>
              <w:b/>
              <w:bCs/>
            </w:rPr>
          </w:rPrChange>
        </w:rPr>
        <w:t>“HOME”, “INBOX”, “SET PROFILE PIC”, “CHANGE PASSWORD”, “BROWSE SUBJECTS”, “SUBJECT ENROLLED”,</w:t>
      </w:r>
      <w:r>
        <w:rPr>
          <w:rFonts w:ascii="Georgia" w:hAnsi="Georgia"/>
          <w:rPrChange w:id="2265" w:author="Jade Raposa [2]" w:date="2024-10-15T02:18:00Z">
            <w:rPr/>
          </w:rPrChange>
        </w:rPr>
        <w:t xml:space="preserve"> and </w:t>
      </w:r>
      <w:r>
        <w:rPr>
          <w:rFonts w:ascii="Georgia" w:hAnsi="Georgia"/>
          <w:b/>
          <w:bCs/>
          <w:rPrChange w:id="2266" w:author="Jade Raposa [2]" w:date="2024-10-15T02:18:00Z">
            <w:rPr>
              <w:b/>
              <w:bCs/>
            </w:rPr>
          </w:rPrChange>
        </w:rPr>
        <w:t>“LOG OUT.”</w:t>
      </w:r>
    </w:p>
    <w:p w14:paraId="1BD71BC3" w14:textId="77777777" w:rsidR="008F456D" w:rsidRPr="008F456D" w:rsidRDefault="00000000" w:rsidP="008F456D">
      <w:pPr>
        <w:spacing w:line="360" w:lineRule="auto"/>
        <w:ind w:left="1620" w:hanging="450"/>
        <w:rPr>
          <w:rFonts w:ascii="Georgia" w:hAnsi="Georgia"/>
          <w:rPrChange w:id="2267" w:author="Jade Raposa [2]" w:date="2024-10-15T02:18:00Z">
            <w:rPr/>
          </w:rPrChange>
        </w:rPr>
        <w:pPrChange w:id="2268" w:author="Jade Raposa [2]" w:date="2024-10-15T02:46:00Z">
          <w:pPr>
            <w:ind w:left="720"/>
          </w:pPr>
        </w:pPrChange>
      </w:pPr>
      <w:r>
        <w:rPr>
          <w:rFonts w:ascii="Georgia" w:hAnsi="Georgia"/>
          <w:noProof/>
          <w:rPrChange w:id="2269" w:author="Jade Raposa [2]" w:date="2024-10-15T02:18:00Z">
            <w:rPr>
              <w:noProof/>
            </w:rPr>
          </w:rPrChange>
        </w:rPr>
        <w:drawing>
          <wp:anchor distT="0" distB="0" distL="114300" distR="114300" simplePos="0" relativeHeight="251676672" behindDoc="0" locked="0" layoutInCell="1" allowOverlap="1" wp14:anchorId="0FED720B" wp14:editId="233CC02D">
            <wp:simplePos x="0" y="0"/>
            <wp:positionH relativeFrom="margin">
              <wp:posOffset>2283460</wp:posOffset>
            </wp:positionH>
            <wp:positionV relativeFrom="paragraph">
              <wp:posOffset>19050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a:picLocks noChangeAspect="1"/>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a:effectLst>
                      <a:softEdge rad="12700"/>
                    </a:effectLst>
                  </pic:spPr>
                </pic:pic>
              </a:graphicData>
            </a:graphic>
          </wp:anchor>
        </w:drawing>
      </w:r>
    </w:p>
    <w:p w14:paraId="2650D77E" w14:textId="77777777" w:rsidR="008F456D" w:rsidRPr="008F456D" w:rsidRDefault="008F456D" w:rsidP="008F456D">
      <w:pPr>
        <w:spacing w:line="360" w:lineRule="auto"/>
        <w:ind w:left="1620" w:hanging="450"/>
        <w:rPr>
          <w:rFonts w:ascii="Georgia" w:hAnsi="Georgia"/>
          <w:rPrChange w:id="2270" w:author="Jade Raposa [2]" w:date="2024-10-15T02:18:00Z">
            <w:rPr/>
          </w:rPrChange>
        </w:rPr>
        <w:pPrChange w:id="2271" w:author="Jade Raposa [2]" w:date="2024-10-15T02:46:00Z">
          <w:pPr>
            <w:ind w:left="720"/>
          </w:pPr>
        </w:pPrChange>
      </w:pPr>
    </w:p>
    <w:p w14:paraId="0667B37A" w14:textId="77777777" w:rsidR="008F456D" w:rsidRPr="008F456D" w:rsidRDefault="008F456D" w:rsidP="008F456D">
      <w:pPr>
        <w:spacing w:line="360" w:lineRule="auto"/>
        <w:ind w:left="1620" w:hanging="450"/>
        <w:rPr>
          <w:rFonts w:ascii="Georgia" w:hAnsi="Georgia"/>
          <w:rPrChange w:id="2272" w:author="Jade Raposa [2]" w:date="2024-10-15T02:18:00Z">
            <w:rPr/>
          </w:rPrChange>
        </w:rPr>
        <w:pPrChange w:id="2273" w:author="Jade Raposa [2]" w:date="2024-10-15T02:46:00Z">
          <w:pPr>
            <w:ind w:left="720"/>
          </w:pPr>
        </w:pPrChange>
      </w:pPr>
    </w:p>
    <w:p w14:paraId="535CF35C" w14:textId="77777777" w:rsidR="008F456D" w:rsidRPr="008F456D" w:rsidRDefault="008F456D" w:rsidP="008F456D">
      <w:pPr>
        <w:spacing w:line="360" w:lineRule="auto"/>
        <w:ind w:left="1620" w:hanging="450"/>
        <w:rPr>
          <w:rFonts w:ascii="Georgia" w:hAnsi="Georgia"/>
          <w:rPrChange w:id="2274" w:author="Jade Raposa [2]" w:date="2024-10-15T02:18:00Z">
            <w:rPr/>
          </w:rPrChange>
        </w:rPr>
        <w:pPrChange w:id="2275" w:author="Jade Raposa [2]" w:date="2024-10-15T02:46:00Z">
          <w:pPr>
            <w:ind w:left="720"/>
          </w:pPr>
        </w:pPrChange>
      </w:pPr>
    </w:p>
    <w:p w14:paraId="2FF0F86C" w14:textId="77777777" w:rsidR="008F456D" w:rsidRPr="008F456D" w:rsidRDefault="008F456D" w:rsidP="008F456D">
      <w:pPr>
        <w:spacing w:line="360" w:lineRule="auto"/>
        <w:ind w:left="1620" w:hanging="450"/>
        <w:rPr>
          <w:rFonts w:ascii="Georgia" w:hAnsi="Georgia"/>
          <w:rPrChange w:id="2276" w:author="Jade Raposa [2]" w:date="2024-10-15T02:18:00Z">
            <w:rPr/>
          </w:rPrChange>
        </w:rPr>
        <w:pPrChange w:id="2277" w:author="Jade Raposa [2]" w:date="2024-10-15T02:46:00Z">
          <w:pPr>
            <w:ind w:left="720"/>
          </w:pPr>
        </w:pPrChange>
      </w:pPr>
    </w:p>
    <w:p w14:paraId="4A772592" w14:textId="77777777" w:rsidR="008F456D" w:rsidRPr="008F456D" w:rsidRDefault="008F456D" w:rsidP="008F456D">
      <w:pPr>
        <w:spacing w:line="360" w:lineRule="auto"/>
        <w:ind w:left="1620" w:hanging="450"/>
        <w:rPr>
          <w:rFonts w:ascii="Georgia" w:hAnsi="Georgia"/>
          <w:rPrChange w:id="2278" w:author="Jade Raposa [2]" w:date="2024-10-15T02:18:00Z">
            <w:rPr/>
          </w:rPrChange>
        </w:rPr>
        <w:pPrChange w:id="2279" w:author="Jade Raposa [2]" w:date="2024-10-15T02:46:00Z">
          <w:pPr>
            <w:ind w:left="720"/>
          </w:pPr>
        </w:pPrChange>
      </w:pPr>
    </w:p>
    <w:p w14:paraId="57E91FD0" w14:textId="77777777" w:rsidR="008F456D" w:rsidRPr="008F456D" w:rsidRDefault="008F456D" w:rsidP="008F456D">
      <w:pPr>
        <w:spacing w:line="360" w:lineRule="auto"/>
        <w:ind w:left="1620" w:hanging="450"/>
        <w:rPr>
          <w:rFonts w:ascii="Georgia" w:hAnsi="Georgia"/>
          <w:rPrChange w:id="2280" w:author="Jade Raposa [2]" w:date="2024-10-15T02:18:00Z">
            <w:rPr/>
          </w:rPrChange>
        </w:rPr>
        <w:pPrChange w:id="2281" w:author="Jade Raposa [2]" w:date="2024-10-15T02:46:00Z">
          <w:pPr>
            <w:ind w:left="720"/>
          </w:pPr>
        </w:pPrChange>
      </w:pPr>
    </w:p>
    <w:p w14:paraId="2CB0F273" w14:textId="77777777" w:rsidR="008F456D" w:rsidRPr="008F456D" w:rsidRDefault="008F456D" w:rsidP="008F456D">
      <w:pPr>
        <w:spacing w:line="360" w:lineRule="auto"/>
        <w:ind w:left="2160"/>
        <w:rPr>
          <w:del w:id="2282" w:author="Jade Raposa [2]" w:date="2024-10-16T20:57:00Z"/>
          <w:rFonts w:ascii="Georgia" w:hAnsi="Georgia"/>
          <w:rPrChange w:id="2283" w:author="Jade Raposa [2]" w:date="2024-10-15T02:22:00Z">
            <w:rPr>
              <w:del w:id="2284" w:author="Jade Raposa [2]" w:date="2024-10-16T20:57:00Z"/>
            </w:rPr>
          </w:rPrChange>
        </w:rPr>
        <w:sectPr w:rsidR="008F456D" w:rsidRPr="008F456D">
          <w:pgSz w:w="12240" w:h="15840"/>
          <w:pgMar w:top="1710" w:right="1440" w:bottom="1440" w:left="1440" w:header="708" w:footer="708" w:gutter="0"/>
          <w:pgNumType w:start="1"/>
          <w:cols w:space="708"/>
          <w:titlePg/>
          <w:docGrid w:linePitch="360"/>
        </w:sectPr>
        <w:pPrChange w:id="2285" w:author="Jade Raposa [2]" w:date="2024-10-15T02:46:00Z">
          <w:pPr>
            <w:pStyle w:val="ListParagraph"/>
            <w:numPr>
              <w:numId w:val="16"/>
            </w:numPr>
            <w:ind w:left="2160" w:hanging="360"/>
          </w:pPr>
        </w:pPrChange>
      </w:pPr>
    </w:p>
    <w:p w14:paraId="60684FF3" w14:textId="77777777" w:rsidR="008F456D" w:rsidRDefault="008F456D" w:rsidP="008F456D">
      <w:pPr>
        <w:pStyle w:val="ListParagraph"/>
        <w:spacing w:line="360" w:lineRule="auto"/>
        <w:ind w:left="1620"/>
        <w:rPr>
          <w:ins w:id="2286" w:author="Jade Raposa [2]" w:date="2024-10-15T02:22:00Z"/>
          <w:rFonts w:ascii="Georgia" w:hAnsi="Georgia"/>
        </w:rPr>
        <w:pPrChange w:id="2287" w:author="Jade Raposa [2]" w:date="2024-10-15T02:46:00Z">
          <w:pPr>
            <w:pStyle w:val="ListParagraph"/>
            <w:numPr>
              <w:numId w:val="16"/>
            </w:numPr>
            <w:ind w:left="1620" w:hanging="450"/>
          </w:pPr>
        </w:pPrChange>
      </w:pPr>
    </w:p>
    <w:p w14:paraId="25765D3C" w14:textId="77777777" w:rsidR="008F456D" w:rsidRPr="008F456D" w:rsidRDefault="00000000" w:rsidP="008F456D">
      <w:pPr>
        <w:pStyle w:val="ListParagraph"/>
        <w:numPr>
          <w:ilvl w:val="0"/>
          <w:numId w:val="16"/>
        </w:numPr>
        <w:spacing w:line="360" w:lineRule="auto"/>
        <w:ind w:left="1620" w:hanging="450"/>
        <w:rPr>
          <w:rFonts w:ascii="Georgia" w:hAnsi="Georgia"/>
          <w:rPrChange w:id="2288" w:author="Jade Raposa [2]" w:date="2024-10-15T02:18:00Z">
            <w:rPr/>
          </w:rPrChange>
        </w:rPr>
        <w:pPrChange w:id="2289" w:author="Jade Raposa [2]" w:date="2024-10-15T02:46:00Z">
          <w:pPr>
            <w:pStyle w:val="ListParagraph"/>
            <w:numPr>
              <w:numId w:val="16"/>
            </w:numPr>
            <w:ind w:left="2160" w:hanging="360"/>
          </w:pPr>
        </w:pPrChange>
      </w:pPr>
      <w:r>
        <w:rPr>
          <w:rFonts w:ascii="Georgia" w:hAnsi="Georgia"/>
          <w:rPrChange w:id="2290" w:author="Jade Raposa [2]" w:date="2024-10-15T02:18:00Z">
            <w:rPr/>
          </w:rPrChange>
        </w:rPr>
        <w:t xml:space="preserve">Since you are a mentee, click </w:t>
      </w:r>
      <w:r>
        <w:rPr>
          <w:rFonts w:ascii="Georgia" w:hAnsi="Georgia"/>
          <w:b/>
          <w:bCs/>
          <w:rPrChange w:id="2291" w:author="Jade Raposa [2]" w:date="2024-10-15T02:18:00Z">
            <w:rPr>
              <w:b/>
              <w:bCs/>
            </w:rPr>
          </w:rPrChange>
        </w:rPr>
        <w:t>“BROWSE SUBJECTS”</w:t>
      </w:r>
      <w:r>
        <w:rPr>
          <w:rFonts w:ascii="Georgia" w:hAnsi="Georgia"/>
          <w:rPrChange w:id="2292" w:author="Jade Raposa [2]" w:date="2024-10-15T02:18:00Z">
            <w:rPr/>
          </w:rPrChange>
        </w:rPr>
        <w:t xml:space="preserve"> to enroll in the subject you need. Before enrolling, you need to wait for confirmation from the professor. They will decide if you can enroll in their subject. You can check </w:t>
      </w:r>
      <w:r>
        <w:rPr>
          <w:rFonts w:ascii="Georgia" w:hAnsi="Georgia"/>
          <w:b/>
          <w:bCs/>
          <w:rPrChange w:id="2293" w:author="Jade Raposa [2]" w:date="2024-10-15T02:18:00Z">
            <w:rPr>
              <w:b/>
              <w:bCs/>
            </w:rPr>
          </w:rPrChange>
        </w:rPr>
        <w:t>“SUBJECT ENROLLED”</w:t>
      </w:r>
      <w:r>
        <w:rPr>
          <w:rFonts w:ascii="Georgia" w:hAnsi="Georgia"/>
          <w:rPrChange w:id="2294" w:author="Jade Raposa [2]" w:date="2024-10-15T02:18:00Z">
            <w:rPr/>
          </w:rPrChange>
        </w:rPr>
        <w:t xml:space="preserve"> to see if you’ve been enrolled or declined.</w:t>
      </w:r>
    </w:p>
    <w:p w14:paraId="48E38523" w14:textId="77777777" w:rsidR="008F456D" w:rsidRPr="008F456D" w:rsidRDefault="00000000" w:rsidP="008F456D">
      <w:pPr>
        <w:spacing w:line="360" w:lineRule="auto"/>
        <w:ind w:left="1620" w:hanging="450"/>
        <w:rPr>
          <w:rFonts w:ascii="Georgia" w:hAnsi="Georgia"/>
          <w:rPrChange w:id="2295" w:author="Jade Raposa [2]" w:date="2024-10-15T02:18:00Z">
            <w:rPr/>
          </w:rPrChange>
        </w:rPr>
        <w:pPrChange w:id="2296" w:author="Jade Raposa [2]" w:date="2024-10-15T02:46:00Z">
          <w:pPr>
            <w:ind w:left="720"/>
          </w:pPr>
        </w:pPrChange>
      </w:pPr>
      <w:r>
        <w:rPr>
          <w:rFonts w:ascii="Georgia" w:hAnsi="Georgia"/>
          <w:noProof/>
          <w:rPrChange w:id="2297" w:author="Jade Raposa [2]" w:date="2024-10-15T02:18:00Z">
            <w:rPr>
              <w:noProof/>
            </w:rPr>
          </w:rPrChange>
        </w:rPr>
        <w:drawing>
          <wp:anchor distT="0" distB="0" distL="114300" distR="114300" simplePos="0" relativeHeight="251677696" behindDoc="0" locked="0" layoutInCell="1" allowOverlap="1" wp14:anchorId="6CA55051" wp14:editId="1D0728B1">
            <wp:simplePos x="0" y="0"/>
            <wp:positionH relativeFrom="margin">
              <wp:posOffset>3389630</wp:posOffset>
            </wp:positionH>
            <wp:positionV relativeFrom="paragraph">
              <wp:posOffset>179705</wp:posOffset>
            </wp:positionV>
            <wp:extent cx="1028700" cy="2019935"/>
            <wp:effectExtent l="0" t="0" r="0" b="0"/>
            <wp:wrapTopAndBottom/>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a:picLocks noChangeAspect="1"/>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anchor>
        </w:drawing>
      </w:r>
      <w:r>
        <w:rPr>
          <w:rFonts w:ascii="Georgia" w:hAnsi="Georgia"/>
          <w:noProof/>
          <w:rPrChange w:id="2298" w:author="Jade Raposa [2]" w:date="2024-10-15T02:18:00Z">
            <w:rPr>
              <w:noProof/>
            </w:rPr>
          </w:rPrChange>
        </w:rPr>
        <w:drawing>
          <wp:anchor distT="0" distB="0" distL="114300" distR="114300" simplePos="0" relativeHeight="251678720" behindDoc="0" locked="0" layoutInCell="1" allowOverlap="1" wp14:anchorId="36B0CC1E" wp14:editId="37936F1E">
            <wp:simplePos x="0" y="0"/>
            <wp:positionH relativeFrom="column">
              <wp:posOffset>1793875</wp:posOffset>
            </wp:positionH>
            <wp:positionV relativeFrom="paragraph">
              <wp:posOffset>197485</wp:posOffset>
            </wp:positionV>
            <wp:extent cx="1066800" cy="1981835"/>
            <wp:effectExtent l="0" t="0" r="0" b="0"/>
            <wp:wrapTopAndBottom/>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a:picLocks noChangeAspect="1"/>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anchor>
        </w:drawing>
      </w:r>
    </w:p>
    <w:p w14:paraId="5B776E59" w14:textId="77777777" w:rsidR="008F456D" w:rsidRDefault="008F456D">
      <w:pPr>
        <w:spacing w:line="360" w:lineRule="auto"/>
        <w:ind w:left="1620" w:hanging="450"/>
        <w:rPr>
          <w:del w:id="2299" w:author="Jade Raposa [2]" w:date="2024-10-15T02:22:00Z"/>
          <w:rFonts w:ascii="Georgia" w:hAnsi="Georgia"/>
        </w:rPr>
      </w:pPr>
    </w:p>
    <w:p w14:paraId="5A35AA86" w14:textId="77777777" w:rsidR="008F456D" w:rsidRDefault="008F456D">
      <w:pPr>
        <w:spacing w:line="360" w:lineRule="auto"/>
        <w:ind w:left="1620" w:hanging="450"/>
        <w:rPr>
          <w:ins w:id="2300" w:author="Jade Raposa [2]" w:date="2024-10-17T00:55:00Z"/>
          <w:rFonts w:ascii="Georgia" w:hAnsi="Georgia"/>
        </w:rPr>
      </w:pPr>
    </w:p>
    <w:p w14:paraId="3D42619D" w14:textId="77777777" w:rsidR="008F456D" w:rsidRDefault="008F456D">
      <w:pPr>
        <w:spacing w:line="360" w:lineRule="auto"/>
        <w:ind w:left="1620" w:hanging="450"/>
        <w:rPr>
          <w:ins w:id="2301" w:author="Jade Raposa [2]" w:date="2024-10-17T00:55:00Z"/>
          <w:rFonts w:ascii="Georgia" w:hAnsi="Georgia"/>
        </w:rPr>
        <w:sectPr w:rsidR="008F456D">
          <w:headerReference w:type="default" r:id="rId139"/>
          <w:headerReference w:type="first" r:id="rId140"/>
          <w:pgSz w:w="12240" w:h="15840"/>
          <w:pgMar w:top="1710" w:right="1440" w:bottom="1440" w:left="1440" w:header="708" w:footer="708" w:gutter="0"/>
          <w:pgNumType w:start="1"/>
          <w:cols w:space="708"/>
          <w:titlePg/>
          <w:docGrid w:linePitch="360"/>
        </w:sectPr>
      </w:pPr>
    </w:p>
    <w:p w14:paraId="0FD135FC" w14:textId="77777777" w:rsidR="008F456D" w:rsidRPr="008F456D" w:rsidRDefault="008F456D" w:rsidP="008F456D">
      <w:pPr>
        <w:spacing w:line="360" w:lineRule="auto"/>
        <w:rPr>
          <w:del w:id="2312" w:author="Jade Raposa [2]" w:date="2024-10-15T02:22:00Z"/>
          <w:rFonts w:ascii="Georgia" w:hAnsi="Georgia"/>
          <w:rPrChange w:id="2313" w:author="Jade Raposa [2]" w:date="2024-10-15T02:18:00Z">
            <w:rPr>
              <w:del w:id="2314" w:author="Jade Raposa [2]" w:date="2024-10-15T02:22:00Z"/>
            </w:rPr>
          </w:rPrChange>
        </w:rPr>
        <w:pPrChange w:id="2315" w:author="Jade Raposa [2]" w:date="2024-10-17T00:55:00Z">
          <w:pPr>
            <w:ind w:left="720"/>
          </w:pPr>
        </w:pPrChange>
      </w:pPr>
    </w:p>
    <w:p w14:paraId="6810BC5E" w14:textId="77777777" w:rsidR="008F456D" w:rsidRPr="008F456D" w:rsidRDefault="008F456D" w:rsidP="008F456D">
      <w:pPr>
        <w:spacing w:line="360" w:lineRule="auto"/>
        <w:rPr>
          <w:del w:id="2316" w:author="Jade Raposa [2]" w:date="2024-10-15T02:22:00Z"/>
          <w:rFonts w:ascii="Georgia" w:hAnsi="Georgia"/>
          <w:rPrChange w:id="2317" w:author="Jade Raposa [2]" w:date="2024-10-15T02:18:00Z">
            <w:rPr>
              <w:del w:id="2318" w:author="Jade Raposa [2]" w:date="2024-10-15T02:22:00Z"/>
            </w:rPr>
          </w:rPrChange>
        </w:rPr>
        <w:pPrChange w:id="2319" w:author="Jade Raposa [2]" w:date="2024-10-17T00:55:00Z">
          <w:pPr>
            <w:ind w:left="720"/>
          </w:pPr>
        </w:pPrChange>
      </w:pPr>
    </w:p>
    <w:p w14:paraId="65174859" w14:textId="77777777" w:rsidR="008F456D" w:rsidRPr="008F456D" w:rsidRDefault="008F456D" w:rsidP="008F456D">
      <w:pPr>
        <w:spacing w:line="360" w:lineRule="auto"/>
        <w:rPr>
          <w:del w:id="2320" w:author="Jade Raposa [2]" w:date="2024-10-15T02:22:00Z"/>
          <w:rFonts w:ascii="Georgia" w:hAnsi="Georgia"/>
          <w:rPrChange w:id="2321" w:author="Jade Raposa [2]" w:date="2024-10-15T02:18:00Z">
            <w:rPr>
              <w:del w:id="2322" w:author="Jade Raposa [2]" w:date="2024-10-15T02:22:00Z"/>
            </w:rPr>
          </w:rPrChange>
        </w:rPr>
        <w:pPrChange w:id="2323" w:author="Jade Raposa [2]" w:date="2024-10-17T00:55:00Z">
          <w:pPr>
            <w:ind w:left="720"/>
          </w:pPr>
        </w:pPrChange>
      </w:pPr>
    </w:p>
    <w:p w14:paraId="493F753E" w14:textId="77777777" w:rsidR="008F456D" w:rsidRPr="008F456D" w:rsidRDefault="008F456D" w:rsidP="008F456D">
      <w:pPr>
        <w:spacing w:line="360" w:lineRule="auto"/>
        <w:rPr>
          <w:del w:id="2324" w:author="Jade Raposa [2]" w:date="2024-10-15T02:46:00Z"/>
          <w:rFonts w:ascii="Georgia" w:hAnsi="Georgia"/>
          <w:rPrChange w:id="2325" w:author="Jade Raposa [2]" w:date="2024-10-15T02:18:00Z">
            <w:rPr>
              <w:del w:id="2326" w:author="Jade Raposa [2]" w:date="2024-10-15T02:46:00Z"/>
            </w:rPr>
          </w:rPrChange>
        </w:rPr>
        <w:pPrChange w:id="2327" w:author="Jade Raposa [2]" w:date="2024-10-17T00:55:00Z">
          <w:pPr>
            <w:ind w:left="720"/>
          </w:pPr>
        </w:pPrChange>
      </w:pPr>
    </w:p>
    <w:p w14:paraId="2281AF7B" w14:textId="77777777" w:rsidR="008F456D" w:rsidRPr="008F456D" w:rsidRDefault="008F456D" w:rsidP="008F456D">
      <w:pPr>
        <w:spacing w:line="360" w:lineRule="auto"/>
        <w:rPr>
          <w:rFonts w:ascii="Georgia" w:hAnsi="Georgia"/>
          <w:rPrChange w:id="2328" w:author="Jade Raposa [2]" w:date="2024-10-15T02:18:00Z">
            <w:rPr/>
          </w:rPrChange>
        </w:rPr>
        <w:pPrChange w:id="2329" w:author="Jade Raposa [2]" w:date="2024-10-17T00:55:00Z">
          <w:pPr>
            <w:ind w:left="720"/>
          </w:pPr>
        </w:pPrChange>
      </w:pPr>
    </w:p>
    <w:p w14:paraId="6435C0FF" w14:textId="77777777" w:rsidR="008F456D" w:rsidRPr="008F456D" w:rsidRDefault="00000000" w:rsidP="008F456D">
      <w:pPr>
        <w:pStyle w:val="ListParagraph"/>
        <w:numPr>
          <w:ilvl w:val="0"/>
          <w:numId w:val="16"/>
        </w:numPr>
        <w:spacing w:line="360" w:lineRule="auto"/>
        <w:ind w:left="1620" w:hanging="450"/>
        <w:rPr>
          <w:rFonts w:ascii="Georgia" w:hAnsi="Georgia"/>
          <w:rPrChange w:id="2330" w:author="Jade Raposa [2]" w:date="2024-10-15T02:18:00Z">
            <w:rPr/>
          </w:rPrChange>
        </w:rPr>
        <w:pPrChange w:id="2331" w:author="Jade Raposa [2]" w:date="2024-10-15T02:46:00Z">
          <w:pPr>
            <w:pStyle w:val="ListParagraph"/>
            <w:numPr>
              <w:numId w:val="16"/>
            </w:numPr>
            <w:ind w:left="2160" w:hanging="360"/>
          </w:pPr>
        </w:pPrChange>
      </w:pPr>
      <w:r>
        <w:rPr>
          <w:rFonts w:ascii="Georgia" w:hAnsi="Georgia"/>
          <w:noProof/>
          <w:rPrChange w:id="2332" w:author="Jade Raposa [2]" w:date="2024-10-15T02:18:00Z">
            <w:rPr>
              <w:noProof/>
            </w:rPr>
          </w:rPrChange>
        </w:rPr>
        <w:drawing>
          <wp:anchor distT="0" distB="0" distL="114300" distR="114300" simplePos="0" relativeHeight="251679744" behindDoc="0" locked="0" layoutInCell="1" allowOverlap="1" wp14:anchorId="2E1AB208" wp14:editId="512CB878">
            <wp:simplePos x="0" y="0"/>
            <wp:positionH relativeFrom="column">
              <wp:posOffset>2000250</wp:posOffset>
            </wp:positionH>
            <wp:positionV relativeFrom="paragraph">
              <wp:posOffset>1363345</wp:posOffset>
            </wp:positionV>
            <wp:extent cx="1123950" cy="2028825"/>
            <wp:effectExtent l="0" t="0" r="0" b="9525"/>
            <wp:wrapTopAndBottom/>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a:picLocks noChangeAspect="1"/>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anchor>
        </w:drawing>
      </w:r>
      <w:r>
        <w:rPr>
          <w:rFonts w:ascii="Georgia" w:hAnsi="Georgia"/>
          <w:rPrChange w:id="2333" w:author="Jade Raposa [2]" w:date="2024-10-15T02:18:00Z">
            <w:rPr/>
          </w:rPrChange>
        </w:rPr>
        <w:t xml:space="preserve">If you have been enrolled, there will be a blue icon on the right side. Click it, and you will see four buttons: </w:t>
      </w:r>
      <w:r>
        <w:rPr>
          <w:rFonts w:ascii="Georgia" w:hAnsi="Georgia"/>
          <w:b/>
          <w:bCs/>
          <w:rPrChange w:id="2334" w:author="Jade Raposa [2]" w:date="2024-10-15T02:18:00Z">
            <w:rPr>
              <w:b/>
              <w:bCs/>
            </w:rPr>
          </w:rPrChange>
        </w:rPr>
        <w:t>“LESSONS”</w:t>
      </w:r>
      <w:r>
        <w:rPr>
          <w:rFonts w:ascii="Georgia" w:hAnsi="Georgia"/>
          <w:rPrChange w:id="2335" w:author="Jade Raposa [2]" w:date="2024-10-15T02:18:00Z">
            <w:rPr/>
          </w:rPrChange>
        </w:rPr>
        <w:t xml:space="preserve"> (where the professor will post lesson files), </w:t>
      </w:r>
      <w:r>
        <w:rPr>
          <w:rFonts w:ascii="Georgia" w:hAnsi="Georgia"/>
          <w:b/>
          <w:bCs/>
          <w:rPrChange w:id="2336" w:author="Jade Raposa [2]" w:date="2024-10-15T02:18:00Z">
            <w:rPr>
              <w:b/>
              <w:bCs/>
            </w:rPr>
          </w:rPrChange>
        </w:rPr>
        <w:t>“ACTIVITY”</w:t>
      </w:r>
      <w:r>
        <w:rPr>
          <w:rFonts w:ascii="Georgia" w:hAnsi="Georgia"/>
          <w:rPrChange w:id="2337" w:author="Jade Raposa [2]" w:date="2024-10-15T02:18:00Z">
            <w:rPr/>
          </w:rPrChange>
        </w:rPr>
        <w:t xml:space="preserve"> (where quizzes will be posted), and </w:t>
      </w:r>
      <w:r>
        <w:rPr>
          <w:rFonts w:ascii="Georgia" w:hAnsi="Georgia"/>
          <w:b/>
          <w:bCs/>
          <w:rPrChange w:id="2338" w:author="Jade Raposa [2]" w:date="2024-10-15T02:18:00Z">
            <w:rPr>
              <w:b/>
              <w:bCs/>
            </w:rPr>
          </w:rPrChange>
        </w:rPr>
        <w:t>“REPORTS”</w:t>
      </w:r>
      <w:r>
        <w:rPr>
          <w:rFonts w:ascii="Georgia" w:hAnsi="Georgia"/>
          <w:rPrChange w:id="2339" w:author="Jade Raposa [2]" w:date="2024-10-15T02:18:00Z">
            <w:rPr/>
          </w:rPrChange>
        </w:rPr>
        <w:t xml:space="preserve"> (where you will see your progress in the class, your scores, and test details). </w:t>
      </w:r>
      <w:r>
        <w:rPr>
          <w:rFonts w:ascii="Georgia" w:hAnsi="Georgia"/>
          <w:b/>
          <w:bCs/>
          <w:rPrChange w:id="2340" w:author="Jade Raposa [2]" w:date="2024-10-15T02:18:00Z">
            <w:rPr>
              <w:b/>
              <w:bCs/>
            </w:rPr>
          </w:rPrChange>
        </w:rPr>
        <w:t>“</w:t>
      </w:r>
      <w:proofErr w:type="gramStart"/>
      <w:r>
        <w:rPr>
          <w:rFonts w:ascii="Georgia" w:hAnsi="Georgia"/>
          <w:b/>
          <w:bCs/>
          <w:rPrChange w:id="2341" w:author="Jade Raposa [2]" w:date="2024-10-15T02:18:00Z">
            <w:rPr>
              <w:b/>
              <w:bCs/>
            </w:rPr>
          </w:rPrChange>
        </w:rPr>
        <w:t>PEOPLE”</w:t>
      </w:r>
      <w:r>
        <w:rPr>
          <w:rFonts w:ascii="Georgia" w:hAnsi="Georgia"/>
          <w:rPrChange w:id="2342" w:author="Jade Raposa [2]" w:date="2024-10-15T02:18:00Z">
            <w:rPr/>
          </w:rPrChange>
        </w:rPr>
        <w:t>(</w:t>
      </w:r>
      <w:proofErr w:type="gramEnd"/>
      <w:r>
        <w:rPr>
          <w:rFonts w:ascii="Georgia" w:hAnsi="Georgia"/>
          <w:rPrChange w:id="2343" w:author="Jade Raposa [2]" w:date="2024-10-15T02:18:00Z">
            <w:rPr/>
          </w:rPrChange>
        </w:rPr>
        <w:t>you can see here your professor ad your classmates.)</w:t>
      </w:r>
    </w:p>
    <w:p w14:paraId="7D39E321" w14:textId="77777777" w:rsidR="008F456D" w:rsidRDefault="008F456D">
      <w:pPr>
        <w:pStyle w:val="ListParagraph"/>
        <w:spacing w:line="360" w:lineRule="auto"/>
        <w:ind w:left="1620" w:hanging="450"/>
        <w:rPr>
          <w:del w:id="2344" w:author="Jade Raposa [2]" w:date="2024-10-15T02:46:00Z"/>
          <w:rFonts w:ascii="Georgia" w:hAnsi="Georgia"/>
        </w:rPr>
      </w:pPr>
    </w:p>
    <w:p w14:paraId="11645690" w14:textId="77777777" w:rsidR="008F456D" w:rsidRPr="008F456D" w:rsidRDefault="008F456D" w:rsidP="008F456D">
      <w:pPr>
        <w:spacing w:line="360" w:lineRule="auto"/>
        <w:ind w:left="1620" w:hanging="450"/>
        <w:rPr>
          <w:ins w:id="2345" w:author="Jade Raposa [2]" w:date="2024-10-16T20:58:00Z"/>
          <w:rFonts w:ascii="Georgia" w:hAnsi="Georgia"/>
          <w:rPrChange w:id="2346" w:author="Jade Raposa [2]" w:date="2024-10-15T02:18:00Z">
            <w:rPr>
              <w:ins w:id="2347" w:author="Jade Raposa [2]" w:date="2024-10-16T20:58:00Z"/>
            </w:rPr>
          </w:rPrChange>
        </w:rPr>
        <w:pPrChange w:id="2348" w:author="Jade Raposa [2]" w:date="2024-10-15T02:46:00Z">
          <w:pPr>
            <w:ind w:left="720"/>
          </w:pPr>
        </w:pPrChange>
      </w:pPr>
    </w:p>
    <w:p w14:paraId="30CB69CB" w14:textId="77777777" w:rsidR="008F456D" w:rsidRDefault="00000000">
      <w:pPr>
        <w:pStyle w:val="ListParagraph"/>
        <w:spacing w:line="360" w:lineRule="auto"/>
        <w:ind w:left="1620" w:hanging="450"/>
        <w:rPr>
          <w:del w:id="2349" w:author="Jade Raposa [2]" w:date="2024-10-15T02:46:00Z"/>
          <w:rFonts w:ascii="Georgia" w:hAnsi="Georgia"/>
        </w:rPr>
      </w:pPr>
      <w:del w:id="2350" w:author="Jade Raposa [2]" w:date="2024-10-15T02:46:00Z">
        <w:r>
          <w:rPr>
            <w:rFonts w:ascii="Georgia" w:hAnsi="Georgia"/>
            <w:rPrChange w:id="2351" w:author="Jade Raposa [2]" w:date="2024-10-15T02:18:00Z">
              <w:rPr/>
            </w:rPrChange>
          </w:rPr>
          <w:delText xml:space="preserve">    </w:delText>
        </w:r>
      </w:del>
    </w:p>
    <w:p w14:paraId="6AE56FE6" w14:textId="77777777" w:rsidR="008F456D" w:rsidRPr="008F456D" w:rsidRDefault="008F456D" w:rsidP="008F456D">
      <w:pPr>
        <w:spacing w:line="360" w:lineRule="auto"/>
        <w:ind w:left="1620" w:hanging="450"/>
        <w:rPr>
          <w:ins w:id="2352" w:author="Jade Raposa [2]" w:date="2024-10-16T20:58:00Z"/>
          <w:rFonts w:ascii="Georgia" w:hAnsi="Georgia"/>
          <w:rPrChange w:id="2353" w:author="Jade Raposa [2]" w:date="2024-10-15T02:18:00Z">
            <w:rPr>
              <w:ins w:id="2354" w:author="Jade Raposa [2]" w:date="2024-10-16T20:58:00Z"/>
            </w:rPr>
          </w:rPrChange>
        </w:rPr>
        <w:pPrChange w:id="2355" w:author="Jade Raposa [2]" w:date="2024-10-15T02:46:00Z">
          <w:pPr>
            <w:ind w:left="720"/>
          </w:pPr>
        </w:pPrChange>
      </w:pPr>
    </w:p>
    <w:p w14:paraId="06A64D84" w14:textId="77777777" w:rsidR="008F456D" w:rsidRPr="008F456D" w:rsidRDefault="008F456D" w:rsidP="008F456D">
      <w:pPr>
        <w:pStyle w:val="ListParagraph"/>
        <w:spacing w:line="360" w:lineRule="auto"/>
        <w:ind w:left="1620" w:hanging="450"/>
        <w:rPr>
          <w:del w:id="2356" w:author="Jade Raposa [2]" w:date="2024-10-15T02:46:00Z"/>
          <w:rFonts w:ascii="Georgia" w:hAnsi="Georgia"/>
          <w:rPrChange w:id="2357" w:author="Jade Raposa [2]" w:date="2024-10-15T02:18:00Z">
            <w:rPr>
              <w:del w:id="2358" w:author="Jade Raposa [2]" w:date="2024-10-15T02:46:00Z"/>
            </w:rPr>
          </w:rPrChange>
        </w:rPr>
        <w:pPrChange w:id="2359" w:author="Jade Raposa [2]" w:date="2024-10-15T02:46:00Z">
          <w:pPr>
            <w:pStyle w:val="ListParagraph"/>
            <w:ind w:left="1800"/>
          </w:pPr>
        </w:pPrChange>
      </w:pPr>
    </w:p>
    <w:p w14:paraId="34F88058" w14:textId="77777777" w:rsidR="008F456D" w:rsidRPr="008F456D" w:rsidRDefault="008F456D" w:rsidP="008F456D">
      <w:pPr>
        <w:pStyle w:val="ListParagraph"/>
        <w:spacing w:line="360" w:lineRule="auto"/>
        <w:ind w:left="1620" w:hanging="450"/>
        <w:rPr>
          <w:del w:id="2360" w:author="Jade Raposa [2]" w:date="2024-10-15T02:46:00Z"/>
          <w:rFonts w:ascii="Georgia" w:hAnsi="Georgia"/>
          <w:rPrChange w:id="2361" w:author="Jade Raposa [2]" w:date="2024-10-15T02:18:00Z">
            <w:rPr>
              <w:del w:id="2362" w:author="Jade Raposa [2]" w:date="2024-10-15T02:46:00Z"/>
            </w:rPr>
          </w:rPrChange>
        </w:rPr>
        <w:pPrChange w:id="2363" w:author="Jade Raposa [2]" w:date="2024-10-15T02:46:00Z">
          <w:pPr>
            <w:pStyle w:val="ListParagraph"/>
            <w:ind w:left="1800"/>
          </w:pPr>
        </w:pPrChange>
      </w:pPr>
    </w:p>
    <w:p w14:paraId="3C607D12" w14:textId="77777777" w:rsidR="008F456D" w:rsidRPr="008F456D" w:rsidRDefault="008F456D" w:rsidP="008F456D">
      <w:pPr>
        <w:pStyle w:val="ListParagraph"/>
        <w:spacing w:line="360" w:lineRule="auto"/>
        <w:ind w:left="1620" w:hanging="450"/>
        <w:rPr>
          <w:del w:id="2364" w:author="Jade Raposa [2]" w:date="2024-10-15T02:46:00Z"/>
          <w:rFonts w:ascii="Georgia" w:hAnsi="Georgia"/>
          <w:rPrChange w:id="2365" w:author="Jade Raposa [2]" w:date="2024-10-15T02:18:00Z">
            <w:rPr>
              <w:del w:id="2366" w:author="Jade Raposa [2]" w:date="2024-10-15T02:46:00Z"/>
            </w:rPr>
          </w:rPrChange>
        </w:rPr>
        <w:pPrChange w:id="2367" w:author="Jade Raposa [2]" w:date="2024-10-15T02:46:00Z">
          <w:pPr>
            <w:pStyle w:val="ListParagraph"/>
            <w:ind w:left="1800"/>
          </w:pPr>
        </w:pPrChange>
      </w:pPr>
    </w:p>
    <w:p w14:paraId="5CAAF1DB" w14:textId="77777777" w:rsidR="008F456D" w:rsidRPr="008F456D" w:rsidRDefault="008F456D" w:rsidP="008F456D">
      <w:pPr>
        <w:pStyle w:val="ListParagraph"/>
        <w:spacing w:line="360" w:lineRule="auto"/>
        <w:ind w:left="1620" w:hanging="450"/>
        <w:rPr>
          <w:del w:id="2368" w:author="Jade Raposa [2]" w:date="2024-10-15T02:46:00Z"/>
          <w:rFonts w:ascii="Georgia" w:hAnsi="Georgia"/>
          <w:rPrChange w:id="2369" w:author="Jade Raposa [2]" w:date="2024-10-15T02:18:00Z">
            <w:rPr>
              <w:del w:id="2370" w:author="Jade Raposa [2]" w:date="2024-10-15T02:46:00Z"/>
            </w:rPr>
          </w:rPrChange>
        </w:rPr>
        <w:pPrChange w:id="2371" w:author="Jade Raposa [2]" w:date="2024-10-15T02:46:00Z">
          <w:pPr>
            <w:pStyle w:val="ListParagraph"/>
            <w:ind w:left="1800"/>
          </w:pPr>
        </w:pPrChange>
      </w:pPr>
    </w:p>
    <w:p w14:paraId="250D41FE" w14:textId="77777777" w:rsidR="008F456D" w:rsidRPr="008F456D" w:rsidRDefault="008F456D" w:rsidP="008F456D">
      <w:pPr>
        <w:pStyle w:val="ListParagraph"/>
        <w:spacing w:line="360" w:lineRule="auto"/>
        <w:ind w:left="1620" w:hanging="450"/>
        <w:rPr>
          <w:del w:id="2372" w:author="Jade Raposa [2]" w:date="2024-10-15T02:23:00Z"/>
          <w:rFonts w:ascii="Georgia" w:hAnsi="Georgia"/>
          <w:rPrChange w:id="2373" w:author="Jade Raposa [2]" w:date="2024-10-15T02:18:00Z">
            <w:rPr>
              <w:del w:id="2374" w:author="Jade Raposa [2]" w:date="2024-10-15T02:23:00Z"/>
            </w:rPr>
          </w:rPrChange>
        </w:rPr>
        <w:pPrChange w:id="2375" w:author="Jade Raposa [2]" w:date="2024-10-15T02:46:00Z">
          <w:pPr>
            <w:pStyle w:val="ListParagraph"/>
            <w:ind w:left="1800"/>
          </w:pPr>
        </w:pPrChange>
      </w:pPr>
    </w:p>
    <w:p w14:paraId="08A9622D" w14:textId="77777777" w:rsidR="008F456D" w:rsidRPr="008F456D" w:rsidRDefault="008F456D" w:rsidP="008F456D">
      <w:pPr>
        <w:pStyle w:val="ListParagraph"/>
        <w:spacing w:line="360" w:lineRule="auto"/>
        <w:ind w:left="1620" w:hanging="450"/>
        <w:rPr>
          <w:del w:id="2376" w:author="Jade Raposa [2]" w:date="2024-10-15T02:23:00Z"/>
          <w:rFonts w:ascii="Georgia" w:hAnsi="Georgia"/>
          <w:rPrChange w:id="2377" w:author="Jade Raposa [2]" w:date="2024-10-15T02:18:00Z">
            <w:rPr>
              <w:del w:id="2378" w:author="Jade Raposa [2]" w:date="2024-10-15T02:23:00Z"/>
            </w:rPr>
          </w:rPrChange>
        </w:rPr>
        <w:pPrChange w:id="2379" w:author="Jade Raposa [2]" w:date="2024-10-15T02:46:00Z">
          <w:pPr>
            <w:pStyle w:val="ListParagraph"/>
            <w:ind w:left="1800"/>
          </w:pPr>
        </w:pPrChange>
      </w:pPr>
    </w:p>
    <w:p w14:paraId="652814F6" w14:textId="77777777" w:rsidR="008F456D" w:rsidRPr="008F456D" w:rsidRDefault="008F456D" w:rsidP="008F456D">
      <w:pPr>
        <w:spacing w:line="360" w:lineRule="auto"/>
        <w:ind w:left="1800"/>
        <w:rPr>
          <w:del w:id="2380" w:author="Jade Raposa [2]" w:date="2024-10-15T02:23:00Z"/>
          <w:rFonts w:ascii="Georgia" w:hAnsi="Georgia"/>
          <w:rPrChange w:id="2381" w:author="Jade Raposa [2]" w:date="2024-10-15T02:23:00Z">
            <w:rPr>
              <w:del w:id="2382" w:author="Jade Raposa [2]" w:date="2024-10-15T02:23:00Z"/>
            </w:rPr>
          </w:rPrChange>
        </w:rPr>
        <w:pPrChange w:id="2383" w:author="Jade Raposa [2]" w:date="2024-10-15T02:46:00Z">
          <w:pPr>
            <w:pStyle w:val="ListParagraph"/>
            <w:ind w:left="1800"/>
          </w:pPr>
        </w:pPrChange>
      </w:pPr>
    </w:p>
    <w:p w14:paraId="4DB91F8C" w14:textId="77777777" w:rsidR="008F456D" w:rsidRPr="008F456D" w:rsidRDefault="008F456D" w:rsidP="008F456D">
      <w:pPr>
        <w:spacing w:line="360" w:lineRule="auto"/>
        <w:ind w:left="1620" w:hanging="450"/>
        <w:rPr>
          <w:del w:id="2384" w:author="Jade Raposa [2]" w:date="2024-10-15T02:46:00Z"/>
          <w:rFonts w:ascii="Georgia" w:hAnsi="Georgia"/>
          <w:rPrChange w:id="2385" w:author="Jade Raposa [2]" w:date="2024-10-15T02:23:00Z">
            <w:rPr>
              <w:del w:id="2386" w:author="Jade Raposa [2]" w:date="2024-10-15T02:46:00Z"/>
            </w:rPr>
          </w:rPrChange>
        </w:rPr>
        <w:pPrChange w:id="2387" w:author="Jade Raposa [2]" w:date="2024-10-15T02:46:00Z">
          <w:pPr>
            <w:pStyle w:val="ListParagraph"/>
            <w:ind w:left="1800"/>
          </w:pPr>
        </w:pPrChange>
      </w:pPr>
    </w:p>
    <w:p w14:paraId="51FC1334" w14:textId="77777777" w:rsidR="008F456D" w:rsidRPr="008F456D" w:rsidRDefault="008F456D" w:rsidP="008F456D">
      <w:pPr>
        <w:pStyle w:val="ListParagraph"/>
        <w:spacing w:line="360" w:lineRule="auto"/>
        <w:ind w:left="1620" w:hanging="450"/>
        <w:rPr>
          <w:rFonts w:ascii="Georgia" w:hAnsi="Georgia"/>
          <w:rPrChange w:id="2388" w:author="Jade Raposa [2]" w:date="2024-10-15T02:18:00Z">
            <w:rPr/>
          </w:rPrChange>
        </w:rPr>
        <w:pPrChange w:id="2389" w:author="Jade Raposa [2]" w:date="2024-10-15T02:46:00Z">
          <w:pPr>
            <w:pStyle w:val="ListParagraph"/>
            <w:ind w:left="1800"/>
          </w:pPr>
        </w:pPrChange>
      </w:pPr>
    </w:p>
    <w:p w14:paraId="4E798775" w14:textId="77777777" w:rsidR="008F456D" w:rsidRDefault="00000000" w:rsidP="008F456D">
      <w:pPr>
        <w:pStyle w:val="ListParagraph"/>
        <w:numPr>
          <w:ilvl w:val="0"/>
          <w:numId w:val="16"/>
        </w:numPr>
        <w:spacing w:line="360" w:lineRule="auto"/>
        <w:rPr>
          <w:ins w:id="2390" w:author="Jade Raposa [2]" w:date="2024-10-16T20:58:00Z"/>
          <w:rFonts w:ascii="Georgia" w:hAnsi="Georgia"/>
          <w:b/>
          <w:bCs/>
        </w:rPr>
        <w:pPrChange w:id="2391" w:author="Jade Raposa [2]" w:date="2024-10-16T20:58:00Z">
          <w:pPr>
            <w:pStyle w:val="ListParagraph"/>
            <w:spacing w:line="360" w:lineRule="auto"/>
            <w:ind w:left="1620" w:hanging="450"/>
          </w:pPr>
        </w:pPrChange>
      </w:pPr>
      <w:del w:id="2392" w:author="Jade Raposa [2]" w:date="2024-10-16T20:58:00Z">
        <w:r>
          <w:rPr>
            <w:rFonts w:ascii="Georgia" w:hAnsi="Georgia"/>
            <w:rPrChange w:id="2393" w:author="Jade Raposa [2]" w:date="2024-10-15T02:18:00Z">
              <w:rPr/>
            </w:rPrChange>
          </w:rPr>
          <w:delText>11.</w:delText>
        </w:r>
        <w:r>
          <w:rPr>
            <w:rFonts w:ascii="Georgia" w:hAnsi="Georgia"/>
            <w:rPrChange w:id="2394" w:author="Jade Raposa [2]" w:date="2024-10-15T02:18:00Z">
              <w:rPr/>
            </w:rPrChange>
          </w:rPr>
          <w:tab/>
        </w:r>
      </w:del>
      <w:r>
        <w:rPr>
          <w:rFonts w:ascii="Georgia" w:hAnsi="Georgia"/>
          <w:rPrChange w:id="2395" w:author="Jade Raposa [2]" w:date="2024-10-15T02:18:00Z">
            <w:rPr/>
          </w:rPrChange>
        </w:rPr>
        <w:t xml:space="preserve">After completing quizzes and finishing the subject, you can view your certificate by clicking </w:t>
      </w:r>
      <w:r>
        <w:rPr>
          <w:rFonts w:ascii="Georgia" w:hAnsi="Georgia"/>
          <w:b/>
          <w:bCs/>
          <w:rPrChange w:id="2396" w:author="Jade Raposa [2]" w:date="2024-10-15T02:18:00Z">
            <w:rPr>
              <w:b/>
              <w:bCs/>
            </w:rPr>
          </w:rPrChange>
        </w:rPr>
        <w:t>“VIEW CERTIFICATE.”</w:t>
      </w:r>
    </w:p>
    <w:p w14:paraId="431BC1C3" w14:textId="77777777" w:rsidR="008F456D" w:rsidRPr="008F456D" w:rsidRDefault="008F456D" w:rsidP="008F456D">
      <w:pPr>
        <w:spacing w:line="360" w:lineRule="auto"/>
        <w:ind w:left="1800"/>
        <w:rPr>
          <w:rFonts w:ascii="Georgia" w:hAnsi="Georgia"/>
          <w:rPrChange w:id="2397" w:author="Jade Raposa [2]" w:date="2024-10-16T20:58:00Z">
            <w:rPr/>
          </w:rPrChange>
        </w:rPr>
        <w:pPrChange w:id="2398" w:author="Jade Raposa [2]" w:date="2024-10-16T20:58:00Z">
          <w:pPr>
            <w:pStyle w:val="ListParagraph"/>
            <w:ind w:left="1800"/>
          </w:pPr>
        </w:pPrChange>
      </w:pPr>
    </w:p>
    <w:p w14:paraId="274E7DFB" w14:textId="77777777" w:rsidR="008F456D" w:rsidRPr="008F456D" w:rsidRDefault="00000000" w:rsidP="008F456D">
      <w:pPr>
        <w:pStyle w:val="ListParagraph"/>
        <w:spacing w:line="360" w:lineRule="auto"/>
        <w:ind w:left="1620" w:hanging="450"/>
        <w:rPr>
          <w:rFonts w:ascii="Georgia" w:hAnsi="Georgia"/>
          <w:b/>
          <w:bCs/>
          <w:rPrChange w:id="2399" w:author="Jade Raposa [2]" w:date="2024-10-15T02:18:00Z">
            <w:rPr>
              <w:b/>
              <w:bCs/>
            </w:rPr>
          </w:rPrChange>
        </w:rPr>
        <w:pPrChange w:id="2400" w:author="Jade Raposa [2]" w:date="2024-10-15T02:46:00Z">
          <w:pPr>
            <w:pStyle w:val="ListParagraph"/>
            <w:ind w:left="1800"/>
          </w:pPr>
        </w:pPrChange>
      </w:pPr>
      <w:r>
        <w:rPr>
          <w:rFonts w:ascii="Georgia" w:hAnsi="Georgia"/>
          <w:rPrChange w:id="2401" w:author="Jade Raposa [2]" w:date="2024-10-15T02:18:00Z">
            <w:rPr/>
          </w:rPrChange>
        </w:rPr>
        <w:t>12.</w:t>
      </w:r>
      <w:r>
        <w:rPr>
          <w:rFonts w:ascii="Georgia" w:hAnsi="Georgia"/>
          <w:rPrChange w:id="2402" w:author="Jade Raposa [2]" w:date="2024-10-15T02:18:00Z">
            <w:rPr/>
          </w:rPrChange>
        </w:rPr>
        <w:tab/>
        <w:t xml:space="preserve">When you are done with everything, click </w:t>
      </w:r>
      <w:r>
        <w:rPr>
          <w:rFonts w:ascii="Georgia" w:hAnsi="Georgia"/>
          <w:b/>
          <w:bCs/>
          <w:rPrChange w:id="2403" w:author="Jade Raposa [2]" w:date="2024-10-15T02:18:00Z">
            <w:rPr>
              <w:b/>
              <w:bCs/>
            </w:rPr>
          </w:rPrChange>
        </w:rPr>
        <w:t>“LOG OUT.”</w:t>
      </w:r>
    </w:p>
    <w:p w14:paraId="1606DD97" w14:textId="77777777" w:rsidR="008F456D" w:rsidRDefault="008F456D">
      <w:pPr>
        <w:ind w:left="1620" w:hanging="450"/>
        <w:rPr>
          <w:ins w:id="2404" w:author="Jade Raposa [2]" w:date="2024-10-17T00:58:00Z"/>
          <w:rFonts w:ascii="Georgia" w:hAnsi="Georgia"/>
          <w:b/>
          <w:bCs/>
        </w:rPr>
        <w:sectPr w:rsidR="008F456D">
          <w:headerReference w:type="first" r:id="rId142"/>
          <w:pgSz w:w="12240" w:h="15840"/>
          <w:pgMar w:top="1440" w:right="1440" w:bottom="1440" w:left="1440" w:header="708" w:footer="708" w:gutter="0"/>
          <w:pgNumType w:start="1"/>
          <w:cols w:space="708"/>
          <w:titlePg/>
          <w:docGrid w:linePitch="360"/>
        </w:sectPr>
      </w:pPr>
    </w:p>
    <w:p w14:paraId="0943BDEF" w14:textId="77777777" w:rsidR="008F456D" w:rsidRPr="008F456D" w:rsidRDefault="008F456D" w:rsidP="008F456D">
      <w:pPr>
        <w:pStyle w:val="ListParagraph"/>
        <w:ind w:left="1620" w:hanging="450"/>
        <w:rPr>
          <w:del w:id="2415" w:author="Jade Raposa [2]" w:date="2024-10-15T02:46:00Z"/>
          <w:rFonts w:ascii="Georgia" w:hAnsi="Georgia"/>
          <w:b/>
          <w:bCs/>
          <w:rPrChange w:id="2416" w:author="Jade Raposa [2]" w:date="2024-10-15T02:18:00Z">
            <w:rPr>
              <w:del w:id="2417" w:author="Jade Raposa [2]" w:date="2024-10-15T02:46:00Z"/>
              <w:b/>
              <w:bCs/>
            </w:rPr>
          </w:rPrChange>
        </w:rPr>
        <w:pPrChange w:id="2418" w:author="Jade Raposa [2]" w:date="2024-10-15T02:21:00Z">
          <w:pPr>
            <w:pStyle w:val="ListParagraph"/>
            <w:ind w:left="1800"/>
          </w:pPr>
        </w:pPrChange>
      </w:pPr>
    </w:p>
    <w:p w14:paraId="06DA32B3" w14:textId="77777777" w:rsidR="008F456D" w:rsidRPr="008F456D" w:rsidRDefault="008F456D" w:rsidP="008F456D">
      <w:pPr>
        <w:pStyle w:val="ListParagraph"/>
        <w:ind w:left="1620" w:hanging="450"/>
        <w:rPr>
          <w:del w:id="2419" w:author="Jade Raposa [2]" w:date="2024-10-15T02:46:00Z"/>
          <w:rFonts w:ascii="Georgia" w:hAnsi="Georgia"/>
          <w:b/>
          <w:bCs/>
          <w:rPrChange w:id="2420" w:author="Jade Raposa [2]" w:date="2024-10-15T02:18:00Z">
            <w:rPr>
              <w:del w:id="2421" w:author="Jade Raposa [2]" w:date="2024-10-15T02:46:00Z"/>
              <w:b/>
              <w:bCs/>
            </w:rPr>
          </w:rPrChange>
        </w:rPr>
        <w:pPrChange w:id="2422" w:author="Jade Raposa [2]" w:date="2024-10-15T02:21:00Z">
          <w:pPr>
            <w:pStyle w:val="ListParagraph"/>
            <w:ind w:left="1800"/>
          </w:pPr>
        </w:pPrChange>
      </w:pPr>
    </w:p>
    <w:p w14:paraId="7BD7AB54" w14:textId="77777777" w:rsidR="008F456D" w:rsidRPr="008F456D" w:rsidRDefault="008F456D" w:rsidP="008F456D">
      <w:pPr>
        <w:pStyle w:val="ListParagraph"/>
        <w:ind w:left="1620" w:hanging="450"/>
        <w:rPr>
          <w:del w:id="2423" w:author="Jade Raposa [2]" w:date="2024-10-15T02:46:00Z"/>
          <w:rFonts w:ascii="Georgia" w:hAnsi="Georgia"/>
          <w:b/>
          <w:bCs/>
          <w:rPrChange w:id="2424" w:author="Jade Raposa [2]" w:date="2024-10-15T02:18:00Z">
            <w:rPr>
              <w:del w:id="2425" w:author="Jade Raposa [2]" w:date="2024-10-15T02:46:00Z"/>
              <w:b/>
              <w:bCs/>
            </w:rPr>
          </w:rPrChange>
        </w:rPr>
        <w:pPrChange w:id="2426" w:author="Jade Raposa [2]" w:date="2024-10-15T02:21:00Z">
          <w:pPr>
            <w:pStyle w:val="ListParagraph"/>
            <w:ind w:left="1800"/>
          </w:pPr>
        </w:pPrChange>
      </w:pPr>
    </w:p>
    <w:p w14:paraId="1BD4BF76" w14:textId="77777777" w:rsidR="008F456D" w:rsidRPr="008F456D" w:rsidRDefault="008F456D" w:rsidP="008F456D">
      <w:pPr>
        <w:pStyle w:val="ListParagraph"/>
        <w:ind w:left="1620" w:hanging="450"/>
        <w:rPr>
          <w:del w:id="2427" w:author="Jade Raposa [2]" w:date="2024-10-15T02:46:00Z"/>
          <w:rFonts w:ascii="Georgia" w:hAnsi="Georgia"/>
          <w:b/>
          <w:bCs/>
          <w:rPrChange w:id="2428" w:author="Jade Raposa [2]" w:date="2024-10-15T02:18:00Z">
            <w:rPr>
              <w:del w:id="2429" w:author="Jade Raposa [2]" w:date="2024-10-15T02:46:00Z"/>
              <w:b/>
              <w:bCs/>
            </w:rPr>
          </w:rPrChange>
        </w:rPr>
        <w:pPrChange w:id="2430" w:author="Jade Raposa [2]" w:date="2024-10-15T02:21:00Z">
          <w:pPr>
            <w:pStyle w:val="ListParagraph"/>
            <w:ind w:left="1800"/>
          </w:pPr>
        </w:pPrChange>
      </w:pPr>
    </w:p>
    <w:p w14:paraId="4BC1D4C7" w14:textId="77777777" w:rsidR="008F456D" w:rsidRPr="008F456D" w:rsidRDefault="008F456D" w:rsidP="008F456D">
      <w:pPr>
        <w:ind w:left="1620" w:hanging="450"/>
        <w:rPr>
          <w:del w:id="2431" w:author="Jade Raposa [2]" w:date="2024-10-15T02:46:00Z"/>
          <w:rFonts w:ascii="Georgia" w:hAnsi="Georgia"/>
          <w:b/>
          <w:bCs/>
          <w:rPrChange w:id="2432" w:author="Jade Raposa [2]" w:date="2024-10-15T02:18:00Z">
            <w:rPr>
              <w:del w:id="2433" w:author="Jade Raposa [2]" w:date="2024-10-15T02:46:00Z"/>
              <w:b/>
              <w:bCs/>
            </w:rPr>
          </w:rPrChange>
        </w:rPr>
        <w:pPrChange w:id="2434" w:author="Jade Raposa [2]" w:date="2024-10-15T02:21:00Z">
          <w:pPr>
            <w:ind w:left="720"/>
          </w:pPr>
        </w:pPrChange>
      </w:pPr>
    </w:p>
    <w:p w14:paraId="10FBAC73" w14:textId="77777777" w:rsidR="008F456D" w:rsidRPr="008F456D" w:rsidRDefault="008F456D" w:rsidP="008F456D">
      <w:pPr>
        <w:ind w:left="1620" w:hanging="450"/>
        <w:rPr>
          <w:del w:id="2435" w:author="Jade Raposa [2]" w:date="2024-10-15T02:46:00Z"/>
          <w:rFonts w:ascii="Georgia" w:hAnsi="Georgia"/>
          <w:b/>
          <w:bCs/>
          <w:rPrChange w:id="2436" w:author="Jade Raposa [2]" w:date="2024-10-15T02:18:00Z">
            <w:rPr>
              <w:del w:id="2437" w:author="Jade Raposa [2]" w:date="2024-10-15T02:46:00Z"/>
              <w:b/>
              <w:bCs/>
            </w:rPr>
          </w:rPrChange>
        </w:rPr>
        <w:pPrChange w:id="2438" w:author="Jade Raposa [2]" w:date="2024-10-15T02:21:00Z">
          <w:pPr/>
        </w:pPrChange>
      </w:pPr>
    </w:p>
    <w:p w14:paraId="5A030D83" w14:textId="77777777" w:rsidR="008F456D" w:rsidRPr="008F456D" w:rsidRDefault="008F456D">
      <w:pPr>
        <w:ind w:left="720"/>
        <w:rPr>
          <w:del w:id="2439" w:author="Jade Raposa [2]" w:date="2024-10-17T00:58:00Z"/>
          <w:rFonts w:ascii="Georgia" w:hAnsi="Georgia"/>
          <w:b/>
          <w:bCs/>
          <w:rPrChange w:id="2440" w:author="Jade Raposa [2]" w:date="2024-10-15T02:18:00Z">
            <w:rPr>
              <w:del w:id="2441" w:author="Jade Raposa [2]" w:date="2024-10-17T00:58:00Z"/>
              <w:b/>
              <w:bCs/>
            </w:rPr>
          </w:rPrChange>
        </w:rPr>
        <w:sectPr w:rsidR="008F456D" w:rsidRPr="008F456D">
          <w:pgSz w:w="12240" w:h="15840"/>
          <w:pgMar w:top="1440" w:right="1440" w:bottom="1440" w:left="1440" w:header="708" w:footer="708" w:gutter="0"/>
          <w:pgNumType w:start="1"/>
          <w:cols w:space="708"/>
          <w:titlePg/>
          <w:docGrid w:linePitch="360"/>
        </w:sectPr>
      </w:pPr>
    </w:p>
    <w:p w14:paraId="22136017" w14:textId="77777777" w:rsidR="008F456D" w:rsidRPr="008F456D" w:rsidRDefault="00000000" w:rsidP="008F456D">
      <w:pPr>
        <w:ind w:left="1620" w:hanging="450"/>
        <w:rPr>
          <w:rFonts w:ascii="Georgia" w:hAnsi="Georgia"/>
          <w:b/>
          <w:bCs/>
          <w:rPrChange w:id="2442" w:author="Jade Raposa [2]" w:date="2024-10-15T02:18:00Z">
            <w:rPr>
              <w:b/>
              <w:bCs/>
            </w:rPr>
          </w:rPrChange>
        </w:rPr>
        <w:pPrChange w:id="2443" w:author="Jade Raposa [2]" w:date="2024-10-15T02:21:00Z">
          <w:pPr>
            <w:ind w:left="720"/>
          </w:pPr>
        </w:pPrChange>
      </w:pPr>
      <w:r>
        <w:rPr>
          <w:rFonts w:ascii="Georgia" w:hAnsi="Georgia"/>
          <w:b/>
          <w:bCs/>
          <w:rPrChange w:id="2444" w:author="Jade Raposa [2]" w:date="2024-10-15T02:18:00Z">
            <w:rPr>
              <w:b/>
              <w:bCs/>
            </w:rPr>
          </w:rPrChange>
        </w:rPr>
        <w:t>MENTOR SIDE:</w:t>
      </w:r>
    </w:p>
    <w:p w14:paraId="5C5A218E" w14:textId="77777777" w:rsidR="008F456D" w:rsidRPr="008F456D" w:rsidRDefault="00000000" w:rsidP="008F456D">
      <w:pPr>
        <w:pStyle w:val="ListParagraph"/>
        <w:numPr>
          <w:ilvl w:val="0"/>
          <w:numId w:val="17"/>
        </w:numPr>
        <w:ind w:left="1620" w:hanging="450"/>
        <w:rPr>
          <w:rFonts w:ascii="Georgia" w:hAnsi="Georgia"/>
          <w:b/>
          <w:bCs/>
          <w:rPrChange w:id="2445" w:author="Jade Raposa [2]" w:date="2024-10-15T02:18:00Z">
            <w:rPr>
              <w:b/>
              <w:bCs/>
            </w:rPr>
          </w:rPrChange>
        </w:rPr>
        <w:pPrChange w:id="2446" w:author="Jade Raposa [2]" w:date="2024-10-15T02:21:00Z">
          <w:pPr>
            <w:pStyle w:val="ListParagraph"/>
            <w:numPr>
              <w:numId w:val="17"/>
            </w:numPr>
            <w:ind w:left="2160" w:hanging="360"/>
          </w:pPr>
        </w:pPrChange>
      </w:pPr>
      <w:r>
        <w:rPr>
          <w:rFonts w:ascii="Georgia" w:hAnsi="Georgia"/>
          <w:rPrChange w:id="2447" w:author="Jade Raposa [2]" w:date="2024-10-15T02:18:00Z">
            <w:rPr/>
          </w:rPrChange>
        </w:rPr>
        <w:t xml:space="preserve">Select your role, the option is </w:t>
      </w:r>
      <w:r>
        <w:rPr>
          <w:rFonts w:ascii="Georgia" w:hAnsi="Georgia"/>
          <w:b/>
          <w:bCs/>
          <w:rPrChange w:id="2448" w:author="Jade Raposa [2]" w:date="2024-10-15T02:18:00Z">
            <w:rPr>
              <w:b/>
              <w:bCs/>
            </w:rPr>
          </w:rPrChange>
        </w:rPr>
        <w:t>“MENTOR.”</w:t>
      </w:r>
    </w:p>
    <w:p w14:paraId="08C61E34" w14:textId="77777777" w:rsidR="008F456D" w:rsidRPr="008F456D" w:rsidRDefault="00000000" w:rsidP="008F456D">
      <w:pPr>
        <w:ind w:left="1620" w:hanging="450"/>
        <w:rPr>
          <w:rFonts w:ascii="Georgia" w:hAnsi="Georgia"/>
          <w:rPrChange w:id="2449" w:author="Jade Raposa [2]" w:date="2024-10-15T02:18:00Z">
            <w:rPr/>
          </w:rPrChange>
        </w:rPr>
        <w:pPrChange w:id="2450" w:author="Jade Raposa [2]" w:date="2024-10-15T02:21:00Z">
          <w:pPr>
            <w:ind w:left="720"/>
          </w:pPr>
        </w:pPrChange>
      </w:pPr>
      <w:r>
        <w:rPr>
          <w:rFonts w:ascii="Georgia" w:hAnsi="Georgia"/>
          <w:noProof/>
          <w:rPrChange w:id="2451" w:author="Jade Raposa [2]" w:date="2024-10-15T02:18:00Z">
            <w:rPr>
              <w:noProof/>
            </w:rPr>
          </w:rPrChange>
        </w:rPr>
        <w:drawing>
          <wp:anchor distT="0" distB="0" distL="114300" distR="114300" simplePos="0" relativeHeight="251680768" behindDoc="0" locked="0" layoutInCell="1" allowOverlap="1" wp14:anchorId="3BADAC16" wp14:editId="10AF8F54">
            <wp:simplePos x="0" y="0"/>
            <wp:positionH relativeFrom="margin">
              <wp:posOffset>1816735</wp:posOffset>
            </wp:positionH>
            <wp:positionV relativeFrom="paragraph">
              <wp:posOffset>248285</wp:posOffset>
            </wp:positionV>
            <wp:extent cx="989965" cy="2147570"/>
            <wp:effectExtent l="0" t="0" r="635" b="508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a:picLocks noChangeAspect="1"/>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989965" cy="2147570"/>
                    </a:xfrm>
                    <a:prstGeom prst="rect">
                      <a:avLst/>
                    </a:prstGeom>
                  </pic:spPr>
                </pic:pic>
              </a:graphicData>
            </a:graphic>
          </wp:anchor>
        </w:drawing>
      </w:r>
    </w:p>
    <w:p w14:paraId="33816DA9" w14:textId="77777777" w:rsidR="008F456D" w:rsidRPr="008F456D" w:rsidRDefault="008F456D" w:rsidP="008F456D">
      <w:pPr>
        <w:ind w:left="1620" w:hanging="450"/>
        <w:rPr>
          <w:rFonts w:ascii="Georgia" w:hAnsi="Georgia"/>
          <w:rPrChange w:id="2452" w:author="Jade Raposa [2]" w:date="2024-10-15T02:18:00Z">
            <w:rPr/>
          </w:rPrChange>
        </w:rPr>
        <w:pPrChange w:id="2453" w:author="Jade Raposa [2]" w:date="2024-10-15T02:21:00Z">
          <w:pPr>
            <w:ind w:left="720"/>
          </w:pPr>
        </w:pPrChange>
      </w:pPr>
    </w:p>
    <w:p w14:paraId="0758ABCA" w14:textId="77777777" w:rsidR="008F456D" w:rsidRPr="008F456D" w:rsidRDefault="008F456D" w:rsidP="008F456D">
      <w:pPr>
        <w:ind w:left="1620" w:hanging="450"/>
        <w:rPr>
          <w:rFonts w:ascii="Georgia" w:hAnsi="Georgia"/>
          <w:rPrChange w:id="2454" w:author="Jade Raposa [2]" w:date="2024-10-15T02:18:00Z">
            <w:rPr/>
          </w:rPrChange>
        </w:rPr>
        <w:pPrChange w:id="2455" w:author="Jade Raposa [2]" w:date="2024-10-15T02:21:00Z">
          <w:pPr>
            <w:ind w:left="720"/>
          </w:pPr>
        </w:pPrChange>
      </w:pPr>
    </w:p>
    <w:p w14:paraId="6FC30B1E" w14:textId="77777777" w:rsidR="008F456D" w:rsidRPr="008F456D" w:rsidRDefault="008F456D" w:rsidP="008F456D">
      <w:pPr>
        <w:ind w:left="1620" w:hanging="450"/>
        <w:rPr>
          <w:rFonts w:ascii="Georgia" w:hAnsi="Georgia"/>
          <w:rPrChange w:id="2456" w:author="Jade Raposa [2]" w:date="2024-10-15T02:18:00Z">
            <w:rPr/>
          </w:rPrChange>
        </w:rPr>
        <w:pPrChange w:id="2457" w:author="Jade Raposa [2]" w:date="2024-10-15T02:21:00Z">
          <w:pPr>
            <w:ind w:left="720"/>
          </w:pPr>
        </w:pPrChange>
      </w:pPr>
    </w:p>
    <w:p w14:paraId="288E7A95" w14:textId="77777777" w:rsidR="008F456D" w:rsidRPr="008F456D" w:rsidRDefault="008F456D" w:rsidP="008F456D">
      <w:pPr>
        <w:ind w:left="1620" w:hanging="450"/>
        <w:rPr>
          <w:rFonts w:ascii="Georgia" w:hAnsi="Georgia"/>
          <w:rPrChange w:id="2458" w:author="Jade Raposa [2]" w:date="2024-10-15T02:18:00Z">
            <w:rPr/>
          </w:rPrChange>
        </w:rPr>
        <w:pPrChange w:id="2459" w:author="Jade Raposa [2]" w:date="2024-10-15T02:21:00Z">
          <w:pPr>
            <w:ind w:left="720"/>
          </w:pPr>
        </w:pPrChange>
      </w:pPr>
    </w:p>
    <w:p w14:paraId="7D016331" w14:textId="77777777" w:rsidR="008F456D" w:rsidRPr="008F456D" w:rsidRDefault="00000000" w:rsidP="008F456D">
      <w:pPr>
        <w:ind w:left="1620" w:hanging="450"/>
        <w:rPr>
          <w:rFonts w:ascii="Georgia" w:hAnsi="Georgia"/>
          <w:rPrChange w:id="2460" w:author="Jade Raposa [2]" w:date="2024-10-15T02:18:00Z">
            <w:rPr/>
          </w:rPrChange>
        </w:rPr>
        <w:pPrChange w:id="2461" w:author="Jade Raposa [2]" w:date="2024-10-15T02:21:00Z">
          <w:pPr>
            <w:ind w:left="720"/>
          </w:pPr>
        </w:pPrChange>
      </w:pPr>
      <w:r>
        <w:rPr>
          <w:rFonts w:ascii="Georgia" w:hAnsi="Georgia"/>
          <w:b/>
          <w:bCs/>
          <w:noProof/>
          <w:rPrChange w:id="2462" w:author="Jade Raposa [2]" w:date="2024-10-15T02:18:00Z">
            <w:rPr>
              <w:b/>
              <w:bCs/>
              <w:noProof/>
            </w:rPr>
          </w:rPrChange>
        </w:rPr>
        <mc:AlternateContent>
          <mc:Choice Requires="wps">
            <w:drawing>
              <wp:anchor distT="0" distB="0" distL="114300" distR="114300" simplePos="0" relativeHeight="251698176" behindDoc="0" locked="0" layoutInCell="1" allowOverlap="1" wp14:anchorId="3A1A39FF" wp14:editId="1B2FB31F">
                <wp:simplePos x="0" y="0"/>
                <wp:positionH relativeFrom="column">
                  <wp:posOffset>2691130</wp:posOffset>
                </wp:positionH>
                <wp:positionV relativeFrom="paragraph">
                  <wp:posOffset>88265</wp:posOffset>
                </wp:positionV>
                <wp:extent cx="238125" cy="401955"/>
                <wp:effectExtent l="38100" t="0" r="85725" b="0"/>
                <wp:wrapNone/>
                <wp:docPr id="940163613"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6" o:spid="_x0000_s1026" o:spt="68" type="#_x0000_t68" style="position:absolute;left:0pt;margin-left:211.9pt;margin-top:6.95pt;height:31.65pt;width:18.75pt;rotation:-2902215f;z-index:251698176;v-text-anchor:middle;mso-width-relative:page;mso-height-relative:page;" fillcolor="#C00000" filled="t" stroked="t" coordsize="21600,21600" o:gfxdata="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2DHi12QAAAAkBAAAPAAAA&#10;AAAAAAEAIAAAACIAAABkcnMvZG93bnJldi54bWxQSwECFAAUAAAACACHTuJAIscLd4YCAAAxBQAA&#10;DgAAAAAAAAABACAAAAAoAQAAZHJzL2Uyb0RvYy54bWxQSwUGAAAAAAYABgBZAQAAIAYAAAAA&#10;" adj="6401,5400">
                <v:fill on="t" focussize="0,0"/>
                <v:stroke weight="1pt" color="#172C51 [3204]" miterlimit="8" joinstyle="miter"/>
                <v:imagedata o:title=""/>
                <o:lock v:ext="edit" aspectratio="f"/>
              </v:shape>
            </w:pict>
          </mc:Fallback>
        </mc:AlternateContent>
      </w:r>
    </w:p>
    <w:p w14:paraId="3947506D" w14:textId="77777777" w:rsidR="008F456D" w:rsidRPr="008F456D" w:rsidRDefault="008F456D" w:rsidP="008F456D">
      <w:pPr>
        <w:ind w:left="1620" w:hanging="450"/>
        <w:rPr>
          <w:rFonts w:ascii="Georgia" w:hAnsi="Georgia"/>
          <w:rPrChange w:id="2463" w:author="Jade Raposa [2]" w:date="2024-10-15T02:18:00Z">
            <w:rPr/>
          </w:rPrChange>
        </w:rPr>
        <w:pPrChange w:id="2464" w:author="Jade Raposa [2]" w:date="2024-10-15T02:21:00Z">
          <w:pPr>
            <w:ind w:left="720"/>
          </w:pPr>
        </w:pPrChange>
      </w:pPr>
    </w:p>
    <w:p w14:paraId="7FE548B9" w14:textId="77777777" w:rsidR="008F456D" w:rsidRPr="008F456D" w:rsidRDefault="008F456D" w:rsidP="008F456D">
      <w:pPr>
        <w:ind w:left="1620" w:hanging="450"/>
        <w:rPr>
          <w:rFonts w:ascii="Georgia" w:hAnsi="Georgia"/>
          <w:rPrChange w:id="2465" w:author="Jade Raposa [2]" w:date="2024-10-15T02:18:00Z">
            <w:rPr/>
          </w:rPrChange>
        </w:rPr>
        <w:pPrChange w:id="2466" w:author="Jade Raposa [2]" w:date="2024-10-15T02:21:00Z">
          <w:pPr>
            <w:ind w:left="720"/>
          </w:pPr>
        </w:pPrChange>
      </w:pPr>
    </w:p>
    <w:p w14:paraId="1A23ED53" w14:textId="77777777" w:rsidR="008F456D" w:rsidRPr="008F456D" w:rsidRDefault="008F456D" w:rsidP="008F456D">
      <w:pPr>
        <w:ind w:left="1620" w:hanging="450"/>
        <w:rPr>
          <w:rFonts w:ascii="Georgia" w:hAnsi="Georgia"/>
          <w:rPrChange w:id="2467" w:author="Jade Raposa [2]" w:date="2024-10-15T02:18:00Z">
            <w:rPr/>
          </w:rPrChange>
        </w:rPr>
        <w:pPrChange w:id="2468" w:author="Jade Raposa [2]" w:date="2024-10-15T02:21:00Z">
          <w:pPr>
            <w:ind w:left="720"/>
          </w:pPr>
        </w:pPrChange>
      </w:pPr>
    </w:p>
    <w:p w14:paraId="6F545667" w14:textId="77777777" w:rsidR="008F456D" w:rsidRPr="008F456D" w:rsidRDefault="008F456D" w:rsidP="008F456D">
      <w:pPr>
        <w:ind w:left="1620" w:hanging="450"/>
        <w:rPr>
          <w:rFonts w:ascii="Georgia" w:hAnsi="Georgia"/>
          <w:rPrChange w:id="2469" w:author="Jade Raposa [2]" w:date="2024-10-15T02:18:00Z">
            <w:rPr/>
          </w:rPrChange>
        </w:rPr>
        <w:pPrChange w:id="2470" w:author="Jade Raposa [2]" w:date="2024-10-15T02:21:00Z">
          <w:pPr>
            <w:ind w:left="720"/>
          </w:pPr>
        </w:pPrChange>
      </w:pPr>
    </w:p>
    <w:p w14:paraId="118391AD" w14:textId="77777777" w:rsidR="008F456D" w:rsidRPr="008F456D" w:rsidRDefault="008F456D" w:rsidP="008F456D">
      <w:pPr>
        <w:ind w:left="1620" w:hanging="450"/>
        <w:rPr>
          <w:rFonts w:ascii="Georgia" w:hAnsi="Georgia"/>
          <w:rPrChange w:id="2471" w:author="Jade Raposa [2]" w:date="2024-10-15T02:18:00Z">
            <w:rPr/>
          </w:rPrChange>
        </w:rPr>
        <w:pPrChange w:id="2472" w:author="Jade Raposa [2]" w:date="2024-10-15T02:21:00Z">
          <w:pPr>
            <w:ind w:left="720"/>
          </w:pPr>
        </w:pPrChange>
      </w:pPr>
    </w:p>
    <w:p w14:paraId="7F784ED2" w14:textId="77777777" w:rsidR="008F456D" w:rsidRPr="008F456D" w:rsidRDefault="00000000" w:rsidP="008F456D">
      <w:pPr>
        <w:pStyle w:val="ListParagraph"/>
        <w:numPr>
          <w:ilvl w:val="0"/>
          <w:numId w:val="17"/>
        </w:numPr>
        <w:ind w:left="1620" w:hanging="450"/>
        <w:rPr>
          <w:rFonts w:ascii="Georgia" w:hAnsi="Georgia"/>
          <w:rPrChange w:id="2473" w:author="Jade Raposa [2]" w:date="2024-10-15T02:18:00Z">
            <w:rPr/>
          </w:rPrChange>
        </w:rPr>
        <w:pPrChange w:id="2474" w:author="Jade Raposa [2]" w:date="2024-10-15T02:21:00Z">
          <w:pPr>
            <w:pStyle w:val="ListParagraph"/>
            <w:numPr>
              <w:numId w:val="17"/>
            </w:numPr>
            <w:ind w:left="2160" w:hanging="360"/>
          </w:pPr>
        </w:pPrChange>
      </w:pPr>
      <w:r>
        <w:rPr>
          <w:rFonts w:ascii="Georgia" w:hAnsi="Georgia"/>
          <w:rPrChange w:id="2475" w:author="Jade Raposa [2]" w:date="2024-10-15T02:18:00Z">
            <w:rPr/>
          </w:rPrChange>
        </w:rPr>
        <w:t xml:space="preserve">Tap </w:t>
      </w:r>
      <w:r>
        <w:rPr>
          <w:rFonts w:ascii="Georgia" w:hAnsi="Georgia"/>
          <w:b/>
          <w:bCs/>
          <w:rPrChange w:id="2476" w:author="Jade Raposa [2]" w:date="2024-10-15T02:18:00Z">
            <w:rPr>
              <w:b/>
              <w:bCs/>
            </w:rPr>
          </w:rPrChange>
        </w:rPr>
        <w:t>“SIGN UP”</w:t>
      </w:r>
      <w:r>
        <w:rPr>
          <w:rFonts w:ascii="Georgia" w:hAnsi="Georgia"/>
          <w:rPrChange w:id="2477" w:author="Jade Raposa [2]" w:date="2024-10-15T02:18:00Z">
            <w:rPr/>
          </w:rPrChange>
        </w:rPr>
        <w:t xml:space="preserve"> to create an account. Make sure to use your </w:t>
      </w:r>
      <w:r>
        <w:rPr>
          <w:rFonts w:ascii="Georgia" w:hAnsi="Georgia"/>
          <w:b/>
          <w:bCs/>
          <w:rPrChange w:id="2478" w:author="Jade Raposa [2]" w:date="2024-10-15T02:18:00Z">
            <w:rPr>
              <w:b/>
              <w:bCs/>
            </w:rPr>
          </w:rPrChange>
        </w:rPr>
        <w:t>“@dwc-legazpi.edu”</w:t>
      </w:r>
      <w:r>
        <w:rPr>
          <w:rFonts w:ascii="Georgia" w:hAnsi="Georgia"/>
          <w:rPrChange w:id="2479" w:author="Jade Raposa [2]" w:date="2024-10-15T02:18:00Z">
            <w:rPr/>
          </w:rPrChange>
        </w:rPr>
        <w:t xml:space="preserve"> email.</w:t>
      </w:r>
    </w:p>
    <w:p w14:paraId="4574B83D" w14:textId="77777777" w:rsidR="008F456D" w:rsidRPr="008F456D" w:rsidRDefault="008F456D" w:rsidP="008F456D">
      <w:pPr>
        <w:ind w:left="1620" w:hanging="450"/>
        <w:rPr>
          <w:rFonts w:ascii="Georgia" w:hAnsi="Georgia"/>
          <w:rPrChange w:id="2480" w:author="Jade Raposa [2]" w:date="2024-10-15T02:18:00Z">
            <w:rPr/>
          </w:rPrChange>
        </w:rPr>
        <w:pPrChange w:id="2481" w:author="Jade Raposa [2]" w:date="2024-10-15T02:21:00Z">
          <w:pPr>
            <w:ind w:left="720"/>
          </w:pPr>
        </w:pPrChange>
      </w:pPr>
    </w:p>
    <w:p w14:paraId="29CCD002" w14:textId="77777777" w:rsidR="008F456D" w:rsidRPr="008F456D" w:rsidRDefault="00000000" w:rsidP="008F456D">
      <w:pPr>
        <w:ind w:left="1620" w:hanging="450"/>
        <w:rPr>
          <w:rFonts w:ascii="Georgia" w:hAnsi="Georgia"/>
          <w:rPrChange w:id="2482" w:author="Jade Raposa [2]" w:date="2024-10-15T02:18:00Z">
            <w:rPr/>
          </w:rPrChange>
        </w:rPr>
        <w:pPrChange w:id="2483" w:author="Jade Raposa [2]" w:date="2024-10-15T02:21:00Z">
          <w:pPr>
            <w:ind w:left="720"/>
          </w:pPr>
        </w:pPrChange>
      </w:pPr>
      <w:r>
        <w:rPr>
          <w:rFonts w:ascii="Georgia" w:hAnsi="Georgia"/>
          <w:noProof/>
          <w:rPrChange w:id="2484" w:author="Jade Raposa [2]" w:date="2024-10-15T02:18:00Z">
            <w:rPr>
              <w:noProof/>
            </w:rPr>
          </w:rPrChange>
        </w:rPr>
        <w:drawing>
          <wp:anchor distT="0" distB="0" distL="114300" distR="114300" simplePos="0" relativeHeight="251681792" behindDoc="0" locked="0" layoutInCell="1" allowOverlap="1" wp14:anchorId="0FF76AAE" wp14:editId="21C45474">
            <wp:simplePos x="0" y="0"/>
            <wp:positionH relativeFrom="margin">
              <wp:posOffset>1743075</wp:posOffset>
            </wp:positionH>
            <wp:positionV relativeFrom="paragraph">
              <wp:posOffset>13970</wp:posOffset>
            </wp:positionV>
            <wp:extent cx="1090295" cy="2087245"/>
            <wp:effectExtent l="0" t="0" r="0" b="8255"/>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a:picLocks noChangeAspect="1"/>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1090295" cy="2087245"/>
                    </a:xfrm>
                    <a:prstGeom prst="rect">
                      <a:avLst/>
                    </a:prstGeom>
                  </pic:spPr>
                </pic:pic>
              </a:graphicData>
            </a:graphic>
          </wp:anchor>
        </w:drawing>
      </w:r>
    </w:p>
    <w:p w14:paraId="31549A05" w14:textId="77777777" w:rsidR="008F456D" w:rsidRPr="008F456D" w:rsidRDefault="008F456D" w:rsidP="008F456D">
      <w:pPr>
        <w:ind w:left="1620" w:hanging="450"/>
        <w:rPr>
          <w:rFonts w:ascii="Georgia" w:hAnsi="Georgia"/>
          <w:rPrChange w:id="2485" w:author="Jade Raposa [2]" w:date="2024-10-15T02:18:00Z">
            <w:rPr/>
          </w:rPrChange>
        </w:rPr>
        <w:pPrChange w:id="2486" w:author="Jade Raposa [2]" w:date="2024-10-15T02:21:00Z">
          <w:pPr>
            <w:ind w:left="720"/>
          </w:pPr>
        </w:pPrChange>
      </w:pPr>
    </w:p>
    <w:p w14:paraId="15A57BA0" w14:textId="77777777" w:rsidR="008F456D" w:rsidRPr="008F456D" w:rsidRDefault="008F456D" w:rsidP="008F456D">
      <w:pPr>
        <w:ind w:left="1620" w:hanging="450"/>
        <w:rPr>
          <w:rFonts w:ascii="Georgia" w:hAnsi="Georgia"/>
          <w:rPrChange w:id="2487" w:author="Jade Raposa [2]" w:date="2024-10-15T02:18:00Z">
            <w:rPr/>
          </w:rPrChange>
        </w:rPr>
        <w:pPrChange w:id="2488" w:author="Jade Raposa [2]" w:date="2024-10-15T02:21:00Z">
          <w:pPr>
            <w:ind w:left="720"/>
          </w:pPr>
        </w:pPrChange>
      </w:pPr>
    </w:p>
    <w:p w14:paraId="08845962" w14:textId="77777777" w:rsidR="008F456D" w:rsidRPr="008F456D" w:rsidRDefault="00000000" w:rsidP="008F456D">
      <w:pPr>
        <w:ind w:left="1620" w:hanging="450"/>
        <w:rPr>
          <w:rFonts w:ascii="Georgia" w:hAnsi="Georgia"/>
          <w:rPrChange w:id="2489" w:author="Jade Raposa [2]" w:date="2024-10-15T02:18:00Z">
            <w:rPr/>
          </w:rPrChange>
        </w:rPr>
        <w:pPrChange w:id="2490" w:author="Jade Raposa [2]" w:date="2024-10-15T02:21:00Z">
          <w:pPr>
            <w:ind w:left="720"/>
          </w:pPr>
        </w:pPrChange>
      </w:pPr>
      <w:ins w:id="2491" w:author="Jade Raposa [2]" w:date="2024-10-15T02:45:00Z">
        <w:r>
          <w:rPr>
            <w:rFonts w:ascii="Georgia" w:hAnsi="Georgia"/>
            <w:b/>
            <w:bCs/>
            <w:noProof/>
            <w:rPrChange w:id="2492" w:author="Jade Raposa [2]" w:date="2024-10-15T02:18:00Z">
              <w:rPr>
                <w:b/>
                <w:bCs/>
                <w:noProof/>
              </w:rPr>
            </w:rPrChange>
          </w:rPr>
          <mc:AlternateContent>
            <mc:Choice Requires="wps">
              <w:drawing>
                <wp:anchor distT="0" distB="0" distL="114300" distR="114300" simplePos="0" relativeHeight="251701248" behindDoc="0" locked="0" layoutInCell="1" allowOverlap="1" wp14:anchorId="03E8A54F" wp14:editId="0F1A7FE6">
                  <wp:simplePos x="0" y="0"/>
                  <wp:positionH relativeFrom="column">
                    <wp:posOffset>2484120</wp:posOffset>
                  </wp:positionH>
                  <wp:positionV relativeFrom="paragraph">
                    <wp:posOffset>191135</wp:posOffset>
                  </wp:positionV>
                  <wp:extent cx="238125" cy="401955"/>
                  <wp:effectExtent l="38100" t="0" r="85725" b="0"/>
                  <wp:wrapNone/>
                  <wp:docPr id="1509623180"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6" o:spid="_x0000_s1026" o:spt="68" type="#_x0000_t68" style="position:absolute;left:0pt;margin-left:195.6pt;margin-top:15.05pt;height:31.65pt;width:18.75pt;rotation:-2902215f;z-index:251701248;v-text-anchor:middle;mso-width-relative:page;mso-height-relative:page;" fillcolor="#C00000" filled="t" stroked="t" coordsize="21600,21600" o:gfxdata="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PybFKtkAAAAJAQAADwAA&#10;AAAAAAABACAAAAAiAAAAZHJzL2Rvd25yZXYueG1sUEsBAhQAFAAAAAgAh07iQM5NO/aHAgAAMgUA&#10;AA4AAAAAAAAAAQAgAAAAKAEAAGRycy9lMm9Eb2MueG1sUEsFBgAAAAAGAAYAWQEAACEGAAAAAA==&#10;" adj="6401,5400">
                  <v:fill on="t" focussize="0,0"/>
                  <v:stroke weight="1pt" color="#172C51 [3204]" miterlimit="8" joinstyle="miter"/>
                  <v:imagedata o:title=""/>
                  <o:lock v:ext="edit" aspectratio="f"/>
                </v:shape>
              </w:pict>
            </mc:Fallback>
          </mc:AlternateContent>
        </w:r>
      </w:ins>
    </w:p>
    <w:p w14:paraId="5865B72D" w14:textId="77777777" w:rsidR="008F456D" w:rsidRPr="008F456D" w:rsidRDefault="008F456D" w:rsidP="008F456D">
      <w:pPr>
        <w:ind w:left="1620" w:hanging="450"/>
        <w:rPr>
          <w:rFonts w:ascii="Georgia" w:hAnsi="Georgia"/>
          <w:rPrChange w:id="2493" w:author="Jade Raposa [2]" w:date="2024-10-15T02:18:00Z">
            <w:rPr/>
          </w:rPrChange>
        </w:rPr>
        <w:pPrChange w:id="2494" w:author="Jade Raposa [2]" w:date="2024-10-15T02:21:00Z">
          <w:pPr>
            <w:ind w:left="720"/>
          </w:pPr>
        </w:pPrChange>
      </w:pPr>
    </w:p>
    <w:p w14:paraId="51312A7D" w14:textId="77777777" w:rsidR="008F456D" w:rsidRPr="008F456D" w:rsidRDefault="008F456D" w:rsidP="008F456D">
      <w:pPr>
        <w:ind w:left="1620" w:hanging="450"/>
        <w:rPr>
          <w:rFonts w:ascii="Georgia" w:hAnsi="Georgia"/>
          <w:rPrChange w:id="2495" w:author="Jade Raposa [2]" w:date="2024-10-15T02:18:00Z">
            <w:rPr/>
          </w:rPrChange>
        </w:rPr>
        <w:pPrChange w:id="2496" w:author="Jade Raposa [2]" w:date="2024-10-15T02:21:00Z">
          <w:pPr>
            <w:ind w:left="720"/>
          </w:pPr>
        </w:pPrChange>
      </w:pPr>
    </w:p>
    <w:p w14:paraId="6637E1E3" w14:textId="77777777" w:rsidR="008F456D" w:rsidRPr="008F456D" w:rsidRDefault="008F456D" w:rsidP="008F456D">
      <w:pPr>
        <w:ind w:left="1620" w:hanging="450"/>
        <w:rPr>
          <w:rFonts w:ascii="Georgia" w:hAnsi="Georgia"/>
          <w:rPrChange w:id="2497" w:author="Jade Raposa [2]" w:date="2024-10-15T02:18:00Z">
            <w:rPr/>
          </w:rPrChange>
        </w:rPr>
        <w:pPrChange w:id="2498" w:author="Jade Raposa [2]" w:date="2024-10-15T02:21:00Z">
          <w:pPr>
            <w:ind w:left="720"/>
          </w:pPr>
        </w:pPrChange>
      </w:pPr>
    </w:p>
    <w:p w14:paraId="6E0F1314" w14:textId="77777777" w:rsidR="008F456D" w:rsidRDefault="008F456D">
      <w:pPr>
        <w:pStyle w:val="ListParagraph"/>
        <w:numPr>
          <w:ilvl w:val="0"/>
          <w:numId w:val="17"/>
        </w:numPr>
        <w:rPr>
          <w:ins w:id="2499" w:author="Jade Raposa [2]" w:date="2024-10-17T00:59:00Z"/>
          <w:rFonts w:ascii="Georgia" w:hAnsi="Georgia"/>
        </w:rPr>
        <w:sectPr w:rsidR="008F456D">
          <w:headerReference w:type="default" r:id="rId145"/>
          <w:headerReference w:type="first" r:id="rId146"/>
          <w:pgSz w:w="12240" w:h="15840"/>
          <w:pgMar w:top="1440" w:right="1440" w:bottom="1440" w:left="1440" w:header="708" w:footer="708" w:gutter="0"/>
          <w:pgNumType w:start="1"/>
          <w:cols w:space="708"/>
          <w:docGrid w:linePitch="360"/>
        </w:sectPr>
      </w:pPr>
    </w:p>
    <w:p w14:paraId="3D6318DD" w14:textId="77777777" w:rsidR="008F456D" w:rsidRPr="008F456D" w:rsidRDefault="008F456D" w:rsidP="008F456D">
      <w:pPr>
        <w:ind w:left="1620" w:hanging="450"/>
        <w:rPr>
          <w:del w:id="2512" w:author="Jade Raposa [2]" w:date="2024-10-17T00:59:00Z"/>
          <w:rFonts w:ascii="Georgia" w:hAnsi="Georgia"/>
          <w:rPrChange w:id="2513" w:author="Jade Raposa [2]" w:date="2024-10-15T02:18:00Z">
            <w:rPr>
              <w:del w:id="2514" w:author="Jade Raposa [2]" w:date="2024-10-17T00:59:00Z"/>
            </w:rPr>
          </w:rPrChange>
        </w:rPr>
        <w:sectPr w:rsidR="008F456D" w:rsidRPr="008F456D">
          <w:pgSz w:w="12240" w:h="15840"/>
          <w:pgMar w:top="1440" w:right="1440" w:bottom="1440" w:left="1440" w:header="708" w:footer="708" w:gutter="0"/>
          <w:pgNumType w:start="1"/>
          <w:cols w:space="708"/>
          <w:titlePg/>
          <w:docGrid w:linePitch="360"/>
        </w:sectPr>
        <w:pPrChange w:id="2515" w:author="Jade Raposa [2]" w:date="2024-10-15T02:21:00Z">
          <w:pPr/>
        </w:pPrChange>
      </w:pPr>
    </w:p>
    <w:p w14:paraId="6D8E9AF7" w14:textId="77777777" w:rsidR="008F456D" w:rsidRPr="008F456D" w:rsidRDefault="008F456D" w:rsidP="008F456D">
      <w:pPr>
        <w:ind w:left="1620" w:hanging="450"/>
        <w:rPr>
          <w:del w:id="2516" w:author="Jade Raposa [2]" w:date="2024-10-17T00:58:00Z"/>
          <w:rFonts w:ascii="Georgia" w:hAnsi="Georgia"/>
          <w:rPrChange w:id="2517" w:author="Jade Raposa [2]" w:date="2024-10-15T02:18:00Z">
            <w:rPr>
              <w:del w:id="2518" w:author="Jade Raposa [2]" w:date="2024-10-17T00:58:00Z"/>
            </w:rPr>
          </w:rPrChange>
        </w:rPr>
        <w:pPrChange w:id="2519" w:author="Jade Raposa [2]" w:date="2024-10-15T02:21:00Z">
          <w:pPr/>
        </w:pPrChange>
      </w:pPr>
    </w:p>
    <w:p w14:paraId="12DBDA83" w14:textId="77777777" w:rsidR="008F456D" w:rsidRPr="008F456D" w:rsidRDefault="00000000" w:rsidP="008F456D">
      <w:pPr>
        <w:pStyle w:val="ListParagraph"/>
        <w:numPr>
          <w:ilvl w:val="0"/>
          <w:numId w:val="17"/>
        </w:numPr>
        <w:rPr>
          <w:rFonts w:ascii="Georgia" w:hAnsi="Georgia"/>
          <w:rPrChange w:id="2520" w:author="Jade Raposa [2]" w:date="2024-10-15T02:25:00Z">
            <w:rPr/>
          </w:rPrChange>
        </w:rPr>
        <w:pPrChange w:id="2521" w:author="Jade Raposa [2]" w:date="2024-10-15T02:25:00Z">
          <w:pPr>
            <w:ind w:firstLine="720"/>
          </w:pPr>
        </w:pPrChange>
      </w:pPr>
      <w:del w:id="2522" w:author="Jade Raposa [2]" w:date="2024-10-15T02:25:00Z">
        <w:r>
          <w:rPr>
            <w:rFonts w:ascii="Georgia" w:hAnsi="Georgia"/>
            <w:rPrChange w:id="2523" w:author="Jade Raposa [2]" w:date="2024-10-15T02:25:00Z">
              <w:rPr/>
            </w:rPrChange>
          </w:rPr>
          <w:delText xml:space="preserve">3. </w:delText>
        </w:r>
      </w:del>
      <w:r>
        <w:rPr>
          <w:rFonts w:ascii="Georgia" w:hAnsi="Georgia"/>
          <w:rPrChange w:id="2524" w:author="Jade Raposa [2]" w:date="2024-10-15T02:25:00Z">
            <w:rPr/>
          </w:rPrChange>
        </w:rPr>
        <w:t xml:space="preserve">Enter your </w:t>
      </w:r>
      <w:r>
        <w:rPr>
          <w:rFonts w:ascii="Georgia" w:hAnsi="Georgia"/>
          <w:b/>
          <w:bCs/>
          <w:rPrChange w:id="2525" w:author="Jade Raposa [2]" w:date="2024-10-15T02:25:00Z">
            <w:rPr>
              <w:b/>
              <w:bCs/>
            </w:rPr>
          </w:rPrChange>
        </w:rPr>
        <w:t>“EMAIL”</w:t>
      </w:r>
      <w:r>
        <w:rPr>
          <w:rFonts w:ascii="Georgia" w:hAnsi="Georgia"/>
          <w:rPrChange w:id="2526" w:author="Jade Raposa [2]" w:date="2024-10-15T02:25:00Z">
            <w:rPr/>
          </w:rPrChange>
        </w:rPr>
        <w:t xml:space="preserve"> using the school account, and set your </w:t>
      </w:r>
      <w:r>
        <w:rPr>
          <w:rFonts w:ascii="Georgia" w:hAnsi="Georgia"/>
          <w:b/>
          <w:bCs/>
          <w:rPrChange w:id="2527" w:author="Jade Raposa [2]" w:date="2024-10-15T02:25:00Z">
            <w:rPr>
              <w:b/>
              <w:bCs/>
            </w:rPr>
          </w:rPrChange>
        </w:rPr>
        <w:t>“PASSWORD.”</w:t>
      </w:r>
      <w:r>
        <w:rPr>
          <w:rFonts w:ascii="Georgia" w:hAnsi="Georgia"/>
          <w:rPrChange w:id="2528" w:author="Jade Raposa [2]" w:date="2024-10-15T02:25:00Z">
            <w:rPr/>
          </w:rPrChange>
        </w:rPr>
        <w:t xml:space="preserve"> Press </w:t>
      </w:r>
      <w:r>
        <w:rPr>
          <w:rFonts w:ascii="Georgia" w:hAnsi="Georgia"/>
          <w:b/>
          <w:bCs/>
          <w:rPrChange w:id="2529" w:author="Jade Raposa [2]" w:date="2024-10-15T02:25:00Z">
            <w:rPr>
              <w:b/>
              <w:bCs/>
            </w:rPr>
          </w:rPrChange>
        </w:rPr>
        <w:t>“Next.”</w:t>
      </w:r>
    </w:p>
    <w:p w14:paraId="175A92E8" w14:textId="77777777" w:rsidR="008F456D" w:rsidRPr="008F456D" w:rsidRDefault="00000000" w:rsidP="008F456D">
      <w:pPr>
        <w:pStyle w:val="ListParagraph"/>
        <w:ind w:left="1620" w:hanging="450"/>
        <w:rPr>
          <w:del w:id="2530" w:author="Jade Raposa [2]" w:date="2024-10-15T02:24:00Z"/>
          <w:rFonts w:ascii="Georgia" w:hAnsi="Georgia"/>
          <w:rPrChange w:id="2531" w:author="Jade Raposa [2]" w:date="2024-10-15T02:18:00Z">
            <w:rPr>
              <w:del w:id="2532" w:author="Jade Raposa [2]" w:date="2024-10-15T02:24:00Z"/>
            </w:rPr>
          </w:rPrChange>
        </w:rPr>
        <w:pPrChange w:id="2533" w:author="Jade Raposa [2]" w:date="2024-10-15T02:21:00Z">
          <w:pPr>
            <w:pStyle w:val="ListParagraph"/>
            <w:ind w:left="1800"/>
          </w:pPr>
        </w:pPrChange>
      </w:pPr>
      <w:r>
        <w:rPr>
          <w:rFonts w:ascii="Georgia" w:hAnsi="Georgia"/>
          <w:noProof/>
          <w:rPrChange w:id="2534" w:author="Jade Raposa [2]" w:date="2024-10-15T02:18:00Z">
            <w:rPr>
              <w:noProof/>
            </w:rPr>
          </w:rPrChange>
        </w:rPr>
        <w:drawing>
          <wp:anchor distT="0" distB="0" distL="114300" distR="114300" simplePos="0" relativeHeight="251682816" behindDoc="0" locked="0" layoutInCell="1" allowOverlap="1" wp14:anchorId="06A956E0" wp14:editId="29768B52">
            <wp:simplePos x="0" y="0"/>
            <wp:positionH relativeFrom="margin">
              <wp:posOffset>2223135</wp:posOffset>
            </wp:positionH>
            <wp:positionV relativeFrom="paragraph">
              <wp:posOffset>204470</wp:posOffset>
            </wp:positionV>
            <wp:extent cx="922655" cy="2000885"/>
            <wp:effectExtent l="0" t="0" r="0" b="0"/>
            <wp:wrapTopAndBottom/>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a:picLocks noChangeAspect="1"/>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922655" cy="2000885"/>
                    </a:xfrm>
                    <a:prstGeom prst="rect">
                      <a:avLst/>
                    </a:prstGeom>
                  </pic:spPr>
                </pic:pic>
              </a:graphicData>
            </a:graphic>
          </wp:anchor>
        </w:drawing>
      </w:r>
    </w:p>
    <w:p w14:paraId="08C2946B" w14:textId="77777777" w:rsidR="008F456D" w:rsidRPr="008F456D" w:rsidRDefault="008F456D" w:rsidP="008F456D">
      <w:pPr>
        <w:pStyle w:val="ListParagraph"/>
        <w:ind w:left="1620" w:hanging="450"/>
        <w:rPr>
          <w:del w:id="2535" w:author="Jade Raposa [2]" w:date="2024-10-15T02:24:00Z"/>
          <w:rFonts w:ascii="Georgia" w:hAnsi="Georgia"/>
          <w:rPrChange w:id="2536" w:author="Jade Raposa [2]" w:date="2024-10-15T02:18:00Z">
            <w:rPr>
              <w:del w:id="2537" w:author="Jade Raposa [2]" w:date="2024-10-15T02:24:00Z"/>
            </w:rPr>
          </w:rPrChange>
        </w:rPr>
        <w:pPrChange w:id="2538" w:author="Jade Raposa [2]" w:date="2024-10-15T02:21:00Z">
          <w:pPr>
            <w:pStyle w:val="ListParagraph"/>
            <w:ind w:left="1800"/>
          </w:pPr>
        </w:pPrChange>
      </w:pPr>
    </w:p>
    <w:p w14:paraId="2BC480F3" w14:textId="77777777" w:rsidR="008F456D" w:rsidRPr="008F456D" w:rsidRDefault="008F456D" w:rsidP="008F456D">
      <w:pPr>
        <w:pStyle w:val="ListParagraph"/>
        <w:ind w:left="1620" w:hanging="450"/>
        <w:rPr>
          <w:del w:id="2539" w:author="Jade Raposa [2]" w:date="2024-10-15T02:24:00Z"/>
          <w:rFonts w:ascii="Georgia" w:hAnsi="Georgia"/>
          <w:rPrChange w:id="2540" w:author="Jade Raposa [2]" w:date="2024-10-15T02:18:00Z">
            <w:rPr>
              <w:del w:id="2541" w:author="Jade Raposa [2]" w:date="2024-10-15T02:24:00Z"/>
            </w:rPr>
          </w:rPrChange>
        </w:rPr>
        <w:pPrChange w:id="2542" w:author="Jade Raposa [2]" w:date="2024-10-15T02:21:00Z">
          <w:pPr>
            <w:pStyle w:val="ListParagraph"/>
            <w:ind w:left="1800"/>
          </w:pPr>
        </w:pPrChange>
      </w:pPr>
    </w:p>
    <w:p w14:paraId="2C93A6F9" w14:textId="77777777" w:rsidR="008F456D" w:rsidRPr="008F456D" w:rsidRDefault="008F456D" w:rsidP="008F456D">
      <w:pPr>
        <w:pStyle w:val="ListParagraph"/>
        <w:ind w:left="1620" w:hanging="450"/>
        <w:rPr>
          <w:del w:id="2543" w:author="Jade Raposa [2]" w:date="2024-10-15T02:24:00Z"/>
          <w:rFonts w:ascii="Georgia" w:hAnsi="Georgia"/>
          <w:rPrChange w:id="2544" w:author="Jade Raposa [2]" w:date="2024-10-15T02:18:00Z">
            <w:rPr>
              <w:del w:id="2545" w:author="Jade Raposa [2]" w:date="2024-10-15T02:24:00Z"/>
            </w:rPr>
          </w:rPrChange>
        </w:rPr>
        <w:pPrChange w:id="2546" w:author="Jade Raposa [2]" w:date="2024-10-15T02:21:00Z">
          <w:pPr>
            <w:pStyle w:val="ListParagraph"/>
            <w:ind w:left="1800"/>
          </w:pPr>
        </w:pPrChange>
      </w:pPr>
    </w:p>
    <w:p w14:paraId="377956E1" w14:textId="77777777" w:rsidR="008F456D" w:rsidRDefault="008F456D" w:rsidP="008F456D">
      <w:pPr>
        <w:pStyle w:val="ListParagraph"/>
        <w:ind w:left="1620" w:hanging="450"/>
        <w:pPrChange w:id="2547" w:author="Jade Raposa [2]" w:date="2024-10-15T02:24:00Z">
          <w:pPr>
            <w:pStyle w:val="ListParagraph"/>
            <w:ind w:left="1800"/>
          </w:pPr>
        </w:pPrChange>
      </w:pPr>
    </w:p>
    <w:p w14:paraId="4506C6F6" w14:textId="77777777" w:rsidR="008F456D" w:rsidRPr="008F456D" w:rsidRDefault="008F456D" w:rsidP="008F456D">
      <w:pPr>
        <w:pStyle w:val="ListParagraph"/>
        <w:ind w:left="1620" w:hanging="450"/>
        <w:rPr>
          <w:del w:id="2548" w:author="Jade Raposa [2]" w:date="2024-10-15T02:24:00Z"/>
          <w:rFonts w:ascii="Georgia" w:hAnsi="Georgia"/>
          <w:rPrChange w:id="2549" w:author="Jade Raposa [2]" w:date="2024-10-15T02:18:00Z">
            <w:rPr>
              <w:del w:id="2550" w:author="Jade Raposa [2]" w:date="2024-10-15T02:24:00Z"/>
            </w:rPr>
          </w:rPrChange>
        </w:rPr>
        <w:pPrChange w:id="2551" w:author="Jade Raposa [2]" w:date="2024-10-15T02:21:00Z">
          <w:pPr>
            <w:pStyle w:val="ListParagraph"/>
            <w:ind w:left="1800"/>
          </w:pPr>
        </w:pPrChange>
      </w:pPr>
    </w:p>
    <w:p w14:paraId="300BA150" w14:textId="77777777" w:rsidR="008F456D" w:rsidRPr="008F456D" w:rsidRDefault="008F456D" w:rsidP="008F456D">
      <w:pPr>
        <w:pStyle w:val="ListParagraph"/>
        <w:ind w:left="1620" w:hanging="450"/>
        <w:rPr>
          <w:del w:id="2552" w:author="Jade Raposa [2]" w:date="2024-10-15T02:24:00Z"/>
          <w:rFonts w:ascii="Georgia" w:hAnsi="Georgia"/>
          <w:rPrChange w:id="2553" w:author="Jade Raposa [2]" w:date="2024-10-15T02:18:00Z">
            <w:rPr>
              <w:del w:id="2554" w:author="Jade Raposa [2]" w:date="2024-10-15T02:24:00Z"/>
            </w:rPr>
          </w:rPrChange>
        </w:rPr>
        <w:pPrChange w:id="2555" w:author="Jade Raposa [2]" w:date="2024-10-15T02:21:00Z">
          <w:pPr>
            <w:pStyle w:val="ListParagraph"/>
            <w:ind w:left="1800"/>
          </w:pPr>
        </w:pPrChange>
      </w:pPr>
    </w:p>
    <w:p w14:paraId="49383AA7" w14:textId="77777777" w:rsidR="008F456D" w:rsidRPr="008F456D" w:rsidRDefault="008F456D" w:rsidP="008F456D">
      <w:pPr>
        <w:pStyle w:val="ListParagraph"/>
        <w:ind w:left="1620" w:hanging="450"/>
        <w:rPr>
          <w:del w:id="2556" w:author="Jade Raposa [2]" w:date="2024-10-15T02:24:00Z"/>
          <w:rFonts w:ascii="Georgia" w:hAnsi="Georgia"/>
          <w:rPrChange w:id="2557" w:author="Jade Raposa [2]" w:date="2024-10-15T02:18:00Z">
            <w:rPr>
              <w:del w:id="2558" w:author="Jade Raposa [2]" w:date="2024-10-15T02:24:00Z"/>
            </w:rPr>
          </w:rPrChange>
        </w:rPr>
        <w:pPrChange w:id="2559" w:author="Jade Raposa [2]" w:date="2024-10-15T02:21:00Z">
          <w:pPr>
            <w:pStyle w:val="ListParagraph"/>
            <w:ind w:left="1800"/>
          </w:pPr>
        </w:pPrChange>
      </w:pPr>
    </w:p>
    <w:p w14:paraId="0D2EE22D" w14:textId="77777777" w:rsidR="008F456D" w:rsidRPr="008F456D" w:rsidRDefault="008F456D" w:rsidP="008F456D">
      <w:pPr>
        <w:pStyle w:val="ListParagraph"/>
        <w:ind w:left="1620" w:hanging="450"/>
        <w:rPr>
          <w:del w:id="2560" w:author="Jade Raposa [2]" w:date="2024-10-15T02:24:00Z"/>
          <w:rFonts w:ascii="Georgia" w:hAnsi="Georgia"/>
          <w:rPrChange w:id="2561" w:author="Jade Raposa [2]" w:date="2024-10-15T02:18:00Z">
            <w:rPr>
              <w:del w:id="2562" w:author="Jade Raposa [2]" w:date="2024-10-15T02:24:00Z"/>
            </w:rPr>
          </w:rPrChange>
        </w:rPr>
        <w:pPrChange w:id="2563" w:author="Jade Raposa [2]" w:date="2024-10-15T02:21:00Z">
          <w:pPr>
            <w:pStyle w:val="ListParagraph"/>
            <w:ind w:left="1800"/>
          </w:pPr>
        </w:pPrChange>
      </w:pPr>
    </w:p>
    <w:p w14:paraId="5AA79317" w14:textId="77777777" w:rsidR="008F456D" w:rsidRPr="008F456D" w:rsidRDefault="008F456D" w:rsidP="008F456D">
      <w:pPr>
        <w:pStyle w:val="ListParagraph"/>
        <w:ind w:left="1620" w:hanging="450"/>
        <w:rPr>
          <w:del w:id="2564" w:author="Jade Raposa [2]" w:date="2024-10-15T02:24:00Z"/>
          <w:rFonts w:ascii="Georgia" w:hAnsi="Georgia"/>
          <w:rPrChange w:id="2565" w:author="Jade Raposa [2]" w:date="2024-10-15T02:18:00Z">
            <w:rPr>
              <w:del w:id="2566" w:author="Jade Raposa [2]" w:date="2024-10-15T02:24:00Z"/>
            </w:rPr>
          </w:rPrChange>
        </w:rPr>
        <w:pPrChange w:id="2567" w:author="Jade Raposa [2]" w:date="2024-10-15T02:21:00Z">
          <w:pPr>
            <w:pStyle w:val="ListParagraph"/>
            <w:ind w:left="1800"/>
          </w:pPr>
        </w:pPrChange>
      </w:pPr>
    </w:p>
    <w:p w14:paraId="69C2C2C7" w14:textId="77777777" w:rsidR="008F456D" w:rsidRPr="008F456D" w:rsidRDefault="008F456D" w:rsidP="008F456D">
      <w:pPr>
        <w:ind w:left="1800"/>
        <w:rPr>
          <w:del w:id="2568" w:author="Jade Raposa [2]" w:date="2024-10-15T02:24:00Z"/>
          <w:rFonts w:ascii="Georgia" w:hAnsi="Georgia"/>
          <w:rPrChange w:id="2569" w:author="Jade Raposa [2]" w:date="2024-10-15T02:24:00Z">
            <w:rPr>
              <w:del w:id="2570" w:author="Jade Raposa [2]" w:date="2024-10-15T02:24:00Z"/>
            </w:rPr>
          </w:rPrChange>
        </w:rPr>
        <w:pPrChange w:id="2571" w:author="Jade Raposa [2]" w:date="2024-10-15T02:24:00Z">
          <w:pPr>
            <w:pStyle w:val="ListParagraph"/>
            <w:ind w:left="1800"/>
          </w:pPr>
        </w:pPrChange>
      </w:pPr>
    </w:p>
    <w:p w14:paraId="6FB73BEF" w14:textId="77777777" w:rsidR="008F456D" w:rsidRPr="008F456D" w:rsidRDefault="008F456D" w:rsidP="008F456D">
      <w:pPr>
        <w:pStyle w:val="ListParagraph"/>
        <w:ind w:left="1620" w:hanging="450"/>
        <w:rPr>
          <w:del w:id="2572" w:author="Jade Raposa [2]" w:date="2024-10-15T02:24:00Z"/>
          <w:rFonts w:ascii="Georgia" w:hAnsi="Georgia"/>
          <w:rPrChange w:id="2573" w:author="Jade Raposa [2]" w:date="2024-10-15T02:18:00Z">
            <w:rPr>
              <w:del w:id="2574" w:author="Jade Raposa [2]" w:date="2024-10-15T02:24:00Z"/>
            </w:rPr>
          </w:rPrChange>
        </w:rPr>
        <w:pPrChange w:id="2575" w:author="Jade Raposa [2]" w:date="2024-10-15T02:21:00Z">
          <w:pPr>
            <w:pStyle w:val="ListParagraph"/>
            <w:ind w:left="1800"/>
          </w:pPr>
        </w:pPrChange>
      </w:pPr>
    </w:p>
    <w:p w14:paraId="63833263" w14:textId="77777777" w:rsidR="008F456D" w:rsidRPr="008F456D" w:rsidRDefault="008F456D" w:rsidP="008F456D">
      <w:pPr>
        <w:pStyle w:val="ListParagraph"/>
        <w:ind w:left="1620" w:hanging="450"/>
        <w:rPr>
          <w:del w:id="2576" w:author="Jade Raposa [2]" w:date="2024-10-15T02:24:00Z"/>
          <w:rFonts w:ascii="Georgia" w:hAnsi="Georgia"/>
          <w:rPrChange w:id="2577" w:author="Jade Raposa [2]" w:date="2024-10-15T02:18:00Z">
            <w:rPr>
              <w:del w:id="2578" w:author="Jade Raposa [2]" w:date="2024-10-15T02:24:00Z"/>
            </w:rPr>
          </w:rPrChange>
        </w:rPr>
        <w:pPrChange w:id="2579" w:author="Jade Raposa [2]" w:date="2024-10-15T02:21:00Z">
          <w:pPr>
            <w:pStyle w:val="ListParagraph"/>
            <w:ind w:left="1800"/>
          </w:pPr>
        </w:pPrChange>
      </w:pPr>
    </w:p>
    <w:p w14:paraId="3B30F5D4" w14:textId="77777777" w:rsidR="008F456D" w:rsidRPr="008F456D" w:rsidRDefault="008F456D" w:rsidP="008F456D">
      <w:pPr>
        <w:ind w:left="1620"/>
        <w:rPr>
          <w:ins w:id="2580" w:author="Jade Raposa [2]" w:date="2024-10-15T02:24:00Z"/>
          <w:rFonts w:ascii="Georgia" w:hAnsi="Georgia"/>
          <w:rPrChange w:id="2581" w:author="Jade Raposa [2]" w:date="2024-10-15T02:24:00Z">
            <w:rPr>
              <w:ins w:id="2582" w:author="Jade Raposa [2]" w:date="2024-10-15T02:24:00Z"/>
            </w:rPr>
          </w:rPrChange>
        </w:rPr>
        <w:pPrChange w:id="2583" w:author="Jade Raposa [2]" w:date="2024-10-15T02:24:00Z">
          <w:pPr>
            <w:pStyle w:val="ListParagraph"/>
            <w:ind w:left="1620" w:hanging="450"/>
          </w:pPr>
        </w:pPrChange>
      </w:pPr>
    </w:p>
    <w:p w14:paraId="1F4828B4" w14:textId="77777777" w:rsidR="008F456D" w:rsidRPr="008F456D" w:rsidRDefault="008F456D" w:rsidP="008F456D">
      <w:pPr>
        <w:pStyle w:val="ListParagraph"/>
        <w:ind w:left="1620" w:hanging="450"/>
        <w:rPr>
          <w:rFonts w:ascii="Georgia" w:hAnsi="Georgia"/>
          <w:rPrChange w:id="2584" w:author="Jade Raposa [2]" w:date="2024-10-15T02:18:00Z">
            <w:rPr/>
          </w:rPrChange>
        </w:rPr>
        <w:pPrChange w:id="2585" w:author="Jade Raposa [2]" w:date="2024-10-15T02:21:00Z">
          <w:pPr>
            <w:pStyle w:val="ListParagraph"/>
            <w:ind w:left="1800"/>
          </w:pPr>
        </w:pPrChange>
      </w:pPr>
    </w:p>
    <w:p w14:paraId="60539523" w14:textId="77777777" w:rsidR="008F456D" w:rsidRPr="008F456D" w:rsidRDefault="00000000" w:rsidP="008F456D">
      <w:pPr>
        <w:pStyle w:val="ListParagraph"/>
        <w:numPr>
          <w:ilvl w:val="0"/>
          <w:numId w:val="17"/>
        </w:numPr>
        <w:rPr>
          <w:rFonts w:ascii="Georgia" w:hAnsi="Georgia"/>
          <w:rPrChange w:id="2586" w:author="Jade Raposa [2]" w:date="2024-10-15T02:25:00Z">
            <w:rPr/>
          </w:rPrChange>
        </w:rPr>
        <w:pPrChange w:id="2587" w:author="Jade Raposa [2]" w:date="2024-10-15T02:25:00Z">
          <w:pPr/>
        </w:pPrChange>
      </w:pPr>
      <w:r>
        <w:rPr>
          <w:rFonts w:ascii="Georgia" w:hAnsi="Georgia"/>
          <w:noProof/>
          <w:rPrChange w:id="2588" w:author="Jade Raposa [2]" w:date="2024-10-15T02:18:00Z">
            <w:rPr>
              <w:noProof/>
            </w:rPr>
          </w:rPrChange>
        </w:rPr>
        <w:drawing>
          <wp:anchor distT="0" distB="0" distL="114300" distR="114300" simplePos="0" relativeHeight="251683840" behindDoc="0" locked="0" layoutInCell="1" allowOverlap="1" wp14:anchorId="43CB8841" wp14:editId="7236F9AE">
            <wp:simplePos x="0" y="0"/>
            <wp:positionH relativeFrom="column">
              <wp:posOffset>2199005</wp:posOffset>
            </wp:positionH>
            <wp:positionV relativeFrom="paragraph">
              <wp:posOffset>578485</wp:posOffset>
            </wp:positionV>
            <wp:extent cx="858520" cy="1860550"/>
            <wp:effectExtent l="0" t="0" r="0" b="6350"/>
            <wp:wrapTopAndBottom/>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a:picLocks noChangeAspect="1"/>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anchor>
        </w:drawing>
      </w:r>
      <w:del w:id="2589" w:author="Jade Raposa [2]" w:date="2024-10-15T02:25:00Z">
        <w:r>
          <w:rPr>
            <w:rFonts w:ascii="Georgia" w:hAnsi="Georgia"/>
            <w:rPrChange w:id="2590" w:author="Jade Raposa [2]" w:date="2024-10-15T02:25:00Z">
              <w:rPr/>
            </w:rPrChange>
          </w:rPr>
          <w:delText>4.</w:delText>
        </w:r>
      </w:del>
      <w:r>
        <w:rPr>
          <w:rFonts w:ascii="Georgia" w:hAnsi="Georgia"/>
          <w:rPrChange w:id="2591" w:author="Jade Raposa [2]" w:date="2024-10-15T02:25:00Z">
            <w:rPr/>
          </w:rPrChange>
        </w:rPr>
        <w:t xml:space="preserve">Enter your </w:t>
      </w:r>
      <w:r>
        <w:rPr>
          <w:rFonts w:ascii="Georgia" w:hAnsi="Georgia"/>
          <w:b/>
          <w:bCs/>
          <w:rPrChange w:id="2592" w:author="Jade Raposa [2]" w:date="2024-10-15T02:25:00Z">
            <w:rPr>
              <w:b/>
              <w:bCs/>
            </w:rPr>
          </w:rPrChange>
        </w:rPr>
        <w:t>“FIRST NAME,” “LAST NAME,” “GENDER,”</w:t>
      </w:r>
      <w:r>
        <w:rPr>
          <w:rFonts w:ascii="Georgia" w:hAnsi="Georgia"/>
          <w:rPrChange w:id="2593" w:author="Jade Raposa [2]" w:date="2024-10-15T02:25:00Z">
            <w:rPr/>
          </w:rPrChange>
        </w:rPr>
        <w:t xml:space="preserve"> and </w:t>
      </w:r>
      <w:r>
        <w:rPr>
          <w:rFonts w:ascii="Georgia" w:hAnsi="Georgia"/>
          <w:b/>
          <w:bCs/>
          <w:rPrChange w:id="2594" w:author="Jade Raposa [2]" w:date="2024-10-15T02:25:00Z">
            <w:rPr>
              <w:b/>
              <w:bCs/>
            </w:rPr>
          </w:rPrChange>
        </w:rPr>
        <w:t>“BIRTHDATE.”</w:t>
      </w:r>
      <w:r>
        <w:rPr>
          <w:rFonts w:ascii="Georgia" w:hAnsi="Georgia"/>
          <w:rPrChange w:id="2595" w:author="Jade Raposa [2]" w:date="2024-10-15T02:25:00Z">
            <w:rPr/>
          </w:rPrChange>
        </w:rPr>
        <w:t xml:space="preserve"> After that, press </w:t>
      </w:r>
      <w:r>
        <w:rPr>
          <w:rFonts w:ascii="Georgia" w:hAnsi="Georgia"/>
          <w:b/>
          <w:bCs/>
          <w:rPrChange w:id="2596" w:author="Jade Raposa [2]" w:date="2024-10-15T02:25:00Z">
            <w:rPr>
              <w:b/>
              <w:bCs/>
            </w:rPr>
          </w:rPrChange>
        </w:rPr>
        <w:t>“NEXT.”</w:t>
      </w:r>
    </w:p>
    <w:p w14:paraId="018D58BA" w14:textId="77777777" w:rsidR="008F456D" w:rsidRPr="008F456D" w:rsidRDefault="008F456D" w:rsidP="008F456D">
      <w:pPr>
        <w:rPr>
          <w:del w:id="2597" w:author="Jade Raposa [2]" w:date="2024-10-15T02:25:00Z"/>
          <w:rFonts w:ascii="Georgia" w:hAnsi="Georgia"/>
          <w:rPrChange w:id="2598" w:author="Jade Raposa [2]" w:date="2024-10-15T02:18:00Z">
            <w:rPr>
              <w:del w:id="2599" w:author="Jade Raposa [2]" w:date="2024-10-15T02:25:00Z"/>
            </w:rPr>
          </w:rPrChange>
        </w:rPr>
        <w:pPrChange w:id="2600" w:author="Jade Raposa [2]" w:date="2024-10-15T02:25:00Z">
          <w:pPr>
            <w:ind w:left="720"/>
          </w:pPr>
        </w:pPrChange>
      </w:pPr>
    </w:p>
    <w:p w14:paraId="26919876" w14:textId="77777777" w:rsidR="008F456D" w:rsidRPr="008F456D" w:rsidRDefault="008F456D" w:rsidP="008F456D">
      <w:pPr>
        <w:rPr>
          <w:del w:id="2601" w:author="Jade Raposa [2]" w:date="2024-10-15T02:25:00Z"/>
          <w:rFonts w:ascii="Georgia" w:hAnsi="Georgia"/>
          <w:rPrChange w:id="2602" w:author="Jade Raposa [2]" w:date="2024-10-15T02:18:00Z">
            <w:rPr>
              <w:del w:id="2603" w:author="Jade Raposa [2]" w:date="2024-10-15T02:25:00Z"/>
            </w:rPr>
          </w:rPrChange>
        </w:rPr>
        <w:pPrChange w:id="2604" w:author="Jade Raposa [2]" w:date="2024-10-15T02:25:00Z">
          <w:pPr>
            <w:ind w:left="720"/>
          </w:pPr>
        </w:pPrChange>
      </w:pPr>
    </w:p>
    <w:p w14:paraId="3A92A5E2" w14:textId="77777777" w:rsidR="008F456D" w:rsidRPr="008F456D" w:rsidRDefault="008F456D" w:rsidP="008F456D">
      <w:pPr>
        <w:rPr>
          <w:del w:id="2605" w:author="Jade Raposa [2]" w:date="2024-10-15T02:25:00Z"/>
          <w:rFonts w:ascii="Georgia" w:hAnsi="Georgia"/>
          <w:rPrChange w:id="2606" w:author="Jade Raposa [2]" w:date="2024-10-15T02:18:00Z">
            <w:rPr>
              <w:del w:id="2607" w:author="Jade Raposa [2]" w:date="2024-10-15T02:25:00Z"/>
            </w:rPr>
          </w:rPrChange>
        </w:rPr>
        <w:pPrChange w:id="2608" w:author="Jade Raposa [2]" w:date="2024-10-15T02:25:00Z">
          <w:pPr>
            <w:ind w:left="720"/>
          </w:pPr>
        </w:pPrChange>
      </w:pPr>
    </w:p>
    <w:p w14:paraId="26F2AB3A" w14:textId="77777777" w:rsidR="008F456D" w:rsidRPr="008F456D" w:rsidRDefault="008F456D" w:rsidP="008F456D">
      <w:pPr>
        <w:rPr>
          <w:del w:id="2609" w:author="Jade Raposa [2]" w:date="2024-10-15T02:25:00Z"/>
          <w:rFonts w:ascii="Georgia" w:hAnsi="Georgia"/>
          <w:rPrChange w:id="2610" w:author="Jade Raposa [2]" w:date="2024-10-15T02:18:00Z">
            <w:rPr>
              <w:del w:id="2611" w:author="Jade Raposa [2]" w:date="2024-10-15T02:25:00Z"/>
            </w:rPr>
          </w:rPrChange>
        </w:rPr>
        <w:pPrChange w:id="2612" w:author="Jade Raposa [2]" w:date="2024-10-15T02:25:00Z">
          <w:pPr>
            <w:ind w:left="720"/>
          </w:pPr>
        </w:pPrChange>
      </w:pPr>
    </w:p>
    <w:p w14:paraId="469FA33E" w14:textId="77777777" w:rsidR="008F456D" w:rsidRPr="008F456D" w:rsidRDefault="008F456D" w:rsidP="008F456D">
      <w:pPr>
        <w:rPr>
          <w:del w:id="2613" w:author="Jade Raposa [2]" w:date="2024-10-15T02:25:00Z"/>
          <w:rFonts w:ascii="Georgia" w:hAnsi="Georgia"/>
          <w:rPrChange w:id="2614" w:author="Jade Raposa [2]" w:date="2024-10-15T02:18:00Z">
            <w:rPr>
              <w:del w:id="2615" w:author="Jade Raposa [2]" w:date="2024-10-15T02:25:00Z"/>
            </w:rPr>
          </w:rPrChange>
        </w:rPr>
        <w:pPrChange w:id="2616" w:author="Jade Raposa [2]" w:date="2024-10-15T02:25:00Z">
          <w:pPr>
            <w:ind w:left="720"/>
          </w:pPr>
        </w:pPrChange>
      </w:pPr>
    </w:p>
    <w:p w14:paraId="75464CD3" w14:textId="77777777" w:rsidR="008F456D" w:rsidRPr="008F456D" w:rsidRDefault="008F456D" w:rsidP="008F456D">
      <w:pPr>
        <w:rPr>
          <w:del w:id="2617" w:author="Jade Raposa [2]" w:date="2024-10-15T02:25:00Z"/>
          <w:rFonts w:ascii="Georgia" w:hAnsi="Georgia"/>
          <w:rPrChange w:id="2618" w:author="Jade Raposa [2]" w:date="2024-10-15T02:18:00Z">
            <w:rPr>
              <w:del w:id="2619" w:author="Jade Raposa [2]" w:date="2024-10-15T02:25:00Z"/>
            </w:rPr>
          </w:rPrChange>
        </w:rPr>
        <w:pPrChange w:id="2620" w:author="Jade Raposa [2]" w:date="2024-10-15T02:25:00Z">
          <w:pPr>
            <w:ind w:left="720"/>
          </w:pPr>
        </w:pPrChange>
      </w:pPr>
    </w:p>
    <w:p w14:paraId="03ECD9C0" w14:textId="77777777" w:rsidR="008F456D" w:rsidRPr="008F456D" w:rsidRDefault="008F456D" w:rsidP="008F456D">
      <w:pPr>
        <w:rPr>
          <w:rFonts w:ascii="Georgia" w:hAnsi="Georgia"/>
          <w:rPrChange w:id="2621" w:author="Jade Raposa [2]" w:date="2024-10-15T02:18:00Z">
            <w:rPr/>
          </w:rPrChange>
        </w:rPr>
        <w:pPrChange w:id="2622" w:author="Jade Raposa [2]" w:date="2024-10-15T02:25:00Z">
          <w:pPr>
            <w:ind w:left="720"/>
          </w:pPr>
        </w:pPrChange>
      </w:pPr>
    </w:p>
    <w:p w14:paraId="22B590DB" w14:textId="77777777" w:rsidR="008F456D" w:rsidRDefault="00000000">
      <w:pPr>
        <w:pStyle w:val="ListParagraph"/>
        <w:numPr>
          <w:ilvl w:val="0"/>
          <w:numId w:val="17"/>
        </w:numPr>
        <w:rPr>
          <w:ins w:id="2623" w:author="Jade Raposa [2]" w:date="2024-10-17T01:00:00Z"/>
          <w:rFonts w:ascii="Georgia" w:hAnsi="Georgia"/>
          <w:b/>
          <w:bCs/>
        </w:rPr>
        <w:sectPr w:rsidR="008F456D">
          <w:headerReference w:type="default" r:id="rId149"/>
          <w:headerReference w:type="first" r:id="rId150"/>
          <w:pgSz w:w="12240" w:h="15840"/>
          <w:pgMar w:top="1440" w:right="1440" w:bottom="1440" w:left="1440" w:header="708" w:footer="708" w:gutter="0"/>
          <w:pgNumType w:start="1"/>
          <w:cols w:space="708"/>
          <w:titlePg/>
          <w:docGrid w:linePitch="360"/>
        </w:sectPr>
      </w:pPr>
      <w:r>
        <w:rPr>
          <w:noProof/>
        </w:rPr>
        <w:drawing>
          <wp:anchor distT="0" distB="0" distL="114300" distR="114300" simplePos="0" relativeHeight="251684864" behindDoc="0" locked="0" layoutInCell="1" allowOverlap="1" wp14:anchorId="421580C5" wp14:editId="4DF9E972">
            <wp:simplePos x="0" y="0"/>
            <wp:positionH relativeFrom="column">
              <wp:posOffset>2232660</wp:posOffset>
            </wp:positionH>
            <wp:positionV relativeFrom="paragraph">
              <wp:posOffset>316230</wp:posOffset>
            </wp:positionV>
            <wp:extent cx="857250" cy="1857375"/>
            <wp:effectExtent l="0" t="0" r="0" b="9525"/>
            <wp:wrapTopAndBottom/>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a:picLocks noChangeAspect="1"/>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anchor>
        </w:drawing>
      </w:r>
      <w:del w:id="2633" w:author="Jade Raposa [2]" w:date="2024-10-15T02:26:00Z">
        <w:r>
          <w:rPr>
            <w:rFonts w:ascii="Georgia" w:hAnsi="Georgia"/>
            <w:rPrChange w:id="2634" w:author="Jade Raposa [2]" w:date="2024-10-17T01:00:00Z">
              <w:rPr/>
            </w:rPrChange>
          </w:rPr>
          <w:delText xml:space="preserve">5. </w:delText>
        </w:r>
      </w:del>
      <w:r>
        <w:rPr>
          <w:rFonts w:ascii="Georgia" w:hAnsi="Georgia"/>
          <w:rPrChange w:id="2635" w:author="Jade Raposa [2]" w:date="2024-10-17T01:00:00Z">
            <w:rPr/>
          </w:rPrChange>
        </w:rPr>
        <w:t xml:space="preserve">Now, enter your preferred </w:t>
      </w:r>
      <w:r>
        <w:rPr>
          <w:rFonts w:ascii="Georgia" w:hAnsi="Georgia"/>
          <w:b/>
          <w:bCs/>
          <w:rPrChange w:id="2636" w:author="Jade Raposa [2]" w:date="2024-10-17T01:00:00Z">
            <w:rPr>
              <w:b/>
              <w:bCs/>
            </w:rPr>
          </w:rPrChange>
        </w:rPr>
        <w:t>“DISPLAY NAME.”</w:t>
      </w:r>
      <w:r>
        <w:rPr>
          <w:rFonts w:ascii="Georgia" w:hAnsi="Georgia"/>
          <w:rPrChange w:id="2637" w:author="Jade Raposa [2]" w:date="2024-10-17T01:00:00Z">
            <w:rPr/>
          </w:rPrChange>
        </w:rPr>
        <w:t xml:space="preserve"> After that, press </w:t>
      </w:r>
      <w:r>
        <w:rPr>
          <w:rFonts w:ascii="Georgia" w:hAnsi="Georgia"/>
          <w:b/>
          <w:bCs/>
          <w:rPrChange w:id="2638" w:author="Jade Raposa [2]" w:date="2024-10-17T01:00:00Z">
            <w:rPr>
              <w:b/>
              <w:bCs/>
            </w:rPr>
          </w:rPrChange>
        </w:rPr>
        <w:t>“SUBMIT.”</w:t>
      </w:r>
    </w:p>
    <w:p w14:paraId="458CB31B" w14:textId="77777777" w:rsidR="008F456D" w:rsidRPr="008F456D" w:rsidRDefault="008F456D" w:rsidP="008F456D">
      <w:pPr>
        <w:pStyle w:val="ListParagraph"/>
        <w:numPr>
          <w:ilvl w:val="0"/>
          <w:numId w:val="17"/>
        </w:numPr>
        <w:rPr>
          <w:del w:id="2639" w:author="Jade Raposa [2]" w:date="2024-10-17T01:00:00Z"/>
          <w:rFonts w:ascii="Georgia" w:hAnsi="Georgia"/>
          <w:rPrChange w:id="2640" w:author="Jade Raposa [2]" w:date="2024-10-15T02:26:00Z">
            <w:rPr>
              <w:del w:id="2641" w:author="Jade Raposa [2]" w:date="2024-10-17T01:00:00Z"/>
            </w:rPr>
          </w:rPrChange>
        </w:rPr>
        <w:pPrChange w:id="2642" w:author="Jade Raposa [2]" w:date="2024-10-15T02:26:00Z">
          <w:pPr/>
        </w:pPrChange>
      </w:pPr>
    </w:p>
    <w:p w14:paraId="41BFE515" w14:textId="77777777" w:rsidR="008F456D" w:rsidRPr="008F456D" w:rsidRDefault="008F456D" w:rsidP="008F456D">
      <w:pPr>
        <w:pStyle w:val="ListParagraph"/>
        <w:ind w:left="1620" w:hanging="450"/>
        <w:rPr>
          <w:del w:id="2643" w:author="Jade Raposa [2]" w:date="2024-10-15T02:26:00Z"/>
          <w:rFonts w:ascii="Georgia" w:hAnsi="Georgia"/>
          <w:rPrChange w:id="2644" w:author="Jade Raposa [2]" w:date="2024-10-17T01:00:00Z">
            <w:rPr>
              <w:del w:id="2645" w:author="Jade Raposa [2]" w:date="2024-10-15T02:26:00Z"/>
            </w:rPr>
          </w:rPrChange>
        </w:rPr>
        <w:pPrChange w:id="2646" w:author="Jade Raposa [2]" w:date="2024-10-15T02:21:00Z">
          <w:pPr>
            <w:pStyle w:val="ListParagraph"/>
            <w:ind w:left="1800"/>
          </w:pPr>
        </w:pPrChange>
      </w:pPr>
    </w:p>
    <w:p w14:paraId="79C41B09" w14:textId="77777777" w:rsidR="008F456D" w:rsidRPr="008F456D" w:rsidRDefault="008F456D" w:rsidP="008F456D">
      <w:pPr>
        <w:pStyle w:val="ListParagraph"/>
        <w:ind w:left="1620" w:hanging="450"/>
        <w:rPr>
          <w:del w:id="2647" w:author="Jade Raposa [2]" w:date="2024-10-15T02:26:00Z"/>
          <w:rFonts w:ascii="Georgia" w:hAnsi="Georgia"/>
          <w:rPrChange w:id="2648" w:author="Jade Raposa [2]" w:date="2024-10-15T02:18:00Z">
            <w:rPr>
              <w:del w:id="2649" w:author="Jade Raposa [2]" w:date="2024-10-15T02:26:00Z"/>
            </w:rPr>
          </w:rPrChange>
        </w:rPr>
        <w:pPrChange w:id="2650" w:author="Jade Raposa [2]" w:date="2024-10-15T02:21:00Z">
          <w:pPr>
            <w:pStyle w:val="ListParagraph"/>
            <w:ind w:left="1800"/>
          </w:pPr>
        </w:pPrChange>
      </w:pPr>
    </w:p>
    <w:p w14:paraId="734E2240" w14:textId="77777777" w:rsidR="008F456D" w:rsidRPr="008F456D" w:rsidRDefault="008F456D" w:rsidP="008F456D">
      <w:pPr>
        <w:pStyle w:val="ListParagraph"/>
        <w:ind w:left="1620" w:hanging="450"/>
        <w:rPr>
          <w:del w:id="2651" w:author="Jade Raposa [2]" w:date="2024-10-15T02:26:00Z"/>
          <w:rFonts w:ascii="Georgia" w:hAnsi="Georgia"/>
          <w:rPrChange w:id="2652" w:author="Jade Raposa [2]" w:date="2024-10-15T02:18:00Z">
            <w:rPr>
              <w:del w:id="2653" w:author="Jade Raposa [2]" w:date="2024-10-15T02:26:00Z"/>
            </w:rPr>
          </w:rPrChange>
        </w:rPr>
        <w:pPrChange w:id="2654" w:author="Jade Raposa [2]" w:date="2024-10-15T02:21:00Z">
          <w:pPr>
            <w:pStyle w:val="ListParagraph"/>
            <w:ind w:left="1800"/>
          </w:pPr>
        </w:pPrChange>
      </w:pPr>
    </w:p>
    <w:p w14:paraId="1784E65E" w14:textId="77777777" w:rsidR="008F456D" w:rsidRPr="008F456D" w:rsidRDefault="008F456D" w:rsidP="008F456D">
      <w:pPr>
        <w:pStyle w:val="ListParagraph"/>
        <w:ind w:left="1620" w:hanging="450"/>
        <w:rPr>
          <w:del w:id="2655" w:author="Jade Raposa [2]" w:date="2024-10-15T02:26:00Z"/>
          <w:rFonts w:ascii="Georgia" w:hAnsi="Georgia"/>
          <w:rPrChange w:id="2656" w:author="Jade Raposa [2]" w:date="2024-10-15T02:18:00Z">
            <w:rPr>
              <w:del w:id="2657" w:author="Jade Raposa [2]" w:date="2024-10-15T02:26:00Z"/>
            </w:rPr>
          </w:rPrChange>
        </w:rPr>
        <w:pPrChange w:id="2658" w:author="Jade Raposa [2]" w:date="2024-10-15T02:21:00Z">
          <w:pPr>
            <w:pStyle w:val="ListParagraph"/>
            <w:ind w:left="1800"/>
          </w:pPr>
        </w:pPrChange>
      </w:pPr>
    </w:p>
    <w:p w14:paraId="60865407" w14:textId="77777777" w:rsidR="008F456D" w:rsidRPr="008F456D" w:rsidRDefault="008F456D" w:rsidP="008F456D">
      <w:pPr>
        <w:pStyle w:val="ListParagraph"/>
        <w:ind w:left="1620" w:hanging="450"/>
        <w:rPr>
          <w:del w:id="2659" w:author="Jade Raposa [2]" w:date="2024-10-15T02:26:00Z"/>
          <w:rFonts w:ascii="Georgia" w:hAnsi="Georgia"/>
          <w:rPrChange w:id="2660" w:author="Jade Raposa [2]" w:date="2024-10-15T02:18:00Z">
            <w:rPr>
              <w:del w:id="2661" w:author="Jade Raposa [2]" w:date="2024-10-15T02:26:00Z"/>
            </w:rPr>
          </w:rPrChange>
        </w:rPr>
        <w:pPrChange w:id="2662" w:author="Jade Raposa [2]" w:date="2024-10-15T02:21:00Z">
          <w:pPr>
            <w:pStyle w:val="ListParagraph"/>
            <w:ind w:left="1800"/>
          </w:pPr>
        </w:pPrChange>
      </w:pPr>
    </w:p>
    <w:p w14:paraId="1C526D02" w14:textId="77777777" w:rsidR="008F456D" w:rsidRPr="008F456D" w:rsidRDefault="008F456D" w:rsidP="008F456D">
      <w:pPr>
        <w:pStyle w:val="ListParagraph"/>
        <w:ind w:left="1620" w:hanging="450"/>
        <w:rPr>
          <w:del w:id="2663" w:author="Jade Raposa [2]" w:date="2024-10-15T02:26:00Z"/>
          <w:rFonts w:ascii="Georgia" w:hAnsi="Georgia"/>
          <w:rPrChange w:id="2664" w:author="Jade Raposa [2]" w:date="2024-10-15T02:18:00Z">
            <w:rPr>
              <w:del w:id="2665" w:author="Jade Raposa [2]" w:date="2024-10-15T02:26:00Z"/>
            </w:rPr>
          </w:rPrChange>
        </w:rPr>
        <w:pPrChange w:id="2666" w:author="Jade Raposa [2]" w:date="2024-10-15T02:21:00Z">
          <w:pPr>
            <w:pStyle w:val="ListParagraph"/>
            <w:ind w:left="1800"/>
          </w:pPr>
        </w:pPrChange>
      </w:pPr>
    </w:p>
    <w:p w14:paraId="212C9EC0" w14:textId="77777777" w:rsidR="008F456D" w:rsidRPr="008F456D" w:rsidRDefault="008F456D" w:rsidP="008F456D">
      <w:pPr>
        <w:pStyle w:val="ListParagraph"/>
        <w:ind w:left="1620" w:hanging="450"/>
        <w:rPr>
          <w:del w:id="2667" w:author="Jade Raposa [2]" w:date="2024-10-15T02:26:00Z"/>
          <w:rFonts w:ascii="Georgia" w:hAnsi="Georgia"/>
          <w:rPrChange w:id="2668" w:author="Jade Raposa [2]" w:date="2024-10-15T02:18:00Z">
            <w:rPr>
              <w:del w:id="2669" w:author="Jade Raposa [2]" w:date="2024-10-15T02:26:00Z"/>
            </w:rPr>
          </w:rPrChange>
        </w:rPr>
        <w:pPrChange w:id="2670" w:author="Jade Raposa [2]" w:date="2024-10-15T02:21:00Z">
          <w:pPr>
            <w:pStyle w:val="ListParagraph"/>
            <w:ind w:left="1800"/>
          </w:pPr>
        </w:pPrChange>
      </w:pPr>
    </w:p>
    <w:p w14:paraId="47D2E7FE" w14:textId="77777777" w:rsidR="008F456D" w:rsidRPr="008F456D" w:rsidRDefault="008F456D" w:rsidP="008F456D">
      <w:pPr>
        <w:pStyle w:val="ListParagraph"/>
        <w:ind w:left="1620" w:hanging="450"/>
        <w:rPr>
          <w:del w:id="2671" w:author="Jade Raposa [2]" w:date="2024-10-15T02:26:00Z"/>
          <w:rFonts w:ascii="Georgia" w:hAnsi="Georgia"/>
          <w:rPrChange w:id="2672" w:author="Jade Raposa [2]" w:date="2024-10-15T02:18:00Z">
            <w:rPr>
              <w:del w:id="2673" w:author="Jade Raposa [2]" w:date="2024-10-15T02:26:00Z"/>
            </w:rPr>
          </w:rPrChange>
        </w:rPr>
        <w:pPrChange w:id="2674" w:author="Jade Raposa [2]" w:date="2024-10-15T02:21:00Z">
          <w:pPr>
            <w:pStyle w:val="ListParagraph"/>
            <w:ind w:left="1800"/>
          </w:pPr>
        </w:pPrChange>
      </w:pPr>
    </w:p>
    <w:p w14:paraId="011AD69D" w14:textId="77777777" w:rsidR="008F456D" w:rsidRPr="008F456D" w:rsidRDefault="008F456D" w:rsidP="008F456D">
      <w:pPr>
        <w:pStyle w:val="ListParagraph"/>
        <w:ind w:left="1620" w:hanging="450"/>
        <w:rPr>
          <w:del w:id="2675" w:author="Jade Raposa [2]" w:date="2024-10-15T02:26:00Z"/>
          <w:rFonts w:ascii="Georgia" w:hAnsi="Georgia"/>
          <w:rPrChange w:id="2676" w:author="Jade Raposa [2]" w:date="2024-10-15T02:18:00Z">
            <w:rPr>
              <w:del w:id="2677" w:author="Jade Raposa [2]" w:date="2024-10-15T02:26:00Z"/>
            </w:rPr>
          </w:rPrChange>
        </w:rPr>
        <w:pPrChange w:id="2678" w:author="Jade Raposa [2]" w:date="2024-10-15T02:21:00Z">
          <w:pPr>
            <w:pStyle w:val="ListParagraph"/>
            <w:ind w:left="1800"/>
          </w:pPr>
        </w:pPrChange>
      </w:pPr>
    </w:p>
    <w:p w14:paraId="7DA8089E" w14:textId="77777777" w:rsidR="008F456D" w:rsidRPr="008F456D" w:rsidRDefault="008F456D" w:rsidP="008F456D">
      <w:pPr>
        <w:pStyle w:val="ListParagraph"/>
        <w:ind w:left="1620" w:hanging="450"/>
        <w:rPr>
          <w:del w:id="2679" w:author="Jade Raposa [2]" w:date="2024-10-15T02:26:00Z"/>
          <w:rFonts w:ascii="Georgia" w:hAnsi="Georgia"/>
          <w:rPrChange w:id="2680" w:author="Jade Raposa [2]" w:date="2024-10-15T02:18:00Z">
            <w:rPr>
              <w:del w:id="2681" w:author="Jade Raposa [2]" w:date="2024-10-15T02:26:00Z"/>
            </w:rPr>
          </w:rPrChange>
        </w:rPr>
        <w:pPrChange w:id="2682" w:author="Jade Raposa [2]" w:date="2024-10-15T02:21:00Z">
          <w:pPr>
            <w:pStyle w:val="ListParagraph"/>
            <w:ind w:left="1800"/>
          </w:pPr>
        </w:pPrChange>
      </w:pPr>
    </w:p>
    <w:p w14:paraId="325F8F75" w14:textId="77777777" w:rsidR="008F456D" w:rsidRPr="008F456D" w:rsidRDefault="008F456D" w:rsidP="008F456D">
      <w:pPr>
        <w:pStyle w:val="ListParagraph"/>
        <w:ind w:left="1620" w:hanging="450"/>
        <w:rPr>
          <w:del w:id="2683" w:author="Jade Raposa [2]" w:date="2024-10-15T02:26:00Z"/>
          <w:rFonts w:ascii="Georgia" w:hAnsi="Georgia"/>
          <w:rPrChange w:id="2684" w:author="Jade Raposa [2]" w:date="2024-10-15T02:18:00Z">
            <w:rPr>
              <w:del w:id="2685" w:author="Jade Raposa [2]" w:date="2024-10-15T02:26:00Z"/>
            </w:rPr>
          </w:rPrChange>
        </w:rPr>
        <w:pPrChange w:id="2686" w:author="Jade Raposa [2]" w:date="2024-10-15T02:21:00Z">
          <w:pPr>
            <w:pStyle w:val="ListParagraph"/>
            <w:ind w:left="1800"/>
          </w:pPr>
        </w:pPrChange>
      </w:pPr>
    </w:p>
    <w:p w14:paraId="6504729D" w14:textId="77777777" w:rsidR="008F456D" w:rsidRPr="008F456D" w:rsidRDefault="008F456D">
      <w:pPr>
        <w:rPr>
          <w:del w:id="2687" w:author="Jade Raposa [2]" w:date="2024-10-17T01:00:00Z"/>
          <w:rFonts w:ascii="Georgia" w:hAnsi="Georgia"/>
          <w:rPrChange w:id="2688" w:author="Jade Raposa [2]" w:date="2024-10-15T02:18:00Z">
            <w:rPr>
              <w:del w:id="2689" w:author="Jade Raposa [2]" w:date="2024-10-17T01:00:00Z"/>
            </w:rPr>
          </w:rPrChange>
        </w:rPr>
        <w:sectPr w:rsidR="008F456D" w:rsidRPr="008F456D">
          <w:pgSz w:w="12240" w:h="15840"/>
          <w:pgMar w:top="1440" w:right="1440" w:bottom="1440" w:left="1440" w:header="708" w:footer="708" w:gutter="0"/>
          <w:pgNumType w:start="1"/>
          <w:cols w:space="708"/>
          <w:titlePg/>
          <w:docGrid w:linePitch="360"/>
        </w:sectPr>
      </w:pPr>
    </w:p>
    <w:p w14:paraId="436955B5" w14:textId="77777777" w:rsidR="008F456D" w:rsidRPr="008F456D" w:rsidRDefault="008F456D" w:rsidP="008F456D">
      <w:pPr>
        <w:ind w:left="1620" w:hanging="450"/>
        <w:rPr>
          <w:del w:id="2690" w:author="Jade Raposa [2]" w:date="2024-10-17T01:00:00Z"/>
          <w:rFonts w:ascii="Georgia" w:hAnsi="Georgia"/>
          <w:rPrChange w:id="2691" w:author="Jade Raposa [2]" w:date="2024-10-15T02:18:00Z">
            <w:rPr>
              <w:del w:id="2692" w:author="Jade Raposa [2]" w:date="2024-10-17T01:00:00Z"/>
            </w:rPr>
          </w:rPrChange>
        </w:rPr>
        <w:pPrChange w:id="2693" w:author="Jade Raposa [2]" w:date="2024-10-15T02:21:00Z">
          <w:pPr/>
        </w:pPrChange>
      </w:pPr>
    </w:p>
    <w:p w14:paraId="3B09E409" w14:textId="77777777" w:rsidR="008F456D" w:rsidRPr="008F456D" w:rsidRDefault="00000000" w:rsidP="008F456D">
      <w:pPr>
        <w:pStyle w:val="ListParagraph"/>
        <w:numPr>
          <w:ilvl w:val="0"/>
          <w:numId w:val="17"/>
        </w:numPr>
        <w:rPr>
          <w:rFonts w:ascii="Georgia" w:hAnsi="Georgia"/>
          <w:rPrChange w:id="2694" w:author="Jade Raposa [2]" w:date="2024-10-15T02:18:00Z">
            <w:rPr/>
          </w:rPrChange>
        </w:rPr>
        <w:pPrChange w:id="2695" w:author="Jade Raposa [2]" w:date="2024-10-15T02:26:00Z">
          <w:pPr>
            <w:pStyle w:val="ListParagraph"/>
            <w:ind w:left="1800"/>
          </w:pPr>
        </w:pPrChange>
      </w:pPr>
      <w:del w:id="2696" w:author="Jade Raposa [2]" w:date="2024-10-15T02:26:00Z">
        <w:r>
          <w:rPr>
            <w:rFonts w:ascii="Georgia" w:hAnsi="Georgia"/>
            <w:rPrChange w:id="2697" w:author="Jade Raposa [2]" w:date="2024-10-15T02:18:00Z">
              <w:rPr/>
            </w:rPrChange>
          </w:rPr>
          <w:delText xml:space="preserve">6. </w:delText>
        </w:r>
      </w:del>
      <w:r>
        <w:rPr>
          <w:rFonts w:ascii="Georgia" w:hAnsi="Georgia"/>
          <w:rPrChange w:id="2698" w:author="Jade Raposa [2]" w:date="2024-10-15T02:18:00Z">
            <w:rPr/>
          </w:rPrChange>
        </w:rPr>
        <w:t xml:space="preserve">You have now created an account. Enter your </w:t>
      </w:r>
      <w:r>
        <w:rPr>
          <w:rFonts w:ascii="Georgia" w:hAnsi="Georgia"/>
          <w:b/>
          <w:bCs/>
          <w:rPrChange w:id="2699" w:author="Jade Raposa [2]" w:date="2024-10-15T02:18:00Z">
            <w:rPr>
              <w:b/>
              <w:bCs/>
            </w:rPr>
          </w:rPrChange>
        </w:rPr>
        <w:t>“EMAIL”</w:t>
      </w:r>
      <w:r>
        <w:rPr>
          <w:rFonts w:ascii="Georgia" w:hAnsi="Georgia"/>
          <w:rPrChange w:id="2700" w:author="Jade Raposa [2]" w:date="2024-10-15T02:18:00Z">
            <w:rPr/>
          </w:rPrChange>
        </w:rPr>
        <w:t xml:space="preserve"> and </w:t>
      </w:r>
      <w:r>
        <w:rPr>
          <w:rFonts w:ascii="Georgia" w:hAnsi="Georgia"/>
          <w:b/>
          <w:bCs/>
          <w:rPrChange w:id="2701" w:author="Jade Raposa [2]" w:date="2024-10-15T02:18:00Z">
            <w:rPr>
              <w:b/>
              <w:bCs/>
            </w:rPr>
          </w:rPrChange>
        </w:rPr>
        <w:t>“PASSWORD,”</w:t>
      </w:r>
      <w:r>
        <w:rPr>
          <w:rFonts w:ascii="Georgia" w:hAnsi="Georgia"/>
          <w:rPrChange w:id="2702" w:author="Jade Raposa [2]" w:date="2024-10-15T02:18:00Z">
            <w:rPr/>
          </w:rPrChange>
        </w:rPr>
        <w:t xml:space="preserve"> then press </w:t>
      </w:r>
      <w:r>
        <w:rPr>
          <w:rFonts w:ascii="Georgia" w:hAnsi="Georgia"/>
          <w:b/>
          <w:bCs/>
          <w:rPrChange w:id="2703" w:author="Jade Raposa [2]" w:date="2024-10-15T02:18:00Z">
            <w:rPr>
              <w:b/>
              <w:bCs/>
            </w:rPr>
          </w:rPrChange>
        </w:rPr>
        <w:t>“SIGN IN”</w:t>
      </w:r>
      <w:r>
        <w:rPr>
          <w:rFonts w:ascii="Georgia" w:hAnsi="Georgia"/>
          <w:rPrChange w:id="2704" w:author="Jade Raposa [2]" w:date="2024-10-15T02:18:00Z">
            <w:rPr/>
          </w:rPrChange>
        </w:rPr>
        <w:t xml:space="preserve"> to log in.</w:t>
      </w:r>
    </w:p>
    <w:p w14:paraId="057DFA99" w14:textId="77777777" w:rsidR="008F456D" w:rsidRPr="008F456D" w:rsidRDefault="008F456D" w:rsidP="008F456D">
      <w:pPr>
        <w:pStyle w:val="ListParagraph"/>
        <w:ind w:left="1620" w:hanging="450"/>
        <w:rPr>
          <w:rFonts w:ascii="Georgia" w:hAnsi="Georgia"/>
          <w:rPrChange w:id="2705" w:author="Jade Raposa [2]" w:date="2024-10-15T02:18:00Z">
            <w:rPr/>
          </w:rPrChange>
        </w:rPr>
        <w:pPrChange w:id="2706" w:author="Jade Raposa [2]" w:date="2024-10-15T02:21:00Z">
          <w:pPr>
            <w:pStyle w:val="ListParagraph"/>
            <w:ind w:left="1800"/>
          </w:pPr>
        </w:pPrChange>
      </w:pPr>
    </w:p>
    <w:p w14:paraId="4D038471" w14:textId="77777777" w:rsidR="008F456D" w:rsidRPr="008F456D" w:rsidRDefault="00000000" w:rsidP="008F456D">
      <w:pPr>
        <w:pStyle w:val="ListParagraph"/>
        <w:ind w:left="1620" w:hanging="450"/>
        <w:rPr>
          <w:rFonts w:ascii="Georgia" w:hAnsi="Georgia"/>
          <w:rPrChange w:id="2707" w:author="Jade Raposa [2]" w:date="2024-10-15T02:18:00Z">
            <w:rPr/>
          </w:rPrChange>
        </w:rPr>
        <w:pPrChange w:id="2708" w:author="Jade Raposa [2]" w:date="2024-10-15T02:21:00Z">
          <w:pPr>
            <w:pStyle w:val="ListParagraph"/>
            <w:ind w:left="1800"/>
          </w:pPr>
        </w:pPrChange>
      </w:pPr>
      <w:r>
        <w:rPr>
          <w:rFonts w:ascii="Georgia" w:hAnsi="Georgia"/>
          <w:noProof/>
          <w:rPrChange w:id="2709" w:author="Jade Raposa [2]" w:date="2024-10-15T02:18:00Z">
            <w:rPr>
              <w:noProof/>
            </w:rPr>
          </w:rPrChange>
        </w:rPr>
        <w:drawing>
          <wp:anchor distT="0" distB="0" distL="114300" distR="114300" simplePos="0" relativeHeight="251685888" behindDoc="0" locked="0" layoutInCell="1" allowOverlap="1" wp14:anchorId="077D9921" wp14:editId="78682AE0">
            <wp:simplePos x="0" y="0"/>
            <wp:positionH relativeFrom="column">
              <wp:posOffset>2162810</wp:posOffset>
            </wp:positionH>
            <wp:positionV relativeFrom="paragraph">
              <wp:posOffset>58420</wp:posOffset>
            </wp:positionV>
            <wp:extent cx="1010920" cy="2190750"/>
            <wp:effectExtent l="0" t="0" r="0" b="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a:picLocks noChangeAspect="1"/>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1010920" cy="2190750"/>
                    </a:xfrm>
                    <a:prstGeom prst="rect">
                      <a:avLst/>
                    </a:prstGeom>
                  </pic:spPr>
                </pic:pic>
              </a:graphicData>
            </a:graphic>
          </wp:anchor>
        </w:drawing>
      </w:r>
    </w:p>
    <w:p w14:paraId="1AFCBA1F" w14:textId="77777777" w:rsidR="008F456D" w:rsidRPr="008F456D" w:rsidRDefault="008F456D" w:rsidP="008F456D">
      <w:pPr>
        <w:pStyle w:val="ListParagraph"/>
        <w:ind w:left="1620" w:hanging="450"/>
        <w:rPr>
          <w:rFonts w:ascii="Georgia" w:hAnsi="Georgia"/>
          <w:rPrChange w:id="2710" w:author="Jade Raposa [2]" w:date="2024-10-15T02:18:00Z">
            <w:rPr/>
          </w:rPrChange>
        </w:rPr>
        <w:pPrChange w:id="2711" w:author="Jade Raposa [2]" w:date="2024-10-15T02:21:00Z">
          <w:pPr>
            <w:pStyle w:val="ListParagraph"/>
            <w:ind w:left="1800"/>
          </w:pPr>
        </w:pPrChange>
      </w:pPr>
    </w:p>
    <w:p w14:paraId="6C7CED48" w14:textId="77777777" w:rsidR="008F456D" w:rsidRPr="008F456D" w:rsidRDefault="008F456D" w:rsidP="008F456D">
      <w:pPr>
        <w:pStyle w:val="ListParagraph"/>
        <w:ind w:left="1620" w:hanging="450"/>
        <w:rPr>
          <w:rFonts w:ascii="Georgia" w:hAnsi="Georgia"/>
          <w:rPrChange w:id="2712" w:author="Jade Raposa [2]" w:date="2024-10-15T02:18:00Z">
            <w:rPr/>
          </w:rPrChange>
        </w:rPr>
        <w:pPrChange w:id="2713" w:author="Jade Raposa [2]" w:date="2024-10-15T02:21:00Z">
          <w:pPr>
            <w:pStyle w:val="ListParagraph"/>
            <w:ind w:left="1800"/>
          </w:pPr>
        </w:pPrChange>
      </w:pPr>
    </w:p>
    <w:p w14:paraId="0FA7E1F0" w14:textId="77777777" w:rsidR="008F456D" w:rsidRPr="008F456D" w:rsidRDefault="008F456D" w:rsidP="008F456D">
      <w:pPr>
        <w:pStyle w:val="ListParagraph"/>
        <w:ind w:left="1620" w:hanging="450"/>
        <w:rPr>
          <w:rFonts w:ascii="Georgia" w:hAnsi="Georgia"/>
          <w:rPrChange w:id="2714" w:author="Jade Raposa [2]" w:date="2024-10-15T02:18:00Z">
            <w:rPr/>
          </w:rPrChange>
        </w:rPr>
        <w:pPrChange w:id="2715" w:author="Jade Raposa [2]" w:date="2024-10-15T02:21:00Z">
          <w:pPr>
            <w:pStyle w:val="ListParagraph"/>
            <w:ind w:left="1800"/>
          </w:pPr>
        </w:pPrChange>
      </w:pPr>
    </w:p>
    <w:p w14:paraId="3693748D" w14:textId="77777777" w:rsidR="008F456D" w:rsidRPr="008F456D" w:rsidRDefault="008F456D" w:rsidP="008F456D">
      <w:pPr>
        <w:pStyle w:val="ListParagraph"/>
        <w:ind w:left="1620" w:hanging="450"/>
        <w:rPr>
          <w:rFonts w:ascii="Georgia" w:hAnsi="Georgia"/>
          <w:rPrChange w:id="2716" w:author="Jade Raposa [2]" w:date="2024-10-15T02:18:00Z">
            <w:rPr/>
          </w:rPrChange>
        </w:rPr>
        <w:pPrChange w:id="2717" w:author="Jade Raposa [2]" w:date="2024-10-15T02:21:00Z">
          <w:pPr>
            <w:pStyle w:val="ListParagraph"/>
            <w:ind w:left="1800"/>
          </w:pPr>
        </w:pPrChange>
      </w:pPr>
    </w:p>
    <w:p w14:paraId="51EB202F" w14:textId="77777777" w:rsidR="008F456D" w:rsidRPr="008F456D" w:rsidRDefault="008F456D" w:rsidP="008F456D">
      <w:pPr>
        <w:pStyle w:val="ListParagraph"/>
        <w:ind w:left="1620" w:hanging="450"/>
        <w:rPr>
          <w:rFonts w:ascii="Georgia" w:hAnsi="Georgia"/>
          <w:rPrChange w:id="2718" w:author="Jade Raposa [2]" w:date="2024-10-15T02:18:00Z">
            <w:rPr/>
          </w:rPrChange>
        </w:rPr>
        <w:pPrChange w:id="2719" w:author="Jade Raposa [2]" w:date="2024-10-15T02:21:00Z">
          <w:pPr>
            <w:pStyle w:val="ListParagraph"/>
            <w:ind w:left="1800"/>
          </w:pPr>
        </w:pPrChange>
      </w:pPr>
    </w:p>
    <w:p w14:paraId="443E988B" w14:textId="77777777" w:rsidR="008F456D" w:rsidRPr="008F456D" w:rsidRDefault="008F456D" w:rsidP="008F456D">
      <w:pPr>
        <w:pStyle w:val="ListParagraph"/>
        <w:ind w:left="1620" w:hanging="450"/>
        <w:rPr>
          <w:rFonts w:ascii="Georgia" w:hAnsi="Georgia"/>
          <w:rPrChange w:id="2720" w:author="Jade Raposa [2]" w:date="2024-10-15T02:18:00Z">
            <w:rPr/>
          </w:rPrChange>
        </w:rPr>
        <w:pPrChange w:id="2721" w:author="Jade Raposa [2]" w:date="2024-10-15T02:21:00Z">
          <w:pPr>
            <w:pStyle w:val="ListParagraph"/>
            <w:ind w:left="1800"/>
          </w:pPr>
        </w:pPrChange>
      </w:pPr>
    </w:p>
    <w:p w14:paraId="306EF4CC" w14:textId="77777777" w:rsidR="008F456D" w:rsidRPr="008F456D" w:rsidRDefault="008F456D" w:rsidP="008F456D">
      <w:pPr>
        <w:pStyle w:val="ListParagraph"/>
        <w:ind w:left="1620" w:hanging="450"/>
        <w:rPr>
          <w:rFonts w:ascii="Georgia" w:hAnsi="Georgia"/>
          <w:rPrChange w:id="2722" w:author="Jade Raposa [2]" w:date="2024-10-15T02:18:00Z">
            <w:rPr/>
          </w:rPrChange>
        </w:rPr>
        <w:pPrChange w:id="2723" w:author="Jade Raposa [2]" w:date="2024-10-15T02:21:00Z">
          <w:pPr>
            <w:pStyle w:val="ListParagraph"/>
            <w:ind w:left="1800"/>
          </w:pPr>
        </w:pPrChange>
      </w:pPr>
    </w:p>
    <w:p w14:paraId="2BB209F5" w14:textId="77777777" w:rsidR="008F456D" w:rsidRPr="008F456D" w:rsidRDefault="008F456D" w:rsidP="008F456D">
      <w:pPr>
        <w:pStyle w:val="ListParagraph"/>
        <w:ind w:left="1620" w:hanging="450"/>
        <w:rPr>
          <w:rFonts w:ascii="Georgia" w:hAnsi="Georgia"/>
          <w:rPrChange w:id="2724" w:author="Jade Raposa [2]" w:date="2024-10-15T02:18:00Z">
            <w:rPr/>
          </w:rPrChange>
        </w:rPr>
        <w:pPrChange w:id="2725" w:author="Jade Raposa [2]" w:date="2024-10-15T02:21:00Z">
          <w:pPr>
            <w:pStyle w:val="ListParagraph"/>
            <w:ind w:left="1800"/>
          </w:pPr>
        </w:pPrChange>
      </w:pPr>
    </w:p>
    <w:p w14:paraId="6834B94B" w14:textId="77777777" w:rsidR="008F456D" w:rsidRPr="008F456D" w:rsidRDefault="008F456D" w:rsidP="008F456D">
      <w:pPr>
        <w:pStyle w:val="ListParagraph"/>
        <w:ind w:left="1620" w:hanging="450"/>
        <w:rPr>
          <w:rFonts w:ascii="Georgia" w:hAnsi="Georgia"/>
          <w:rPrChange w:id="2726" w:author="Jade Raposa [2]" w:date="2024-10-15T02:18:00Z">
            <w:rPr/>
          </w:rPrChange>
        </w:rPr>
        <w:pPrChange w:id="2727" w:author="Jade Raposa [2]" w:date="2024-10-15T02:21:00Z">
          <w:pPr>
            <w:pStyle w:val="ListParagraph"/>
            <w:ind w:left="1800"/>
          </w:pPr>
        </w:pPrChange>
      </w:pPr>
    </w:p>
    <w:p w14:paraId="49B5626A" w14:textId="77777777" w:rsidR="008F456D" w:rsidRPr="008F456D" w:rsidRDefault="008F456D" w:rsidP="008F456D">
      <w:pPr>
        <w:pStyle w:val="ListParagraph"/>
        <w:ind w:left="1620" w:hanging="450"/>
        <w:rPr>
          <w:rFonts w:ascii="Georgia" w:hAnsi="Georgia"/>
          <w:rPrChange w:id="2728" w:author="Jade Raposa [2]" w:date="2024-10-15T02:18:00Z">
            <w:rPr/>
          </w:rPrChange>
        </w:rPr>
        <w:pPrChange w:id="2729" w:author="Jade Raposa [2]" w:date="2024-10-15T02:21:00Z">
          <w:pPr>
            <w:pStyle w:val="ListParagraph"/>
            <w:ind w:left="1800"/>
          </w:pPr>
        </w:pPrChange>
      </w:pPr>
    </w:p>
    <w:p w14:paraId="4E8D5320" w14:textId="77777777" w:rsidR="008F456D" w:rsidRDefault="008F456D">
      <w:pPr>
        <w:pStyle w:val="ListParagraph"/>
        <w:ind w:left="1620" w:hanging="450"/>
        <w:rPr>
          <w:ins w:id="2730" w:author="Jade Raposa [2]" w:date="2024-10-15T02:26:00Z"/>
          <w:rFonts w:ascii="Georgia" w:hAnsi="Georgia"/>
        </w:rPr>
      </w:pPr>
    </w:p>
    <w:p w14:paraId="1DAC20F2" w14:textId="77777777" w:rsidR="008F456D" w:rsidRPr="008F456D" w:rsidRDefault="008F456D" w:rsidP="008F456D">
      <w:pPr>
        <w:pStyle w:val="ListParagraph"/>
        <w:ind w:left="1620" w:hanging="450"/>
        <w:rPr>
          <w:del w:id="2731" w:author="Jade Raposa [2]" w:date="2024-10-15T02:32:00Z"/>
          <w:rFonts w:ascii="Georgia" w:hAnsi="Georgia"/>
          <w:rPrChange w:id="2732" w:author="Jade Raposa [2]" w:date="2024-10-15T02:18:00Z">
            <w:rPr>
              <w:del w:id="2733" w:author="Jade Raposa [2]" w:date="2024-10-15T02:32:00Z"/>
            </w:rPr>
          </w:rPrChange>
        </w:rPr>
        <w:pPrChange w:id="2734" w:author="Jade Raposa [2]" w:date="2024-10-15T02:21:00Z">
          <w:pPr>
            <w:pStyle w:val="ListParagraph"/>
            <w:ind w:left="1800"/>
          </w:pPr>
        </w:pPrChange>
      </w:pPr>
    </w:p>
    <w:p w14:paraId="1EBACB91" w14:textId="77777777" w:rsidR="008F456D" w:rsidRPr="008F456D" w:rsidRDefault="008F456D" w:rsidP="008F456D">
      <w:pPr>
        <w:ind w:left="1800"/>
        <w:rPr>
          <w:rFonts w:ascii="Georgia" w:hAnsi="Georgia"/>
          <w:rPrChange w:id="2735" w:author="Jade Raposa [2]" w:date="2024-10-15T02:32:00Z">
            <w:rPr/>
          </w:rPrChange>
        </w:rPr>
        <w:pPrChange w:id="2736" w:author="Jade Raposa [2]" w:date="2024-10-15T02:32:00Z">
          <w:pPr>
            <w:pStyle w:val="ListParagraph"/>
            <w:ind w:left="1800"/>
          </w:pPr>
        </w:pPrChange>
      </w:pPr>
    </w:p>
    <w:p w14:paraId="7F204473" w14:textId="77777777" w:rsidR="008F456D" w:rsidRDefault="00000000">
      <w:pPr>
        <w:pStyle w:val="ListParagraph"/>
        <w:numPr>
          <w:ilvl w:val="0"/>
          <w:numId w:val="17"/>
        </w:numPr>
        <w:rPr>
          <w:ins w:id="2737" w:author="Jade Raposa [2]" w:date="2024-10-15T02:30:00Z"/>
          <w:rFonts w:ascii="Georgia" w:hAnsi="Georgia"/>
        </w:rPr>
      </w:pPr>
      <w:del w:id="2738" w:author="Jade Raposa [2]" w:date="2024-10-15T02:26:00Z">
        <w:r>
          <w:rPr>
            <w:rFonts w:ascii="Georgia" w:hAnsi="Georgia"/>
            <w:rPrChange w:id="2739" w:author="Jade Raposa [2]" w:date="2024-10-15T02:27:00Z">
              <w:rPr/>
            </w:rPrChange>
          </w:rPr>
          <w:delText xml:space="preserve">7. </w:delText>
        </w:r>
      </w:del>
      <w:r>
        <w:rPr>
          <w:rFonts w:ascii="Georgia" w:hAnsi="Georgia"/>
          <w:rPrChange w:id="2740" w:author="Jade Raposa [2]" w:date="2024-10-15T02:27:00Z">
            <w:rPr/>
          </w:rPrChange>
        </w:rPr>
        <w:t>After logging in, click the 3 lines at the top left.</w:t>
      </w:r>
    </w:p>
    <w:p w14:paraId="05FF6973" w14:textId="77777777" w:rsidR="008F456D" w:rsidRPr="008F456D" w:rsidRDefault="00000000" w:rsidP="008F456D">
      <w:pPr>
        <w:ind w:left="1800"/>
        <w:rPr>
          <w:rFonts w:ascii="Georgia" w:hAnsi="Georgia"/>
          <w:rPrChange w:id="2741" w:author="Jade Raposa [2]" w:date="2024-10-15T02:30:00Z">
            <w:rPr/>
          </w:rPrChange>
        </w:rPr>
        <w:pPrChange w:id="2742" w:author="Jade Raposa [2]" w:date="2024-10-15T02:30:00Z">
          <w:pPr>
            <w:pStyle w:val="ListParagraph"/>
            <w:ind w:left="1800"/>
          </w:pPr>
        </w:pPrChange>
      </w:pPr>
      <w:r>
        <w:rPr>
          <w:rFonts w:ascii="Georgia" w:hAnsi="Georgia"/>
          <w:b/>
          <w:bCs/>
          <w:noProof/>
          <w:rPrChange w:id="2743" w:author="Jade Raposa [2]" w:date="2024-10-15T02:18:00Z">
            <w:rPr>
              <w:b/>
              <w:bCs/>
              <w:noProof/>
            </w:rPr>
          </w:rPrChange>
        </w:rPr>
        <mc:AlternateContent>
          <mc:Choice Requires="wps">
            <w:drawing>
              <wp:anchor distT="0" distB="0" distL="114300" distR="114300" simplePos="0" relativeHeight="251699200" behindDoc="0" locked="0" layoutInCell="1" allowOverlap="1" wp14:anchorId="4F41D3CD" wp14:editId="2B674633">
                <wp:simplePos x="0" y="0"/>
                <wp:positionH relativeFrom="column">
                  <wp:posOffset>1689735</wp:posOffset>
                </wp:positionH>
                <wp:positionV relativeFrom="paragraph">
                  <wp:posOffset>182245</wp:posOffset>
                </wp:positionV>
                <wp:extent cx="259080" cy="483870"/>
                <wp:effectExtent l="1905" t="55245" r="0" b="105410"/>
                <wp:wrapNone/>
                <wp:docPr id="427847531" name="Arrow: Up 6"/>
                <wp:cNvGraphicFramePr/>
                <a:graphic xmlns:a="http://schemas.openxmlformats.org/drawingml/2006/main">
                  <a:graphicData uri="http://schemas.microsoft.com/office/word/2010/wordprocessingShape">
                    <wps:wsp>
                      <wps:cNvSpPr/>
                      <wps:spPr>
                        <a:xfrm rot="2862080">
                          <a:off x="0" y="0"/>
                          <a:ext cx="258888" cy="483857"/>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6" o:spid="_x0000_s1026" o:spt="68" type="#_x0000_t68" style="position:absolute;left:0pt;margin-left:133.05pt;margin-top:14.35pt;height:38.1pt;width:20.4pt;rotation:3126155f;z-index:251699200;v-text-anchor:middle;mso-width-relative:page;mso-height-relative:page;" fillcolor="#C00000" filled="t" stroked="t" coordsize="21600,21600" o:gfxdata="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c2fxA2gAAAAoBAAAPAAAA&#10;AAAAAAEAIAAAACIAAABkcnMvZG93bnJldi54bWxQSwECFAAUAAAACACHTuJAT6/uuoUCAAAwBQAA&#10;DgAAAAAAAAABACAAAAApAQAAZHJzL2Uyb0RvYy54bWxQSwUGAAAAAAYABgBZAQAAIAYAAAAA&#10;" adj="5778,5400">
                <v:fill on="t" focussize="0,0"/>
                <v:stroke weight="1pt" color="#172C51 [3204]" miterlimit="8" joinstyle="miter"/>
                <v:imagedata o:title=""/>
                <o:lock v:ext="edit" aspectratio="f"/>
              </v:shape>
            </w:pict>
          </mc:Fallback>
        </mc:AlternateContent>
      </w:r>
      <w:r>
        <w:rPr>
          <w:noProof/>
        </w:rPr>
        <w:drawing>
          <wp:anchor distT="0" distB="0" distL="114300" distR="114300" simplePos="0" relativeHeight="251686912" behindDoc="0" locked="0" layoutInCell="1" allowOverlap="1" wp14:anchorId="33FCED7E" wp14:editId="092FC1E2">
            <wp:simplePos x="0" y="0"/>
            <wp:positionH relativeFrom="column">
              <wp:posOffset>1991360</wp:posOffset>
            </wp:positionH>
            <wp:positionV relativeFrom="paragraph">
              <wp:posOffset>64770</wp:posOffset>
            </wp:positionV>
            <wp:extent cx="946785" cy="2052955"/>
            <wp:effectExtent l="0" t="0" r="5715" b="4445"/>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a:picLocks noChangeAspect="1"/>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946785" cy="2052955"/>
                    </a:xfrm>
                    <a:prstGeom prst="rect">
                      <a:avLst/>
                    </a:prstGeom>
                  </pic:spPr>
                </pic:pic>
              </a:graphicData>
            </a:graphic>
          </wp:anchor>
        </w:drawing>
      </w:r>
    </w:p>
    <w:p w14:paraId="13EEFA9F" w14:textId="77777777" w:rsidR="008F456D" w:rsidRPr="008F456D" w:rsidRDefault="008F456D" w:rsidP="008F456D">
      <w:pPr>
        <w:pStyle w:val="ListParagraph"/>
        <w:ind w:left="1620" w:hanging="450"/>
        <w:rPr>
          <w:rFonts w:ascii="Georgia" w:hAnsi="Georgia"/>
          <w:rPrChange w:id="2744" w:author="Jade Raposa [2]" w:date="2024-10-15T02:18:00Z">
            <w:rPr/>
          </w:rPrChange>
        </w:rPr>
        <w:pPrChange w:id="2745" w:author="Jade Raposa [2]" w:date="2024-10-15T02:21:00Z">
          <w:pPr>
            <w:pStyle w:val="ListParagraph"/>
            <w:ind w:left="1800"/>
          </w:pPr>
        </w:pPrChange>
      </w:pPr>
    </w:p>
    <w:p w14:paraId="52116F91" w14:textId="77777777" w:rsidR="008F456D" w:rsidRPr="008F456D" w:rsidRDefault="008F456D" w:rsidP="008F456D">
      <w:pPr>
        <w:pStyle w:val="ListParagraph"/>
        <w:ind w:left="1620" w:hanging="450"/>
        <w:rPr>
          <w:rFonts w:ascii="Georgia" w:hAnsi="Georgia"/>
          <w:rPrChange w:id="2746" w:author="Jade Raposa [2]" w:date="2024-10-15T02:18:00Z">
            <w:rPr/>
          </w:rPrChange>
        </w:rPr>
        <w:pPrChange w:id="2747" w:author="Jade Raposa [2]" w:date="2024-10-15T02:21:00Z">
          <w:pPr>
            <w:pStyle w:val="ListParagraph"/>
            <w:ind w:left="1800"/>
          </w:pPr>
        </w:pPrChange>
      </w:pPr>
    </w:p>
    <w:p w14:paraId="01F1E44C" w14:textId="77777777" w:rsidR="008F456D" w:rsidRPr="008F456D" w:rsidRDefault="008F456D" w:rsidP="008F456D">
      <w:pPr>
        <w:pStyle w:val="ListParagraph"/>
        <w:ind w:left="1620" w:hanging="450"/>
        <w:rPr>
          <w:rFonts w:ascii="Georgia" w:hAnsi="Georgia"/>
          <w:rPrChange w:id="2748" w:author="Jade Raposa [2]" w:date="2024-10-15T02:18:00Z">
            <w:rPr/>
          </w:rPrChange>
        </w:rPr>
        <w:pPrChange w:id="2749" w:author="Jade Raposa [2]" w:date="2024-10-15T02:21:00Z">
          <w:pPr>
            <w:pStyle w:val="ListParagraph"/>
            <w:ind w:left="1800"/>
          </w:pPr>
        </w:pPrChange>
      </w:pPr>
    </w:p>
    <w:p w14:paraId="37CFEA30" w14:textId="77777777" w:rsidR="008F456D" w:rsidRPr="008F456D" w:rsidRDefault="008F456D" w:rsidP="008F456D">
      <w:pPr>
        <w:pStyle w:val="ListParagraph"/>
        <w:ind w:left="1620" w:hanging="450"/>
        <w:rPr>
          <w:rFonts w:ascii="Georgia" w:hAnsi="Georgia"/>
          <w:rPrChange w:id="2750" w:author="Jade Raposa [2]" w:date="2024-10-15T02:18:00Z">
            <w:rPr/>
          </w:rPrChange>
        </w:rPr>
        <w:pPrChange w:id="2751" w:author="Jade Raposa [2]" w:date="2024-10-15T02:21:00Z">
          <w:pPr>
            <w:pStyle w:val="ListParagraph"/>
            <w:ind w:left="1800"/>
          </w:pPr>
        </w:pPrChange>
      </w:pPr>
    </w:p>
    <w:p w14:paraId="3E57FE38" w14:textId="77777777" w:rsidR="008F456D" w:rsidRPr="008F456D" w:rsidRDefault="008F456D" w:rsidP="008F456D">
      <w:pPr>
        <w:pStyle w:val="ListParagraph"/>
        <w:ind w:left="1620" w:hanging="450"/>
        <w:rPr>
          <w:rFonts w:ascii="Georgia" w:hAnsi="Georgia"/>
          <w:rPrChange w:id="2752" w:author="Jade Raposa [2]" w:date="2024-10-15T02:18:00Z">
            <w:rPr/>
          </w:rPrChange>
        </w:rPr>
        <w:pPrChange w:id="2753" w:author="Jade Raposa [2]" w:date="2024-10-15T02:21:00Z">
          <w:pPr>
            <w:pStyle w:val="ListParagraph"/>
            <w:ind w:left="1800"/>
          </w:pPr>
        </w:pPrChange>
      </w:pPr>
    </w:p>
    <w:p w14:paraId="50C07F76" w14:textId="77777777" w:rsidR="008F456D" w:rsidRPr="008F456D" w:rsidRDefault="00000000" w:rsidP="008F456D">
      <w:pPr>
        <w:pStyle w:val="ListParagraph"/>
        <w:ind w:left="1620" w:hanging="450"/>
        <w:rPr>
          <w:rFonts w:ascii="Georgia" w:hAnsi="Georgia"/>
          <w:rPrChange w:id="2754" w:author="Jade Raposa [2]" w:date="2024-10-15T02:18:00Z">
            <w:rPr/>
          </w:rPrChange>
        </w:rPr>
        <w:pPrChange w:id="2755" w:author="Jade Raposa [2]" w:date="2024-10-15T02:21:00Z">
          <w:pPr>
            <w:pStyle w:val="ListParagraph"/>
            <w:ind w:left="1800"/>
          </w:pPr>
        </w:pPrChange>
      </w:pPr>
      <w:ins w:id="2756" w:author="Jade Raposa [2]" w:date="2024-10-15T02:32:00Z">
        <w:r>
          <w:rPr>
            <w:rFonts w:ascii="Georgia" w:hAnsi="Georgia"/>
          </w:rPr>
          <w:t xml:space="preserve"> </w:t>
        </w:r>
      </w:ins>
    </w:p>
    <w:p w14:paraId="03E6B8E6" w14:textId="77777777" w:rsidR="008F456D" w:rsidRPr="008F456D" w:rsidRDefault="008F456D" w:rsidP="008F456D">
      <w:pPr>
        <w:pStyle w:val="ListParagraph"/>
        <w:ind w:left="1620" w:hanging="450"/>
        <w:rPr>
          <w:rFonts w:ascii="Georgia" w:hAnsi="Georgia"/>
          <w:rPrChange w:id="2757" w:author="Jade Raposa [2]" w:date="2024-10-15T02:18:00Z">
            <w:rPr/>
          </w:rPrChange>
        </w:rPr>
        <w:pPrChange w:id="2758" w:author="Jade Raposa [2]" w:date="2024-10-15T02:21:00Z">
          <w:pPr>
            <w:pStyle w:val="ListParagraph"/>
            <w:ind w:left="1800"/>
          </w:pPr>
        </w:pPrChange>
      </w:pPr>
    </w:p>
    <w:p w14:paraId="454FF9AA" w14:textId="77777777" w:rsidR="008F456D" w:rsidRPr="008F456D" w:rsidRDefault="008F456D" w:rsidP="008F456D">
      <w:pPr>
        <w:pStyle w:val="ListParagraph"/>
        <w:ind w:left="1620" w:hanging="450"/>
        <w:rPr>
          <w:rFonts w:ascii="Georgia" w:hAnsi="Georgia"/>
          <w:rPrChange w:id="2759" w:author="Jade Raposa [2]" w:date="2024-10-15T02:18:00Z">
            <w:rPr/>
          </w:rPrChange>
        </w:rPr>
        <w:pPrChange w:id="2760" w:author="Jade Raposa [2]" w:date="2024-10-15T02:21:00Z">
          <w:pPr>
            <w:pStyle w:val="ListParagraph"/>
            <w:ind w:left="1800"/>
          </w:pPr>
        </w:pPrChange>
      </w:pPr>
    </w:p>
    <w:p w14:paraId="2829CBBF" w14:textId="77777777" w:rsidR="008F456D" w:rsidRPr="008F456D" w:rsidRDefault="008F456D" w:rsidP="008F456D">
      <w:pPr>
        <w:pStyle w:val="ListParagraph"/>
        <w:ind w:left="1620" w:hanging="450"/>
        <w:rPr>
          <w:rFonts w:ascii="Georgia" w:hAnsi="Georgia"/>
          <w:rPrChange w:id="2761" w:author="Jade Raposa [2]" w:date="2024-10-15T02:18:00Z">
            <w:rPr/>
          </w:rPrChange>
        </w:rPr>
        <w:pPrChange w:id="2762" w:author="Jade Raposa [2]" w:date="2024-10-15T02:21:00Z">
          <w:pPr>
            <w:pStyle w:val="ListParagraph"/>
            <w:ind w:left="1800"/>
          </w:pPr>
        </w:pPrChange>
      </w:pPr>
    </w:p>
    <w:p w14:paraId="667A21D2" w14:textId="77777777" w:rsidR="008F456D" w:rsidRPr="008F456D" w:rsidRDefault="008F456D" w:rsidP="008F456D">
      <w:pPr>
        <w:pStyle w:val="ListParagraph"/>
        <w:ind w:left="1620" w:hanging="450"/>
        <w:rPr>
          <w:del w:id="2763" w:author="Jade Raposa [2]" w:date="2024-10-15T02:33:00Z"/>
          <w:rFonts w:ascii="Georgia" w:hAnsi="Georgia"/>
          <w:rPrChange w:id="2764" w:author="Jade Raposa [2]" w:date="2024-10-15T02:18:00Z">
            <w:rPr>
              <w:del w:id="2765" w:author="Jade Raposa [2]" w:date="2024-10-15T02:33:00Z"/>
            </w:rPr>
          </w:rPrChange>
        </w:rPr>
        <w:pPrChange w:id="2766" w:author="Jade Raposa [2]" w:date="2024-10-15T02:21:00Z">
          <w:pPr>
            <w:pStyle w:val="ListParagraph"/>
            <w:ind w:left="1800"/>
          </w:pPr>
        </w:pPrChange>
      </w:pPr>
    </w:p>
    <w:p w14:paraId="1BE8855F" w14:textId="77777777" w:rsidR="008F456D" w:rsidRPr="008F456D" w:rsidRDefault="008F456D" w:rsidP="008F456D">
      <w:pPr>
        <w:ind w:left="1620"/>
        <w:rPr>
          <w:ins w:id="2767" w:author="Jade Raposa [2]" w:date="2024-10-15T02:31:00Z"/>
          <w:rFonts w:ascii="Georgia" w:hAnsi="Georgia"/>
          <w:rPrChange w:id="2768" w:author="Jade Raposa [2]" w:date="2024-10-15T02:33:00Z">
            <w:rPr>
              <w:ins w:id="2769" w:author="Jade Raposa [2]" w:date="2024-10-15T02:31:00Z"/>
            </w:rPr>
          </w:rPrChange>
        </w:rPr>
        <w:pPrChange w:id="2770" w:author="Jade Raposa [2]" w:date="2024-10-15T02:33:00Z">
          <w:pPr>
            <w:pStyle w:val="ListParagraph"/>
            <w:ind w:left="1620" w:hanging="450"/>
          </w:pPr>
        </w:pPrChange>
      </w:pPr>
    </w:p>
    <w:p w14:paraId="2C68ED16" w14:textId="77777777" w:rsidR="008F456D" w:rsidRDefault="008F456D">
      <w:pPr>
        <w:pStyle w:val="ListParagraph"/>
        <w:ind w:left="1620" w:hanging="450"/>
        <w:rPr>
          <w:ins w:id="2771" w:author="Jade Raposa [2]" w:date="2024-10-15T02:31:00Z"/>
          <w:rFonts w:ascii="Georgia" w:hAnsi="Georgia"/>
        </w:rPr>
      </w:pPr>
    </w:p>
    <w:p w14:paraId="5EC1A1AA" w14:textId="77777777" w:rsidR="008F456D" w:rsidRDefault="00000000">
      <w:pPr>
        <w:pStyle w:val="ListParagraph"/>
        <w:numPr>
          <w:ilvl w:val="0"/>
          <w:numId w:val="17"/>
        </w:numPr>
        <w:rPr>
          <w:del w:id="2772" w:author="Jade Raposa [2]" w:date="2024-10-15T02:33:00Z"/>
          <w:rFonts w:ascii="Georgia" w:hAnsi="Georgia"/>
        </w:rPr>
      </w:pPr>
      <w:ins w:id="2773" w:author="Jade Raposa [2]" w:date="2024-10-15T02:31:00Z">
        <w:r>
          <w:rPr>
            <w:noProof/>
            <w:rPrChange w:id="2774" w:author="Jade Raposa [2]" w:date="2024-10-15T02:18:00Z">
              <w:rPr>
                <w:b/>
                <w:bCs/>
                <w:noProof/>
              </w:rPr>
            </w:rPrChange>
          </w:rPr>
          <w:drawing>
            <wp:anchor distT="0" distB="0" distL="114300" distR="114300" simplePos="0" relativeHeight="251700224" behindDoc="0" locked="0" layoutInCell="1" allowOverlap="1" wp14:anchorId="082DBD0B" wp14:editId="5DB9FC7A">
              <wp:simplePos x="0" y="0"/>
              <wp:positionH relativeFrom="margin">
                <wp:posOffset>2242820</wp:posOffset>
              </wp:positionH>
              <wp:positionV relativeFrom="paragraph">
                <wp:posOffset>366395</wp:posOffset>
              </wp:positionV>
              <wp:extent cx="835660" cy="1811020"/>
              <wp:effectExtent l="0" t="0" r="2540" b="0"/>
              <wp:wrapTopAndBottom/>
              <wp:docPr id="10223953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9532" name="Picture 24" descr="A screenshot of a phone&#10;&#10;Description automatically generated"/>
                      <pic:cNvPicPr>
                        <a:picLocks noChangeAspect="1"/>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835660" cy="1811020"/>
                      </a:xfrm>
                      <a:prstGeom prst="rect">
                        <a:avLst/>
                      </a:prstGeom>
                    </pic:spPr>
                  </pic:pic>
                </a:graphicData>
              </a:graphic>
            </wp:anchor>
          </w:drawing>
        </w:r>
        <w:r>
          <w:rPr>
            <w:rFonts w:ascii="Georgia" w:hAnsi="Georgia"/>
          </w:rPr>
          <w:t>You will see the options: “</w:t>
        </w:r>
        <w:r>
          <w:rPr>
            <w:rFonts w:ascii="Georgia" w:hAnsi="Georgia"/>
            <w:b/>
            <w:bCs/>
            <w:rPrChange w:id="2775" w:author="Jade Raposa [2]" w:date="2024-10-15T02:31:00Z">
              <w:rPr>
                <w:rFonts w:ascii="Georgia" w:hAnsi="Georgia"/>
              </w:rPr>
            </w:rPrChange>
          </w:rPr>
          <w:t>HOME</w:t>
        </w:r>
        <w:r>
          <w:rPr>
            <w:rFonts w:ascii="Georgia" w:hAnsi="Georgia"/>
          </w:rPr>
          <w:t>,” “</w:t>
        </w:r>
        <w:r>
          <w:rPr>
            <w:rFonts w:ascii="Georgia" w:hAnsi="Georgia"/>
            <w:b/>
            <w:bCs/>
            <w:rPrChange w:id="2776" w:author="Jade Raposa [2]" w:date="2024-10-15T02:31:00Z">
              <w:rPr>
                <w:rFonts w:ascii="Georgia" w:hAnsi="Georgia"/>
              </w:rPr>
            </w:rPrChange>
          </w:rPr>
          <w:t>INBOX</w:t>
        </w:r>
        <w:r>
          <w:rPr>
            <w:rFonts w:ascii="Georgia" w:hAnsi="Georgia"/>
          </w:rPr>
          <w:t>,” “</w:t>
        </w:r>
        <w:r>
          <w:rPr>
            <w:rFonts w:ascii="Georgia" w:hAnsi="Georgia"/>
            <w:b/>
            <w:bCs/>
            <w:rPrChange w:id="2777" w:author="Jade Raposa [2]" w:date="2024-10-15T02:31:00Z">
              <w:rPr>
                <w:rFonts w:ascii="Georgia" w:hAnsi="Georgia"/>
              </w:rPr>
            </w:rPrChange>
          </w:rPr>
          <w:t>SET PROFILE PIC</w:t>
        </w:r>
        <w:r>
          <w:rPr>
            <w:rFonts w:ascii="Georgia" w:hAnsi="Georgia"/>
          </w:rPr>
          <w:t>,” “</w:t>
        </w:r>
        <w:r>
          <w:rPr>
            <w:rFonts w:ascii="Georgia" w:hAnsi="Georgia"/>
            <w:b/>
            <w:bCs/>
            <w:rPrChange w:id="2778" w:author="Jade Raposa [2]" w:date="2024-10-15T02:31:00Z">
              <w:rPr>
                <w:rFonts w:ascii="Georgia" w:hAnsi="Georgia"/>
              </w:rPr>
            </w:rPrChange>
          </w:rPr>
          <w:t>CHANGE</w:t>
        </w:r>
        <w:r>
          <w:rPr>
            <w:rFonts w:ascii="Georgia" w:hAnsi="Georgia"/>
          </w:rPr>
          <w:t xml:space="preserve"> </w:t>
        </w:r>
        <w:r>
          <w:rPr>
            <w:rFonts w:ascii="Georgia" w:hAnsi="Georgia"/>
            <w:b/>
            <w:bCs/>
            <w:rPrChange w:id="2779" w:author="Jade Raposa [2]" w:date="2024-10-15T02:31:00Z">
              <w:rPr>
                <w:rFonts w:ascii="Georgia" w:hAnsi="Georgia"/>
              </w:rPr>
            </w:rPrChange>
          </w:rPr>
          <w:t>PASSWORD</w:t>
        </w:r>
        <w:r>
          <w:rPr>
            <w:rFonts w:ascii="Georgia" w:hAnsi="Georgia"/>
          </w:rPr>
          <w:t>,” “</w:t>
        </w:r>
        <w:r>
          <w:rPr>
            <w:rFonts w:ascii="Georgia" w:hAnsi="Georgia"/>
            <w:b/>
            <w:bCs/>
            <w:rPrChange w:id="2780" w:author="Jade Raposa [2]" w:date="2024-10-15T02:31:00Z">
              <w:rPr>
                <w:rFonts w:ascii="Georgia" w:hAnsi="Georgia"/>
              </w:rPr>
            </w:rPrChange>
          </w:rPr>
          <w:t>SUBJECTS</w:t>
        </w:r>
        <w:r>
          <w:rPr>
            <w:rFonts w:ascii="Georgia" w:hAnsi="Georgia"/>
          </w:rPr>
          <w:t>,” and “</w:t>
        </w:r>
        <w:r>
          <w:rPr>
            <w:rFonts w:ascii="Georgia" w:hAnsi="Georgia"/>
            <w:b/>
            <w:bCs/>
            <w:rPrChange w:id="2781" w:author="Jade Raposa [2]" w:date="2024-10-15T02:31:00Z">
              <w:rPr>
                <w:rFonts w:ascii="Georgia" w:hAnsi="Georgia"/>
              </w:rPr>
            </w:rPrChange>
          </w:rPr>
          <w:t>LOG OUT</w:t>
        </w:r>
        <w:r>
          <w:rPr>
            <w:rFonts w:ascii="Georgia" w:hAnsi="Georgia"/>
          </w:rPr>
          <w:t>.”</w:t>
        </w:r>
      </w:ins>
    </w:p>
    <w:p w14:paraId="52D402E7" w14:textId="77777777" w:rsidR="008F456D" w:rsidRPr="008F456D" w:rsidRDefault="008F456D" w:rsidP="008F456D">
      <w:pPr>
        <w:pStyle w:val="ListParagraph"/>
        <w:numPr>
          <w:ilvl w:val="0"/>
          <w:numId w:val="17"/>
        </w:numPr>
        <w:rPr>
          <w:ins w:id="2782" w:author="Jade Raposa [2]" w:date="2024-10-15T02:34:00Z"/>
          <w:rFonts w:ascii="Georgia" w:hAnsi="Georgia"/>
          <w:rPrChange w:id="2783" w:author="Jade Raposa [2]" w:date="2024-10-15T02:33:00Z">
            <w:rPr>
              <w:ins w:id="2784" w:author="Jade Raposa [2]" w:date="2024-10-15T02:34:00Z"/>
            </w:rPr>
          </w:rPrChange>
        </w:rPr>
        <w:pPrChange w:id="2785" w:author="Jade Raposa [2]" w:date="2024-10-15T02:33:00Z">
          <w:pPr>
            <w:pStyle w:val="ListParagraph"/>
            <w:ind w:left="1800"/>
          </w:pPr>
        </w:pPrChange>
      </w:pPr>
    </w:p>
    <w:p w14:paraId="09AF9FE3" w14:textId="77777777" w:rsidR="008F456D" w:rsidRDefault="008F456D">
      <w:pPr>
        <w:pStyle w:val="ListParagraph"/>
        <w:numPr>
          <w:ilvl w:val="0"/>
          <w:numId w:val="17"/>
        </w:numPr>
        <w:spacing w:line="360" w:lineRule="auto"/>
        <w:rPr>
          <w:ins w:id="2786" w:author="Jade Raposa [2]" w:date="2024-10-17T01:01:00Z"/>
        </w:rPr>
        <w:sectPr w:rsidR="008F456D">
          <w:headerReference w:type="default" r:id="rId155"/>
          <w:headerReference w:type="first" r:id="rId156"/>
          <w:pgSz w:w="12240" w:h="15840"/>
          <w:pgMar w:top="1440" w:right="1440" w:bottom="1440" w:left="1440" w:header="708" w:footer="708" w:gutter="0"/>
          <w:pgNumType w:start="1"/>
          <w:cols w:space="708"/>
          <w:titlePg/>
          <w:docGrid w:linePitch="360"/>
        </w:sectPr>
      </w:pPr>
    </w:p>
    <w:p w14:paraId="595D553F" w14:textId="77777777" w:rsidR="008F456D" w:rsidRDefault="008F456D" w:rsidP="008F456D">
      <w:pPr>
        <w:ind w:left="1080"/>
        <w:rPr>
          <w:del w:id="2797" w:author="Jade Raposa [2]" w:date="2024-10-15T02:28:00Z"/>
        </w:rPr>
        <w:pPrChange w:id="2798" w:author="Jade Raposa [2]" w:date="2024-10-15T02:34:00Z">
          <w:pPr/>
        </w:pPrChange>
      </w:pPr>
    </w:p>
    <w:p w14:paraId="713013AB" w14:textId="77777777" w:rsidR="008F456D" w:rsidRDefault="008F456D" w:rsidP="008F456D">
      <w:pPr>
        <w:ind w:left="1080"/>
        <w:rPr>
          <w:del w:id="2799" w:author="Jade Raposa [2]" w:date="2024-10-15T02:28:00Z"/>
        </w:rPr>
        <w:pPrChange w:id="2800" w:author="Jade Raposa [2]" w:date="2024-10-15T02:34:00Z">
          <w:pPr>
            <w:pStyle w:val="ListParagraph"/>
            <w:ind w:left="1800"/>
          </w:pPr>
        </w:pPrChange>
      </w:pPr>
    </w:p>
    <w:p w14:paraId="4D25C076" w14:textId="77777777" w:rsidR="008F456D" w:rsidRDefault="008F456D" w:rsidP="008F456D">
      <w:pPr>
        <w:ind w:left="1080"/>
        <w:rPr>
          <w:del w:id="2801" w:author="Jade Raposa [2]" w:date="2024-10-15T02:33:00Z"/>
        </w:rPr>
        <w:pPrChange w:id="2802" w:author="Jade Raposa [2]" w:date="2024-10-15T02:34:00Z">
          <w:pPr>
            <w:pStyle w:val="ListParagraph"/>
            <w:ind w:left="1800"/>
          </w:pPr>
        </w:pPrChange>
      </w:pPr>
    </w:p>
    <w:p w14:paraId="0CC3D725" w14:textId="77777777" w:rsidR="008F456D" w:rsidRPr="008F456D" w:rsidRDefault="00000000" w:rsidP="008F456D">
      <w:pPr>
        <w:ind w:left="1080"/>
        <w:rPr>
          <w:del w:id="2803" w:author="Jade Raposa [2]" w:date="2024-10-15T02:29:00Z"/>
          <w:b/>
          <w:bCs/>
          <w:rPrChange w:id="2804" w:author="Jade Raposa [2]" w:date="2024-10-15T02:30:00Z">
            <w:rPr>
              <w:del w:id="2805" w:author="Jade Raposa [2]" w:date="2024-10-15T02:29:00Z"/>
            </w:rPr>
          </w:rPrChange>
        </w:rPr>
        <w:pPrChange w:id="2806" w:author="Jade Raposa [2]" w:date="2024-10-15T02:34:00Z">
          <w:pPr>
            <w:pStyle w:val="ListParagraph"/>
            <w:numPr>
              <w:numId w:val="17"/>
            </w:numPr>
            <w:ind w:left="1440" w:hanging="360"/>
          </w:pPr>
        </w:pPrChange>
      </w:pPr>
      <w:del w:id="2807" w:author="Jade Raposa [2]" w:date="2024-10-15T02:31:00Z">
        <w:r>
          <w:rPr>
            <w:b/>
            <w:bCs/>
            <w:noProof/>
          </w:rPr>
          <w:drawing>
            <wp:anchor distT="0" distB="0" distL="114300" distR="114300" simplePos="0" relativeHeight="251687936" behindDoc="0" locked="0" layoutInCell="1" allowOverlap="1" wp14:anchorId="4317B7FA" wp14:editId="7FF9BB9F">
              <wp:simplePos x="0" y="0"/>
              <wp:positionH relativeFrom="margin">
                <wp:align>center</wp:align>
              </wp:positionH>
              <wp:positionV relativeFrom="paragraph">
                <wp:posOffset>75565</wp:posOffset>
              </wp:positionV>
              <wp:extent cx="984250" cy="2132965"/>
              <wp:effectExtent l="0" t="0" r="6350" b="635"/>
              <wp:wrapTopAndBottom/>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a:picLocks noChangeAspect="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984250" cy="2132965"/>
                      </a:xfrm>
                      <a:prstGeom prst="rect">
                        <a:avLst/>
                      </a:prstGeom>
                    </pic:spPr>
                  </pic:pic>
                </a:graphicData>
              </a:graphic>
            </wp:anchor>
          </w:drawing>
        </w:r>
      </w:del>
      <w:del w:id="2808" w:author="Jade Raposa [2]" w:date="2024-10-15T02:27:00Z">
        <w:r>
          <w:delText xml:space="preserve">8. </w:delText>
        </w:r>
      </w:del>
      <w:del w:id="2809" w:author="Jade Raposa [2]" w:date="2024-10-15T02:31:00Z">
        <w:r>
          <w:delText>Y</w:delText>
        </w:r>
      </w:del>
      <w:del w:id="2810" w:author="Jade Raposa [2]" w:date="2024-10-15T02:30:00Z">
        <w:r>
          <w:delText xml:space="preserve">ou will see the options: </w:delText>
        </w:r>
        <w:r>
          <w:rPr>
            <w:b/>
            <w:bCs/>
          </w:rPr>
          <w:delText xml:space="preserve">“HOME,” “INBOX,” “SET PROFILE PIC,” “CHANGE PASSWORD,” “SUBJECTS,” </w:delText>
        </w:r>
        <w:r>
          <w:delText>and</w:delText>
        </w:r>
        <w:r>
          <w:rPr>
            <w:b/>
            <w:bCs/>
          </w:rPr>
          <w:delText xml:space="preserve"> “LOG OUT.”</w:delText>
        </w:r>
      </w:del>
    </w:p>
    <w:p w14:paraId="3C554975" w14:textId="77777777" w:rsidR="008F456D" w:rsidRDefault="008F456D" w:rsidP="008F456D">
      <w:pPr>
        <w:ind w:left="1080"/>
        <w:rPr>
          <w:del w:id="2811" w:author="Jade Raposa [2]" w:date="2024-10-15T02:27:00Z"/>
          <w:b/>
          <w:bCs/>
        </w:rPr>
        <w:pPrChange w:id="2812" w:author="Jade Raposa [2]" w:date="2024-10-15T02:34:00Z">
          <w:pPr>
            <w:pStyle w:val="ListParagraph"/>
            <w:ind w:left="1800"/>
          </w:pPr>
        </w:pPrChange>
      </w:pPr>
    </w:p>
    <w:p w14:paraId="2EEFD822" w14:textId="77777777" w:rsidR="008F456D" w:rsidRDefault="008F456D" w:rsidP="008F456D">
      <w:pPr>
        <w:ind w:left="1080"/>
        <w:rPr>
          <w:del w:id="2813" w:author="Jade Raposa [2]" w:date="2024-10-15T02:27:00Z"/>
          <w:b/>
          <w:bCs/>
        </w:rPr>
        <w:pPrChange w:id="2814" w:author="Jade Raposa [2]" w:date="2024-10-15T02:34:00Z">
          <w:pPr>
            <w:pStyle w:val="ListParagraph"/>
            <w:ind w:left="1800"/>
          </w:pPr>
        </w:pPrChange>
      </w:pPr>
    </w:p>
    <w:p w14:paraId="424366E5" w14:textId="77777777" w:rsidR="008F456D" w:rsidRDefault="008F456D" w:rsidP="008F456D">
      <w:pPr>
        <w:ind w:left="1080"/>
        <w:rPr>
          <w:del w:id="2815" w:author="Jade Raposa [2]" w:date="2024-10-15T02:27:00Z"/>
          <w:b/>
          <w:bCs/>
        </w:rPr>
        <w:pPrChange w:id="2816" w:author="Jade Raposa [2]" w:date="2024-10-15T02:34:00Z">
          <w:pPr>
            <w:pStyle w:val="ListParagraph"/>
            <w:ind w:left="1800"/>
          </w:pPr>
        </w:pPrChange>
      </w:pPr>
    </w:p>
    <w:p w14:paraId="2ECF312A" w14:textId="77777777" w:rsidR="008F456D" w:rsidRDefault="008F456D" w:rsidP="008F456D">
      <w:pPr>
        <w:ind w:left="1080"/>
        <w:rPr>
          <w:del w:id="2817" w:author="Jade Raposa [2]" w:date="2024-10-15T02:27:00Z"/>
          <w:b/>
          <w:bCs/>
        </w:rPr>
        <w:pPrChange w:id="2818" w:author="Jade Raposa [2]" w:date="2024-10-15T02:34:00Z">
          <w:pPr>
            <w:pStyle w:val="ListParagraph"/>
            <w:ind w:left="1800"/>
          </w:pPr>
        </w:pPrChange>
      </w:pPr>
    </w:p>
    <w:p w14:paraId="5D9DE728" w14:textId="77777777" w:rsidR="008F456D" w:rsidRDefault="008F456D" w:rsidP="008F456D">
      <w:pPr>
        <w:ind w:left="1080"/>
        <w:rPr>
          <w:del w:id="2819" w:author="Jade Raposa [2]" w:date="2024-10-15T02:27:00Z"/>
          <w:b/>
          <w:bCs/>
        </w:rPr>
        <w:pPrChange w:id="2820" w:author="Jade Raposa [2]" w:date="2024-10-15T02:34:00Z">
          <w:pPr>
            <w:pStyle w:val="ListParagraph"/>
            <w:ind w:left="1800"/>
          </w:pPr>
        </w:pPrChange>
      </w:pPr>
    </w:p>
    <w:p w14:paraId="0DB9CDA4" w14:textId="77777777" w:rsidR="008F456D" w:rsidRDefault="008F456D" w:rsidP="008F456D">
      <w:pPr>
        <w:ind w:left="1080"/>
        <w:rPr>
          <w:del w:id="2821" w:author="Jade Raposa [2]" w:date="2024-10-15T02:27:00Z"/>
          <w:b/>
          <w:bCs/>
        </w:rPr>
        <w:pPrChange w:id="2822" w:author="Jade Raposa [2]" w:date="2024-10-15T02:34:00Z">
          <w:pPr>
            <w:pStyle w:val="ListParagraph"/>
            <w:ind w:left="1800"/>
          </w:pPr>
        </w:pPrChange>
      </w:pPr>
    </w:p>
    <w:p w14:paraId="2C12B378" w14:textId="77777777" w:rsidR="008F456D" w:rsidRDefault="008F456D" w:rsidP="008F456D">
      <w:pPr>
        <w:ind w:left="1080"/>
        <w:rPr>
          <w:del w:id="2823" w:author="Jade Raposa [2]" w:date="2024-10-15T02:27:00Z"/>
          <w:b/>
          <w:bCs/>
        </w:rPr>
        <w:pPrChange w:id="2824" w:author="Jade Raposa [2]" w:date="2024-10-15T02:34:00Z">
          <w:pPr>
            <w:pStyle w:val="ListParagraph"/>
            <w:ind w:left="1800"/>
          </w:pPr>
        </w:pPrChange>
      </w:pPr>
    </w:p>
    <w:p w14:paraId="647BC07C" w14:textId="77777777" w:rsidR="008F456D" w:rsidRDefault="008F456D" w:rsidP="008F456D">
      <w:pPr>
        <w:ind w:left="1080"/>
        <w:rPr>
          <w:del w:id="2825" w:author="Jade Raposa [2]" w:date="2024-10-15T02:27:00Z"/>
          <w:b/>
          <w:bCs/>
        </w:rPr>
        <w:pPrChange w:id="2826" w:author="Jade Raposa [2]" w:date="2024-10-15T02:34:00Z">
          <w:pPr>
            <w:pStyle w:val="ListParagraph"/>
            <w:ind w:left="1800"/>
          </w:pPr>
        </w:pPrChange>
      </w:pPr>
    </w:p>
    <w:p w14:paraId="7A94303B" w14:textId="77777777" w:rsidR="008F456D" w:rsidRDefault="008F456D" w:rsidP="008F456D">
      <w:pPr>
        <w:ind w:left="1080"/>
        <w:rPr>
          <w:del w:id="2827" w:author="Jade Raposa [2]" w:date="2024-10-15T02:27:00Z"/>
          <w:b/>
          <w:bCs/>
        </w:rPr>
        <w:pPrChange w:id="2828" w:author="Jade Raposa [2]" w:date="2024-10-15T02:34:00Z">
          <w:pPr>
            <w:pStyle w:val="ListParagraph"/>
            <w:ind w:left="1800"/>
          </w:pPr>
        </w:pPrChange>
      </w:pPr>
    </w:p>
    <w:p w14:paraId="220B49D0" w14:textId="77777777" w:rsidR="008F456D" w:rsidRDefault="008F456D" w:rsidP="008F456D">
      <w:pPr>
        <w:ind w:left="1080"/>
        <w:rPr>
          <w:del w:id="2829" w:author="Jade Raposa [2]" w:date="2024-10-15T02:27:00Z"/>
          <w:b/>
          <w:bCs/>
        </w:rPr>
        <w:pPrChange w:id="2830" w:author="Jade Raposa [2]" w:date="2024-10-15T02:34:00Z">
          <w:pPr>
            <w:pStyle w:val="ListParagraph"/>
            <w:ind w:left="1800"/>
          </w:pPr>
        </w:pPrChange>
      </w:pPr>
    </w:p>
    <w:p w14:paraId="261B6623" w14:textId="77777777" w:rsidR="008F456D" w:rsidRDefault="008F456D" w:rsidP="008F456D">
      <w:pPr>
        <w:ind w:left="1080"/>
        <w:rPr>
          <w:del w:id="2831" w:author="Jade Raposa [2]" w:date="2024-10-15T02:27:00Z"/>
          <w:b/>
          <w:bCs/>
        </w:rPr>
        <w:pPrChange w:id="2832" w:author="Jade Raposa [2]" w:date="2024-10-15T02:34:00Z">
          <w:pPr>
            <w:pStyle w:val="ListParagraph"/>
            <w:ind w:left="1800"/>
          </w:pPr>
        </w:pPrChange>
      </w:pPr>
    </w:p>
    <w:p w14:paraId="042A21B0" w14:textId="77777777" w:rsidR="008F456D" w:rsidRDefault="008F456D" w:rsidP="008F456D">
      <w:pPr>
        <w:ind w:left="1080"/>
        <w:rPr>
          <w:del w:id="2833" w:author="Jade Raposa [2]" w:date="2024-10-15T02:27:00Z"/>
          <w:b/>
          <w:bCs/>
        </w:rPr>
        <w:pPrChange w:id="2834" w:author="Jade Raposa [2]" w:date="2024-10-15T02:34:00Z">
          <w:pPr>
            <w:pStyle w:val="ListParagraph"/>
            <w:ind w:left="1800"/>
          </w:pPr>
        </w:pPrChange>
      </w:pPr>
    </w:p>
    <w:p w14:paraId="5F5B0FAA" w14:textId="77777777" w:rsidR="008F456D" w:rsidRDefault="008F456D" w:rsidP="008F456D">
      <w:pPr>
        <w:ind w:left="1080"/>
        <w:rPr>
          <w:del w:id="2835" w:author="Jade Raposa [2]" w:date="2024-10-15T02:27:00Z"/>
        </w:rPr>
        <w:pPrChange w:id="2836" w:author="Jade Raposa [2]" w:date="2024-10-15T02:34:00Z">
          <w:pPr>
            <w:pStyle w:val="ListParagraph"/>
            <w:ind w:left="1800"/>
          </w:pPr>
        </w:pPrChange>
      </w:pPr>
    </w:p>
    <w:p w14:paraId="4374C579" w14:textId="77777777" w:rsidR="008F456D" w:rsidRDefault="008F456D" w:rsidP="008F456D">
      <w:pPr>
        <w:ind w:left="1080"/>
        <w:rPr>
          <w:del w:id="2837" w:author="Jade Raposa [2]" w:date="2024-10-17T01:01:00Z"/>
        </w:rPr>
        <w:pPrChange w:id="2838" w:author="Jade Raposa [2]" w:date="2024-10-15T02:34:00Z">
          <w:pPr>
            <w:pStyle w:val="ListParagraph"/>
            <w:ind w:left="1800"/>
          </w:pPr>
        </w:pPrChange>
      </w:pPr>
    </w:p>
    <w:p w14:paraId="71C88F31" w14:textId="77777777" w:rsidR="008F456D" w:rsidRPr="008F456D" w:rsidRDefault="00000000" w:rsidP="008F456D">
      <w:pPr>
        <w:pStyle w:val="ListParagraph"/>
        <w:numPr>
          <w:ilvl w:val="0"/>
          <w:numId w:val="17"/>
        </w:numPr>
        <w:spacing w:line="360" w:lineRule="auto"/>
        <w:rPr>
          <w:rFonts w:ascii="Georgia" w:hAnsi="Georgia"/>
          <w:rPrChange w:id="2839" w:author="Jade Raposa [2]" w:date="2024-10-15T02:18:00Z">
            <w:rPr/>
          </w:rPrChange>
        </w:rPr>
        <w:pPrChange w:id="2840" w:author="Jade Raposa [2]" w:date="2024-10-15T02:35:00Z">
          <w:pPr>
            <w:pStyle w:val="ListParagraph"/>
            <w:ind w:left="1800"/>
          </w:pPr>
        </w:pPrChange>
      </w:pPr>
      <w:del w:id="2841" w:author="Jade Raposa [2]" w:date="2024-10-15T02:33:00Z">
        <w:r>
          <w:rPr>
            <w:rFonts w:ascii="Georgia" w:hAnsi="Georgia"/>
            <w:rPrChange w:id="2842" w:author="Jade Raposa [2]" w:date="2024-10-15T02:18:00Z">
              <w:rPr/>
            </w:rPrChange>
          </w:rPr>
          <w:delText xml:space="preserve">9. </w:delText>
        </w:r>
      </w:del>
      <w:r>
        <w:rPr>
          <w:rFonts w:ascii="Georgia" w:hAnsi="Georgia"/>
          <w:rPrChange w:id="2843" w:author="Jade Raposa [2]" w:date="2024-10-15T02:18:00Z">
            <w:rPr/>
          </w:rPrChange>
        </w:rPr>
        <w:t xml:space="preserve">Click </w:t>
      </w:r>
      <w:r>
        <w:rPr>
          <w:rFonts w:ascii="Georgia" w:hAnsi="Georgia"/>
          <w:b/>
          <w:bCs/>
          <w:rPrChange w:id="2844" w:author="Jade Raposa [2]" w:date="2024-10-15T02:18:00Z">
            <w:rPr>
              <w:b/>
              <w:bCs/>
            </w:rPr>
          </w:rPrChange>
        </w:rPr>
        <w:t>“SUBJECTS”</w:t>
      </w:r>
      <w:r>
        <w:rPr>
          <w:rFonts w:ascii="Georgia" w:hAnsi="Georgia"/>
          <w:rPrChange w:id="2845" w:author="Jade Raposa [2]" w:date="2024-10-15T02:18:00Z">
            <w:rPr/>
          </w:rPrChange>
        </w:rPr>
        <w:t xml:space="preserve"> so that you can start adding the subjects you will teach.</w:t>
      </w:r>
    </w:p>
    <w:p w14:paraId="362A3BA5" w14:textId="77777777" w:rsidR="008F456D" w:rsidRPr="008F456D" w:rsidRDefault="00000000" w:rsidP="008F456D">
      <w:pPr>
        <w:pStyle w:val="ListParagraph"/>
        <w:numPr>
          <w:ilvl w:val="0"/>
          <w:numId w:val="17"/>
        </w:numPr>
        <w:spacing w:line="360" w:lineRule="auto"/>
        <w:rPr>
          <w:rFonts w:ascii="Georgia" w:hAnsi="Georgia"/>
          <w:rPrChange w:id="2846" w:author="Jade Raposa [2]" w:date="2024-10-15T02:34:00Z">
            <w:rPr/>
          </w:rPrChange>
        </w:rPr>
        <w:pPrChange w:id="2847" w:author="Jade Raposa [2]" w:date="2024-10-15T02:35:00Z">
          <w:pPr>
            <w:pStyle w:val="ListParagraph"/>
            <w:ind w:left="1800"/>
          </w:pPr>
        </w:pPrChange>
      </w:pPr>
      <w:del w:id="2848" w:author="Jade Raposa [2]" w:date="2024-10-15T02:34:00Z">
        <w:r>
          <w:rPr>
            <w:rFonts w:ascii="Georgia" w:hAnsi="Georgia"/>
            <w:rPrChange w:id="2849" w:author="Jade Raposa [2]" w:date="2024-10-15T02:34:00Z">
              <w:rPr/>
            </w:rPrChange>
          </w:rPr>
          <w:delText xml:space="preserve">10. </w:delText>
        </w:r>
      </w:del>
      <w:r>
        <w:rPr>
          <w:rFonts w:ascii="Georgia" w:hAnsi="Georgia"/>
          <w:rPrChange w:id="2850" w:author="Jade Raposa [2]" w:date="2024-10-15T02:34:00Z">
            <w:rPr/>
          </w:rPrChange>
        </w:rPr>
        <w:t xml:space="preserve">After clicking </w:t>
      </w:r>
      <w:r>
        <w:rPr>
          <w:rFonts w:ascii="Georgia" w:hAnsi="Georgia"/>
          <w:b/>
          <w:bCs/>
          <w:rPrChange w:id="2851" w:author="Jade Raposa [2]" w:date="2024-10-15T02:34:00Z">
            <w:rPr>
              <w:b/>
              <w:bCs/>
            </w:rPr>
          </w:rPrChange>
        </w:rPr>
        <w:t>“SUBJECTS,”</w:t>
      </w:r>
      <w:r>
        <w:rPr>
          <w:rFonts w:ascii="Georgia" w:hAnsi="Georgia"/>
          <w:rPrChange w:id="2852" w:author="Jade Raposa [2]" w:date="2024-10-15T02:34:00Z">
            <w:rPr/>
          </w:rPrChange>
        </w:rPr>
        <w:t xml:space="preserve"> click the </w:t>
      </w:r>
      <w:r>
        <w:rPr>
          <w:rFonts w:ascii="Georgia" w:hAnsi="Georgia"/>
          <w:b/>
          <w:bCs/>
          <w:rPrChange w:id="2853" w:author="Jade Raposa [2]" w:date="2024-10-15T02:34:00Z">
            <w:rPr>
              <w:b/>
              <w:bCs/>
            </w:rPr>
          </w:rPrChange>
        </w:rPr>
        <w:t>“ADD”</w:t>
      </w:r>
      <w:r>
        <w:rPr>
          <w:rFonts w:ascii="Georgia" w:hAnsi="Georgia"/>
          <w:rPrChange w:id="2854" w:author="Jade Raposa [2]" w:date="2024-10-15T02:34:00Z">
            <w:rPr/>
          </w:rPrChange>
        </w:rPr>
        <w:t xml:space="preserve"> button to add the subjects you want.</w:t>
      </w:r>
    </w:p>
    <w:p w14:paraId="0D3EF1B3" w14:textId="77777777" w:rsidR="008F456D" w:rsidRPr="008F456D" w:rsidRDefault="00000000" w:rsidP="008F456D">
      <w:pPr>
        <w:pStyle w:val="ListParagraph"/>
        <w:ind w:left="1620" w:hanging="450"/>
        <w:rPr>
          <w:rFonts w:ascii="Georgia" w:hAnsi="Georgia"/>
          <w:rPrChange w:id="2855" w:author="Jade Raposa [2]" w:date="2024-10-15T02:18:00Z">
            <w:rPr/>
          </w:rPrChange>
        </w:rPr>
        <w:pPrChange w:id="2856" w:author="Jade Raposa [2]" w:date="2024-10-15T02:21:00Z">
          <w:pPr>
            <w:pStyle w:val="ListParagraph"/>
            <w:ind w:left="1800"/>
          </w:pPr>
        </w:pPrChange>
      </w:pPr>
      <w:r>
        <w:rPr>
          <w:rFonts w:ascii="Georgia" w:hAnsi="Georgia"/>
          <w:noProof/>
          <w:rPrChange w:id="2857" w:author="Jade Raposa [2]" w:date="2024-10-15T02:18:00Z">
            <w:rPr>
              <w:noProof/>
            </w:rPr>
          </w:rPrChange>
        </w:rPr>
        <w:drawing>
          <wp:anchor distT="0" distB="0" distL="114300" distR="114300" simplePos="0" relativeHeight="251688960" behindDoc="0" locked="0" layoutInCell="1" allowOverlap="1" wp14:anchorId="2A9FBFBE" wp14:editId="4D8BB4F6">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a:picLocks noChangeAspect="1"/>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anchor>
        </w:drawing>
      </w:r>
      <w:r>
        <w:rPr>
          <w:rFonts w:ascii="Georgia" w:hAnsi="Georgia"/>
          <w:noProof/>
          <w:rPrChange w:id="2858" w:author="Jade Raposa [2]" w:date="2024-10-15T02:18:00Z">
            <w:rPr>
              <w:noProof/>
            </w:rPr>
          </w:rPrChange>
        </w:rPr>
        <w:drawing>
          <wp:anchor distT="0" distB="0" distL="114300" distR="114300" simplePos="0" relativeHeight="251689984" behindDoc="0" locked="0" layoutInCell="1" allowOverlap="1" wp14:anchorId="03AA3283" wp14:editId="336089B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a:picLocks noChangeAspect="1"/>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anchor>
        </w:drawing>
      </w:r>
    </w:p>
    <w:p w14:paraId="42CB21D1" w14:textId="77777777" w:rsidR="008F456D" w:rsidRPr="008F456D" w:rsidRDefault="008F456D" w:rsidP="008F456D">
      <w:pPr>
        <w:pStyle w:val="ListParagraph"/>
        <w:ind w:left="1620" w:hanging="450"/>
        <w:rPr>
          <w:rFonts w:ascii="Georgia" w:hAnsi="Georgia"/>
          <w:rPrChange w:id="2859" w:author="Jade Raposa [2]" w:date="2024-10-15T02:18:00Z">
            <w:rPr/>
          </w:rPrChange>
        </w:rPr>
        <w:pPrChange w:id="2860" w:author="Jade Raposa [2]" w:date="2024-10-15T02:21:00Z">
          <w:pPr>
            <w:pStyle w:val="ListParagraph"/>
            <w:ind w:left="1800"/>
          </w:pPr>
        </w:pPrChange>
      </w:pPr>
    </w:p>
    <w:p w14:paraId="05DD14D6" w14:textId="77777777" w:rsidR="008F456D" w:rsidRPr="008F456D" w:rsidRDefault="008F456D" w:rsidP="008F456D">
      <w:pPr>
        <w:pStyle w:val="ListParagraph"/>
        <w:ind w:left="1620" w:hanging="450"/>
        <w:rPr>
          <w:rFonts w:ascii="Georgia" w:hAnsi="Georgia"/>
          <w:rPrChange w:id="2861" w:author="Jade Raposa [2]" w:date="2024-10-15T02:18:00Z">
            <w:rPr/>
          </w:rPrChange>
        </w:rPr>
        <w:pPrChange w:id="2862" w:author="Jade Raposa [2]" w:date="2024-10-15T02:21:00Z">
          <w:pPr>
            <w:pStyle w:val="ListParagraph"/>
            <w:ind w:left="1800"/>
          </w:pPr>
        </w:pPrChange>
      </w:pPr>
    </w:p>
    <w:p w14:paraId="0D751B47" w14:textId="77777777" w:rsidR="008F456D" w:rsidRPr="008F456D" w:rsidRDefault="008F456D" w:rsidP="008F456D">
      <w:pPr>
        <w:pStyle w:val="ListParagraph"/>
        <w:ind w:left="1620" w:hanging="450"/>
        <w:rPr>
          <w:rFonts w:ascii="Georgia" w:hAnsi="Georgia"/>
          <w:rPrChange w:id="2863" w:author="Jade Raposa [2]" w:date="2024-10-15T02:18:00Z">
            <w:rPr/>
          </w:rPrChange>
        </w:rPr>
        <w:pPrChange w:id="2864" w:author="Jade Raposa [2]" w:date="2024-10-15T02:21:00Z">
          <w:pPr>
            <w:pStyle w:val="ListParagraph"/>
            <w:ind w:left="1800"/>
          </w:pPr>
        </w:pPrChange>
      </w:pPr>
    </w:p>
    <w:p w14:paraId="60A43BD9" w14:textId="77777777" w:rsidR="008F456D" w:rsidRPr="008F456D" w:rsidRDefault="008F456D" w:rsidP="008F456D">
      <w:pPr>
        <w:pStyle w:val="ListParagraph"/>
        <w:ind w:left="1620" w:hanging="450"/>
        <w:rPr>
          <w:rFonts w:ascii="Georgia" w:hAnsi="Georgia"/>
          <w:rPrChange w:id="2865" w:author="Jade Raposa [2]" w:date="2024-10-15T02:18:00Z">
            <w:rPr/>
          </w:rPrChange>
        </w:rPr>
        <w:pPrChange w:id="2866" w:author="Jade Raposa [2]" w:date="2024-10-15T02:21:00Z">
          <w:pPr>
            <w:pStyle w:val="ListParagraph"/>
            <w:ind w:left="1800"/>
          </w:pPr>
        </w:pPrChange>
      </w:pPr>
    </w:p>
    <w:p w14:paraId="1798D17F" w14:textId="77777777" w:rsidR="008F456D" w:rsidRPr="008F456D" w:rsidRDefault="008F456D" w:rsidP="008F456D">
      <w:pPr>
        <w:pStyle w:val="ListParagraph"/>
        <w:ind w:left="1620" w:hanging="450"/>
        <w:rPr>
          <w:rFonts w:ascii="Georgia" w:hAnsi="Georgia"/>
          <w:rPrChange w:id="2867" w:author="Jade Raposa [2]" w:date="2024-10-15T02:18:00Z">
            <w:rPr/>
          </w:rPrChange>
        </w:rPr>
        <w:pPrChange w:id="2868" w:author="Jade Raposa [2]" w:date="2024-10-15T02:21:00Z">
          <w:pPr>
            <w:pStyle w:val="ListParagraph"/>
            <w:ind w:left="1800"/>
          </w:pPr>
        </w:pPrChange>
      </w:pPr>
    </w:p>
    <w:p w14:paraId="5CA9AA8F" w14:textId="77777777" w:rsidR="008F456D" w:rsidRPr="008F456D" w:rsidRDefault="008F456D" w:rsidP="008F456D">
      <w:pPr>
        <w:pStyle w:val="ListParagraph"/>
        <w:ind w:left="1620" w:hanging="450"/>
        <w:rPr>
          <w:rFonts w:ascii="Georgia" w:hAnsi="Georgia"/>
          <w:rPrChange w:id="2869" w:author="Jade Raposa [2]" w:date="2024-10-15T02:18:00Z">
            <w:rPr/>
          </w:rPrChange>
        </w:rPr>
        <w:pPrChange w:id="2870" w:author="Jade Raposa [2]" w:date="2024-10-15T02:21:00Z">
          <w:pPr>
            <w:pStyle w:val="ListParagraph"/>
            <w:ind w:left="1800"/>
          </w:pPr>
        </w:pPrChange>
      </w:pPr>
    </w:p>
    <w:p w14:paraId="74011D57" w14:textId="77777777" w:rsidR="008F456D" w:rsidRPr="008F456D" w:rsidRDefault="008F456D" w:rsidP="008F456D">
      <w:pPr>
        <w:pStyle w:val="ListParagraph"/>
        <w:ind w:left="1620" w:hanging="450"/>
        <w:rPr>
          <w:rFonts w:ascii="Georgia" w:hAnsi="Georgia"/>
          <w:rPrChange w:id="2871" w:author="Jade Raposa [2]" w:date="2024-10-15T02:18:00Z">
            <w:rPr/>
          </w:rPrChange>
        </w:rPr>
        <w:pPrChange w:id="2872" w:author="Jade Raposa [2]" w:date="2024-10-15T02:21:00Z">
          <w:pPr>
            <w:pStyle w:val="ListParagraph"/>
            <w:ind w:left="1800"/>
          </w:pPr>
        </w:pPrChange>
      </w:pPr>
    </w:p>
    <w:p w14:paraId="69CF9A4C" w14:textId="77777777" w:rsidR="008F456D" w:rsidRPr="008F456D" w:rsidRDefault="008F456D" w:rsidP="008F456D">
      <w:pPr>
        <w:pStyle w:val="ListParagraph"/>
        <w:ind w:left="1620" w:hanging="450"/>
        <w:rPr>
          <w:rFonts w:ascii="Georgia" w:hAnsi="Georgia"/>
          <w:rPrChange w:id="2873" w:author="Jade Raposa [2]" w:date="2024-10-15T02:18:00Z">
            <w:rPr/>
          </w:rPrChange>
        </w:rPr>
        <w:pPrChange w:id="2874" w:author="Jade Raposa [2]" w:date="2024-10-15T02:21:00Z">
          <w:pPr>
            <w:pStyle w:val="ListParagraph"/>
            <w:ind w:left="1800"/>
          </w:pPr>
        </w:pPrChange>
      </w:pPr>
    </w:p>
    <w:p w14:paraId="5C5F5403" w14:textId="77777777" w:rsidR="008F456D" w:rsidRDefault="008F456D">
      <w:pPr>
        <w:pStyle w:val="ListParagraph"/>
        <w:ind w:left="1620" w:hanging="450"/>
        <w:rPr>
          <w:ins w:id="2875" w:author="Jade Raposa [2]" w:date="2024-10-15T02:40:00Z"/>
          <w:rFonts w:ascii="Georgia" w:hAnsi="Georgia"/>
        </w:rPr>
      </w:pPr>
    </w:p>
    <w:p w14:paraId="17A386FF" w14:textId="77777777" w:rsidR="008F456D" w:rsidRDefault="008F456D">
      <w:pPr>
        <w:pStyle w:val="ListParagraph"/>
        <w:ind w:left="1620" w:hanging="450"/>
        <w:rPr>
          <w:ins w:id="2876" w:author="Jade Raposa [2]" w:date="2024-10-15T02:40:00Z"/>
          <w:rFonts w:ascii="Georgia" w:hAnsi="Georgia"/>
        </w:rPr>
      </w:pPr>
    </w:p>
    <w:p w14:paraId="0C377A92" w14:textId="77777777" w:rsidR="008F456D" w:rsidRPr="008F456D" w:rsidRDefault="008F456D" w:rsidP="008F456D">
      <w:pPr>
        <w:pStyle w:val="ListParagraph"/>
        <w:ind w:left="1620" w:hanging="450"/>
        <w:rPr>
          <w:rFonts w:ascii="Georgia" w:hAnsi="Georgia"/>
          <w:rPrChange w:id="2877" w:author="Jade Raposa [2]" w:date="2024-10-15T02:18:00Z">
            <w:rPr/>
          </w:rPrChange>
        </w:rPr>
        <w:pPrChange w:id="2878" w:author="Jade Raposa [2]" w:date="2024-10-15T02:21:00Z">
          <w:pPr>
            <w:pStyle w:val="ListParagraph"/>
            <w:ind w:left="1800"/>
          </w:pPr>
        </w:pPrChange>
      </w:pPr>
    </w:p>
    <w:p w14:paraId="5026E156" w14:textId="77777777" w:rsidR="008F456D" w:rsidRDefault="008F456D">
      <w:pPr>
        <w:pStyle w:val="ListParagraph"/>
        <w:ind w:left="1620" w:hanging="450"/>
        <w:rPr>
          <w:ins w:id="2879" w:author="Jade Raposa [2]" w:date="2024-10-15T02:40:00Z"/>
          <w:rFonts w:ascii="Georgia" w:hAnsi="Georgia"/>
        </w:rPr>
      </w:pPr>
    </w:p>
    <w:p w14:paraId="5C9F11AE" w14:textId="77777777" w:rsidR="008F456D" w:rsidRDefault="00000000" w:rsidP="008F456D">
      <w:pPr>
        <w:pStyle w:val="ListParagraph"/>
        <w:numPr>
          <w:ilvl w:val="0"/>
          <w:numId w:val="17"/>
        </w:numPr>
        <w:spacing w:line="360" w:lineRule="auto"/>
        <w:rPr>
          <w:ins w:id="2880" w:author="Jade Raposa [2]" w:date="2024-10-15T02:40:00Z"/>
          <w:rFonts w:ascii="Georgia" w:hAnsi="Georgia"/>
        </w:rPr>
        <w:pPrChange w:id="2881" w:author="Jade Raposa [2]" w:date="2024-10-15T02:41:00Z">
          <w:pPr>
            <w:pStyle w:val="ListParagraph"/>
            <w:numPr>
              <w:numId w:val="17"/>
            </w:numPr>
            <w:ind w:left="1440" w:hanging="360"/>
          </w:pPr>
        </w:pPrChange>
      </w:pPr>
      <w:ins w:id="2882" w:author="Jade Raposa [2]" w:date="2024-10-15T02:40:00Z">
        <w:r>
          <w:rPr>
            <w:rFonts w:ascii="Georgia" w:hAnsi="Georgia"/>
          </w:rPr>
          <w:t>You will have to wait for students to enroll in your class, but before they can enroll, you have the right to accept or decline their enrollment. If you accept, they will be automatically enrolled in your class.</w:t>
        </w:r>
      </w:ins>
    </w:p>
    <w:p w14:paraId="39AAC631" w14:textId="77777777" w:rsidR="008F456D" w:rsidRDefault="00000000" w:rsidP="008F456D">
      <w:pPr>
        <w:pStyle w:val="ListParagraph"/>
        <w:numPr>
          <w:ilvl w:val="0"/>
          <w:numId w:val="17"/>
        </w:numPr>
        <w:spacing w:line="360" w:lineRule="auto"/>
        <w:rPr>
          <w:ins w:id="2883" w:author="Jade Raposa [2]" w:date="2024-10-15T02:41:00Z"/>
          <w:rFonts w:ascii="Georgia" w:hAnsi="Georgia"/>
          <w:b/>
          <w:bCs/>
        </w:rPr>
        <w:pPrChange w:id="2884" w:author="Jade Raposa [2]" w:date="2024-10-15T02:41:00Z">
          <w:pPr>
            <w:pStyle w:val="ListParagraph"/>
            <w:numPr>
              <w:numId w:val="17"/>
            </w:numPr>
            <w:ind w:left="1440" w:hanging="360"/>
          </w:pPr>
        </w:pPrChange>
      </w:pPr>
      <w:r>
        <w:rPr>
          <w:rFonts w:ascii="Georgia" w:hAnsi="Georgia"/>
          <w:b/>
          <w:bCs/>
          <w:noProof/>
          <w:rPrChange w:id="2885" w:author="Jade Raposa [2]" w:date="2024-10-15T02:18:00Z">
            <w:rPr>
              <w:b/>
              <w:bCs/>
              <w:noProof/>
            </w:rPr>
          </w:rPrChange>
        </w:rPr>
        <w:drawing>
          <wp:anchor distT="0" distB="0" distL="114300" distR="114300" simplePos="0" relativeHeight="251691008" behindDoc="0" locked="0" layoutInCell="1" allowOverlap="1" wp14:anchorId="198FAE7C" wp14:editId="38259AB2">
            <wp:simplePos x="0" y="0"/>
            <wp:positionH relativeFrom="margin">
              <wp:posOffset>2434590</wp:posOffset>
            </wp:positionH>
            <wp:positionV relativeFrom="paragraph">
              <wp:posOffset>596265</wp:posOffset>
            </wp:positionV>
            <wp:extent cx="946150" cy="2050415"/>
            <wp:effectExtent l="0" t="0" r="6350" b="6985"/>
            <wp:wrapTopAndBottom/>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a:picLocks noChangeAspect="1"/>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anchor>
        </w:drawing>
      </w:r>
      <w:ins w:id="2886" w:author="Jade Raposa [2]" w:date="2024-10-15T02:40:00Z">
        <w:r>
          <w:rPr>
            <w:rFonts w:ascii="Georgia" w:hAnsi="Georgia"/>
          </w:rPr>
          <w:t xml:space="preserve">In the dashboard, you’ll see the subjects you added, along with </w:t>
        </w:r>
        <w:r>
          <w:rPr>
            <w:rFonts w:ascii="Georgia" w:hAnsi="Georgia"/>
            <w:b/>
            <w:bCs/>
          </w:rPr>
          <w:t>“SUBJECT,” “NO. OF STUDENTS,”</w:t>
        </w:r>
        <w:r>
          <w:rPr>
            <w:rFonts w:ascii="Georgia" w:hAnsi="Georgia"/>
          </w:rPr>
          <w:t xml:space="preserve"> and</w:t>
        </w:r>
        <w:r>
          <w:rPr>
            <w:rFonts w:ascii="Georgia" w:hAnsi="Georgia"/>
            <w:b/>
            <w:bCs/>
          </w:rPr>
          <w:t xml:space="preserve"> “ACTIONS.”</w:t>
        </w:r>
      </w:ins>
    </w:p>
    <w:p w14:paraId="3007E53B" w14:textId="77777777" w:rsidR="008F456D" w:rsidRPr="008F456D" w:rsidRDefault="008F456D" w:rsidP="008F456D">
      <w:pPr>
        <w:spacing w:line="360" w:lineRule="auto"/>
        <w:ind w:left="1440"/>
        <w:rPr>
          <w:ins w:id="2887" w:author="Jade Raposa [2]" w:date="2024-10-15T02:40:00Z"/>
          <w:rFonts w:ascii="Georgia" w:hAnsi="Georgia"/>
          <w:b/>
          <w:bCs/>
          <w:rPrChange w:id="2888" w:author="Jade Raposa [2]" w:date="2024-10-15T02:41:00Z">
            <w:rPr>
              <w:ins w:id="2889" w:author="Jade Raposa [2]" w:date="2024-10-15T02:40:00Z"/>
            </w:rPr>
          </w:rPrChange>
        </w:rPr>
        <w:pPrChange w:id="2890" w:author="Jade Raposa [2]" w:date="2024-10-15T02:41:00Z">
          <w:pPr>
            <w:pStyle w:val="ListParagraph"/>
            <w:numPr>
              <w:numId w:val="17"/>
            </w:numPr>
            <w:ind w:left="1440" w:hanging="360"/>
          </w:pPr>
        </w:pPrChange>
      </w:pPr>
    </w:p>
    <w:p w14:paraId="626F658D" w14:textId="77777777" w:rsidR="008F456D" w:rsidRDefault="00000000">
      <w:pPr>
        <w:pStyle w:val="ListParagraph"/>
        <w:numPr>
          <w:ilvl w:val="0"/>
          <w:numId w:val="17"/>
        </w:numPr>
        <w:spacing w:line="360" w:lineRule="auto"/>
        <w:rPr>
          <w:ins w:id="2891" w:author="Jade Raposa [2]" w:date="2024-10-15T02:42:00Z"/>
          <w:rFonts w:ascii="Georgia" w:hAnsi="Georgia"/>
        </w:rPr>
      </w:pPr>
      <w:ins w:id="2892" w:author="Jade Raposa [2]" w:date="2024-10-15T02:40:00Z">
        <w:r>
          <w:rPr>
            <w:rFonts w:ascii="Georgia" w:hAnsi="Georgia"/>
          </w:rPr>
          <w:t>Click the blue icon under “</w:t>
        </w:r>
        <w:r>
          <w:rPr>
            <w:rFonts w:ascii="Georgia" w:hAnsi="Georgia"/>
            <w:b/>
            <w:bCs/>
            <w:rPrChange w:id="2893" w:author="Jade Raposa [2]" w:date="2024-10-15T02:41:00Z">
              <w:rPr>
                <w:rFonts w:ascii="Georgia" w:hAnsi="Georgia"/>
              </w:rPr>
            </w:rPrChange>
          </w:rPr>
          <w:t>ACTIONS</w:t>
        </w:r>
        <w:r>
          <w:rPr>
            <w:rFonts w:ascii="Georgia" w:hAnsi="Georgia"/>
          </w:rPr>
          <w:t>,” which will direct you to: “</w:t>
        </w:r>
        <w:r>
          <w:rPr>
            <w:rFonts w:ascii="Georgia" w:hAnsi="Georgia"/>
            <w:b/>
            <w:bCs/>
            <w:rPrChange w:id="2894" w:author="Jade Raposa [2]" w:date="2024-10-15T02:41:00Z">
              <w:rPr>
                <w:rFonts w:ascii="Georgia" w:hAnsi="Georgia"/>
              </w:rPr>
            </w:rPrChange>
          </w:rPr>
          <w:t>LESSONS</w:t>
        </w:r>
        <w:r>
          <w:rPr>
            <w:rFonts w:ascii="Georgia" w:hAnsi="Georgia"/>
          </w:rPr>
          <w:t>” (where you will post lesson files), “</w:t>
        </w:r>
        <w:r>
          <w:rPr>
            <w:rFonts w:ascii="Georgia" w:hAnsi="Georgia"/>
            <w:b/>
            <w:bCs/>
            <w:rPrChange w:id="2895" w:author="Jade Raposa [2]" w:date="2024-10-15T02:41:00Z">
              <w:rPr>
                <w:rFonts w:ascii="Georgia" w:hAnsi="Georgia"/>
              </w:rPr>
            </w:rPrChange>
          </w:rPr>
          <w:t>ACTIVITY</w:t>
        </w:r>
        <w:r>
          <w:rPr>
            <w:rFonts w:ascii="Georgia" w:hAnsi="Georgia"/>
          </w:rPr>
          <w:t>” (where you will upload quizzes), “</w:t>
        </w:r>
        <w:r>
          <w:rPr>
            <w:rFonts w:ascii="Georgia" w:hAnsi="Georgia"/>
            <w:b/>
            <w:bCs/>
            <w:rPrChange w:id="2896" w:author="Jade Raposa [2]" w:date="2024-10-15T02:41:00Z">
              <w:rPr>
                <w:rFonts w:ascii="Georgia" w:hAnsi="Georgia"/>
              </w:rPr>
            </w:rPrChange>
          </w:rPr>
          <w:t>REPORTS</w:t>
        </w:r>
        <w:r>
          <w:rPr>
            <w:rFonts w:ascii="Georgia" w:hAnsi="Georgia"/>
          </w:rPr>
          <w:t>” (where you will track your students' progress), and “</w:t>
        </w:r>
        <w:r>
          <w:rPr>
            <w:rFonts w:ascii="Georgia" w:hAnsi="Georgia"/>
            <w:b/>
            <w:bCs/>
            <w:rPrChange w:id="2897" w:author="Jade Raposa [2]" w:date="2024-10-15T02:41:00Z">
              <w:rPr>
                <w:rFonts w:ascii="Georgia" w:hAnsi="Georgia"/>
              </w:rPr>
            </w:rPrChange>
          </w:rPr>
          <w:t>PEOPLE</w:t>
        </w:r>
        <w:r>
          <w:rPr>
            <w:rFonts w:ascii="Georgia" w:hAnsi="Georgia"/>
          </w:rPr>
          <w:t>” (where you can see and message your students).</w:t>
        </w:r>
      </w:ins>
    </w:p>
    <w:p w14:paraId="24B66962" w14:textId="77777777" w:rsidR="008F456D" w:rsidRDefault="008F456D">
      <w:pPr>
        <w:pStyle w:val="ListParagraph"/>
        <w:numPr>
          <w:ilvl w:val="0"/>
          <w:numId w:val="17"/>
        </w:numPr>
        <w:spacing w:line="360" w:lineRule="auto"/>
        <w:rPr>
          <w:ins w:id="2898" w:author="Jade Raposa [2]" w:date="2024-10-17T01:01:00Z"/>
          <w:rFonts w:ascii="Georgia" w:hAnsi="Georgia"/>
        </w:rPr>
        <w:sectPr w:rsidR="008F456D">
          <w:headerReference w:type="first" r:id="rId161"/>
          <w:pgSz w:w="12240" w:h="15840"/>
          <w:pgMar w:top="1440" w:right="1440" w:bottom="1440" w:left="1440" w:header="708" w:footer="708" w:gutter="0"/>
          <w:pgNumType w:start="1"/>
          <w:cols w:space="708"/>
          <w:titlePg/>
          <w:docGrid w:linePitch="360"/>
        </w:sectPr>
      </w:pPr>
    </w:p>
    <w:p w14:paraId="7311F6B4" w14:textId="77777777" w:rsidR="008F456D" w:rsidRDefault="00000000">
      <w:pPr>
        <w:pStyle w:val="ListParagraph"/>
        <w:numPr>
          <w:ilvl w:val="0"/>
          <w:numId w:val="17"/>
        </w:numPr>
        <w:spacing w:line="360" w:lineRule="auto"/>
        <w:rPr>
          <w:ins w:id="2909" w:author="Jade Raposa [2]" w:date="2024-10-15T02:42:00Z"/>
          <w:rFonts w:ascii="Georgia" w:hAnsi="Georgia"/>
        </w:rPr>
      </w:pPr>
      <w:ins w:id="2910" w:author="Jade Raposa [2]" w:date="2024-10-15T02:42:00Z">
        <w:r>
          <w:rPr>
            <w:rFonts w:ascii="Georgia" w:hAnsi="Georgia"/>
          </w:rPr>
          <w:lastRenderedPageBreak/>
          <w:t>You can add lessons by clicking “</w:t>
        </w:r>
        <w:r>
          <w:rPr>
            <w:rFonts w:ascii="Georgia" w:hAnsi="Georgia"/>
            <w:b/>
            <w:bCs/>
            <w:rPrChange w:id="2911" w:author="Jade Raposa [2]" w:date="2024-10-15T02:43:00Z">
              <w:rPr>
                <w:rFonts w:ascii="Georgia" w:hAnsi="Georgia"/>
              </w:rPr>
            </w:rPrChange>
          </w:rPr>
          <w:t>VIDEO</w:t>
        </w:r>
        <w:r>
          <w:rPr>
            <w:rFonts w:ascii="Georgia" w:hAnsi="Georgia"/>
          </w:rPr>
          <w:t>” and “</w:t>
        </w:r>
        <w:r>
          <w:rPr>
            <w:rFonts w:ascii="Georgia" w:hAnsi="Georgia"/>
            <w:b/>
            <w:bCs/>
            <w:rPrChange w:id="2912" w:author="Jade Raposa [2]" w:date="2024-10-15T02:43:00Z">
              <w:rPr>
                <w:rFonts w:ascii="Georgia" w:hAnsi="Georgia"/>
              </w:rPr>
            </w:rPrChange>
          </w:rPr>
          <w:t>EBOOK</w:t>
        </w:r>
        <w:r>
          <w:rPr>
            <w:rFonts w:ascii="Georgia" w:hAnsi="Georgia"/>
          </w:rPr>
          <w:t xml:space="preserve">.” You can choose to upload lessons as video </w:t>
        </w:r>
        <w:proofErr w:type="spellStart"/>
        <w:r>
          <w:rPr>
            <w:rFonts w:ascii="Georgia" w:hAnsi="Georgia"/>
          </w:rPr>
          <w:t>url</w:t>
        </w:r>
        <w:proofErr w:type="spellEnd"/>
        <w:r>
          <w:rPr>
            <w:rFonts w:ascii="Georgia" w:hAnsi="Georgia"/>
          </w:rPr>
          <w:t xml:space="preserve"> link from </w:t>
        </w:r>
        <w:proofErr w:type="spellStart"/>
        <w:r>
          <w:rPr>
            <w:rFonts w:ascii="Georgia" w:hAnsi="Georgia"/>
          </w:rPr>
          <w:t>Youtube</w:t>
        </w:r>
        <w:proofErr w:type="spellEnd"/>
        <w:r>
          <w:rPr>
            <w:rFonts w:ascii="Georgia" w:hAnsi="Georgia"/>
          </w:rPr>
          <w:t xml:space="preserve"> or PDF files.</w:t>
        </w:r>
      </w:ins>
    </w:p>
    <w:p w14:paraId="0D7A3182" w14:textId="77777777" w:rsidR="008F456D" w:rsidRPr="008F456D" w:rsidRDefault="008F456D" w:rsidP="008F456D">
      <w:pPr>
        <w:pStyle w:val="ListParagraph"/>
        <w:rPr>
          <w:ins w:id="2913" w:author="Jade Raposa [2]" w:date="2024-10-15T02:42:00Z"/>
          <w:rFonts w:ascii="Georgia" w:hAnsi="Georgia"/>
          <w:rPrChange w:id="2914" w:author="Jade Raposa [2]" w:date="2024-10-15T02:42:00Z">
            <w:rPr>
              <w:ins w:id="2915" w:author="Jade Raposa [2]" w:date="2024-10-15T02:42:00Z"/>
            </w:rPr>
          </w:rPrChange>
        </w:rPr>
        <w:pPrChange w:id="2916" w:author="Jade Raposa [2]" w:date="2024-10-15T02:42:00Z">
          <w:pPr>
            <w:pStyle w:val="ListParagraph"/>
            <w:numPr>
              <w:numId w:val="17"/>
            </w:numPr>
            <w:spacing w:line="360" w:lineRule="auto"/>
            <w:ind w:left="1440" w:hanging="360"/>
          </w:pPr>
        </w:pPrChange>
      </w:pPr>
    </w:p>
    <w:p w14:paraId="7C380DE6" w14:textId="77777777" w:rsidR="008F456D" w:rsidRDefault="00000000">
      <w:pPr>
        <w:pStyle w:val="ListParagraph"/>
        <w:numPr>
          <w:ilvl w:val="0"/>
          <w:numId w:val="17"/>
        </w:numPr>
        <w:spacing w:line="360" w:lineRule="auto"/>
        <w:rPr>
          <w:ins w:id="2917" w:author="Jade Raposa [2]" w:date="2024-10-15T02:42:00Z"/>
          <w:rFonts w:ascii="Georgia" w:hAnsi="Georgia"/>
        </w:rPr>
      </w:pPr>
      <w:ins w:id="2918" w:author="Jade Raposa [2]" w:date="2024-10-15T02:42:00Z">
        <w:r>
          <w:rPr>
            <w:rFonts w:ascii="Georgia" w:hAnsi="Georgia"/>
          </w:rPr>
          <w:t>If you want to hold a Google Meet, click the “</w:t>
        </w:r>
        <w:r>
          <w:rPr>
            <w:rFonts w:ascii="Georgia" w:hAnsi="Georgia"/>
            <w:b/>
            <w:bCs/>
            <w:rPrChange w:id="2919" w:author="Jade Raposa [2]" w:date="2024-10-15T02:43:00Z">
              <w:rPr>
                <w:rFonts w:ascii="Georgia" w:hAnsi="Georgia"/>
              </w:rPr>
            </w:rPrChange>
          </w:rPr>
          <w:t>ACTIVITY</w:t>
        </w:r>
        <w:r>
          <w:rPr>
            <w:rFonts w:ascii="Georgia" w:hAnsi="Georgia"/>
          </w:rPr>
          <w:t>” button. There, you will see two options: “</w:t>
        </w:r>
        <w:r>
          <w:rPr>
            <w:rFonts w:ascii="Georgia" w:hAnsi="Georgia"/>
            <w:b/>
            <w:bCs/>
            <w:rPrChange w:id="2920" w:author="Jade Raposa [2]" w:date="2024-10-15T02:43:00Z">
              <w:rPr>
                <w:rFonts w:ascii="Georgia" w:hAnsi="Georgia"/>
              </w:rPr>
            </w:rPrChange>
          </w:rPr>
          <w:t>Virtual meetings</w:t>
        </w:r>
        <w:r>
          <w:rPr>
            <w:rFonts w:ascii="Georgia" w:hAnsi="Georgia"/>
          </w:rPr>
          <w:t>” (to interact with your students online) and “</w:t>
        </w:r>
        <w:r>
          <w:rPr>
            <w:rFonts w:ascii="Georgia" w:hAnsi="Georgia"/>
            <w:b/>
            <w:bCs/>
            <w:rPrChange w:id="2921" w:author="Jade Raposa [2]" w:date="2024-10-15T02:42:00Z">
              <w:rPr>
                <w:rFonts w:ascii="Georgia" w:hAnsi="Georgia"/>
              </w:rPr>
            </w:rPrChange>
          </w:rPr>
          <w:t>Google Form</w:t>
        </w:r>
        <w:r>
          <w:rPr>
            <w:rFonts w:ascii="Georgia" w:hAnsi="Georgia"/>
          </w:rPr>
          <w:t>” (this is where you will put your quizzes)</w:t>
        </w:r>
      </w:ins>
    </w:p>
    <w:p w14:paraId="78FF757D" w14:textId="77777777" w:rsidR="008F456D" w:rsidRPr="008F456D" w:rsidRDefault="008F456D" w:rsidP="008F456D">
      <w:pPr>
        <w:pStyle w:val="ListParagraph"/>
        <w:rPr>
          <w:ins w:id="2922" w:author="Jade Raposa [2]" w:date="2024-10-15T02:42:00Z"/>
          <w:rFonts w:ascii="Georgia" w:hAnsi="Georgia"/>
          <w:rPrChange w:id="2923" w:author="Jade Raposa [2]" w:date="2024-10-15T02:42:00Z">
            <w:rPr>
              <w:ins w:id="2924" w:author="Jade Raposa [2]" w:date="2024-10-15T02:42:00Z"/>
            </w:rPr>
          </w:rPrChange>
        </w:rPr>
        <w:pPrChange w:id="2925" w:author="Jade Raposa [2]" w:date="2024-10-15T02:42:00Z">
          <w:pPr>
            <w:pStyle w:val="ListParagraph"/>
            <w:numPr>
              <w:numId w:val="17"/>
            </w:numPr>
            <w:spacing w:line="360" w:lineRule="auto"/>
            <w:ind w:left="1440" w:hanging="360"/>
          </w:pPr>
        </w:pPrChange>
      </w:pPr>
    </w:p>
    <w:p w14:paraId="4DC77C7C" w14:textId="77777777" w:rsidR="008F456D" w:rsidRDefault="00000000" w:rsidP="008F456D">
      <w:pPr>
        <w:pStyle w:val="ListParagraph"/>
        <w:numPr>
          <w:ilvl w:val="0"/>
          <w:numId w:val="17"/>
        </w:numPr>
        <w:spacing w:line="360" w:lineRule="auto"/>
        <w:rPr>
          <w:ins w:id="2926" w:author="Jade Raposa [2]" w:date="2024-10-15T02:40:00Z"/>
          <w:rFonts w:ascii="Georgia" w:hAnsi="Georgia"/>
        </w:rPr>
        <w:pPrChange w:id="2927" w:author="Jade Raposa [2]" w:date="2024-10-15T02:41:00Z">
          <w:pPr>
            <w:pStyle w:val="ListParagraph"/>
            <w:numPr>
              <w:numId w:val="17"/>
            </w:numPr>
            <w:ind w:left="1440" w:hanging="360"/>
          </w:pPr>
        </w:pPrChange>
      </w:pPr>
      <w:ins w:id="2928" w:author="Jade Raposa [2]" w:date="2024-10-15T02:42:00Z">
        <w:r>
          <w:rPr>
            <w:rFonts w:ascii="Georgia" w:hAnsi="Georgia"/>
          </w:rPr>
          <w:t>After quizzes or when the term ends, you can issue certificates to your students. To do this, click the “</w:t>
        </w:r>
        <w:r>
          <w:rPr>
            <w:rFonts w:ascii="Georgia" w:hAnsi="Georgia"/>
            <w:b/>
            <w:bCs/>
            <w:rPrChange w:id="2929" w:author="Jade Raposa [2]" w:date="2024-10-15T02:43:00Z">
              <w:rPr>
                <w:rFonts w:ascii="Georgia" w:hAnsi="Georgia"/>
              </w:rPr>
            </w:rPrChange>
          </w:rPr>
          <w:t>PEOPLE</w:t>
        </w:r>
        <w:r>
          <w:rPr>
            <w:rFonts w:ascii="Georgia" w:hAnsi="Georgia"/>
          </w:rPr>
          <w:t>” button, find the student you wish to give the certificate to, and click the “</w:t>
        </w:r>
        <w:r>
          <w:rPr>
            <w:rFonts w:ascii="Georgia" w:hAnsi="Georgia"/>
            <w:b/>
            <w:bCs/>
            <w:rPrChange w:id="2930" w:author="Jade Raposa [2]" w:date="2024-10-15T02:43:00Z">
              <w:rPr>
                <w:rFonts w:ascii="Georgia" w:hAnsi="Georgia"/>
              </w:rPr>
            </w:rPrChange>
          </w:rPr>
          <w:t>CERTIFICATE</w:t>
        </w:r>
        <w:r>
          <w:rPr>
            <w:rFonts w:ascii="Georgia" w:hAnsi="Georgia"/>
          </w:rPr>
          <w:t>” button next to the “</w:t>
        </w:r>
        <w:r>
          <w:rPr>
            <w:rFonts w:ascii="Georgia" w:hAnsi="Georgia"/>
            <w:b/>
            <w:bCs/>
            <w:rPrChange w:id="2931" w:author="Jade Raposa [2]" w:date="2024-10-15T02:43:00Z">
              <w:rPr>
                <w:rFonts w:ascii="Georgia" w:hAnsi="Georgia"/>
              </w:rPr>
            </w:rPrChange>
          </w:rPr>
          <w:t>MESSAGE</w:t>
        </w:r>
        <w:r>
          <w:rPr>
            <w:rFonts w:ascii="Georgia" w:hAnsi="Georgia"/>
          </w:rPr>
          <w:t>” button.</w:t>
        </w:r>
      </w:ins>
    </w:p>
    <w:p w14:paraId="06B2566F" w14:textId="77777777" w:rsidR="008F456D" w:rsidRPr="008F456D" w:rsidRDefault="008F456D" w:rsidP="008F456D">
      <w:pPr>
        <w:pStyle w:val="ListParagraph"/>
        <w:ind w:left="1620" w:hanging="450"/>
        <w:rPr>
          <w:del w:id="2932" w:author="Jade Raposa [2]" w:date="2024-10-15T02:42:00Z"/>
          <w:rFonts w:ascii="Georgia" w:hAnsi="Georgia"/>
          <w:rPrChange w:id="2933" w:author="Jade Raposa [2]" w:date="2024-10-15T02:18:00Z">
            <w:rPr>
              <w:del w:id="2934" w:author="Jade Raposa [2]" w:date="2024-10-15T02:42:00Z"/>
            </w:rPr>
          </w:rPrChange>
        </w:rPr>
        <w:pPrChange w:id="2935" w:author="Jade Raposa [2]" w:date="2024-10-15T02:21:00Z">
          <w:pPr>
            <w:pStyle w:val="ListParagraph"/>
            <w:ind w:left="1800"/>
          </w:pPr>
        </w:pPrChange>
      </w:pPr>
    </w:p>
    <w:p w14:paraId="7E9F8FCF" w14:textId="77777777" w:rsidR="008F456D" w:rsidRPr="008F456D" w:rsidRDefault="008F456D" w:rsidP="008F456D">
      <w:pPr>
        <w:ind w:left="1800"/>
        <w:rPr>
          <w:del w:id="2936" w:author="Jade Raposa [2]" w:date="2024-10-15T02:40:00Z"/>
          <w:rFonts w:ascii="Georgia" w:hAnsi="Georgia"/>
          <w:rPrChange w:id="2937" w:author="Jade Raposa [2]" w:date="2024-10-15T02:40:00Z">
            <w:rPr>
              <w:del w:id="2938" w:author="Jade Raposa [2]" w:date="2024-10-15T02:40:00Z"/>
            </w:rPr>
          </w:rPrChange>
        </w:rPr>
        <w:pPrChange w:id="2939" w:author="Jade Raposa [2]" w:date="2024-10-15T02:40:00Z">
          <w:pPr>
            <w:pStyle w:val="ListParagraph"/>
            <w:ind w:left="1800"/>
          </w:pPr>
        </w:pPrChange>
      </w:pPr>
    </w:p>
    <w:p w14:paraId="4A5CE3CC" w14:textId="77777777" w:rsidR="008F456D" w:rsidRDefault="00000000" w:rsidP="008F456D">
      <w:pPr>
        <w:ind w:left="1800"/>
        <w:rPr>
          <w:del w:id="2940" w:author="Jade Raposa [2]" w:date="2024-10-15T02:40:00Z"/>
        </w:rPr>
        <w:pPrChange w:id="2941" w:author="Jade Raposa [2]" w:date="2024-10-15T02:40:00Z">
          <w:pPr>
            <w:pStyle w:val="ListParagraph"/>
            <w:ind w:left="1800"/>
          </w:pPr>
        </w:pPrChange>
      </w:pPr>
      <w:del w:id="2942" w:author="Jade Raposa [2]" w:date="2024-10-15T02:39:00Z">
        <w:r>
          <w:delText xml:space="preserve">11. </w:delText>
        </w:r>
      </w:del>
      <w:del w:id="2943" w:author="Jade Raposa [2]" w:date="2024-10-15T02:40:00Z">
        <w:r>
          <w:delText>You will have to wait for students to enroll in your class, but before they can enroll, you have the right to accept or decline their enrollment. If you accept, they will be automatically enrolled in your class.</w:delText>
        </w:r>
      </w:del>
    </w:p>
    <w:p w14:paraId="689BDCA7" w14:textId="77777777" w:rsidR="008F456D" w:rsidRDefault="00000000" w:rsidP="008F456D">
      <w:pPr>
        <w:ind w:left="1800"/>
        <w:rPr>
          <w:del w:id="2944" w:author="Jade Raposa [2]" w:date="2024-10-15T02:40:00Z"/>
          <w:b/>
          <w:bCs/>
        </w:rPr>
        <w:pPrChange w:id="2945" w:author="Jade Raposa [2]" w:date="2024-10-15T02:40:00Z">
          <w:pPr>
            <w:pStyle w:val="ListParagraph"/>
            <w:ind w:left="1800"/>
          </w:pPr>
        </w:pPrChange>
      </w:pPr>
      <w:del w:id="2946" w:author="Jade Raposa [2]" w:date="2024-10-15T02:40:00Z">
        <w:r>
          <w:delText xml:space="preserve">12. In the dashboard, you’ll see the subjects you added, along with </w:delText>
        </w:r>
        <w:r>
          <w:rPr>
            <w:b/>
            <w:bCs/>
          </w:rPr>
          <w:delText>“SUBJECT,” “NO. OF STUDENTS,”</w:delText>
        </w:r>
        <w:r>
          <w:delText xml:space="preserve"> and</w:delText>
        </w:r>
        <w:r>
          <w:rPr>
            <w:b/>
            <w:bCs/>
          </w:rPr>
          <w:delText xml:space="preserve"> “ACTIONS.”</w:delText>
        </w:r>
      </w:del>
    </w:p>
    <w:p w14:paraId="7C05F4F8" w14:textId="77777777" w:rsidR="008F456D" w:rsidRDefault="00000000" w:rsidP="008F456D">
      <w:pPr>
        <w:ind w:left="1800"/>
        <w:rPr>
          <w:del w:id="2947" w:author="Jade Raposa [2]" w:date="2024-10-15T02:40:00Z"/>
        </w:rPr>
        <w:sectPr w:rsidR="008F456D">
          <w:pgSz w:w="12240" w:h="15840"/>
          <w:pgMar w:top="1440" w:right="1440" w:bottom="1440" w:left="1440" w:header="708" w:footer="708" w:gutter="0"/>
          <w:pgNumType w:start="1"/>
          <w:cols w:space="708"/>
          <w:titlePg/>
          <w:docGrid w:linePitch="360"/>
        </w:sectPr>
        <w:pPrChange w:id="2948" w:author="Jade Raposa [2]" w:date="2024-10-15T02:40:00Z">
          <w:pPr>
            <w:pStyle w:val="ListParagraph"/>
            <w:ind w:left="1800"/>
          </w:pPr>
        </w:pPrChange>
      </w:pPr>
      <w:del w:id="2949" w:author="Jade Raposa [2]" w:date="2024-10-15T02:40:00Z">
        <w:r>
          <w:delText xml:space="preserve">13. Click the blue icon under </w:delText>
        </w:r>
        <w:r>
          <w:rPr>
            <w:b/>
            <w:bCs/>
          </w:rPr>
          <w:delText>“ACTIONS,”</w:delText>
        </w:r>
        <w:r>
          <w:delText xml:space="preserve"> which will direct you to: </w:delText>
        </w:r>
        <w:r>
          <w:rPr>
            <w:b/>
            <w:bCs/>
          </w:rPr>
          <w:delText>“LESSONS”</w:delText>
        </w:r>
        <w:r>
          <w:delText xml:space="preserve"> (where you will post lesson files), </w:delText>
        </w:r>
        <w:r>
          <w:rPr>
            <w:b/>
            <w:bCs/>
          </w:rPr>
          <w:delText>“ACTIVITY”</w:delText>
        </w:r>
        <w:r>
          <w:delText xml:space="preserve"> (where you will upload quizzes), </w:delText>
        </w:r>
        <w:r>
          <w:rPr>
            <w:b/>
            <w:bCs/>
          </w:rPr>
          <w:delText>“REPORTS”</w:delText>
        </w:r>
        <w:r>
          <w:delText xml:space="preserve"> (where you will track your students' progress), and </w:delText>
        </w:r>
        <w:r>
          <w:rPr>
            <w:b/>
            <w:bCs/>
          </w:rPr>
          <w:delText>“PEOPLE”</w:delText>
        </w:r>
        <w:r>
          <w:delText xml:space="preserve"> (where you can see and message your students).</w:delText>
        </w:r>
      </w:del>
    </w:p>
    <w:p w14:paraId="3E6CE0D0" w14:textId="77777777" w:rsidR="008F456D" w:rsidRDefault="008F456D" w:rsidP="008F456D">
      <w:pPr>
        <w:ind w:left="1800"/>
        <w:rPr>
          <w:del w:id="2950" w:author="Jade Raposa [2]" w:date="2024-10-15T02:42:00Z"/>
        </w:rPr>
        <w:pPrChange w:id="2951" w:author="Jade Raposa [2]" w:date="2024-10-15T02:40:00Z">
          <w:pPr>
            <w:pStyle w:val="ListParagraph"/>
            <w:ind w:left="1800"/>
          </w:pPr>
        </w:pPrChange>
      </w:pPr>
    </w:p>
    <w:p w14:paraId="71F965D9" w14:textId="77777777" w:rsidR="008F456D" w:rsidRPr="008F456D" w:rsidRDefault="008F456D" w:rsidP="008F456D">
      <w:pPr>
        <w:pStyle w:val="ListParagraph"/>
        <w:ind w:left="1620" w:hanging="450"/>
        <w:rPr>
          <w:del w:id="2952" w:author="Jade Raposa [2]" w:date="2024-10-15T02:42:00Z"/>
          <w:rFonts w:ascii="Georgia" w:hAnsi="Georgia"/>
          <w:rPrChange w:id="2953" w:author="Jade Raposa [2]" w:date="2024-10-15T02:18:00Z">
            <w:rPr>
              <w:del w:id="2954" w:author="Jade Raposa [2]" w:date="2024-10-15T02:42:00Z"/>
            </w:rPr>
          </w:rPrChange>
        </w:rPr>
        <w:pPrChange w:id="2955" w:author="Jade Raposa [2]" w:date="2024-10-15T02:21:00Z">
          <w:pPr>
            <w:pStyle w:val="ListParagraph"/>
            <w:ind w:left="1800"/>
          </w:pPr>
        </w:pPrChange>
      </w:pPr>
    </w:p>
    <w:p w14:paraId="07C53151" w14:textId="77777777" w:rsidR="008F456D" w:rsidRPr="008F456D" w:rsidRDefault="008F456D" w:rsidP="008F456D">
      <w:pPr>
        <w:pStyle w:val="ListParagraph"/>
        <w:ind w:left="1620" w:hanging="450"/>
        <w:rPr>
          <w:del w:id="2956" w:author="Jade Raposa [2]" w:date="2024-10-15T02:42:00Z"/>
          <w:rFonts w:ascii="Georgia" w:hAnsi="Georgia"/>
          <w:rPrChange w:id="2957" w:author="Jade Raposa [2]" w:date="2024-10-15T02:18:00Z">
            <w:rPr>
              <w:del w:id="2958" w:author="Jade Raposa [2]" w:date="2024-10-15T02:42:00Z"/>
            </w:rPr>
          </w:rPrChange>
        </w:rPr>
        <w:pPrChange w:id="2959" w:author="Jade Raposa [2]" w:date="2024-10-15T02:21:00Z">
          <w:pPr>
            <w:pStyle w:val="ListParagraph"/>
            <w:ind w:left="1800"/>
          </w:pPr>
        </w:pPrChange>
      </w:pPr>
    </w:p>
    <w:p w14:paraId="3301B117" w14:textId="77777777" w:rsidR="008F456D" w:rsidRPr="008F456D" w:rsidRDefault="008F456D" w:rsidP="008F456D">
      <w:pPr>
        <w:pStyle w:val="ListParagraph"/>
        <w:ind w:left="1620" w:hanging="450"/>
        <w:rPr>
          <w:del w:id="2960" w:author="Jade Raposa [2]" w:date="2024-10-15T02:42:00Z"/>
          <w:rFonts w:ascii="Georgia" w:hAnsi="Georgia"/>
          <w:rPrChange w:id="2961" w:author="Jade Raposa [2]" w:date="2024-10-15T02:18:00Z">
            <w:rPr>
              <w:del w:id="2962" w:author="Jade Raposa [2]" w:date="2024-10-15T02:42:00Z"/>
            </w:rPr>
          </w:rPrChange>
        </w:rPr>
        <w:pPrChange w:id="2963" w:author="Jade Raposa [2]" w:date="2024-10-15T02:21:00Z">
          <w:pPr>
            <w:pStyle w:val="ListParagraph"/>
            <w:ind w:left="1800"/>
          </w:pPr>
        </w:pPrChange>
      </w:pPr>
    </w:p>
    <w:p w14:paraId="62F38FD4" w14:textId="77777777" w:rsidR="008F456D" w:rsidRPr="008F456D" w:rsidRDefault="008F456D" w:rsidP="008F456D">
      <w:pPr>
        <w:pStyle w:val="ListParagraph"/>
        <w:ind w:left="1620" w:hanging="450"/>
        <w:rPr>
          <w:del w:id="2964" w:author="Jade Raposa [2]" w:date="2024-10-15T02:42:00Z"/>
          <w:rFonts w:ascii="Georgia" w:hAnsi="Georgia"/>
          <w:rPrChange w:id="2965" w:author="Jade Raposa [2]" w:date="2024-10-15T02:18:00Z">
            <w:rPr>
              <w:del w:id="2966" w:author="Jade Raposa [2]" w:date="2024-10-15T02:42:00Z"/>
            </w:rPr>
          </w:rPrChange>
        </w:rPr>
        <w:pPrChange w:id="2967" w:author="Jade Raposa [2]" w:date="2024-10-15T02:21:00Z">
          <w:pPr>
            <w:pStyle w:val="ListParagraph"/>
            <w:ind w:left="1800"/>
          </w:pPr>
        </w:pPrChange>
      </w:pPr>
    </w:p>
    <w:p w14:paraId="34E19501" w14:textId="77777777" w:rsidR="008F456D" w:rsidRPr="008F456D" w:rsidRDefault="008F456D" w:rsidP="008F456D">
      <w:pPr>
        <w:pStyle w:val="ListParagraph"/>
        <w:ind w:left="1620" w:hanging="450"/>
        <w:rPr>
          <w:del w:id="2968" w:author="Jade Raposa [2]" w:date="2024-10-15T02:42:00Z"/>
          <w:rFonts w:ascii="Georgia" w:hAnsi="Georgia"/>
          <w:rPrChange w:id="2969" w:author="Jade Raposa [2]" w:date="2024-10-15T02:18:00Z">
            <w:rPr>
              <w:del w:id="2970" w:author="Jade Raposa [2]" w:date="2024-10-15T02:42:00Z"/>
            </w:rPr>
          </w:rPrChange>
        </w:rPr>
        <w:pPrChange w:id="2971" w:author="Jade Raposa [2]" w:date="2024-10-15T02:21:00Z">
          <w:pPr>
            <w:pStyle w:val="ListParagraph"/>
            <w:ind w:left="1800"/>
          </w:pPr>
        </w:pPrChange>
      </w:pPr>
    </w:p>
    <w:p w14:paraId="4D1E0ACC" w14:textId="77777777" w:rsidR="008F456D" w:rsidRPr="008F456D" w:rsidRDefault="008F456D" w:rsidP="008F456D">
      <w:pPr>
        <w:pStyle w:val="ListParagraph"/>
        <w:ind w:left="1620" w:hanging="450"/>
        <w:rPr>
          <w:del w:id="2972" w:author="Jade Raposa [2]" w:date="2024-10-15T02:42:00Z"/>
          <w:rFonts w:ascii="Georgia" w:hAnsi="Georgia"/>
          <w:rPrChange w:id="2973" w:author="Jade Raposa [2]" w:date="2024-10-15T02:18:00Z">
            <w:rPr>
              <w:del w:id="2974" w:author="Jade Raposa [2]" w:date="2024-10-15T02:42:00Z"/>
            </w:rPr>
          </w:rPrChange>
        </w:rPr>
        <w:pPrChange w:id="2975" w:author="Jade Raposa [2]" w:date="2024-10-15T02:21:00Z">
          <w:pPr>
            <w:pStyle w:val="ListParagraph"/>
            <w:ind w:left="1800"/>
          </w:pPr>
        </w:pPrChange>
      </w:pPr>
    </w:p>
    <w:p w14:paraId="1491203C" w14:textId="77777777" w:rsidR="008F456D" w:rsidRPr="008F456D" w:rsidRDefault="008F456D" w:rsidP="008F456D">
      <w:pPr>
        <w:pStyle w:val="ListParagraph"/>
        <w:ind w:left="1620" w:hanging="450"/>
        <w:rPr>
          <w:del w:id="2976" w:author="Jade Raposa [2]" w:date="2024-10-15T02:42:00Z"/>
          <w:rFonts w:ascii="Georgia" w:hAnsi="Georgia"/>
          <w:rPrChange w:id="2977" w:author="Jade Raposa [2]" w:date="2024-10-15T02:18:00Z">
            <w:rPr>
              <w:del w:id="2978" w:author="Jade Raposa [2]" w:date="2024-10-15T02:42:00Z"/>
            </w:rPr>
          </w:rPrChange>
        </w:rPr>
        <w:pPrChange w:id="2979" w:author="Jade Raposa [2]" w:date="2024-10-15T02:21:00Z">
          <w:pPr>
            <w:pStyle w:val="ListParagraph"/>
            <w:ind w:left="1800"/>
          </w:pPr>
        </w:pPrChange>
      </w:pPr>
    </w:p>
    <w:p w14:paraId="1E8E5565" w14:textId="77777777" w:rsidR="008F456D" w:rsidRPr="008F456D" w:rsidRDefault="008F456D" w:rsidP="008F456D">
      <w:pPr>
        <w:pStyle w:val="ListParagraph"/>
        <w:ind w:left="1620" w:hanging="450"/>
        <w:rPr>
          <w:del w:id="2980" w:author="Jade Raposa [2]" w:date="2024-10-15T02:42:00Z"/>
          <w:rFonts w:ascii="Georgia" w:hAnsi="Georgia"/>
          <w:rPrChange w:id="2981" w:author="Jade Raposa [2]" w:date="2024-10-15T02:18:00Z">
            <w:rPr>
              <w:del w:id="2982" w:author="Jade Raposa [2]" w:date="2024-10-15T02:42:00Z"/>
            </w:rPr>
          </w:rPrChange>
        </w:rPr>
        <w:pPrChange w:id="2983" w:author="Jade Raposa [2]" w:date="2024-10-15T02:21:00Z">
          <w:pPr>
            <w:pStyle w:val="ListParagraph"/>
            <w:ind w:left="1800"/>
          </w:pPr>
        </w:pPrChange>
      </w:pPr>
    </w:p>
    <w:p w14:paraId="556ED4FD" w14:textId="77777777" w:rsidR="008F456D" w:rsidRPr="008F456D" w:rsidRDefault="008F456D" w:rsidP="008F456D">
      <w:pPr>
        <w:pStyle w:val="ListParagraph"/>
        <w:ind w:left="1620" w:hanging="450"/>
        <w:rPr>
          <w:del w:id="2984" w:author="Jade Raposa [2]" w:date="2024-10-15T02:42:00Z"/>
          <w:rFonts w:ascii="Georgia" w:hAnsi="Georgia"/>
          <w:rPrChange w:id="2985" w:author="Jade Raposa [2]" w:date="2024-10-15T02:18:00Z">
            <w:rPr>
              <w:del w:id="2986" w:author="Jade Raposa [2]" w:date="2024-10-15T02:42:00Z"/>
            </w:rPr>
          </w:rPrChange>
        </w:rPr>
        <w:pPrChange w:id="2987" w:author="Jade Raposa [2]" w:date="2024-10-15T02:21:00Z">
          <w:pPr>
            <w:pStyle w:val="ListParagraph"/>
            <w:ind w:left="1800"/>
          </w:pPr>
        </w:pPrChange>
      </w:pPr>
    </w:p>
    <w:p w14:paraId="17EDCAD3" w14:textId="77777777" w:rsidR="008F456D" w:rsidRPr="008F456D" w:rsidRDefault="008F456D" w:rsidP="008F456D">
      <w:pPr>
        <w:pStyle w:val="ListParagraph"/>
        <w:ind w:left="1620" w:hanging="450"/>
        <w:rPr>
          <w:del w:id="2988" w:author="Jade Raposa [2]" w:date="2024-10-15T02:42:00Z"/>
          <w:rFonts w:ascii="Georgia" w:hAnsi="Georgia"/>
          <w:rPrChange w:id="2989" w:author="Jade Raposa [2]" w:date="2024-10-15T02:18:00Z">
            <w:rPr>
              <w:del w:id="2990" w:author="Jade Raposa [2]" w:date="2024-10-15T02:42:00Z"/>
            </w:rPr>
          </w:rPrChange>
        </w:rPr>
        <w:pPrChange w:id="2991" w:author="Jade Raposa [2]" w:date="2024-10-15T02:21:00Z">
          <w:pPr>
            <w:pStyle w:val="ListParagraph"/>
            <w:ind w:left="1800"/>
          </w:pPr>
        </w:pPrChange>
      </w:pPr>
    </w:p>
    <w:p w14:paraId="188ABD1F" w14:textId="77777777" w:rsidR="008F456D" w:rsidRPr="008F456D" w:rsidRDefault="008F456D" w:rsidP="008F456D">
      <w:pPr>
        <w:pStyle w:val="ListParagraph"/>
        <w:ind w:left="1620" w:hanging="450"/>
        <w:rPr>
          <w:del w:id="2992" w:author="Jade Raposa [2]" w:date="2024-10-15T02:42:00Z"/>
          <w:rFonts w:ascii="Georgia" w:hAnsi="Georgia"/>
          <w:rPrChange w:id="2993" w:author="Jade Raposa [2]" w:date="2024-10-15T02:18:00Z">
            <w:rPr>
              <w:del w:id="2994" w:author="Jade Raposa [2]" w:date="2024-10-15T02:42:00Z"/>
            </w:rPr>
          </w:rPrChange>
        </w:rPr>
        <w:pPrChange w:id="2995" w:author="Jade Raposa [2]" w:date="2024-10-15T02:21:00Z">
          <w:pPr>
            <w:pStyle w:val="ListParagraph"/>
            <w:ind w:left="1800"/>
          </w:pPr>
        </w:pPrChange>
      </w:pPr>
    </w:p>
    <w:p w14:paraId="1D861825" w14:textId="77777777" w:rsidR="008F456D" w:rsidRPr="008F456D" w:rsidRDefault="008F456D" w:rsidP="008F456D">
      <w:pPr>
        <w:pStyle w:val="ListParagraph"/>
        <w:ind w:left="1620" w:hanging="450"/>
        <w:rPr>
          <w:del w:id="2996" w:author="Jade Raposa [2]" w:date="2024-10-15T02:42:00Z"/>
          <w:rFonts w:ascii="Georgia" w:hAnsi="Georgia"/>
          <w:rPrChange w:id="2997" w:author="Jade Raposa [2]" w:date="2024-10-15T02:18:00Z">
            <w:rPr>
              <w:del w:id="2998" w:author="Jade Raposa [2]" w:date="2024-10-15T02:42:00Z"/>
            </w:rPr>
          </w:rPrChange>
        </w:rPr>
        <w:pPrChange w:id="2999" w:author="Jade Raposa [2]" w:date="2024-10-15T02:21:00Z">
          <w:pPr>
            <w:pStyle w:val="ListParagraph"/>
            <w:ind w:left="1800"/>
          </w:pPr>
        </w:pPrChange>
      </w:pPr>
    </w:p>
    <w:p w14:paraId="3C58FAAA" w14:textId="77777777" w:rsidR="008F456D" w:rsidRPr="008F456D" w:rsidRDefault="008F456D" w:rsidP="008F456D">
      <w:pPr>
        <w:pStyle w:val="ListParagraph"/>
        <w:ind w:left="1620" w:hanging="450"/>
        <w:rPr>
          <w:del w:id="3000" w:author="Jade Raposa [2]" w:date="2024-10-15T02:42:00Z"/>
          <w:rFonts w:ascii="Georgia" w:hAnsi="Georgia"/>
          <w:rPrChange w:id="3001" w:author="Jade Raposa [2]" w:date="2024-10-15T02:18:00Z">
            <w:rPr>
              <w:del w:id="3002" w:author="Jade Raposa [2]" w:date="2024-10-15T02:42:00Z"/>
            </w:rPr>
          </w:rPrChange>
        </w:rPr>
        <w:pPrChange w:id="3003" w:author="Jade Raposa [2]" w:date="2024-10-15T02:21:00Z">
          <w:pPr>
            <w:pStyle w:val="ListParagraph"/>
            <w:ind w:left="1800"/>
          </w:pPr>
        </w:pPrChange>
      </w:pPr>
    </w:p>
    <w:p w14:paraId="3C952094" w14:textId="77777777" w:rsidR="008F456D" w:rsidRPr="008F456D" w:rsidRDefault="008F456D" w:rsidP="008F456D">
      <w:pPr>
        <w:ind w:left="1800"/>
        <w:rPr>
          <w:del w:id="3004" w:author="Jade Raposa [2]" w:date="2024-10-15T02:42:00Z"/>
          <w:rFonts w:ascii="Georgia" w:hAnsi="Georgia"/>
          <w:rPrChange w:id="3005" w:author="Jade Raposa [2]" w:date="2024-10-15T02:42:00Z">
            <w:rPr>
              <w:del w:id="3006" w:author="Jade Raposa [2]" w:date="2024-10-15T02:42:00Z"/>
            </w:rPr>
          </w:rPrChange>
        </w:rPr>
        <w:pPrChange w:id="3007" w:author="Jade Raposa [2]" w:date="2024-10-15T02:42:00Z">
          <w:pPr>
            <w:pStyle w:val="ListParagraph"/>
            <w:ind w:left="1800"/>
          </w:pPr>
        </w:pPrChange>
      </w:pPr>
    </w:p>
    <w:p w14:paraId="400F98EB" w14:textId="77777777" w:rsidR="008F456D" w:rsidRPr="008F456D" w:rsidRDefault="008F456D" w:rsidP="008F456D">
      <w:pPr>
        <w:pStyle w:val="ListParagraph"/>
        <w:ind w:left="1620" w:hanging="450"/>
        <w:rPr>
          <w:del w:id="3008" w:author="Jade Raposa [2]" w:date="2024-10-15T02:42:00Z"/>
          <w:rFonts w:ascii="Georgia" w:hAnsi="Georgia"/>
          <w:rPrChange w:id="3009" w:author="Jade Raposa [2]" w:date="2024-10-15T02:18:00Z">
            <w:rPr>
              <w:del w:id="3010" w:author="Jade Raposa [2]" w:date="2024-10-15T02:42:00Z"/>
            </w:rPr>
          </w:rPrChange>
        </w:rPr>
        <w:pPrChange w:id="3011" w:author="Jade Raposa [2]" w:date="2024-10-15T02:21:00Z">
          <w:pPr>
            <w:pStyle w:val="ListParagraph"/>
            <w:ind w:left="1800"/>
          </w:pPr>
        </w:pPrChange>
      </w:pPr>
    </w:p>
    <w:p w14:paraId="316A5054" w14:textId="77777777" w:rsidR="008F456D" w:rsidRPr="008F456D" w:rsidRDefault="008F456D" w:rsidP="008F456D">
      <w:pPr>
        <w:pStyle w:val="ListParagraph"/>
        <w:ind w:left="1620" w:hanging="450"/>
        <w:rPr>
          <w:del w:id="3012" w:author="Jade Raposa [2]" w:date="2024-10-15T02:42:00Z"/>
          <w:rFonts w:ascii="Georgia" w:hAnsi="Georgia"/>
          <w:rPrChange w:id="3013" w:author="Jade Raposa [2]" w:date="2024-10-15T02:18:00Z">
            <w:rPr>
              <w:del w:id="3014" w:author="Jade Raposa [2]" w:date="2024-10-15T02:42:00Z"/>
            </w:rPr>
          </w:rPrChange>
        </w:rPr>
        <w:pPrChange w:id="3015" w:author="Jade Raposa [2]" w:date="2024-10-15T02:21:00Z">
          <w:pPr>
            <w:pStyle w:val="ListParagraph"/>
            <w:ind w:left="1800"/>
          </w:pPr>
        </w:pPrChange>
      </w:pPr>
    </w:p>
    <w:p w14:paraId="56988201" w14:textId="77777777" w:rsidR="008F456D" w:rsidRPr="008F456D" w:rsidRDefault="00000000" w:rsidP="008F456D">
      <w:pPr>
        <w:pStyle w:val="ListParagraph"/>
        <w:ind w:left="1620" w:hanging="450"/>
        <w:rPr>
          <w:del w:id="3016" w:author="Jade Raposa [2]" w:date="2024-10-15T02:42:00Z"/>
          <w:rFonts w:ascii="Georgia" w:hAnsi="Georgia"/>
          <w:rPrChange w:id="3017" w:author="Jade Raposa [2]" w:date="2024-10-15T02:18:00Z">
            <w:rPr>
              <w:del w:id="3018" w:author="Jade Raposa [2]" w:date="2024-10-15T02:42:00Z"/>
            </w:rPr>
          </w:rPrChange>
        </w:rPr>
        <w:pPrChange w:id="3019" w:author="Jade Raposa [2]" w:date="2024-10-15T02:21:00Z">
          <w:pPr>
            <w:pStyle w:val="ListParagraph"/>
            <w:ind w:left="1800"/>
          </w:pPr>
        </w:pPrChange>
      </w:pPr>
      <w:del w:id="3020" w:author="Jade Raposa [2]" w:date="2024-10-15T02:42:00Z">
        <w:r>
          <w:rPr>
            <w:rFonts w:ascii="Georgia" w:hAnsi="Georgia"/>
            <w:rPrChange w:id="3021" w:author="Jade Raposa [2]" w:date="2024-10-15T02:18:00Z">
              <w:rPr/>
            </w:rPrChange>
          </w:rPr>
          <w:delText xml:space="preserve">14. You can add lessons by clicking </w:delText>
        </w:r>
        <w:r>
          <w:rPr>
            <w:rFonts w:ascii="Georgia" w:hAnsi="Georgia"/>
            <w:b/>
            <w:bCs/>
            <w:rPrChange w:id="3022" w:author="Jade Raposa [2]" w:date="2024-10-15T02:18:00Z">
              <w:rPr>
                <w:b/>
                <w:bCs/>
              </w:rPr>
            </w:rPrChange>
          </w:rPr>
          <w:delText>“VIDEO”</w:delText>
        </w:r>
        <w:r>
          <w:rPr>
            <w:rFonts w:ascii="Georgia" w:hAnsi="Georgia"/>
            <w:rPrChange w:id="3023" w:author="Jade Raposa [2]" w:date="2024-10-15T02:18:00Z">
              <w:rPr/>
            </w:rPrChange>
          </w:rPr>
          <w:delText xml:space="preserve"> and </w:delText>
        </w:r>
        <w:r>
          <w:rPr>
            <w:rFonts w:ascii="Georgia" w:hAnsi="Georgia"/>
            <w:b/>
            <w:bCs/>
            <w:rPrChange w:id="3024" w:author="Jade Raposa [2]" w:date="2024-10-15T02:18:00Z">
              <w:rPr>
                <w:b/>
                <w:bCs/>
              </w:rPr>
            </w:rPrChange>
          </w:rPr>
          <w:delText>“EBOOK.”</w:delText>
        </w:r>
        <w:r>
          <w:rPr>
            <w:rFonts w:ascii="Georgia" w:hAnsi="Georgia"/>
            <w:rPrChange w:id="3025" w:author="Jade Raposa [2]" w:date="2024-10-15T02:18:00Z">
              <w:rPr/>
            </w:rPrChange>
          </w:rPr>
          <w:delText xml:space="preserve"> You can choose to upload lessons as video url link from Youtube or PDF files.</w:delText>
        </w:r>
      </w:del>
    </w:p>
    <w:p w14:paraId="33C031E3" w14:textId="77777777" w:rsidR="008F456D" w:rsidRPr="008F456D" w:rsidRDefault="00000000" w:rsidP="008F456D">
      <w:pPr>
        <w:pStyle w:val="ListParagraph"/>
        <w:ind w:left="1620" w:hanging="450"/>
        <w:rPr>
          <w:del w:id="3026" w:author="Jade Raposa [2]" w:date="2024-10-15T02:42:00Z"/>
          <w:rFonts w:ascii="Georgia" w:hAnsi="Georgia"/>
          <w:rPrChange w:id="3027" w:author="Jade Raposa [2]" w:date="2024-10-15T02:18:00Z">
            <w:rPr>
              <w:del w:id="3028" w:author="Jade Raposa [2]" w:date="2024-10-15T02:42:00Z"/>
            </w:rPr>
          </w:rPrChange>
        </w:rPr>
        <w:pPrChange w:id="3029" w:author="Jade Raposa [2]" w:date="2024-10-15T02:21:00Z">
          <w:pPr>
            <w:pStyle w:val="ListParagraph"/>
            <w:ind w:left="1800"/>
          </w:pPr>
        </w:pPrChange>
      </w:pPr>
      <w:del w:id="3030" w:author="Jade Raposa [2]" w:date="2024-10-15T02:42:00Z">
        <w:r>
          <w:rPr>
            <w:rFonts w:ascii="Georgia" w:hAnsi="Georgia"/>
            <w:rPrChange w:id="3031" w:author="Jade Raposa [2]" w:date="2024-10-15T02:18:00Z">
              <w:rPr/>
            </w:rPrChange>
          </w:rPr>
          <w:delText xml:space="preserve">15. If you want to hold a Google Meet, click the “ACTIVITY” button. There, you will see two options: </w:delText>
        </w:r>
        <w:r>
          <w:rPr>
            <w:rFonts w:ascii="Georgia" w:hAnsi="Georgia"/>
            <w:b/>
            <w:bCs/>
            <w:rPrChange w:id="3032" w:author="Jade Raposa [2]" w:date="2024-10-15T02:18:00Z">
              <w:rPr>
                <w:b/>
                <w:bCs/>
              </w:rPr>
            </w:rPrChange>
          </w:rPr>
          <w:delText>“Virtual meetings”</w:delText>
        </w:r>
        <w:r>
          <w:rPr>
            <w:rFonts w:ascii="Georgia" w:hAnsi="Georgia"/>
            <w:rPrChange w:id="3033" w:author="Jade Raposa [2]" w:date="2024-10-15T02:18:00Z">
              <w:rPr/>
            </w:rPrChange>
          </w:rPr>
          <w:delText xml:space="preserve"> (to interact with your students online) and </w:delText>
        </w:r>
        <w:r>
          <w:rPr>
            <w:rFonts w:ascii="Georgia" w:hAnsi="Georgia"/>
            <w:b/>
            <w:bCs/>
            <w:rPrChange w:id="3034" w:author="Jade Raposa [2]" w:date="2024-10-15T02:18:00Z">
              <w:rPr>
                <w:b/>
                <w:bCs/>
              </w:rPr>
            </w:rPrChange>
          </w:rPr>
          <w:delText xml:space="preserve">“Google Form” </w:delText>
        </w:r>
        <w:r>
          <w:rPr>
            <w:rFonts w:ascii="Georgia" w:hAnsi="Georgia"/>
            <w:rPrChange w:id="3035" w:author="Jade Raposa [2]" w:date="2024-10-15T02:18:00Z">
              <w:rPr/>
            </w:rPrChange>
          </w:rPr>
          <w:delText>(this is where you will put your quizzes)</w:delText>
        </w:r>
      </w:del>
    </w:p>
    <w:p w14:paraId="6F469CEA" w14:textId="77777777" w:rsidR="008F456D" w:rsidRPr="008F456D" w:rsidRDefault="00000000" w:rsidP="008F456D">
      <w:pPr>
        <w:pStyle w:val="ListParagraph"/>
        <w:ind w:left="1620" w:hanging="450"/>
        <w:rPr>
          <w:del w:id="3036" w:author="Jade Raposa [2]" w:date="2024-10-15T02:42:00Z"/>
          <w:rFonts w:ascii="Georgia" w:hAnsi="Georgia"/>
          <w:rPrChange w:id="3037" w:author="Jade Raposa [2]" w:date="2024-10-15T02:18:00Z">
            <w:rPr>
              <w:del w:id="3038" w:author="Jade Raposa [2]" w:date="2024-10-15T02:42:00Z"/>
            </w:rPr>
          </w:rPrChange>
        </w:rPr>
        <w:pPrChange w:id="3039" w:author="Jade Raposa [2]" w:date="2024-10-15T02:21:00Z">
          <w:pPr>
            <w:pStyle w:val="ListParagraph"/>
            <w:ind w:left="1800"/>
          </w:pPr>
        </w:pPrChange>
      </w:pPr>
      <w:del w:id="3040" w:author="Jade Raposa [2]" w:date="2024-10-15T02:42:00Z">
        <w:r>
          <w:rPr>
            <w:rFonts w:ascii="Georgia" w:hAnsi="Georgia"/>
            <w:rPrChange w:id="3041" w:author="Jade Raposa [2]" w:date="2024-10-15T02:18:00Z">
              <w:rPr/>
            </w:rPrChange>
          </w:rPr>
          <w:delText xml:space="preserve">16. After quizzes or when the term ends, you can issue certificates to your students. To do this, click the </w:delText>
        </w:r>
        <w:r>
          <w:rPr>
            <w:rFonts w:ascii="Georgia" w:hAnsi="Georgia"/>
            <w:b/>
            <w:bCs/>
            <w:rPrChange w:id="3042" w:author="Jade Raposa [2]" w:date="2024-10-15T02:18:00Z">
              <w:rPr>
                <w:b/>
                <w:bCs/>
              </w:rPr>
            </w:rPrChange>
          </w:rPr>
          <w:delText xml:space="preserve">“PEOPLE” </w:delText>
        </w:r>
        <w:r>
          <w:rPr>
            <w:rFonts w:ascii="Georgia" w:hAnsi="Georgia"/>
            <w:rPrChange w:id="3043" w:author="Jade Raposa [2]" w:date="2024-10-15T02:18:00Z">
              <w:rPr/>
            </w:rPrChange>
          </w:rPr>
          <w:delText xml:space="preserve">button, find the student you wish to give the certificate to, and click the </w:delText>
        </w:r>
        <w:r>
          <w:rPr>
            <w:rFonts w:ascii="Georgia" w:hAnsi="Georgia"/>
            <w:b/>
            <w:bCs/>
            <w:rPrChange w:id="3044" w:author="Jade Raposa [2]" w:date="2024-10-15T02:18:00Z">
              <w:rPr>
                <w:b/>
                <w:bCs/>
              </w:rPr>
            </w:rPrChange>
          </w:rPr>
          <w:delText>“CERTIFICATE”</w:delText>
        </w:r>
        <w:r>
          <w:rPr>
            <w:rFonts w:ascii="Georgia" w:hAnsi="Georgia"/>
            <w:rPrChange w:id="3045" w:author="Jade Raposa [2]" w:date="2024-10-15T02:18:00Z">
              <w:rPr/>
            </w:rPrChange>
          </w:rPr>
          <w:delText xml:space="preserve"> button next to the </w:delText>
        </w:r>
        <w:r>
          <w:rPr>
            <w:rFonts w:ascii="Georgia" w:hAnsi="Georgia"/>
            <w:b/>
            <w:bCs/>
            <w:rPrChange w:id="3046" w:author="Jade Raposa [2]" w:date="2024-10-15T02:18:00Z">
              <w:rPr>
                <w:b/>
                <w:bCs/>
              </w:rPr>
            </w:rPrChange>
          </w:rPr>
          <w:delText>“MESSAGE”</w:delText>
        </w:r>
        <w:r>
          <w:rPr>
            <w:rFonts w:ascii="Georgia" w:hAnsi="Georgia"/>
            <w:rPrChange w:id="3047" w:author="Jade Raposa [2]" w:date="2024-10-15T02:18:00Z">
              <w:rPr/>
            </w:rPrChange>
          </w:rPr>
          <w:delText xml:space="preserve"> button.</w:delText>
        </w:r>
      </w:del>
    </w:p>
    <w:p w14:paraId="02FEB9D8" w14:textId="77777777" w:rsidR="008F456D" w:rsidRPr="008F456D" w:rsidRDefault="008F456D" w:rsidP="008F456D">
      <w:pPr>
        <w:pStyle w:val="ListParagraph"/>
        <w:ind w:left="1620" w:hanging="450"/>
        <w:rPr>
          <w:rFonts w:ascii="Georgia" w:hAnsi="Georgia"/>
          <w:rPrChange w:id="3048" w:author="Jade Raposa [2]" w:date="2024-10-15T02:18:00Z">
            <w:rPr/>
          </w:rPrChange>
        </w:rPr>
        <w:pPrChange w:id="3049" w:author="Jade Raposa [2]" w:date="2024-10-15T02:21:00Z">
          <w:pPr>
            <w:pStyle w:val="ListParagraph"/>
            <w:ind w:left="1800"/>
          </w:pPr>
        </w:pPrChange>
      </w:pPr>
    </w:p>
    <w:p w14:paraId="012C3843" w14:textId="77777777" w:rsidR="008F456D" w:rsidRPr="008F456D" w:rsidRDefault="00000000" w:rsidP="008F456D">
      <w:pPr>
        <w:pStyle w:val="ListParagraph"/>
        <w:ind w:left="1620" w:hanging="450"/>
        <w:rPr>
          <w:rFonts w:ascii="Georgia" w:hAnsi="Georgia"/>
          <w:rPrChange w:id="3050" w:author="Jade Raposa [2]" w:date="2024-10-15T02:18:00Z">
            <w:rPr/>
          </w:rPrChange>
        </w:rPr>
        <w:pPrChange w:id="3051" w:author="Jade Raposa [2]" w:date="2024-10-15T02:21:00Z">
          <w:pPr>
            <w:pStyle w:val="ListParagraph"/>
            <w:ind w:left="1800"/>
          </w:pPr>
        </w:pPrChange>
      </w:pPr>
      <w:r>
        <w:rPr>
          <w:rFonts w:ascii="Georgia" w:hAnsi="Georgia"/>
          <w:noProof/>
          <w:rPrChange w:id="3052" w:author="Jade Raposa [2]" w:date="2024-10-15T02:18:00Z">
            <w:rPr>
              <w:noProof/>
            </w:rPr>
          </w:rPrChange>
        </w:rPr>
        <w:drawing>
          <wp:anchor distT="0" distB="0" distL="114300" distR="114300" simplePos="0" relativeHeight="251692032" behindDoc="0" locked="0" layoutInCell="1" allowOverlap="1" wp14:anchorId="15AC7BBA" wp14:editId="151358FA">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a:picLocks noChangeAspect="1"/>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anchor>
        </w:drawing>
      </w:r>
      <w:r>
        <w:rPr>
          <w:rFonts w:ascii="Georgia" w:hAnsi="Georgia"/>
          <w:noProof/>
          <w:rPrChange w:id="3053" w:author="Jade Raposa [2]" w:date="2024-10-15T02:18:00Z">
            <w:rPr>
              <w:noProof/>
            </w:rPr>
          </w:rPrChange>
        </w:rPr>
        <w:drawing>
          <wp:anchor distT="0" distB="0" distL="114300" distR="114300" simplePos="0" relativeHeight="251693056" behindDoc="0" locked="0" layoutInCell="1" allowOverlap="1" wp14:anchorId="22493076" wp14:editId="6CD4D6D6">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a:picLocks noChangeAspect="1"/>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anchor>
        </w:drawing>
      </w:r>
    </w:p>
    <w:p w14:paraId="18771CF0" w14:textId="77777777" w:rsidR="008F456D" w:rsidRPr="008F456D" w:rsidRDefault="008F456D" w:rsidP="008F456D">
      <w:pPr>
        <w:pStyle w:val="ListParagraph"/>
        <w:ind w:left="1620" w:hanging="450"/>
        <w:rPr>
          <w:rFonts w:ascii="Georgia" w:hAnsi="Georgia"/>
          <w:rPrChange w:id="3054" w:author="Jade Raposa [2]" w:date="2024-10-15T02:18:00Z">
            <w:rPr/>
          </w:rPrChange>
        </w:rPr>
        <w:pPrChange w:id="3055" w:author="Jade Raposa [2]" w:date="2024-10-15T02:21:00Z">
          <w:pPr>
            <w:pStyle w:val="ListParagraph"/>
            <w:ind w:left="1800"/>
          </w:pPr>
        </w:pPrChange>
      </w:pPr>
    </w:p>
    <w:p w14:paraId="2C9DEF4F" w14:textId="77777777" w:rsidR="008F456D" w:rsidRPr="008F456D" w:rsidRDefault="008F456D" w:rsidP="008F456D">
      <w:pPr>
        <w:pStyle w:val="ListParagraph"/>
        <w:ind w:left="1620" w:hanging="450"/>
        <w:rPr>
          <w:rFonts w:ascii="Georgia" w:hAnsi="Georgia"/>
          <w:rPrChange w:id="3056" w:author="Jade Raposa [2]" w:date="2024-10-15T02:18:00Z">
            <w:rPr/>
          </w:rPrChange>
        </w:rPr>
        <w:pPrChange w:id="3057" w:author="Jade Raposa [2]" w:date="2024-10-15T02:21:00Z">
          <w:pPr>
            <w:pStyle w:val="ListParagraph"/>
            <w:ind w:left="1800"/>
          </w:pPr>
        </w:pPrChange>
      </w:pPr>
    </w:p>
    <w:p w14:paraId="41F28565" w14:textId="77777777" w:rsidR="008F456D" w:rsidRPr="008F456D" w:rsidRDefault="008F456D" w:rsidP="008F456D">
      <w:pPr>
        <w:pStyle w:val="ListParagraph"/>
        <w:ind w:left="1620" w:hanging="450"/>
        <w:rPr>
          <w:rFonts w:ascii="Georgia" w:hAnsi="Georgia"/>
          <w:rPrChange w:id="3058" w:author="Jade Raposa [2]" w:date="2024-10-15T02:18:00Z">
            <w:rPr/>
          </w:rPrChange>
        </w:rPr>
        <w:pPrChange w:id="3059" w:author="Jade Raposa [2]" w:date="2024-10-15T02:21:00Z">
          <w:pPr>
            <w:pStyle w:val="ListParagraph"/>
            <w:ind w:left="1800"/>
          </w:pPr>
        </w:pPrChange>
      </w:pPr>
    </w:p>
    <w:p w14:paraId="0FF43BA0" w14:textId="77777777" w:rsidR="008F456D" w:rsidRPr="008F456D" w:rsidRDefault="008F456D" w:rsidP="008F456D">
      <w:pPr>
        <w:pStyle w:val="ListParagraph"/>
        <w:ind w:left="1620" w:hanging="450"/>
        <w:rPr>
          <w:rFonts w:ascii="Georgia" w:hAnsi="Georgia"/>
          <w:rPrChange w:id="3060" w:author="Jade Raposa [2]" w:date="2024-10-15T02:18:00Z">
            <w:rPr/>
          </w:rPrChange>
        </w:rPr>
        <w:pPrChange w:id="3061" w:author="Jade Raposa [2]" w:date="2024-10-15T02:21:00Z">
          <w:pPr>
            <w:pStyle w:val="ListParagraph"/>
            <w:ind w:left="1800"/>
          </w:pPr>
        </w:pPrChange>
      </w:pPr>
    </w:p>
    <w:p w14:paraId="27A02AFD" w14:textId="77777777" w:rsidR="008F456D" w:rsidRPr="008F456D" w:rsidRDefault="008F456D" w:rsidP="008F456D">
      <w:pPr>
        <w:pStyle w:val="ListParagraph"/>
        <w:ind w:left="1620" w:hanging="450"/>
        <w:rPr>
          <w:rFonts w:ascii="Georgia" w:hAnsi="Georgia"/>
          <w:rPrChange w:id="3062" w:author="Jade Raposa [2]" w:date="2024-10-15T02:18:00Z">
            <w:rPr/>
          </w:rPrChange>
        </w:rPr>
        <w:pPrChange w:id="3063" w:author="Jade Raposa [2]" w:date="2024-10-15T02:21:00Z">
          <w:pPr>
            <w:pStyle w:val="ListParagraph"/>
            <w:ind w:left="1800"/>
          </w:pPr>
        </w:pPrChange>
      </w:pPr>
    </w:p>
    <w:p w14:paraId="469DF8C9" w14:textId="77777777" w:rsidR="008F456D" w:rsidRPr="008F456D" w:rsidRDefault="008F456D" w:rsidP="008F456D">
      <w:pPr>
        <w:pStyle w:val="ListParagraph"/>
        <w:ind w:left="1620" w:hanging="450"/>
        <w:rPr>
          <w:rFonts w:ascii="Georgia" w:hAnsi="Georgia"/>
          <w:rPrChange w:id="3064" w:author="Jade Raposa [2]" w:date="2024-10-15T02:18:00Z">
            <w:rPr/>
          </w:rPrChange>
        </w:rPr>
        <w:pPrChange w:id="3065" w:author="Jade Raposa [2]" w:date="2024-10-15T02:21:00Z">
          <w:pPr>
            <w:pStyle w:val="ListParagraph"/>
            <w:ind w:left="1800"/>
          </w:pPr>
        </w:pPrChange>
      </w:pPr>
    </w:p>
    <w:p w14:paraId="355E1ECC" w14:textId="77777777" w:rsidR="008F456D" w:rsidRPr="008F456D" w:rsidRDefault="008F456D" w:rsidP="008F456D">
      <w:pPr>
        <w:pStyle w:val="ListParagraph"/>
        <w:ind w:left="1620" w:hanging="450"/>
        <w:rPr>
          <w:rFonts w:ascii="Georgia" w:hAnsi="Georgia"/>
          <w:rPrChange w:id="3066" w:author="Jade Raposa [2]" w:date="2024-10-15T02:18:00Z">
            <w:rPr/>
          </w:rPrChange>
        </w:rPr>
        <w:pPrChange w:id="3067" w:author="Jade Raposa [2]" w:date="2024-10-15T02:21:00Z">
          <w:pPr>
            <w:pStyle w:val="ListParagraph"/>
            <w:ind w:left="1800"/>
          </w:pPr>
        </w:pPrChange>
      </w:pPr>
    </w:p>
    <w:p w14:paraId="76D04189" w14:textId="77777777" w:rsidR="008F456D" w:rsidRPr="008F456D" w:rsidRDefault="008F456D" w:rsidP="008F456D">
      <w:pPr>
        <w:pStyle w:val="ListParagraph"/>
        <w:ind w:left="1620" w:hanging="450"/>
        <w:rPr>
          <w:rFonts w:ascii="Georgia" w:hAnsi="Georgia"/>
          <w:rPrChange w:id="3068" w:author="Jade Raposa [2]" w:date="2024-10-15T02:18:00Z">
            <w:rPr/>
          </w:rPrChange>
        </w:rPr>
        <w:pPrChange w:id="3069" w:author="Jade Raposa [2]" w:date="2024-10-15T02:21:00Z">
          <w:pPr>
            <w:pStyle w:val="ListParagraph"/>
            <w:ind w:left="1800"/>
          </w:pPr>
        </w:pPrChange>
      </w:pPr>
    </w:p>
    <w:p w14:paraId="2E6F2546" w14:textId="77777777" w:rsidR="008F456D" w:rsidRPr="008F456D" w:rsidRDefault="008F456D" w:rsidP="008F456D">
      <w:pPr>
        <w:pStyle w:val="ListParagraph"/>
        <w:ind w:left="1620" w:hanging="450"/>
        <w:rPr>
          <w:rFonts w:ascii="Georgia" w:hAnsi="Georgia"/>
          <w:rPrChange w:id="3070" w:author="Jade Raposa [2]" w:date="2024-10-15T02:18:00Z">
            <w:rPr/>
          </w:rPrChange>
        </w:rPr>
        <w:pPrChange w:id="3071" w:author="Jade Raposa [2]" w:date="2024-10-15T02:21:00Z">
          <w:pPr>
            <w:pStyle w:val="ListParagraph"/>
            <w:ind w:left="1800"/>
          </w:pPr>
        </w:pPrChange>
      </w:pPr>
    </w:p>
    <w:p w14:paraId="78F5B5AF" w14:textId="77777777" w:rsidR="008F456D" w:rsidRPr="008F456D" w:rsidRDefault="008F456D" w:rsidP="008F456D">
      <w:pPr>
        <w:pStyle w:val="ListParagraph"/>
        <w:ind w:left="1620" w:hanging="450"/>
        <w:rPr>
          <w:rFonts w:ascii="Georgia" w:hAnsi="Georgia"/>
          <w:rPrChange w:id="3072" w:author="Jade Raposa [2]" w:date="2024-10-15T02:18:00Z">
            <w:rPr/>
          </w:rPrChange>
        </w:rPr>
        <w:pPrChange w:id="3073" w:author="Jade Raposa [2]" w:date="2024-10-15T02:21:00Z">
          <w:pPr>
            <w:pStyle w:val="ListParagraph"/>
            <w:ind w:left="1800"/>
          </w:pPr>
        </w:pPrChange>
      </w:pPr>
    </w:p>
    <w:p w14:paraId="0547F0D1" w14:textId="77777777" w:rsidR="008F456D" w:rsidRPr="008F456D" w:rsidRDefault="00000000" w:rsidP="008F456D">
      <w:pPr>
        <w:pStyle w:val="ListParagraph"/>
        <w:ind w:left="1620" w:hanging="450"/>
        <w:rPr>
          <w:rFonts w:ascii="Georgia" w:hAnsi="Georgia"/>
          <w:rPrChange w:id="3074" w:author="Jade Raposa [2]" w:date="2024-10-15T02:18:00Z">
            <w:rPr/>
          </w:rPrChange>
        </w:rPr>
        <w:pPrChange w:id="3075" w:author="Jade Raposa [2]" w:date="2024-10-15T02:21:00Z">
          <w:pPr>
            <w:pStyle w:val="ListParagraph"/>
            <w:ind w:left="1800"/>
          </w:pPr>
        </w:pPrChange>
      </w:pPr>
      <w:r>
        <w:rPr>
          <w:rFonts w:ascii="Georgia" w:hAnsi="Georgia"/>
          <w:noProof/>
          <w:rPrChange w:id="3076" w:author="Jade Raposa [2]" w:date="2024-10-15T02:18:00Z">
            <w:rPr>
              <w:noProof/>
            </w:rPr>
          </w:rPrChange>
        </w:rPr>
        <mc:AlternateContent>
          <mc:Choice Requires="wps">
            <w:drawing>
              <wp:anchor distT="0" distB="0" distL="114300" distR="114300" simplePos="0" relativeHeight="251694080" behindDoc="0" locked="0" layoutInCell="1" allowOverlap="1" wp14:anchorId="3C42C3E2" wp14:editId="68617D8E">
                <wp:simplePos x="0" y="0"/>
                <wp:positionH relativeFrom="column">
                  <wp:posOffset>4030345</wp:posOffset>
                </wp:positionH>
                <wp:positionV relativeFrom="paragraph">
                  <wp:posOffset>152400</wp:posOffset>
                </wp:positionV>
                <wp:extent cx="144145" cy="280670"/>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5" o:spid="_x0000_s1026" o:spt="68" type="#_x0000_t68" style="position:absolute;left:0pt;margin-left:317.35pt;margin-top:12pt;height:22.1pt;width:11.35pt;rotation:1445200f;z-index:251694080;v-text-anchor:middle;mso-width-relative:page;mso-height-relative:page;" fillcolor="#C00000" filled="t" stroked="t" coordsize="21600,21600" o:gfxdata="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xk9dy9kAAAAJAQAADwAAAAAA&#10;AAABACAAAAAiAAAAZHJzL2Rvd25yZXYueG1sUEsBAhQAFAAAAAgAh07iQPy/2m+EAgAALwUAAA4A&#10;AAAAAAAAAQAgAAAAKAEAAGRycy9lMm9Eb2MueG1sUEsFBgAAAAAGAAYAWQEAAB4GAAAAAA==&#10;" adj="5554,5400">
                <v:fill on="t" focussize="0,0"/>
                <v:stroke weight="1pt" color="#172C51 [3204]" miterlimit="8" joinstyle="miter"/>
                <v:imagedata o:title=""/>
                <o:lock v:ext="edit" aspectratio="f"/>
              </v:shape>
            </w:pict>
          </mc:Fallback>
        </mc:AlternateContent>
      </w:r>
    </w:p>
    <w:p w14:paraId="33EE2751" w14:textId="77777777" w:rsidR="008F456D" w:rsidRPr="008F456D" w:rsidRDefault="008F456D" w:rsidP="008F456D">
      <w:pPr>
        <w:pStyle w:val="ListParagraph"/>
        <w:ind w:left="1620" w:hanging="450"/>
        <w:rPr>
          <w:rFonts w:ascii="Georgia" w:hAnsi="Georgia"/>
          <w:rPrChange w:id="3077" w:author="Jade Raposa [2]" w:date="2024-10-15T02:18:00Z">
            <w:rPr/>
          </w:rPrChange>
        </w:rPr>
        <w:pPrChange w:id="3078" w:author="Jade Raposa [2]" w:date="2024-10-15T02:21:00Z">
          <w:pPr>
            <w:pStyle w:val="ListParagraph"/>
            <w:ind w:left="1800"/>
          </w:pPr>
        </w:pPrChange>
      </w:pPr>
    </w:p>
    <w:p w14:paraId="52671A67" w14:textId="77777777" w:rsidR="008F456D" w:rsidRPr="008F456D" w:rsidRDefault="008F456D" w:rsidP="008F456D">
      <w:pPr>
        <w:pStyle w:val="ListParagraph"/>
        <w:ind w:left="1620" w:hanging="450"/>
        <w:rPr>
          <w:rFonts w:ascii="Georgia" w:hAnsi="Georgia"/>
          <w:rPrChange w:id="3079" w:author="Jade Raposa [2]" w:date="2024-10-15T02:18:00Z">
            <w:rPr/>
          </w:rPrChange>
        </w:rPr>
        <w:pPrChange w:id="3080" w:author="Jade Raposa [2]" w:date="2024-10-15T02:21:00Z">
          <w:pPr>
            <w:pStyle w:val="ListParagraph"/>
            <w:ind w:left="1800"/>
          </w:pPr>
        </w:pPrChange>
      </w:pPr>
    </w:p>
    <w:p w14:paraId="586CC24D" w14:textId="77777777" w:rsidR="008F456D" w:rsidRPr="008F456D" w:rsidRDefault="008F456D" w:rsidP="008F456D">
      <w:pPr>
        <w:pStyle w:val="ListParagraph"/>
        <w:ind w:left="1620" w:hanging="450"/>
        <w:rPr>
          <w:rFonts w:ascii="Georgia" w:hAnsi="Georgia"/>
          <w:rPrChange w:id="3081" w:author="Jade Raposa [2]" w:date="2024-10-15T02:18:00Z">
            <w:rPr/>
          </w:rPrChange>
        </w:rPr>
        <w:pPrChange w:id="3082" w:author="Jade Raposa [2]" w:date="2024-10-15T02:21:00Z">
          <w:pPr>
            <w:pStyle w:val="ListParagraph"/>
            <w:ind w:left="1800"/>
          </w:pPr>
        </w:pPrChange>
      </w:pPr>
    </w:p>
    <w:p w14:paraId="5F66D87D" w14:textId="77777777" w:rsidR="008F456D" w:rsidRDefault="008F456D">
      <w:pPr>
        <w:pStyle w:val="ListParagraph"/>
        <w:ind w:left="1620" w:hanging="450"/>
        <w:rPr>
          <w:ins w:id="3083" w:author="Jade Raposa [2]" w:date="2024-10-15T02:43:00Z"/>
          <w:rFonts w:ascii="Georgia" w:hAnsi="Georgia"/>
        </w:rPr>
      </w:pPr>
    </w:p>
    <w:p w14:paraId="46B038AE" w14:textId="77777777" w:rsidR="008F456D" w:rsidRPr="008F456D" w:rsidRDefault="008F456D" w:rsidP="008F456D">
      <w:pPr>
        <w:pStyle w:val="ListParagraph"/>
        <w:ind w:left="1620" w:hanging="450"/>
        <w:rPr>
          <w:rFonts w:ascii="Georgia" w:hAnsi="Georgia"/>
          <w:rPrChange w:id="3084" w:author="Jade Raposa [2]" w:date="2024-10-15T02:18:00Z">
            <w:rPr/>
          </w:rPrChange>
        </w:rPr>
        <w:pPrChange w:id="3085" w:author="Jade Raposa [2]" w:date="2024-10-15T02:21:00Z">
          <w:pPr>
            <w:pStyle w:val="ListParagraph"/>
            <w:ind w:left="1800"/>
          </w:pPr>
        </w:pPrChange>
      </w:pPr>
    </w:p>
    <w:p w14:paraId="4F845CB8" w14:textId="77777777" w:rsidR="008F456D" w:rsidRDefault="00000000">
      <w:pPr>
        <w:pStyle w:val="ListParagraph"/>
        <w:numPr>
          <w:ilvl w:val="0"/>
          <w:numId w:val="17"/>
        </w:numPr>
        <w:rPr>
          <w:ins w:id="3086" w:author="Jade Raposa [2]" w:date="2024-10-17T01:03:00Z"/>
          <w:rFonts w:ascii="Georgia" w:hAnsi="Georgia"/>
        </w:rPr>
        <w:sectPr w:rsidR="008F456D">
          <w:headerReference w:type="default" r:id="rId164"/>
          <w:headerReference w:type="first" r:id="rId165"/>
          <w:pgSz w:w="12240" w:h="15840"/>
          <w:pgMar w:top="1440" w:right="1440" w:bottom="1440" w:left="1440" w:header="708" w:footer="708" w:gutter="0"/>
          <w:pgNumType w:start="1"/>
          <w:cols w:space="708"/>
          <w:titlePg/>
          <w:docGrid w:linePitch="360"/>
        </w:sectPr>
      </w:pPr>
      <w:del w:id="3097" w:author="Jade Raposa [2]" w:date="2024-10-15T02:43:00Z">
        <w:r>
          <w:rPr>
            <w:rFonts w:ascii="Georgia" w:hAnsi="Georgia"/>
            <w:rPrChange w:id="3098" w:author="Jade Raposa [2]" w:date="2024-10-17T01:03:00Z">
              <w:rPr/>
            </w:rPrChange>
          </w:rPr>
          <w:delText xml:space="preserve">17. </w:delText>
        </w:r>
      </w:del>
      <w:r>
        <w:rPr>
          <w:rFonts w:ascii="Georgia" w:hAnsi="Georgia"/>
          <w:rPrChange w:id="3099" w:author="Jade Raposa [2]" w:date="2024-10-17T01:03:00Z">
            <w:rPr/>
          </w:rPrChange>
        </w:rPr>
        <w:t xml:space="preserve">When the session is done, click the </w:t>
      </w:r>
      <w:r>
        <w:rPr>
          <w:rFonts w:ascii="Georgia" w:hAnsi="Georgia"/>
          <w:b/>
          <w:bCs/>
          <w:rPrChange w:id="3100" w:author="Jade Raposa [2]" w:date="2024-10-17T01:03:00Z">
            <w:rPr>
              <w:b/>
              <w:bCs/>
            </w:rPr>
          </w:rPrChange>
        </w:rPr>
        <w:t>“LOG OUT”</w:t>
      </w:r>
      <w:r>
        <w:rPr>
          <w:rFonts w:ascii="Georgia" w:hAnsi="Georgia"/>
          <w:rPrChange w:id="3101" w:author="Jade Raposa [2]" w:date="2024-10-17T01:03:00Z">
            <w:rPr/>
          </w:rPrChange>
        </w:rPr>
        <w:t xml:space="preserve"> button.</w:t>
      </w:r>
      <w:bookmarkEnd w:id="1984"/>
      <w:ins w:id="3102" w:author="Jade Raposa [2]" w:date="2024-10-17T01:03:00Z">
        <w:r>
          <w:rPr>
            <w:rFonts w:ascii="Georgia" w:hAnsi="Georgia"/>
          </w:rPr>
          <w:t xml:space="preserve"> </w:t>
        </w:r>
      </w:ins>
    </w:p>
    <w:p w14:paraId="7D0A9B4D" w14:textId="77777777" w:rsidR="008F456D" w:rsidRPr="008F456D" w:rsidRDefault="008F456D" w:rsidP="008F456D">
      <w:pPr>
        <w:ind w:left="709"/>
        <w:jc w:val="center"/>
        <w:rPr>
          <w:del w:id="3103" w:author="Jade Raposa [2]" w:date="2024-10-17T01:03:00Z"/>
          <w:rFonts w:ascii="Georgia" w:hAnsi="Georgia"/>
          <w:rPrChange w:id="3104" w:author="Jade Raposa [2]" w:date="2024-10-17T01:03:00Z">
            <w:rPr>
              <w:del w:id="3105" w:author="Jade Raposa [2]" w:date="2024-10-17T01:03:00Z"/>
            </w:rPr>
          </w:rPrChange>
        </w:rPr>
        <w:sectPr w:rsidR="008F456D" w:rsidRPr="008F456D">
          <w:pgSz w:w="12240" w:h="15840"/>
          <w:pgMar w:top="1440" w:right="1440" w:bottom="1440" w:left="1440" w:header="708" w:footer="708" w:gutter="0"/>
          <w:pgNumType w:start="1"/>
          <w:cols w:space="708"/>
          <w:titlePg/>
          <w:docGrid w:linePitch="360"/>
        </w:sectPr>
        <w:pPrChange w:id="3106" w:author="Jade Raposa [2]" w:date="2024-10-17T01:03:00Z">
          <w:pPr>
            <w:ind w:left="709"/>
          </w:pPr>
        </w:pPrChange>
      </w:pPr>
    </w:p>
    <w:p w14:paraId="5DC7DDFE" w14:textId="77777777" w:rsidR="008F456D" w:rsidRPr="008F456D" w:rsidRDefault="008F456D" w:rsidP="008F456D">
      <w:pPr>
        <w:jc w:val="center"/>
        <w:rPr>
          <w:del w:id="3107" w:author="Jade Raposa [2]" w:date="2024-10-17T01:03:00Z"/>
          <w:rFonts w:ascii="Georgia" w:hAnsi="Georgia"/>
          <w:rPrChange w:id="3108" w:author="Jade Raposa [2]" w:date="2024-10-17T01:03:00Z">
            <w:rPr>
              <w:del w:id="3109" w:author="Jade Raposa [2]" w:date="2024-10-17T01:03:00Z"/>
            </w:rPr>
          </w:rPrChange>
        </w:rPr>
        <w:pPrChange w:id="3110" w:author="Jade Raposa [2]" w:date="2024-10-17T01:03:00Z">
          <w:pPr/>
        </w:pPrChange>
      </w:pPr>
    </w:p>
    <w:p w14:paraId="0D5ECC8B" w14:textId="77777777" w:rsidR="008F456D" w:rsidRPr="008F456D" w:rsidRDefault="00000000" w:rsidP="008F456D">
      <w:pPr>
        <w:jc w:val="center"/>
        <w:rPr>
          <w:rFonts w:ascii="Georgia" w:eastAsia="Georgia" w:hAnsi="Georgia" w:cs="Georgia"/>
          <w:b/>
          <w:rPrChange w:id="3111" w:author="Jade Raposa [2]" w:date="2024-10-17T01:03:00Z">
            <w:rPr>
              <w:rFonts w:eastAsia="Georgia" w:cs="Georgia"/>
              <w:b/>
            </w:rPr>
          </w:rPrChange>
        </w:rPr>
        <w:pPrChange w:id="3112" w:author="Jade Raposa [2]" w:date="2024-10-17T01:03:00Z">
          <w:pPr>
            <w:spacing w:line="480" w:lineRule="auto"/>
            <w:jc w:val="center"/>
          </w:pPr>
        </w:pPrChange>
      </w:pPr>
      <w:r>
        <w:rPr>
          <w:rFonts w:ascii="Georgia" w:hAnsi="Georgia"/>
          <w:noProof/>
          <w:rPrChange w:id="3113" w:author="Jade Raposa [2]" w:date="2024-10-17T01:03:00Z">
            <w:rPr>
              <w:noProof/>
            </w:rPr>
          </w:rPrChange>
        </w:rPr>
        <mc:AlternateContent>
          <mc:Choice Requires="wps">
            <w:drawing>
              <wp:anchor distT="114300" distB="114300" distL="114300" distR="114300" simplePos="0" relativeHeight="251659264" behindDoc="1" locked="0" layoutInCell="1" allowOverlap="1" wp14:anchorId="7F1AA339" wp14:editId="3BF4BE77">
                <wp:simplePos x="0" y="0"/>
                <wp:positionH relativeFrom="column">
                  <wp:posOffset>4514850</wp:posOffset>
                </wp:positionH>
                <wp:positionV relativeFrom="paragraph">
                  <wp:posOffset>438785</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7F1AA339" id="Rectangle 18" o:spid="_x0000_s1026" style="position:absolute;left:0;text-align:left;margin-left:355.5pt;margin-top:34.55pt;width:119.25pt;height:119.25pt;z-index:-25165721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8F456D" w:rsidRDefault="008F456D">
                      <w:pPr>
                        <w:spacing w:line="240" w:lineRule="auto"/>
                        <w:rPr>
                          <w:lang w:val="en-US"/>
                        </w:rPr>
                      </w:pPr>
                    </w:p>
                  </w:txbxContent>
                </v:textbox>
              </v:rect>
            </w:pict>
          </mc:Fallback>
        </mc:AlternateContent>
      </w:r>
      <w:r>
        <w:rPr>
          <w:rFonts w:ascii="Georgia" w:eastAsia="Georgia" w:hAnsi="Georgia" w:cs="Georgia"/>
          <w:b/>
          <w:rPrChange w:id="3114" w:author="Jade Raposa [2]" w:date="2024-10-17T01:03:00Z">
            <w:rPr>
              <w:rFonts w:eastAsia="Georgia" w:cs="Georgia"/>
              <w:b/>
            </w:rPr>
          </w:rPrChange>
        </w:rPr>
        <w:t>CURRICULUM VITAE</w:t>
      </w:r>
    </w:p>
    <w:p w14:paraId="5F6D67F9" w14:textId="77777777" w:rsidR="008F456D" w:rsidRDefault="00000000">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0288" behindDoc="1" locked="0" layoutInCell="1" allowOverlap="1" wp14:anchorId="373B9F57" wp14:editId="055CAAB8">
            <wp:simplePos x="0" y="0"/>
            <wp:positionH relativeFrom="margin">
              <wp:posOffset>4532630</wp:posOffset>
            </wp:positionH>
            <wp:positionV relativeFrom="paragraph">
              <wp:posOffset>187325</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a:xfrm>
                      <a:off x="0" y="0"/>
                      <a:ext cx="1487170" cy="1476375"/>
                    </a:xfrm>
                    <a:prstGeom prst="rect">
                      <a:avLst/>
                    </a:prstGeom>
                    <a:noFill/>
                    <a:ln>
                      <a:noFill/>
                    </a:ln>
                  </pic:spPr>
                </pic:pic>
              </a:graphicData>
            </a:graphic>
          </wp:anchor>
        </w:drawing>
      </w:r>
      <w:r>
        <w:rPr>
          <w:rFonts w:ascii="Georgia" w:eastAsia="Georgia" w:hAnsi="Georgia" w:cs="Georgia"/>
          <w:b/>
        </w:rPr>
        <w:t>JADE BUBAN RAPOSA</w:t>
      </w:r>
    </w:p>
    <w:p w14:paraId="033A959A" w14:textId="77777777" w:rsidR="008F456D" w:rsidRDefault="00000000">
      <w:pPr>
        <w:spacing w:line="480" w:lineRule="auto"/>
        <w:rPr>
          <w:rFonts w:ascii="Georgia" w:eastAsia="Georgia" w:hAnsi="Georgia" w:cs="Georgia"/>
        </w:rPr>
      </w:pPr>
      <w:r>
        <w:rPr>
          <w:rFonts w:ascii="Georgia" w:eastAsia="Georgia" w:hAnsi="Georgia" w:cs="Georgia"/>
        </w:rPr>
        <w:t>San Pedro, Santo Domingo, Albay</w:t>
      </w:r>
    </w:p>
    <w:p w14:paraId="7989D5C3" w14:textId="77777777" w:rsidR="008F456D" w:rsidRDefault="00000000">
      <w:pPr>
        <w:spacing w:line="480" w:lineRule="auto"/>
        <w:rPr>
          <w:rFonts w:ascii="Georgia" w:eastAsia="Georgia" w:hAnsi="Georgia" w:cs="Georgia"/>
        </w:rPr>
      </w:pPr>
      <w:r>
        <w:rPr>
          <w:rFonts w:ascii="Georgia" w:eastAsia="Georgia" w:hAnsi="Georgia" w:cs="Georgia"/>
        </w:rPr>
        <w:t>+63 9471918324</w:t>
      </w:r>
    </w:p>
    <w:p w14:paraId="37DA891D" w14:textId="77777777" w:rsidR="008F456D" w:rsidRDefault="00000000">
      <w:pPr>
        <w:spacing w:line="480" w:lineRule="auto"/>
        <w:rPr>
          <w:rFonts w:ascii="Georgia" w:eastAsia="Georgia" w:hAnsi="Georgia" w:cs="Georgia"/>
        </w:rPr>
      </w:pPr>
      <w:r>
        <w:rPr>
          <w:rFonts w:ascii="Georgia" w:eastAsia="Georgia" w:hAnsi="Georgia" w:cs="Georgia"/>
        </w:rPr>
        <w:t>jaduya678@gmail.com</w:t>
      </w:r>
    </w:p>
    <w:p w14:paraId="55CADDE6" w14:textId="77777777" w:rsidR="008F456D" w:rsidRDefault="00000000">
      <w:pPr>
        <w:spacing w:line="480" w:lineRule="auto"/>
        <w:rPr>
          <w:rFonts w:ascii="Georgia" w:eastAsia="Georgia" w:hAnsi="Georgia" w:cs="Georgia"/>
        </w:rPr>
      </w:pPr>
      <w:r>
        <w:rPr>
          <w:rFonts w:ascii="Georgia" w:hAnsi="Georgia"/>
        </w:rPr>
        <w:pict w14:anchorId="26011F29">
          <v:rect id="_x0000_i1025" style="width:0;height:1.5pt" o:hralign="center" o:hrstd="t" o:hr="t" fillcolor="#a0a0a0" stroked="f"/>
        </w:pict>
      </w:r>
    </w:p>
    <w:p w14:paraId="62AF9B84" w14:textId="77777777" w:rsidR="008F456D" w:rsidRDefault="00000000">
      <w:pPr>
        <w:spacing w:line="480" w:lineRule="auto"/>
        <w:rPr>
          <w:rFonts w:ascii="Georgia" w:eastAsia="Georgia" w:hAnsi="Georgia" w:cs="Georgia"/>
          <w:b/>
          <w:u w:val="single"/>
        </w:rPr>
      </w:pPr>
      <w:r>
        <w:rPr>
          <w:rFonts w:ascii="Georgia" w:eastAsia="Georgia" w:hAnsi="Georgia" w:cs="Georgia"/>
          <w:b/>
          <w:u w:val="single"/>
        </w:rPr>
        <w:t>PERSONAL INFORMATION:</w:t>
      </w:r>
    </w:p>
    <w:p w14:paraId="05EE046D" w14:textId="77777777" w:rsidR="008F456D" w:rsidRDefault="00000000">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February 19, 1998</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172C8B8A" w14:textId="77777777" w:rsidR="008F456D" w:rsidRDefault="00000000">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22F1DA9E" w14:textId="77777777" w:rsidR="008F456D" w:rsidRDefault="00000000">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335C9CB1" w14:textId="77777777" w:rsidR="008F456D" w:rsidRDefault="00000000">
      <w:pPr>
        <w:spacing w:line="480" w:lineRule="auto"/>
        <w:rPr>
          <w:rFonts w:ascii="Georgia" w:eastAsia="Georgia" w:hAnsi="Georgia" w:cs="Georgia"/>
        </w:rPr>
      </w:pPr>
      <w:r>
        <w:rPr>
          <w:rFonts w:ascii="Georgia" w:hAnsi="Georgia"/>
        </w:rPr>
        <w:pict w14:anchorId="267C23F5">
          <v:rect id="_x0000_i1026" style="width:0;height:1.5pt" o:hralign="center" o:hrstd="t" o:hr="t" fillcolor="#a0a0a0" stroked="f"/>
        </w:pict>
      </w:r>
    </w:p>
    <w:p w14:paraId="02F3FC1C" w14:textId="77777777" w:rsidR="008F456D" w:rsidRDefault="00000000">
      <w:pPr>
        <w:spacing w:line="480" w:lineRule="auto"/>
        <w:rPr>
          <w:rFonts w:ascii="Georgia" w:eastAsia="Georgia" w:hAnsi="Georgia" w:cs="Georgia"/>
          <w:b/>
          <w:u w:val="single"/>
        </w:rPr>
      </w:pPr>
      <w:r>
        <w:rPr>
          <w:rFonts w:ascii="Georgia" w:eastAsia="Georgia" w:hAnsi="Georgia" w:cs="Georgia"/>
          <w:b/>
          <w:u w:val="single"/>
        </w:rPr>
        <w:t>EDUCATIONAL ATTAINMENT:</w:t>
      </w:r>
    </w:p>
    <w:p w14:paraId="651B6E6C" w14:textId="77777777" w:rsidR="008F456D" w:rsidRDefault="00000000">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868248A" w14:textId="77777777" w:rsidR="008F456D" w:rsidRDefault="00000000">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9F3236C" w14:textId="77777777" w:rsidR="008F456D" w:rsidRDefault="00000000">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xml:space="preserve">: </w:t>
      </w:r>
      <w:proofErr w:type="spellStart"/>
      <w:r>
        <w:rPr>
          <w:rFonts w:ascii="Georgia" w:eastAsia="Georgia" w:hAnsi="Georgia" w:cs="Georgia"/>
        </w:rPr>
        <w:t>Sto</w:t>
      </w:r>
      <w:proofErr w:type="spellEnd"/>
      <w:r>
        <w:rPr>
          <w:rFonts w:ascii="Georgia" w:eastAsia="Georgia" w:hAnsi="Georgia" w:cs="Georgia"/>
        </w:rPr>
        <w:t>. Domingo National High School, Year Graduated: 2015</w:t>
      </w:r>
    </w:p>
    <w:p w14:paraId="7863682C" w14:textId="77777777" w:rsidR="008F456D" w:rsidRDefault="00000000">
      <w:pPr>
        <w:spacing w:line="480" w:lineRule="auto"/>
        <w:jc w:val="center"/>
        <w:rPr>
          <w:ins w:id="3115" w:author="Jade Raposa [2]" w:date="2024-10-17T01:05:00Z"/>
          <w:rFonts w:ascii="Georgia" w:eastAsia="Georgia" w:hAnsi="Georgia" w:cs="Georgia"/>
        </w:rPr>
        <w:sectPr w:rsidR="008F456D">
          <w:headerReference w:type="default" r:id="rId167"/>
          <w:headerReference w:type="first" r:id="rId168"/>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Saint Raphael Academy, Year Graduated: 2011</w:t>
      </w:r>
    </w:p>
    <w:p w14:paraId="1DBEE8A3" w14:textId="77777777" w:rsidR="008F456D" w:rsidRDefault="008F456D">
      <w:pPr>
        <w:spacing w:line="480" w:lineRule="auto"/>
        <w:rPr>
          <w:del w:id="3125" w:author="Jade Raposa [2]" w:date="2024-10-17T01:05: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272F6B5A" w14:textId="77777777" w:rsidR="008F456D" w:rsidRDefault="008F456D">
      <w:pPr>
        <w:rPr>
          <w:del w:id="3126" w:author="Jade Raposa [2]" w:date="2024-10-17T01:05:00Z"/>
          <w:rFonts w:ascii="Georgia" w:hAnsi="Georgia"/>
        </w:rPr>
      </w:pPr>
    </w:p>
    <w:p w14:paraId="641B2752" w14:textId="77777777" w:rsidR="008F456D" w:rsidRDefault="00000000">
      <w:pPr>
        <w:spacing w:line="480" w:lineRule="auto"/>
        <w:jc w:val="center"/>
        <w:rPr>
          <w:rFonts w:ascii="Georgia" w:eastAsia="Georgia" w:hAnsi="Georgia" w:cs="Georgia"/>
          <w:b/>
        </w:rPr>
      </w:pPr>
      <w:r>
        <w:rPr>
          <w:rFonts w:ascii="Georgia" w:hAnsi="Georgia"/>
          <w:noProof/>
        </w:rPr>
        <mc:AlternateContent>
          <mc:Choice Requires="wps">
            <w:drawing>
              <wp:anchor distT="114300" distB="114300" distL="114300" distR="114300" simplePos="0" relativeHeight="251661312" behindDoc="1" locked="0" layoutInCell="1" allowOverlap="1" wp14:anchorId="4F0E0DB7" wp14:editId="6930FA26">
                <wp:simplePos x="0" y="0"/>
                <wp:positionH relativeFrom="column">
                  <wp:posOffset>4514850</wp:posOffset>
                </wp:positionH>
                <wp:positionV relativeFrom="paragraph">
                  <wp:posOffset>438785</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4F0E0DB7" id="Rectangle 21" o:spid="_x0000_s1027" style="position:absolute;left:0;text-align:left;margin-left:355.5pt;margin-top:34.55pt;width:119.25pt;height:119.25pt;z-index:-25165516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8F456D" w:rsidRDefault="008F456D">
                      <w:pPr>
                        <w:spacing w:line="240" w:lineRule="auto"/>
                        <w:rPr>
                          <w:lang w:val="en-US"/>
                        </w:rPr>
                      </w:pPr>
                    </w:p>
                  </w:txbxContent>
                </v:textbox>
              </v:rect>
            </w:pict>
          </mc:Fallback>
        </mc:AlternateContent>
      </w:r>
      <w:r>
        <w:rPr>
          <w:rFonts w:ascii="Georgia" w:eastAsia="Georgia" w:hAnsi="Georgia" w:cs="Georgia"/>
          <w:b/>
        </w:rPr>
        <w:t>CURRICULUM VITAE</w:t>
      </w:r>
    </w:p>
    <w:p w14:paraId="00C06BB5" w14:textId="77777777" w:rsidR="008F456D" w:rsidRDefault="00000000">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3360" behindDoc="1" locked="0" layoutInCell="1" allowOverlap="1" wp14:anchorId="16F96763" wp14:editId="790003CC">
            <wp:simplePos x="0" y="0"/>
            <wp:positionH relativeFrom="margin">
              <wp:posOffset>4539615</wp:posOffset>
            </wp:positionH>
            <wp:positionV relativeFrom="paragraph">
              <wp:posOffset>40005</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eastAsia="Georgia" w:hAnsi="Georgia" w:cs="Georgia"/>
          <w:b/>
        </w:rPr>
        <w:t xml:space="preserve">IAN JAY NICCOLO BUENO </w:t>
      </w:r>
    </w:p>
    <w:p w14:paraId="70F0ACFB" w14:textId="77777777" w:rsidR="008F456D" w:rsidRDefault="00000000">
      <w:pPr>
        <w:spacing w:line="480" w:lineRule="auto"/>
        <w:rPr>
          <w:rFonts w:ascii="Georgia" w:eastAsia="Georgia" w:hAnsi="Georgia" w:cs="Georgia"/>
        </w:rPr>
      </w:pPr>
      <w:r>
        <w:rPr>
          <w:rFonts w:ascii="Georgia" w:eastAsia="Georgia" w:hAnsi="Georgia" w:cs="Georgia"/>
        </w:rPr>
        <w:t>___, ________, Masbate</w:t>
      </w:r>
    </w:p>
    <w:p w14:paraId="5C291C28" w14:textId="77777777" w:rsidR="008F456D" w:rsidRDefault="00000000">
      <w:pPr>
        <w:spacing w:line="480" w:lineRule="auto"/>
        <w:rPr>
          <w:rFonts w:ascii="Georgia" w:eastAsia="Georgia" w:hAnsi="Georgia" w:cs="Georgia"/>
        </w:rPr>
      </w:pPr>
      <w:r>
        <w:rPr>
          <w:rFonts w:ascii="Georgia" w:eastAsia="Georgia" w:hAnsi="Georgia" w:cs="Georgia"/>
        </w:rPr>
        <w:t>+63 ____</w:t>
      </w:r>
    </w:p>
    <w:p w14:paraId="302A2364" w14:textId="77777777" w:rsidR="008F456D" w:rsidRDefault="00000000">
      <w:pPr>
        <w:spacing w:line="480" w:lineRule="auto"/>
        <w:rPr>
          <w:rFonts w:ascii="Georgia" w:eastAsia="Georgia" w:hAnsi="Georgia" w:cs="Georgia"/>
        </w:rPr>
      </w:pPr>
      <w:r>
        <w:rPr>
          <w:rFonts w:ascii="Georgia" w:eastAsia="Georgia" w:hAnsi="Georgia" w:cs="Georgia"/>
        </w:rPr>
        <w:t>_________@gmail.com</w:t>
      </w:r>
    </w:p>
    <w:p w14:paraId="5B9C8CA4" w14:textId="77777777" w:rsidR="008F456D" w:rsidRDefault="00000000">
      <w:pPr>
        <w:spacing w:line="480" w:lineRule="auto"/>
        <w:rPr>
          <w:rFonts w:ascii="Georgia" w:eastAsia="Georgia" w:hAnsi="Georgia" w:cs="Georgia"/>
        </w:rPr>
      </w:pPr>
      <w:r>
        <w:rPr>
          <w:rFonts w:ascii="Georgia" w:hAnsi="Georgia"/>
        </w:rPr>
        <w:pict w14:anchorId="44FACEC5">
          <v:rect id="_x0000_i1027" style="width:0;height:1.5pt" o:hralign="center" o:hrstd="t" o:hr="t" fillcolor="#a0a0a0" stroked="f"/>
        </w:pict>
      </w:r>
    </w:p>
    <w:p w14:paraId="1FCC5D33" w14:textId="77777777" w:rsidR="008F456D" w:rsidRDefault="00000000">
      <w:pPr>
        <w:spacing w:line="480" w:lineRule="auto"/>
        <w:rPr>
          <w:rFonts w:ascii="Georgia" w:eastAsia="Georgia" w:hAnsi="Georgia" w:cs="Georgia"/>
          <w:b/>
          <w:u w:val="single"/>
        </w:rPr>
      </w:pPr>
      <w:r>
        <w:rPr>
          <w:rFonts w:ascii="Georgia" w:eastAsia="Georgia" w:hAnsi="Georgia" w:cs="Georgia"/>
          <w:b/>
          <w:u w:val="single"/>
        </w:rPr>
        <w:t>PERSONAL INFORMATION:</w:t>
      </w:r>
    </w:p>
    <w:p w14:paraId="7E203D66" w14:textId="77777777" w:rsidR="008F456D" w:rsidRDefault="00000000">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35E06406" w14:textId="77777777" w:rsidR="008F456D" w:rsidRDefault="00000000">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7C69F84B" w14:textId="77777777" w:rsidR="008F456D" w:rsidRDefault="00000000">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08674558" w14:textId="77777777" w:rsidR="008F456D" w:rsidRDefault="00000000">
      <w:pPr>
        <w:spacing w:line="480" w:lineRule="auto"/>
        <w:rPr>
          <w:rFonts w:ascii="Georgia" w:eastAsia="Georgia" w:hAnsi="Georgia" w:cs="Georgia"/>
        </w:rPr>
      </w:pPr>
      <w:r>
        <w:rPr>
          <w:rFonts w:ascii="Georgia" w:hAnsi="Georgia"/>
        </w:rPr>
        <w:pict w14:anchorId="55783262">
          <v:rect id="_x0000_i1028" style="width:0;height:1.5pt" o:hralign="center" o:hrstd="t" o:hr="t" fillcolor="#a0a0a0" stroked="f"/>
        </w:pict>
      </w:r>
    </w:p>
    <w:p w14:paraId="7CDBEA40" w14:textId="77777777" w:rsidR="008F456D" w:rsidRDefault="00000000">
      <w:pPr>
        <w:spacing w:line="480" w:lineRule="auto"/>
        <w:rPr>
          <w:rFonts w:ascii="Georgia" w:eastAsia="Georgia" w:hAnsi="Georgia" w:cs="Georgia"/>
          <w:b/>
          <w:u w:val="single"/>
        </w:rPr>
      </w:pPr>
      <w:r>
        <w:rPr>
          <w:rFonts w:ascii="Georgia" w:eastAsia="Georgia" w:hAnsi="Georgia" w:cs="Georgia"/>
          <w:b/>
          <w:u w:val="single"/>
        </w:rPr>
        <w:t>EDUCATIONAL ATTAINMENT:</w:t>
      </w:r>
    </w:p>
    <w:p w14:paraId="1BB69CAD" w14:textId="77777777" w:rsidR="008F456D" w:rsidRDefault="00000000">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47A56367" w14:textId="77777777" w:rsidR="008F456D" w:rsidRDefault="00000000">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EE335FE" w14:textId="77777777" w:rsidR="008F456D" w:rsidRDefault="00000000">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MOBO National High School, Year Graduated: 2021</w:t>
      </w:r>
    </w:p>
    <w:p w14:paraId="66DBB96C" w14:textId="77777777" w:rsidR="008F456D" w:rsidRDefault="00000000">
      <w:pPr>
        <w:spacing w:line="480" w:lineRule="auto"/>
        <w:jc w:val="center"/>
        <w:rPr>
          <w:ins w:id="3127" w:author="Jade Raposa [2]" w:date="2024-10-17T01:07:00Z"/>
          <w:rFonts w:ascii="Georgia" w:eastAsia="Georgia" w:hAnsi="Georgia" w:cs="Georgia"/>
        </w:rPr>
        <w:sectPr w:rsidR="008F456D">
          <w:headerReference w:type="default" r:id="rId170"/>
          <w:headerReference w:type="first" r:id="rId171"/>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t>: MOBO North Central School, Year Graduated: 2015</w:t>
      </w:r>
    </w:p>
    <w:p w14:paraId="38A48BD8" w14:textId="77777777" w:rsidR="008F456D" w:rsidRDefault="008F456D">
      <w:pPr>
        <w:spacing w:line="480" w:lineRule="auto"/>
        <w:ind w:left="4320" w:hanging="4320"/>
        <w:rPr>
          <w:del w:id="3137" w:author="Jade Raposa [2]" w:date="2024-10-17T01:07: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5D9B275D" w14:textId="77777777" w:rsidR="008F456D" w:rsidRDefault="008F456D" w:rsidP="008F456D">
      <w:pPr>
        <w:spacing w:line="480" w:lineRule="auto"/>
        <w:ind w:left="4320" w:hanging="4320"/>
        <w:rPr>
          <w:del w:id="3138" w:author="Jade Raposa [2]" w:date="2024-10-17T01:06:00Z"/>
          <w:rFonts w:ascii="Georgia" w:eastAsia="Georgia" w:hAnsi="Georgia" w:cs="Georgia"/>
        </w:rPr>
        <w:pPrChange w:id="3139" w:author="Jade Raposa [2]" w:date="2024-10-17T01:07:00Z">
          <w:pPr>
            <w:spacing w:line="480" w:lineRule="auto"/>
          </w:pPr>
        </w:pPrChange>
      </w:pPr>
    </w:p>
    <w:p w14:paraId="2E09B0EB" w14:textId="77777777" w:rsidR="008F456D" w:rsidRDefault="00000000">
      <w:pPr>
        <w:spacing w:line="480" w:lineRule="auto"/>
        <w:jc w:val="center"/>
        <w:rPr>
          <w:rFonts w:ascii="Georgia" w:eastAsia="Georgia" w:hAnsi="Georgia" w:cs="Georgia"/>
          <w:b/>
        </w:rPr>
      </w:pPr>
      <w:r>
        <w:rPr>
          <w:rFonts w:ascii="Georgia" w:eastAsia="Georgia" w:hAnsi="Georgia" w:cs="Georgia"/>
          <w:b/>
        </w:rPr>
        <w:t>CURRICULUM VITAE</w:t>
      </w:r>
    </w:p>
    <w:p w14:paraId="44D4EE07" w14:textId="77777777" w:rsidR="008F456D" w:rsidRDefault="00000000">
      <w:pPr>
        <w:spacing w:line="480" w:lineRule="auto"/>
        <w:rPr>
          <w:rFonts w:ascii="Georgia" w:eastAsia="Georgia" w:hAnsi="Georgia" w:cs="Georgia"/>
          <w:b/>
        </w:rPr>
      </w:pPr>
      <w:r>
        <w:rPr>
          <w:rFonts w:ascii="Georgia" w:hAnsi="Georgia"/>
          <w:noProof/>
        </w:rPr>
        <w:drawing>
          <wp:anchor distT="0" distB="0" distL="114300" distR="114300" simplePos="0" relativeHeight="251664384" behindDoc="1" locked="0" layoutInCell="1" allowOverlap="1" wp14:anchorId="109EAA37" wp14:editId="31F4B242">
            <wp:simplePos x="0" y="0"/>
            <wp:positionH relativeFrom="column">
              <wp:posOffset>4507865</wp:posOffset>
            </wp:positionH>
            <wp:positionV relativeFrom="paragraph">
              <wp:posOffset>98425</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hAnsi="Georgia"/>
          <w:noProof/>
        </w:rPr>
        <mc:AlternateContent>
          <mc:Choice Requires="wps">
            <w:drawing>
              <wp:anchor distT="114300" distB="114300" distL="114300" distR="114300" simplePos="0" relativeHeight="251662336" behindDoc="1" locked="0" layoutInCell="1" allowOverlap="1" wp14:anchorId="1367633F" wp14:editId="0057367E">
                <wp:simplePos x="0" y="0"/>
                <wp:positionH relativeFrom="column">
                  <wp:posOffset>4481830</wp:posOffset>
                </wp:positionH>
                <wp:positionV relativeFrom="paragraph">
                  <wp:posOffset>78105</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1367633F" id="Rectangle 23" o:spid="_x0000_s1028" style="position:absolute;margin-left:352.9pt;margin-top:6.15pt;width:119.25pt;height:119.25pt;z-index:-2516541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77777777" w:rsidR="008F456D" w:rsidRDefault="008F456D">
                      <w:pPr>
                        <w:spacing w:line="240" w:lineRule="auto"/>
                        <w:rPr>
                          <w:lang w:val="en-US"/>
                        </w:rPr>
                      </w:pPr>
                    </w:p>
                  </w:txbxContent>
                </v:textbox>
              </v:rect>
            </w:pict>
          </mc:Fallback>
        </mc:AlternateContent>
      </w:r>
      <w:r>
        <w:rPr>
          <w:rFonts w:ascii="Georgia" w:eastAsia="Georgia" w:hAnsi="Georgia" w:cs="Georgia"/>
          <w:b/>
        </w:rPr>
        <w:t xml:space="preserve">MARC AUSTIN BONAGUA </w:t>
      </w:r>
    </w:p>
    <w:p w14:paraId="37BC6766" w14:textId="77777777" w:rsidR="008F456D" w:rsidRDefault="00000000">
      <w:pPr>
        <w:spacing w:line="480" w:lineRule="auto"/>
        <w:rPr>
          <w:rFonts w:ascii="Georgia" w:eastAsia="Georgia" w:hAnsi="Georgia" w:cs="Georgia"/>
        </w:rPr>
      </w:pPr>
      <w:r>
        <w:rPr>
          <w:rFonts w:ascii="Georgia" w:eastAsia="Georgia" w:hAnsi="Georgia" w:cs="Georgia"/>
        </w:rPr>
        <w:t>San Ramon, Tabaco City, Albay</w:t>
      </w:r>
    </w:p>
    <w:p w14:paraId="51D77A43" w14:textId="77777777" w:rsidR="008F456D" w:rsidRDefault="00000000">
      <w:pPr>
        <w:spacing w:line="480" w:lineRule="auto"/>
        <w:rPr>
          <w:rFonts w:ascii="Georgia" w:eastAsia="Georgia" w:hAnsi="Georgia" w:cs="Georgia"/>
        </w:rPr>
      </w:pPr>
      <w:r>
        <w:rPr>
          <w:rFonts w:ascii="Georgia" w:eastAsia="Georgia" w:hAnsi="Georgia" w:cs="Georgia"/>
        </w:rPr>
        <w:t>+63 931-9338-480</w:t>
      </w:r>
    </w:p>
    <w:p w14:paraId="527A3DBF" w14:textId="77777777" w:rsidR="008F456D" w:rsidRDefault="00000000">
      <w:pPr>
        <w:spacing w:line="480" w:lineRule="auto"/>
        <w:rPr>
          <w:rFonts w:ascii="Georgia" w:eastAsia="Georgia" w:hAnsi="Georgia" w:cs="Georgia"/>
        </w:rPr>
      </w:pPr>
      <w:r>
        <w:rPr>
          <w:rFonts w:ascii="Georgia" w:eastAsia="Georgia" w:hAnsi="Georgia" w:cs="Georgia"/>
        </w:rPr>
        <w:t>marcaus07@gmail.com</w:t>
      </w:r>
    </w:p>
    <w:p w14:paraId="369FA752" w14:textId="77777777" w:rsidR="008F456D" w:rsidRDefault="00000000">
      <w:pPr>
        <w:spacing w:line="480" w:lineRule="auto"/>
        <w:rPr>
          <w:rFonts w:ascii="Georgia" w:eastAsia="Georgia" w:hAnsi="Georgia" w:cs="Georgia"/>
        </w:rPr>
      </w:pPr>
      <w:r>
        <w:rPr>
          <w:rFonts w:ascii="Georgia" w:hAnsi="Georgia"/>
        </w:rPr>
        <w:pict w14:anchorId="293673C6">
          <v:rect id="_x0000_i1029" style="width:0;height:1.5pt" o:hralign="center" o:hrstd="t" o:hr="t" fillcolor="#a0a0a0" stroked="f"/>
        </w:pict>
      </w:r>
    </w:p>
    <w:p w14:paraId="25E2D3F3" w14:textId="77777777" w:rsidR="008F456D" w:rsidRDefault="00000000">
      <w:pPr>
        <w:spacing w:line="480" w:lineRule="auto"/>
        <w:rPr>
          <w:rFonts w:ascii="Georgia" w:eastAsia="Georgia" w:hAnsi="Georgia" w:cs="Georgia"/>
          <w:b/>
          <w:u w:val="single"/>
        </w:rPr>
      </w:pPr>
      <w:r>
        <w:rPr>
          <w:rFonts w:ascii="Georgia" w:eastAsia="Georgia" w:hAnsi="Georgia" w:cs="Georgia"/>
          <w:b/>
          <w:u w:val="single"/>
        </w:rPr>
        <w:t>PERSONAL INFORMATION:</w:t>
      </w:r>
    </w:p>
    <w:p w14:paraId="09E9DEFB" w14:textId="77777777" w:rsidR="008F456D" w:rsidRDefault="00000000">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August 7, 2003</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6C1C0485" w14:textId="77777777" w:rsidR="008F456D" w:rsidRDefault="00000000">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09E64B25" w14:textId="77777777" w:rsidR="008F456D" w:rsidRDefault="00000000">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62DD8269" w14:textId="77777777" w:rsidR="008F456D" w:rsidRDefault="00000000">
      <w:pPr>
        <w:spacing w:line="480" w:lineRule="auto"/>
        <w:rPr>
          <w:rFonts w:ascii="Georgia" w:eastAsia="Georgia" w:hAnsi="Georgia" w:cs="Georgia"/>
        </w:rPr>
      </w:pPr>
      <w:r>
        <w:rPr>
          <w:rFonts w:ascii="Georgia" w:hAnsi="Georgia"/>
        </w:rPr>
        <w:pict w14:anchorId="4EA3118E">
          <v:rect id="_x0000_i1030" style="width:0;height:1.5pt" o:hralign="center" o:hrstd="t" o:hr="t" fillcolor="#a0a0a0" stroked="f"/>
        </w:pict>
      </w:r>
    </w:p>
    <w:p w14:paraId="66E0EA48" w14:textId="77777777" w:rsidR="008F456D" w:rsidRDefault="00000000">
      <w:pPr>
        <w:spacing w:line="480" w:lineRule="auto"/>
        <w:rPr>
          <w:rFonts w:ascii="Georgia" w:eastAsia="Georgia" w:hAnsi="Georgia" w:cs="Georgia"/>
          <w:b/>
          <w:u w:val="single"/>
        </w:rPr>
      </w:pPr>
      <w:r>
        <w:rPr>
          <w:rFonts w:ascii="Georgia" w:eastAsia="Georgia" w:hAnsi="Georgia" w:cs="Georgia"/>
          <w:b/>
          <w:u w:val="single"/>
        </w:rPr>
        <w:t>EDUCATIONAL ATTAINMENT:</w:t>
      </w:r>
    </w:p>
    <w:p w14:paraId="5D88BAD3" w14:textId="77777777" w:rsidR="008F456D" w:rsidRDefault="00000000">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174155B" w14:textId="77777777" w:rsidR="008F456D" w:rsidRDefault="00000000">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08BD8AFA" w14:textId="77777777" w:rsidR="008F456D" w:rsidRDefault="00000000">
      <w:pPr>
        <w:spacing w:line="480" w:lineRule="auto"/>
        <w:rPr>
          <w:rFonts w:ascii="Georgia" w:eastAsia="Georgia" w:hAnsi="Georgia" w:cs="Georgia"/>
        </w:rPr>
      </w:pPr>
      <w:r>
        <w:rPr>
          <w:rFonts w:ascii="Georgia" w:eastAsia="Georgia" w:hAnsi="Georgia" w:cs="Georgia"/>
        </w:rPr>
        <w:t>Secondary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Tabaco National High School </w:t>
      </w:r>
    </w:p>
    <w:p w14:paraId="3D6422B2" w14:textId="77777777" w:rsidR="008F456D" w:rsidRDefault="00000000">
      <w:pPr>
        <w:spacing w:line="480" w:lineRule="auto"/>
        <w:ind w:firstLine="4395"/>
        <w:rPr>
          <w:rFonts w:ascii="Georgia" w:eastAsia="Georgia" w:hAnsi="Georgia" w:cs="Georgia"/>
        </w:rPr>
      </w:pPr>
      <w:r>
        <w:rPr>
          <w:rFonts w:ascii="Georgia" w:eastAsia="Georgia" w:hAnsi="Georgia" w:cs="Georgia"/>
        </w:rPr>
        <w:t xml:space="preserve">Year </w:t>
      </w:r>
      <w:proofErr w:type="gramStart"/>
      <w:r>
        <w:rPr>
          <w:rFonts w:ascii="Georgia" w:eastAsia="Georgia" w:hAnsi="Georgia" w:cs="Georgia"/>
        </w:rPr>
        <w:t>Graduated :</w:t>
      </w:r>
      <w:proofErr w:type="gramEnd"/>
      <w:r>
        <w:rPr>
          <w:rFonts w:ascii="Georgia" w:eastAsia="Georgia" w:hAnsi="Georgia" w:cs="Georgia"/>
        </w:rPr>
        <w:t xml:space="preserve"> 2021</w:t>
      </w:r>
    </w:p>
    <w:p w14:paraId="24697FC0" w14:textId="77777777" w:rsidR="008F456D" w:rsidRDefault="00000000">
      <w:pPr>
        <w:spacing w:line="480" w:lineRule="auto"/>
        <w:ind w:left="4395" w:hanging="4395"/>
        <w:rPr>
          <w:rFonts w:ascii="Georgia" w:eastAsia="Georgia" w:hAnsi="Georgia" w:cs="Georgia"/>
        </w:rPr>
      </w:pPr>
      <w:r>
        <w:rPr>
          <w:rFonts w:ascii="Georgia" w:eastAsia="Georgia" w:hAnsi="Georgia" w:cs="Georgia"/>
        </w:rPr>
        <w:t>Elementary</w:t>
      </w:r>
      <w:r>
        <w:rPr>
          <w:rFonts w:ascii="Georgia" w:eastAsia="Georgia" w:hAnsi="Georgia" w:cs="Georgia"/>
        </w:rPr>
        <w:tab/>
        <w:t xml:space="preserve">: Tabaco South Central Elementary School   Year </w:t>
      </w:r>
      <w:proofErr w:type="gramStart"/>
      <w:r>
        <w:rPr>
          <w:rFonts w:ascii="Georgia" w:eastAsia="Georgia" w:hAnsi="Georgia" w:cs="Georgia"/>
        </w:rPr>
        <w:t>Graduated :</w:t>
      </w:r>
      <w:proofErr w:type="gramEnd"/>
      <w:r>
        <w:rPr>
          <w:rFonts w:ascii="Georgia" w:eastAsia="Georgia" w:hAnsi="Georgia" w:cs="Georgia"/>
        </w:rPr>
        <w:t xml:space="preserve"> 2015</w:t>
      </w:r>
    </w:p>
    <w:sectPr w:rsidR="008F456D">
      <w:headerReference w:type="default" r:id="rId173"/>
      <w:headerReference w:type="first" r:id="rId174"/>
      <w:pgSz w:w="12240" w:h="15840"/>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6" w:author="Jade Raposa [2]" w:date="2024-10-16T18:34:00Z" w:initials="">
    <w:p w14:paraId="3F08A319" w14:textId="77777777" w:rsidR="008F456D" w:rsidRDefault="00000000">
      <w:pPr>
        <w:pStyle w:val="CommentText"/>
      </w:pPr>
      <w:r>
        <w:t>“What are the gaps that need to be addressed?”</w:t>
      </w:r>
    </w:p>
    <w:p w14:paraId="131B03EC" w14:textId="77777777" w:rsidR="008F456D" w:rsidRDefault="008F456D">
      <w:pPr>
        <w:pStyle w:val="CommentText"/>
      </w:pPr>
    </w:p>
    <w:p w14:paraId="5C1919B0" w14:textId="77777777" w:rsidR="008F456D" w:rsidRDefault="00000000">
      <w:pPr>
        <w:pStyle w:val="CommentText"/>
        <w:numPr>
          <w:ilvl w:val="0"/>
          <w:numId w:val="1"/>
        </w:numPr>
      </w:pPr>
      <w:r>
        <w:t xml:space="preserve"> Sir Vic</w:t>
      </w:r>
    </w:p>
  </w:comment>
  <w:comment w:id="67" w:author="Jade Raposa [2]" w:date="2024-10-16T18:35:00Z" w:initials="">
    <w:p w14:paraId="5C960BDB" w14:textId="77777777" w:rsidR="008F456D" w:rsidRDefault="00000000">
      <w:pPr>
        <w:pStyle w:val="CommentText"/>
      </w:pPr>
      <w:r>
        <w:t>Revised, done</w:t>
      </w:r>
    </w:p>
  </w:comment>
  <w:comment w:id="74" w:author="Jade Raposa [2]" w:date="2024-10-14T22:17:00Z" w:initials="">
    <w:p w14:paraId="14EEDE19" w14:textId="77777777" w:rsidR="008F456D" w:rsidRDefault="00000000">
      <w:pPr>
        <w:pStyle w:val="CommentText"/>
      </w:pPr>
      <w:r>
        <w:t>“What are the gaps?” which means mention the problem as to why we need the app.</w:t>
      </w:r>
      <w:r>
        <w:br/>
      </w:r>
      <w:r>
        <w:br/>
        <w:t>- Sir Vic</w:t>
      </w:r>
    </w:p>
  </w:comment>
  <w:comment w:id="364" w:author="Jade Raposa [2]" w:date="2024-10-14T23:32:00Z" w:initials="">
    <w:p w14:paraId="047CF448" w14:textId="77777777" w:rsidR="008F456D" w:rsidRDefault="00000000">
      <w:pPr>
        <w:pStyle w:val="CommentText"/>
      </w:pPr>
      <w:proofErr w:type="spellStart"/>
      <w:r>
        <w:t>Aalisin</w:t>
      </w:r>
      <w:proofErr w:type="spellEnd"/>
      <w:r>
        <w:t xml:space="preserve"> </w:t>
      </w:r>
      <w:proofErr w:type="spellStart"/>
      <w:r>
        <w:t>daw</w:t>
      </w:r>
      <w:proofErr w:type="spellEnd"/>
      <w:r>
        <w:t xml:space="preserve"> tong </w:t>
      </w:r>
      <w:proofErr w:type="gramStart"/>
      <w:r>
        <w:t>introduction..</w:t>
      </w:r>
      <w:proofErr w:type="gramEnd"/>
    </w:p>
  </w:comment>
  <w:comment w:id="365" w:author="Jade Raposa [2]" w:date="2024-10-15T01:51:00Z" w:initials="">
    <w:p w14:paraId="7FC98DF5" w14:textId="77777777" w:rsidR="008F456D" w:rsidRDefault="00000000">
      <w:pPr>
        <w:pStyle w:val="CommentText"/>
      </w:pPr>
      <w:r>
        <w:t>done</w:t>
      </w:r>
    </w:p>
  </w:comment>
  <w:comment w:id="374" w:author="Jade Raposa [2]" w:date="2024-10-15T02:13:00Z" w:initials="">
    <w:p w14:paraId="6B721C3E" w14:textId="77777777" w:rsidR="008F456D" w:rsidRDefault="00000000">
      <w:pPr>
        <w:pStyle w:val="CommentText"/>
      </w:pPr>
      <w:r>
        <w:t>“Focus on Gap, give examples with supporting RRLs”</w:t>
      </w:r>
    </w:p>
    <w:p w14:paraId="13B254B6" w14:textId="77777777" w:rsidR="008F456D" w:rsidRDefault="008F456D">
      <w:pPr>
        <w:pStyle w:val="CommentText"/>
      </w:pPr>
    </w:p>
    <w:p w14:paraId="28F0977E" w14:textId="77777777" w:rsidR="008F456D" w:rsidRDefault="00000000">
      <w:pPr>
        <w:pStyle w:val="CommentText"/>
      </w:pPr>
      <w:r>
        <w:t>- Sir Vic</w:t>
      </w:r>
    </w:p>
  </w:comment>
  <w:comment w:id="379" w:author="Jade Raposa [2]" w:date="2024-10-15T02:13:00Z" w:initials="">
    <w:p w14:paraId="7B25F8E2" w14:textId="77777777" w:rsidR="008F456D" w:rsidRDefault="00000000">
      <w:pPr>
        <w:pStyle w:val="CommentText"/>
      </w:pPr>
      <w:r>
        <w:t>“Focus on Global Settings, include RRLs”</w:t>
      </w:r>
    </w:p>
    <w:p w14:paraId="7AC9EA9D" w14:textId="77777777" w:rsidR="008F456D" w:rsidRDefault="008F456D">
      <w:pPr>
        <w:pStyle w:val="CommentText"/>
      </w:pPr>
    </w:p>
    <w:p w14:paraId="3FCFC52B" w14:textId="77777777" w:rsidR="008F456D" w:rsidRDefault="00000000">
      <w:pPr>
        <w:pStyle w:val="CommentText"/>
      </w:pPr>
      <w:r>
        <w:t>-</w:t>
      </w:r>
      <w:r>
        <w:tab/>
        <w:t xml:space="preserve"> Sir Vic</w:t>
      </w:r>
    </w:p>
  </w:comment>
  <w:comment w:id="375" w:author="Jade Raposa [2]" w:date="2024-10-20T17:21:00Z" w:initials="">
    <w:p w14:paraId="52B74313" w14:textId="77777777" w:rsidR="008F456D" w:rsidRDefault="00000000">
      <w:pPr>
        <w:pStyle w:val="CommentText"/>
      </w:pPr>
      <w:r>
        <w:t>revised</w:t>
      </w:r>
    </w:p>
  </w:comment>
  <w:comment w:id="376" w:author="Jade Raposa [2]" w:date="2024-10-20T17:31:00Z" w:initials="">
    <w:p w14:paraId="75C79A72" w14:textId="77777777" w:rsidR="008F456D" w:rsidRDefault="00000000">
      <w:pPr>
        <w:pStyle w:val="CommentText"/>
      </w:pPr>
      <w:r>
        <w:rPr>
          <w:rStyle w:val="CommentReference"/>
        </w:rPr>
        <w:t>“Focus On Gap, give examples with supporting RRLs”</w:t>
      </w:r>
      <w:r>
        <w:rPr>
          <w:rStyle w:val="CommentReference"/>
        </w:rPr>
        <w:br/>
        <w:t>“Focus on Global Settings, include RRLs”</w:t>
      </w:r>
    </w:p>
  </w:comment>
  <w:comment w:id="377" w:author="Jade Raposa [2]" w:date="2024-10-20T17:35:00Z" w:initials="">
    <w:p w14:paraId="3DF04BB5" w14:textId="77777777" w:rsidR="008F456D" w:rsidRDefault="00000000">
      <w:pPr>
        <w:pStyle w:val="CommentText"/>
      </w:pPr>
      <w:r>
        <w:t>Focused on Gap, will include RRLs if it’s a must because RRLs were mentioned below according to their related concept.</w:t>
      </w:r>
    </w:p>
  </w:comment>
  <w:comment w:id="416" w:author="Jade Raposa" w:date="2024-10-27T02:04:00Z" w:initials="JR">
    <w:p w14:paraId="784FA2FA" w14:textId="3C73BB30" w:rsidR="00516CCD" w:rsidRDefault="00516CCD">
      <w:pPr>
        <w:pStyle w:val="CommentText"/>
      </w:pPr>
      <w:r>
        <w:rPr>
          <w:rStyle w:val="CommentReference"/>
        </w:rPr>
        <w:annotationRef/>
      </w:r>
      <w:r>
        <w:t>Could use some structure optimization to eliminate hanging page… but whatever</w:t>
      </w:r>
    </w:p>
  </w:comment>
  <w:comment w:id="456" w:author="Jade Raposa [2]" w:date="2024-10-15T02:14:00Z" w:initials="">
    <w:p w14:paraId="0022F8A9" w14:textId="77777777" w:rsidR="008F456D" w:rsidRDefault="00000000">
      <w:pPr>
        <w:pStyle w:val="CommentText"/>
      </w:pPr>
      <w:r>
        <w:t>Conceptual + Operational</w:t>
      </w:r>
    </w:p>
    <w:p w14:paraId="58AA1B46" w14:textId="77777777" w:rsidR="008F456D" w:rsidRDefault="00000000">
      <w:pPr>
        <w:pStyle w:val="CommentText"/>
      </w:pPr>
      <w:r>
        <w:t xml:space="preserve">       ^</w:t>
      </w:r>
    </w:p>
    <w:p w14:paraId="10E528E5" w14:textId="77777777" w:rsidR="008F456D" w:rsidRDefault="00000000">
      <w:pPr>
        <w:pStyle w:val="CommentText"/>
      </w:pPr>
      <w:r>
        <w:t xml:space="preserve">        l</w:t>
      </w:r>
    </w:p>
    <w:p w14:paraId="425EA099" w14:textId="77777777" w:rsidR="008F456D" w:rsidRDefault="00000000">
      <w:pPr>
        <w:pStyle w:val="CommentText"/>
      </w:pPr>
      <w:r>
        <w:t>“I can’t see this”</w:t>
      </w:r>
    </w:p>
    <w:p w14:paraId="4343EB64" w14:textId="77777777" w:rsidR="008F456D" w:rsidRDefault="008F456D">
      <w:pPr>
        <w:pStyle w:val="CommentText"/>
      </w:pPr>
    </w:p>
    <w:p w14:paraId="74286692" w14:textId="77777777" w:rsidR="008F456D" w:rsidRDefault="00000000">
      <w:pPr>
        <w:pStyle w:val="CommentText"/>
      </w:pPr>
      <w:r>
        <w:t>-</w:t>
      </w:r>
      <w:r>
        <w:tab/>
        <w:t xml:space="preserve"> Sir Vic</w:t>
      </w:r>
    </w:p>
  </w:comment>
  <w:comment w:id="495" w:author="Jade Raposa [2]" w:date="2024-10-15T02:07:00Z" w:initials="">
    <w:p w14:paraId="4B81500D" w14:textId="77777777" w:rsidR="008F456D" w:rsidRDefault="00000000">
      <w:pPr>
        <w:pStyle w:val="CommentText"/>
      </w:pPr>
      <w:r>
        <w:t xml:space="preserve">I remember sir JP saying </w:t>
      </w:r>
      <w:proofErr w:type="spellStart"/>
      <w:r>
        <w:t>na</w:t>
      </w:r>
      <w:proofErr w:type="spellEnd"/>
      <w:r>
        <w:t xml:space="preserve"> di naman </w:t>
      </w:r>
      <w:proofErr w:type="spellStart"/>
      <w:r>
        <w:t>daw</w:t>
      </w:r>
      <w:proofErr w:type="spellEnd"/>
      <w:r>
        <w:t xml:space="preserve"> to </w:t>
      </w:r>
      <w:proofErr w:type="spellStart"/>
      <w:r>
        <w:t>yung</w:t>
      </w:r>
      <w:proofErr w:type="spellEnd"/>
      <w:r>
        <w:t xml:space="preserve"> methodology, </w:t>
      </w:r>
      <w:proofErr w:type="spellStart"/>
      <w:r>
        <w:t>papalitan</w:t>
      </w:r>
      <w:proofErr w:type="spellEnd"/>
      <w:r>
        <w:t xml:space="preserve"> natin picture, consequently the description.</w:t>
      </w:r>
    </w:p>
  </w:comment>
  <w:comment w:id="497" w:author="Jade Raposa" w:date="2024-10-27T04:03:00Z" w:initials="JR">
    <w:p w14:paraId="2782BB41" w14:textId="21D1081B" w:rsidR="009D5D9A" w:rsidRDefault="009D5D9A">
      <w:pPr>
        <w:pStyle w:val="CommentText"/>
      </w:pPr>
      <w:r>
        <w:rPr>
          <w:rStyle w:val="CommentReference"/>
        </w:rPr>
        <w:annotationRef/>
      </w:r>
      <w:r>
        <w:t xml:space="preserve">Wag </w:t>
      </w:r>
      <w:proofErr w:type="spellStart"/>
      <w:r>
        <w:t>muna</w:t>
      </w:r>
      <w:proofErr w:type="spellEnd"/>
      <w:r>
        <w:t xml:space="preserve"> </w:t>
      </w:r>
      <w:proofErr w:type="spellStart"/>
      <w:r>
        <w:t>palitan</w:t>
      </w:r>
      <w:proofErr w:type="spellEnd"/>
      <w:r>
        <w:t xml:space="preserve"> </w:t>
      </w:r>
      <w:proofErr w:type="spellStart"/>
      <w:r>
        <w:t>kase</w:t>
      </w:r>
      <w:proofErr w:type="spellEnd"/>
      <w:r>
        <w:t xml:space="preserve"> baka </w:t>
      </w:r>
      <w:proofErr w:type="spellStart"/>
      <w:r>
        <w:t>tama</w:t>
      </w:r>
      <w:proofErr w:type="spellEnd"/>
      <w:r>
        <w:t xml:space="preserve"> tong </w:t>
      </w:r>
      <w:proofErr w:type="spellStart"/>
      <w:r>
        <w:t>ginawa</w:t>
      </w:r>
      <w:proofErr w:type="spellEnd"/>
    </w:p>
  </w:comment>
  <w:comment w:id="496" w:author="Jade Raposa [2]" w:date="2024-10-15T02:07:00Z" w:initials="">
    <w:p w14:paraId="567BCE41" w14:textId="77777777" w:rsidR="008F456D" w:rsidRDefault="00000000">
      <w:pPr>
        <w:pStyle w:val="CommentText"/>
      </w:pPr>
      <w:r>
        <w:t>“Include RRL”</w:t>
      </w:r>
    </w:p>
    <w:p w14:paraId="267C1F13" w14:textId="77777777" w:rsidR="008F456D" w:rsidRDefault="008F456D">
      <w:pPr>
        <w:pStyle w:val="CommentText"/>
      </w:pPr>
    </w:p>
    <w:p w14:paraId="71CECCC5" w14:textId="77777777" w:rsidR="008F456D" w:rsidRDefault="00000000">
      <w:pPr>
        <w:pStyle w:val="CommentText"/>
        <w:numPr>
          <w:ilvl w:val="0"/>
          <w:numId w:val="2"/>
        </w:numPr>
      </w:pPr>
      <w:r>
        <w:t>Sir Vic</w:t>
      </w:r>
    </w:p>
  </w:comment>
  <w:comment w:id="502" w:author="Jade Raposa [2]" w:date="2024-10-15T02:07:00Z" w:initials="">
    <w:p w14:paraId="60F578E7" w14:textId="77777777" w:rsidR="008F456D" w:rsidRDefault="00000000">
      <w:pPr>
        <w:pStyle w:val="CommentText"/>
      </w:pPr>
      <w:r>
        <w:t xml:space="preserve">“Odd Space” </w:t>
      </w:r>
    </w:p>
    <w:p w14:paraId="442C2BA1" w14:textId="77777777" w:rsidR="008F456D" w:rsidRDefault="008F456D">
      <w:pPr>
        <w:pStyle w:val="CommentText"/>
      </w:pPr>
    </w:p>
    <w:p w14:paraId="6D92A709" w14:textId="77777777" w:rsidR="008F456D" w:rsidRDefault="00000000">
      <w:pPr>
        <w:pStyle w:val="CommentText"/>
      </w:pPr>
      <w:r>
        <w:t>- Sir Vic</w:t>
      </w:r>
    </w:p>
    <w:p w14:paraId="2E1F0586" w14:textId="77777777" w:rsidR="008F456D" w:rsidRDefault="008F456D">
      <w:pPr>
        <w:pStyle w:val="CommentText"/>
      </w:pPr>
    </w:p>
    <w:p w14:paraId="11B0167E" w14:textId="77777777" w:rsidR="008F456D" w:rsidRDefault="00000000">
      <w:pPr>
        <w:pStyle w:val="CommentText"/>
      </w:pPr>
      <w:r>
        <w:t xml:space="preserve">Note: </w:t>
      </w:r>
      <w:proofErr w:type="spellStart"/>
      <w:r>
        <w:t>masyadong</w:t>
      </w:r>
      <w:proofErr w:type="spellEnd"/>
      <w:r>
        <w:t xml:space="preserve"> </w:t>
      </w:r>
      <w:proofErr w:type="spellStart"/>
      <w:r>
        <w:t>dikit</w:t>
      </w:r>
      <w:proofErr w:type="spellEnd"/>
      <w:r>
        <w:t xml:space="preserve"> </w:t>
      </w:r>
      <w:proofErr w:type="spellStart"/>
      <w:r>
        <w:t>kase</w:t>
      </w:r>
      <w:proofErr w:type="spellEnd"/>
      <w:r>
        <w:t xml:space="preserve"> </w:t>
      </w:r>
      <w:proofErr w:type="spellStart"/>
      <w:r>
        <w:t>yung</w:t>
      </w:r>
      <w:proofErr w:type="spellEnd"/>
      <w:r>
        <w:t xml:space="preserve"> text </w:t>
      </w:r>
      <w:proofErr w:type="spellStart"/>
      <w:r>
        <w:t>sa</w:t>
      </w:r>
      <w:proofErr w:type="spellEnd"/>
      <w:r>
        <w:t xml:space="preserve"> Page title and number</w:t>
      </w:r>
    </w:p>
  </w:comment>
  <w:comment w:id="503" w:author="Jade Raposa" w:date="2024-10-27T04:10:00Z" w:initials="JR">
    <w:p w14:paraId="4F714825" w14:textId="01238D48" w:rsidR="0072790A" w:rsidRDefault="0072790A">
      <w:pPr>
        <w:pStyle w:val="CommentText"/>
      </w:pPr>
      <w:r>
        <w:rPr>
          <w:rStyle w:val="CommentReference"/>
        </w:rPr>
        <w:annotationRef/>
      </w:r>
      <w:r>
        <w:t xml:space="preserve">Just needs format adjustment. Better to do if </w:t>
      </w:r>
      <w:proofErr w:type="spellStart"/>
      <w:r>
        <w:t>tapos</w:t>
      </w:r>
      <w:proofErr w:type="spellEnd"/>
      <w:r>
        <w:t xml:space="preserve"> </w:t>
      </w:r>
      <w:proofErr w:type="spellStart"/>
      <w:r>
        <w:t>na</w:t>
      </w:r>
      <w:proofErr w:type="spellEnd"/>
      <w:r>
        <w:t xml:space="preserve"> content lahat para di </w:t>
      </w:r>
      <w:proofErr w:type="spellStart"/>
      <w:r>
        <w:t>na</w:t>
      </w:r>
      <w:proofErr w:type="spellEnd"/>
      <w:r>
        <w:t xml:space="preserve"> need mag adjust from time to time</w:t>
      </w:r>
    </w:p>
  </w:comment>
  <w:comment w:id="644" w:author="Jade Raposa [2]" w:date="2024-10-15T02:08:00Z" w:initials="">
    <w:p w14:paraId="4F082E5D" w14:textId="77777777" w:rsidR="008F456D" w:rsidRDefault="00000000">
      <w:pPr>
        <w:pStyle w:val="CommentText"/>
      </w:pPr>
      <w:r>
        <w:t>I remember the panel mentioning RRL for this, discuss what the theoretical framework expresses</w:t>
      </w:r>
    </w:p>
  </w:comment>
  <w:comment w:id="645" w:author="Jade Raposa" w:date="2024-10-27T04:14:00Z" w:initials="JR">
    <w:p w14:paraId="5FAC0EC9" w14:textId="6DD6284C" w:rsidR="00472F1B" w:rsidRDefault="00472F1B">
      <w:pPr>
        <w:pStyle w:val="CommentText"/>
      </w:pPr>
      <w:r>
        <w:rPr>
          <w:rStyle w:val="CommentReference"/>
        </w:rPr>
        <w:annotationRef/>
      </w:r>
      <w:r>
        <w:t xml:space="preserve">Maybe needs a change, if not. Add </w:t>
      </w:r>
      <w:r w:rsidR="0072287B">
        <w:t xml:space="preserve">an RRL </w:t>
      </w:r>
    </w:p>
  </w:comment>
  <w:comment w:id="664" w:author="Jade Raposa [2]" w:date="2024-10-15T02:09:00Z" w:initials="">
    <w:p w14:paraId="4506A4F1" w14:textId="77777777" w:rsidR="008F456D" w:rsidRDefault="00000000">
      <w:pPr>
        <w:pStyle w:val="CommentText"/>
      </w:pPr>
      <w:r>
        <w:t>“Revise”</w:t>
      </w:r>
    </w:p>
    <w:p w14:paraId="2AF28BB1" w14:textId="77777777" w:rsidR="008F456D" w:rsidRDefault="008F456D">
      <w:pPr>
        <w:pStyle w:val="CommentText"/>
      </w:pPr>
    </w:p>
    <w:p w14:paraId="6BAE1D50" w14:textId="77777777" w:rsidR="008F456D" w:rsidRDefault="00000000">
      <w:pPr>
        <w:pStyle w:val="CommentText"/>
      </w:pPr>
      <w:r>
        <w:t>-</w:t>
      </w:r>
      <w:r>
        <w:tab/>
        <w:t xml:space="preserve"> Sir Vic</w:t>
      </w:r>
    </w:p>
  </w:comment>
  <w:comment w:id="678" w:author="Jade Raposa [2]" w:date="2024-10-15T02:10:00Z" w:initials="">
    <w:p w14:paraId="5DC334CD" w14:textId="77777777" w:rsidR="008F456D" w:rsidRDefault="00000000">
      <w:pPr>
        <w:pStyle w:val="CommentText"/>
      </w:pPr>
      <w:r>
        <w:t>“Update use-case with sequence diagram”</w:t>
      </w:r>
    </w:p>
    <w:p w14:paraId="24CD7D35" w14:textId="77777777" w:rsidR="008F456D" w:rsidRDefault="008F456D">
      <w:pPr>
        <w:pStyle w:val="CommentText"/>
      </w:pPr>
    </w:p>
    <w:p w14:paraId="2F2E50D3" w14:textId="77777777" w:rsidR="008F456D" w:rsidRDefault="00000000">
      <w:pPr>
        <w:pStyle w:val="CommentText"/>
      </w:pPr>
      <w:r>
        <w:t>-</w:t>
      </w:r>
      <w:r>
        <w:tab/>
        <w:t xml:space="preserve"> Sir Vic</w:t>
      </w:r>
    </w:p>
  </w:comment>
  <w:comment w:id="707" w:author="Jade Raposa [2]" w:date="2024-10-15T02:10:00Z" w:initials="">
    <w:p w14:paraId="55567381" w14:textId="77777777" w:rsidR="008F456D" w:rsidRDefault="00000000">
      <w:pPr>
        <w:pStyle w:val="CommentText"/>
      </w:pPr>
      <w:r>
        <w:t>“Please correct this diagram”</w:t>
      </w:r>
    </w:p>
    <w:p w14:paraId="7099FBFF" w14:textId="77777777" w:rsidR="008F456D" w:rsidRDefault="008F456D">
      <w:pPr>
        <w:pStyle w:val="CommentText"/>
      </w:pPr>
    </w:p>
    <w:p w14:paraId="3485B384" w14:textId="77777777" w:rsidR="008F456D" w:rsidRDefault="00000000">
      <w:pPr>
        <w:pStyle w:val="CommentText"/>
      </w:pPr>
      <w:r>
        <w:t>-</w:t>
      </w:r>
      <w:r>
        <w:tab/>
        <w:t xml:space="preserve"> Sir Vic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1919B0" w15:done="0"/>
  <w15:commentEx w15:paraId="5C960BDB" w15:paraIdParent="5C1919B0" w15:done="0"/>
  <w15:commentEx w15:paraId="14EEDE19" w15:done="0"/>
  <w15:commentEx w15:paraId="047CF448" w15:done="1"/>
  <w15:commentEx w15:paraId="7FC98DF5" w15:paraIdParent="047CF448" w15:done="1"/>
  <w15:commentEx w15:paraId="28F0977E" w15:done="0"/>
  <w15:commentEx w15:paraId="3FCFC52B" w15:done="0"/>
  <w15:commentEx w15:paraId="52B74313" w15:done="0"/>
  <w15:commentEx w15:paraId="75C79A72" w15:done="0"/>
  <w15:commentEx w15:paraId="3DF04BB5" w15:paraIdParent="75C79A72" w15:done="0"/>
  <w15:commentEx w15:paraId="784FA2FA" w15:done="0"/>
  <w15:commentEx w15:paraId="74286692" w15:done="0"/>
  <w15:commentEx w15:paraId="4B81500D" w15:done="0"/>
  <w15:commentEx w15:paraId="2782BB41" w15:paraIdParent="4B81500D" w15:done="0"/>
  <w15:commentEx w15:paraId="71CECCC5" w15:done="0"/>
  <w15:commentEx w15:paraId="11B0167E" w15:done="0"/>
  <w15:commentEx w15:paraId="4F714825" w15:paraIdParent="11B0167E" w15:done="0"/>
  <w15:commentEx w15:paraId="4F082E5D" w15:done="0"/>
  <w15:commentEx w15:paraId="5FAC0EC9" w15:paraIdParent="4F082E5D" w15:done="0"/>
  <w15:commentEx w15:paraId="6BAE1D50" w15:done="0"/>
  <w15:commentEx w15:paraId="2F2E50D3" w15:done="0"/>
  <w15:commentEx w15:paraId="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8485EF" w16cex:dateUtc="2024-10-26T18:04:00Z"/>
  <w16cex:commentExtensible w16cex:durableId="718E50D3" w16cex:dateUtc="2024-10-26T20:03:00Z"/>
  <w16cex:commentExtensible w16cex:durableId="0E1714C7" w16cex:dateUtc="2024-10-26T20:10:00Z"/>
  <w16cex:commentExtensible w16cex:durableId="2F710155" w16cex:dateUtc="2024-10-26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1919B0" w16cid:durableId="0BEAC9B9"/>
  <w16cid:commentId w16cid:paraId="5C960BDB" w16cid:durableId="183F86CA"/>
  <w16cid:commentId w16cid:paraId="14EEDE19" w16cid:durableId="00325912"/>
  <w16cid:commentId w16cid:paraId="047CF448" w16cid:durableId="0885F2BE"/>
  <w16cid:commentId w16cid:paraId="7FC98DF5" w16cid:durableId="31BA33EA"/>
  <w16cid:commentId w16cid:paraId="28F0977E" w16cid:durableId="666F7A6A"/>
  <w16cid:commentId w16cid:paraId="3FCFC52B" w16cid:durableId="3A0493C2"/>
  <w16cid:commentId w16cid:paraId="52B74313" w16cid:durableId="1D5F649D"/>
  <w16cid:commentId w16cid:paraId="75C79A72" w16cid:durableId="7367293B"/>
  <w16cid:commentId w16cid:paraId="3DF04BB5" w16cid:durableId="46F12EAC"/>
  <w16cid:commentId w16cid:paraId="784FA2FA" w16cid:durableId="5B8485EF"/>
  <w16cid:commentId w16cid:paraId="74286692" w16cid:durableId="4C09601F"/>
  <w16cid:commentId w16cid:paraId="4B81500D" w16cid:durableId="7B4447F5"/>
  <w16cid:commentId w16cid:paraId="2782BB41" w16cid:durableId="718E50D3"/>
  <w16cid:commentId w16cid:paraId="71CECCC5" w16cid:durableId="31D786B5"/>
  <w16cid:commentId w16cid:paraId="11B0167E" w16cid:durableId="1E6E1090"/>
  <w16cid:commentId w16cid:paraId="4F714825" w16cid:durableId="0E1714C7"/>
  <w16cid:commentId w16cid:paraId="4F082E5D" w16cid:durableId="3FE0A435"/>
  <w16cid:commentId w16cid:paraId="5FAC0EC9" w16cid:durableId="2F710155"/>
  <w16cid:commentId w16cid:paraId="6BAE1D50" w16cid:durableId="7421E986"/>
  <w16cid:commentId w16cid:paraId="2F2E50D3" w16cid:durableId="3BA02E1C"/>
  <w16cid:commentId w16cid:paraId="3485B384" w16cid:durableId="7B1B3D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D26251" w14:textId="77777777" w:rsidR="0014538E" w:rsidRDefault="0014538E">
      <w:pPr>
        <w:spacing w:line="240" w:lineRule="auto"/>
      </w:pPr>
      <w:r>
        <w:separator/>
      </w:r>
    </w:p>
  </w:endnote>
  <w:endnote w:type="continuationSeparator" w:id="0">
    <w:p w14:paraId="5C1798DD" w14:textId="77777777" w:rsidR="0014538E" w:rsidRDefault="001453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77777777" w:rsidR="008F456D" w:rsidRDefault="008F456D">
    <w:pPr>
      <w:pStyle w:val="Footer"/>
      <w:jc w:val="right"/>
    </w:pPr>
  </w:p>
  <w:p w14:paraId="45DDA5B6" w14:textId="77777777" w:rsidR="008F456D" w:rsidRDefault="008F456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4A746" w14:textId="77777777" w:rsidR="008F456D" w:rsidRDefault="008F456D">
    <w:pPr>
      <w:pStyle w:val="Footer"/>
      <w:jc w:val="right"/>
    </w:pPr>
  </w:p>
  <w:p w14:paraId="66121E97" w14:textId="77777777" w:rsidR="008F456D" w:rsidRDefault="008F456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1E19D" w14:textId="77777777" w:rsidR="008F456D" w:rsidRDefault="008F456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7777777" w:rsidR="008F456D" w:rsidRDefault="008F456D">
    <w:pPr>
      <w:pStyle w:val="Footer"/>
      <w:jc w:val="right"/>
    </w:pPr>
  </w:p>
  <w:p w14:paraId="461749BB" w14:textId="77777777" w:rsidR="008F456D" w:rsidRDefault="008F456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8F456D" w:rsidRDefault="008F456D">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8F456D" w:rsidRDefault="008F45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25344" w14:textId="77777777" w:rsidR="008F456D" w:rsidRDefault="008F456D">
    <w:pPr>
      <w:pStyle w:val="Footer"/>
      <w:jc w:val="right"/>
    </w:pPr>
  </w:p>
  <w:p w14:paraId="58510ACE" w14:textId="77777777" w:rsidR="008F456D" w:rsidRDefault="008F45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D2914" w14:textId="77777777" w:rsidR="008F456D" w:rsidRDefault="008F45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77777777" w:rsidR="008F456D" w:rsidRDefault="008F456D">
    <w:pPr>
      <w:pStyle w:val="Footer"/>
      <w:jc w:val="right"/>
      <w:rPr>
        <w:rFonts w:ascii="Georgia" w:hAnsi="Georgia"/>
        <w:sz w:val="24"/>
        <w:szCs w:val="24"/>
      </w:rPr>
    </w:pPr>
  </w:p>
  <w:p w14:paraId="0E9BF52E" w14:textId="77777777" w:rsidR="008F456D" w:rsidRDefault="008F45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8F456D" w:rsidRDefault="008F45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8F456D" w:rsidRDefault="008F45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30A1E" w14:textId="77777777" w:rsidR="008F456D" w:rsidRDefault="008F456D">
    <w:pPr>
      <w:pStyle w:val="Footer"/>
      <w:jc w:val="right"/>
    </w:pPr>
  </w:p>
  <w:p w14:paraId="14D7FD70" w14:textId="77777777" w:rsidR="008F456D" w:rsidRDefault="008F456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77777777" w:rsidR="008F456D" w:rsidRDefault="008F456D">
    <w:pPr>
      <w:pStyle w:val="Footer"/>
      <w:jc w:val="right"/>
    </w:pPr>
  </w:p>
  <w:p w14:paraId="035183D4" w14:textId="77777777" w:rsidR="008F456D" w:rsidRDefault="008F456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8F456D" w:rsidRDefault="008F4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5D58E5" w14:textId="77777777" w:rsidR="0014538E" w:rsidRDefault="0014538E">
      <w:pPr>
        <w:spacing w:after="0"/>
      </w:pPr>
      <w:r>
        <w:separator/>
      </w:r>
    </w:p>
  </w:footnote>
  <w:footnote w:type="continuationSeparator" w:id="0">
    <w:p w14:paraId="4AD5699E" w14:textId="77777777" w:rsidR="0014538E" w:rsidRDefault="001453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77777777" w:rsidR="008F456D" w:rsidRDefault="00000000">
    <w:pPr>
      <w:pStyle w:val="Header"/>
      <w:jc w:val="right"/>
      <w:rPr>
        <w:rFonts w:ascii="Georgia" w:hAnsi="Georgia"/>
      </w:rPr>
    </w:pPr>
    <w:ins w:id="4" w:author="Jade Raposa [2]" w:date="2024-10-16T23:23:00Z">
      <w:r>
        <w:rPr>
          <w:noProof/>
          <w:lang w:val="en-US"/>
        </w:rPr>
        <w:drawing>
          <wp:anchor distT="0" distB="0" distL="114300" distR="114300" simplePos="0" relativeHeight="251784192" behindDoc="1" locked="0" layoutInCell="1" allowOverlap="1" wp14:anchorId="2CD221A4" wp14:editId="14616E51">
            <wp:simplePos x="0" y="0"/>
            <wp:positionH relativeFrom="margin">
              <wp:posOffset>8255</wp:posOffset>
            </wp:positionH>
            <wp:positionV relativeFrom="paragraph">
              <wp:posOffset>-324485</wp:posOffset>
            </wp:positionV>
            <wp:extent cx="5057775" cy="659765"/>
            <wp:effectExtent l="0" t="0" r="9525" b="6985"/>
            <wp:wrapTopAndBottom/>
            <wp:docPr id="1648841675" name="Picture 164884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1675" name="Picture 164884167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noProof/>
          <w:lang w:val="en-US"/>
        </w:rPr>
        <w:drawing>
          <wp:anchor distT="0" distB="0" distL="114300" distR="114300" simplePos="0" relativeHeight="251783168" behindDoc="1" locked="0" layoutInCell="1" allowOverlap="1" wp14:anchorId="78D1E433" wp14:editId="272C835F">
            <wp:simplePos x="0" y="0"/>
            <wp:positionH relativeFrom="margin">
              <wp:posOffset>207010</wp:posOffset>
            </wp:positionH>
            <wp:positionV relativeFrom="paragraph">
              <wp:posOffset>-506095</wp:posOffset>
            </wp:positionV>
            <wp:extent cx="5057775" cy="659765"/>
            <wp:effectExtent l="0" t="0" r="9525" b="6985"/>
            <wp:wrapTopAndBottom/>
            <wp:docPr id="1392221574" name="Picture 139222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1574" name="Picture 139222157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 w:author="Jade Raposa [2]" w:date="2024-10-16T23:21:00Z">
      <w:r>
        <w:rPr>
          <w:rFonts w:ascii="Georgia" w:hAnsi="Georgia"/>
          <w:rPrChange w:id="6" w:author="Jade Raposa [2]" w:date="2024-10-16T23:22:00Z">
            <w:rPr/>
          </w:rPrChange>
        </w:rPr>
        <w:t>Recommendation For Capstone Project Final Defense</w:t>
      </w:r>
    </w:ins>
    <w:r>
      <w:rPr>
        <w:rFonts w:ascii="Georgia" w:hAnsi="Georgia"/>
        <w:noProof/>
        <w:lang w:val="en-US"/>
        <w:rPrChange w:id="7" w:author="Jade Raposa [2]" w:date="2024-10-16T23:22:00Z">
          <w:rPr>
            <w:noProof/>
            <w:lang w:val="en-US"/>
          </w:rPr>
        </w:rPrChange>
      </w:rPr>
      <w:drawing>
        <wp:anchor distT="0" distB="0" distL="114300" distR="114300" simplePos="0" relativeHeight="251678720" behindDoc="1" locked="0" layoutInCell="1" allowOverlap="1" wp14:anchorId="71B89D50" wp14:editId="5278030B">
          <wp:simplePos x="0" y="0"/>
          <wp:positionH relativeFrom="margin">
            <wp:align>center</wp:align>
          </wp:positionH>
          <wp:positionV relativeFrom="paragraph">
            <wp:posOffset>-400685</wp:posOffset>
          </wp:positionV>
          <wp:extent cx="5057775" cy="659765"/>
          <wp:effectExtent l="0" t="0" r="9525" b="6985"/>
          <wp:wrapTopAndBottom/>
          <wp:docPr id="579153046" name="Picture 57915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3046" name="Picture 57915304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 w:author="Jade Raposa [2]" w:date="2024-10-16T23:21:00Z">
      <w:r>
        <w:rPr>
          <w:rFonts w:ascii="Georgia" w:hAnsi="Georgia"/>
          <w:rPrChange w:id="9" w:author="Jade Raposa [2]" w:date="2024-10-16T23:22:00Z">
            <w:rPr/>
          </w:rPrChange>
        </w:rPr>
        <w:t xml:space="preserve">  |</w:t>
      </w:r>
    </w:ins>
    <w:ins w:id="10" w:author="Jade Raposa [2]" w:date="2024-10-16T23:22:00Z">
      <w:r>
        <w:rPr>
          <w:rFonts w:ascii="Georgia" w:hAnsi="Georgia"/>
          <w:rPrChange w:id="11" w:author="Jade Raposa [2]" w:date="2024-10-16T23:22:00Z">
            <w:rPr/>
          </w:rPrChange>
        </w:rPr>
        <w:t xml:space="preserve"> </w:t>
      </w:r>
    </w:ins>
    <w:ins w:id="12" w:author="Jade Raposa [2]" w:date="2024-10-16T23:21:00Z">
      <w:r>
        <w:rPr>
          <w:rFonts w:ascii="Georgia" w:hAnsi="Georgia"/>
          <w:rPrChange w:id="13" w:author="Jade Raposa [2]" w:date="2024-10-16T23:22:00Z">
            <w:rPr/>
          </w:rPrChange>
        </w:rPr>
        <w:t xml:space="preserve"> ii</w:t>
      </w:r>
    </w:ins>
    <w:customXmlDelRangeStart w:id="14" w:author="Jade Raposa [2]" w:date="2024-10-16T23:21:00Z"/>
    <w:sdt>
      <w:sdtPr>
        <w:rPr>
          <w:rFonts w:ascii="Georgia" w:hAnsi="Georgia"/>
        </w:rPr>
        <w:id w:val="-254749712"/>
        <w:docPartObj>
          <w:docPartGallery w:val="AutoText"/>
        </w:docPartObj>
      </w:sdtPr>
      <w:sdtContent>
        <w:customXmlDelRangeEnd w:id="14"/>
        <w:del w:id="15" w:author="Jade Raposa [2]" w:date="2024-10-16T23:21:00Z">
          <w:r>
            <w:rPr>
              <w:rFonts w:ascii="Georgia" w:hAnsi="Georgia"/>
              <w:rPrChange w:id="16" w:author="Jade Raposa [2]" w:date="2024-10-16T23:22:00Z">
                <w:rPr/>
              </w:rPrChange>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customXmlDelRangeStart w:id="17" w:author="Jade Raposa [2]" w:date="2024-10-16T23:21:00Z"/>
      </w:sdtContent>
    </w:sdt>
    <w:customXmlDelRangeEnd w:id="17"/>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D60A4" w14:textId="77777777" w:rsidR="008F456D" w:rsidRPr="008F456D" w:rsidRDefault="00000000" w:rsidP="008F456D">
    <w:pPr>
      <w:pStyle w:val="Header"/>
      <w:tabs>
        <w:tab w:val="clear" w:pos="4680"/>
        <w:tab w:val="clear" w:pos="9360"/>
        <w:tab w:val="right" w:pos="8640"/>
      </w:tabs>
      <w:jc w:val="right"/>
      <w:rPr>
        <w:rFonts w:ascii="Georgia" w:hAnsi="Georgia"/>
        <w:rPrChange w:id="192" w:author="Jade Raposa [2]" w:date="2024-10-16T21:12:00Z">
          <w:rPr/>
        </w:rPrChange>
      </w:rPr>
      <w:pPrChange w:id="193" w:author="Jade Raposa [2]" w:date="2024-10-16T21:13:00Z">
        <w:pPr>
          <w:pStyle w:val="Header"/>
          <w:tabs>
            <w:tab w:val="clear" w:pos="4680"/>
            <w:tab w:val="clear" w:pos="9360"/>
            <w:tab w:val="right" w:pos="8640"/>
          </w:tabs>
        </w:pPr>
      </w:pPrChange>
    </w:pPr>
    <w:ins w:id="194" w:author="Jade Raposa [2]" w:date="2024-10-16T21:21:00Z">
      <w:r>
        <w:rPr>
          <w:noProof/>
          <w:lang w:val="en-US"/>
        </w:rPr>
        <w:drawing>
          <wp:anchor distT="0" distB="0" distL="114300" distR="114300" simplePos="0" relativeHeight="251773952" behindDoc="1" locked="0" layoutInCell="1" allowOverlap="1" wp14:anchorId="08D7256B" wp14:editId="40C32EC5">
            <wp:simplePos x="0" y="0"/>
            <wp:positionH relativeFrom="margin">
              <wp:align>center</wp:align>
            </wp:positionH>
            <wp:positionV relativeFrom="paragraph">
              <wp:posOffset>-342900</wp:posOffset>
            </wp:positionV>
            <wp:extent cx="5057775" cy="659765"/>
            <wp:effectExtent l="0" t="0" r="9525" b="6985"/>
            <wp:wrapTopAndBottom/>
            <wp:docPr id="2125425247" name="Picture 212542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25247" name="Picture 212542524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95" w:author="Jade Raposa [2]" w:date="2024-10-16T21:22:00Z">
      <w:r>
        <w:t xml:space="preserve"> </w:t>
      </w:r>
    </w:ins>
    <w:proofErr w:type="gramStart"/>
    <w:ins w:id="196" w:author="Jade Raposa [2]" w:date="2024-10-16T21:38:00Z">
      <w:r>
        <w:rPr>
          <w:rFonts w:ascii="Georgia" w:hAnsi="Georgia"/>
        </w:rPr>
        <w:t>Acknowledgement</w:t>
      </w:r>
    </w:ins>
    <w:ins w:id="197" w:author="Jade Raposa [2]" w:date="2024-10-16T21:22:00Z">
      <w:r>
        <w:rPr>
          <w:rFonts w:ascii="Georgia" w:hAnsi="Georgia"/>
        </w:rPr>
        <w:t xml:space="preserve">  |</w:t>
      </w:r>
      <w:proofErr w:type="gramEnd"/>
      <w:r>
        <w:rPr>
          <w:rFonts w:ascii="Georgia" w:hAnsi="Georgia"/>
        </w:rPr>
        <w:t xml:space="preserve">  </w:t>
      </w:r>
    </w:ins>
    <w:ins w:id="198" w:author="Jade Raposa [2]" w:date="2024-10-16T21:46:00Z">
      <w:r>
        <w:rPr>
          <w:rFonts w:ascii="Georgia" w:hAnsi="Georgia"/>
        </w:rPr>
        <w:t>vii</w:t>
      </w:r>
    </w:ins>
    <w:ins w:id="199" w:author="Jade Raposa [2]" w:date="2024-10-16T21:47:00Z">
      <w:r>
        <w:rPr>
          <w:rFonts w:ascii="Georgia" w:hAnsi="Georgia"/>
        </w:rPr>
        <w:t>i</w:t>
      </w:r>
    </w:ins>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2653C" w14:textId="77777777" w:rsidR="008F456D" w:rsidRDefault="00000000" w:rsidP="008F456D">
    <w:pPr>
      <w:pStyle w:val="Footer"/>
      <w:jc w:val="right"/>
      <w:rPr>
        <w:rFonts w:ascii="Georgia" w:hAnsi="Georgia"/>
      </w:rPr>
      <w:pPrChange w:id="2624" w:author="Jade Raposa [2]" w:date="2024-10-17T00:28:00Z">
        <w:pPr>
          <w:pStyle w:val="Footer"/>
        </w:pPr>
      </w:pPrChange>
    </w:pPr>
    <w:ins w:id="2625" w:author="Jade Raposa [2]" w:date="2024-10-17T00:28:00Z">
      <w:r>
        <w:rPr>
          <w:rFonts w:ascii="Georgia" w:hAnsi="Georgia"/>
        </w:rPr>
        <w:t xml:space="preserve">Appendix </w:t>
      </w:r>
    </w:ins>
    <w:ins w:id="2626" w:author="Jade Raposa [2]" w:date="2024-10-17T00:50:00Z">
      <w:r>
        <w:rPr>
          <w:rFonts w:ascii="Georgia" w:hAnsi="Georgia"/>
        </w:rPr>
        <w:t>D</w:t>
      </w:r>
    </w:ins>
    <w:ins w:id="2627" w:author="Jade Raposa [2]" w:date="2024-10-17T00:29:00Z">
      <w:r>
        <w:rPr>
          <w:rFonts w:ascii="Georgia" w:hAnsi="Georgia"/>
        </w:rPr>
        <w:t xml:space="preserve">  </w:t>
      </w:r>
    </w:ins>
    <w:ins w:id="2628" w:author="Jade Raposa [2]" w:date="2024-10-17T00:28:00Z">
      <w:r>
        <w:rPr>
          <w:rFonts w:ascii="Georgia" w:hAnsi="Georgia"/>
        </w:rPr>
        <w:t xml:space="preserve">| </w:t>
      </w:r>
    </w:ins>
    <w:ins w:id="2629" w:author="Jade Raposa [2]" w:date="2024-10-17T00:29:00Z">
      <w:r>
        <w:rPr>
          <w:rFonts w:ascii="Georgia" w:hAnsi="Georgia"/>
        </w:rPr>
        <w:t xml:space="preserve"> </w:t>
      </w:r>
    </w:ins>
    <w:ins w:id="2630" w:author="Jade Raposa [2]" w:date="2024-10-17T00:59:00Z">
      <w:r>
        <w:rPr>
          <w:rFonts w:ascii="Georgia" w:hAnsi="Georgia"/>
        </w:rPr>
        <w:t>80</w:t>
      </w:r>
    </w:ins>
    <w:del w:id="2631" w:author="Jade Raposa [2]" w:date="2024-10-17T00:28:00Z">
      <w:r>
        <w:rPr>
          <w:rFonts w:ascii="Georgia" w:hAnsi="Georgia"/>
        </w:rPr>
        <w:tab/>
        <w:delText xml:space="preserve">                                                                                                                                              Appendix C| 6</w:delText>
      </w:r>
    </w:del>
    <w:r>
      <w:rPr>
        <w:noProof/>
        <w:lang w:val="en-US"/>
      </w:rPr>
      <w:drawing>
        <wp:anchor distT="0" distB="0" distL="114300" distR="114300" simplePos="0" relativeHeight="251800576" behindDoc="1" locked="0" layoutInCell="1" allowOverlap="1" wp14:anchorId="04EC5B47" wp14:editId="7A765675">
          <wp:simplePos x="0" y="0"/>
          <wp:positionH relativeFrom="margin">
            <wp:posOffset>373380</wp:posOffset>
          </wp:positionH>
          <wp:positionV relativeFrom="paragraph">
            <wp:posOffset>-343535</wp:posOffset>
          </wp:positionV>
          <wp:extent cx="5057775" cy="680085"/>
          <wp:effectExtent l="0" t="0" r="9525" b="5715"/>
          <wp:wrapTopAndBottom/>
          <wp:docPr id="1669039153" name="Picture 1669039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9153" name="Picture 1669039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632" w:author="Jade Raposa [2]" w:date="2024-10-17T00:28:00Z">
      <w:r>
        <w:rPr>
          <w:rFonts w:ascii="Georgia" w:hAnsi="Georgia"/>
        </w:rPr>
        <w:delText>7</w:delText>
      </w:r>
    </w:del>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77777777" w:rsidR="008F456D" w:rsidRDefault="00000000">
    <w:pPr>
      <w:pStyle w:val="Footer"/>
      <w:rPr>
        <w:rFonts w:ascii="Georgia" w:hAnsi="Georgia"/>
      </w:rPr>
    </w:pPr>
    <w:r>
      <w:rPr>
        <w:noProof/>
        <w:lang w:val="en-US"/>
      </w:rPr>
      <w:drawing>
        <wp:anchor distT="0" distB="0" distL="114300" distR="114300" simplePos="0" relativeHeight="251757568" behindDoc="1" locked="0" layoutInCell="1" allowOverlap="1" wp14:anchorId="28DFC905" wp14:editId="2C2F9F8E">
          <wp:simplePos x="0" y="0"/>
          <wp:positionH relativeFrom="margin">
            <wp:posOffset>441960</wp:posOffset>
          </wp:positionH>
          <wp:positionV relativeFrom="paragraph">
            <wp:posOffset>-320040</wp:posOffset>
          </wp:positionV>
          <wp:extent cx="5057775" cy="680085"/>
          <wp:effectExtent l="0" t="0" r="9525" b="5715"/>
          <wp:wrapTopAndBottom/>
          <wp:docPr id="177485125" name="Picture 1774851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5125" name="Picture 1774851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79</w: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41470" w14:textId="77777777" w:rsidR="008F456D" w:rsidRDefault="00000000" w:rsidP="008F456D">
    <w:pPr>
      <w:pStyle w:val="Footer"/>
      <w:jc w:val="right"/>
      <w:rPr>
        <w:rFonts w:ascii="Georgia" w:hAnsi="Georgia"/>
      </w:rPr>
      <w:pPrChange w:id="2787" w:author="Jade Raposa [2]" w:date="2024-10-17T00:28:00Z">
        <w:pPr>
          <w:pStyle w:val="Footer"/>
        </w:pPr>
      </w:pPrChange>
    </w:pPr>
    <w:ins w:id="2788" w:author="Jade Raposa [2]" w:date="2024-10-17T00:28:00Z">
      <w:r>
        <w:rPr>
          <w:rFonts w:ascii="Georgia" w:hAnsi="Georgia"/>
        </w:rPr>
        <w:t xml:space="preserve">Appendix </w:t>
      </w:r>
    </w:ins>
    <w:ins w:id="2789" w:author="Jade Raposa [2]" w:date="2024-10-17T00:50:00Z">
      <w:r>
        <w:rPr>
          <w:rFonts w:ascii="Georgia" w:hAnsi="Georgia"/>
        </w:rPr>
        <w:t>D</w:t>
      </w:r>
    </w:ins>
    <w:ins w:id="2790" w:author="Jade Raposa [2]" w:date="2024-10-17T00:29:00Z">
      <w:r>
        <w:rPr>
          <w:rFonts w:ascii="Georgia" w:hAnsi="Georgia"/>
        </w:rPr>
        <w:t xml:space="preserve">  </w:t>
      </w:r>
    </w:ins>
    <w:ins w:id="2791" w:author="Jade Raposa [2]" w:date="2024-10-17T00:28:00Z">
      <w:r>
        <w:rPr>
          <w:rFonts w:ascii="Georgia" w:hAnsi="Georgia"/>
        </w:rPr>
        <w:t xml:space="preserve">| </w:t>
      </w:r>
    </w:ins>
    <w:ins w:id="2792" w:author="Jade Raposa [2]" w:date="2024-10-17T00:29:00Z">
      <w:r>
        <w:rPr>
          <w:rFonts w:ascii="Georgia" w:hAnsi="Georgia"/>
        </w:rPr>
        <w:t xml:space="preserve"> </w:t>
      </w:r>
    </w:ins>
    <w:ins w:id="2793" w:author="Jade Raposa [2]" w:date="2024-10-17T00:59:00Z">
      <w:r>
        <w:rPr>
          <w:rFonts w:ascii="Georgia" w:hAnsi="Georgia"/>
        </w:rPr>
        <w:t>8</w:t>
      </w:r>
    </w:ins>
    <w:ins w:id="2794" w:author="Jade Raposa [2]" w:date="2024-10-17T01:01:00Z">
      <w:r>
        <w:rPr>
          <w:rFonts w:ascii="Georgia" w:hAnsi="Georgia"/>
        </w:rPr>
        <w:t>1</w:t>
      </w:r>
    </w:ins>
    <w:del w:id="2795" w:author="Jade Raposa [2]" w:date="2024-10-17T00:28:00Z">
      <w:r>
        <w:rPr>
          <w:rFonts w:ascii="Georgia" w:hAnsi="Georgia"/>
        </w:rPr>
        <w:tab/>
        <w:delText xml:space="preserve">                                                                                                                                              Appendix C| 6</w:delText>
      </w:r>
    </w:del>
    <w:r>
      <w:rPr>
        <w:noProof/>
        <w:lang w:val="en-US"/>
      </w:rPr>
      <w:drawing>
        <wp:anchor distT="0" distB="0" distL="114300" distR="114300" simplePos="0" relativeHeight="251802624" behindDoc="1" locked="0" layoutInCell="1" allowOverlap="1" wp14:anchorId="3A08E327" wp14:editId="01FF1D79">
          <wp:simplePos x="0" y="0"/>
          <wp:positionH relativeFrom="margin">
            <wp:posOffset>373380</wp:posOffset>
          </wp:positionH>
          <wp:positionV relativeFrom="paragraph">
            <wp:posOffset>-343535</wp:posOffset>
          </wp:positionV>
          <wp:extent cx="5057775" cy="680085"/>
          <wp:effectExtent l="0" t="0" r="9525" b="5715"/>
          <wp:wrapTopAndBottom/>
          <wp:docPr id="1907830704" name="Picture 19078307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30704" name="Picture 19078307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796" w:author="Jade Raposa [2]" w:date="2024-10-17T00:28:00Z">
      <w:r>
        <w:rPr>
          <w:rFonts w:ascii="Georgia" w:hAnsi="Georgia"/>
        </w:rPr>
        <w:delText>7</w:delText>
      </w:r>
    </w:del>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CAEFE" w14:textId="77777777" w:rsidR="008F456D" w:rsidRDefault="00000000" w:rsidP="008F456D">
    <w:pPr>
      <w:pStyle w:val="Footer"/>
      <w:jc w:val="right"/>
      <w:rPr>
        <w:rFonts w:ascii="Georgia" w:hAnsi="Georgia"/>
      </w:rPr>
      <w:pPrChange w:id="2899" w:author="Jade Raposa [2]" w:date="2024-10-17T00:28:00Z">
        <w:pPr>
          <w:pStyle w:val="Footer"/>
        </w:pPr>
      </w:pPrChange>
    </w:pPr>
    <w:ins w:id="2900" w:author="Jade Raposa [2]" w:date="2024-10-17T00:28:00Z">
      <w:r>
        <w:rPr>
          <w:rFonts w:ascii="Georgia" w:hAnsi="Georgia"/>
        </w:rPr>
        <w:t xml:space="preserve">Appendix </w:t>
      </w:r>
    </w:ins>
    <w:ins w:id="2901" w:author="Jade Raposa [2]" w:date="2024-10-17T00:50:00Z">
      <w:r>
        <w:rPr>
          <w:rFonts w:ascii="Georgia" w:hAnsi="Georgia"/>
        </w:rPr>
        <w:t>D</w:t>
      </w:r>
    </w:ins>
    <w:ins w:id="2902" w:author="Jade Raposa [2]" w:date="2024-10-17T00:29:00Z">
      <w:r>
        <w:rPr>
          <w:rFonts w:ascii="Georgia" w:hAnsi="Georgia"/>
        </w:rPr>
        <w:t xml:space="preserve">  </w:t>
      </w:r>
    </w:ins>
    <w:ins w:id="2903" w:author="Jade Raposa [2]" w:date="2024-10-17T00:28:00Z">
      <w:r>
        <w:rPr>
          <w:rFonts w:ascii="Georgia" w:hAnsi="Georgia"/>
        </w:rPr>
        <w:t xml:space="preserve">| </w:t>
      </w:r>
    </w:ins>
    <w:ins w:id="2904" w:author="Jade Raposa [2]" w:date="2024-10-17T00:29:00Z">
      <w:r>
        <w:rPr>
          <w:rFonts w:ascii="Georgia" w:hAnsi="Georgia"/>
        </w:rPr>
        <w:t xml:space="preserve"> </w:t>
      </w:r>
    </w:ins>
    <w:ins w:id="2905" w:author="Jade Raposa [2]" w:date="2024-10-17T00:59:00Z">
      <w:r>
        <w:rPr>
          <w:rFonts w:ascii="Georgia" w:hAnsi="Georgia"/>
        </w:rPr>
        <w:t>8</w:t>
      </w:r>
    </w:ins>
    <w:ins w:id="2906" w:author="Jade Raposa [2]" w:date="2024-10-17T01:02:00Z">
      <w:r>
        <w:rPr>
          <w:rFonts w:ascii="Georgia" w:hAnsi="Georgia"/>
        </w:rPr>
        <w:t>2</w:t>
      </w:r>
    </w:ins>
    <w:del w:id="2907" w:author="Jade Raposa [2]" w:date="2024-10-17T00:28:00Z">
      <w:r>
        <w:rPr>
          <w:rFonts w:ascii="Georgia" w:hAnsi="Georgia"/>
        </w:rPr>
        <w:tab/>
        <w:delText xml:space="preserve">                                                                                                                                              Appendix C| 6</w:delText>
      </w:r>
    </w:del>
    <w:r>
      <w:rPr>
        <w:noProof/>
        <w:lang w:val="en-US"/>
      </w:rPr>
      <w:drawing>
        <wp:anchor distT="0" distB="0" distL="114300" distR="114300" simplePos="0" relativeHeight="251803648" behindDoc="1" locked="0" layoutInCell="1" allowOverlap="1" wp14:anchorId="331A5751" wp14:editId="1494864A">
          <wp:simplePos x="0" y="0"/>
          <wp:positionH relativeFrom="margin">
            <wp:posOffset>373380</wp:posOffset>
          </wp:positionH>
          <wp:positionV relativeFrom="paragraph">
            <wp:posOffset>-343535</wp:posOffset>
          </wp:positionV>
          <wp:extent cx="5057775" cy="680085"/>
          <wp:effectExtent l="0" t="0" r="9525" b="5715"/>
          <wp:wrapTopAndBottom/>
          <wp:docPr id="648594227" name="Picture 6485942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94227" name="Picture 64859422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908" w:author="Jade Raposa [2]" w:date="2024-10-17T00:28:00Z">
      <w:r>
        <w:rPr>
          <w:rFonts w:ascii="Georgia" w:hAnsi="Georgia"/>
        </w:rPr>
        <w:delText>7</w:delText>
      </w:r>
    </w:del>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77777777" w:rsidR="008F456D" w:rsidRDefault="00000000">
    <w:pPr>
      <w:pStyle w:val="Footer"/>
      <w:rPr>
        <w:rFonts w:ascii="Georgia" w:hAnsi="Georgia"/>
      </w:rPr>
    </w:pPr>
    <w:r>
      <w:rPr>
        <w:noProof/>
        <w:lang w:val="en-US"/>
      </w:rPr>
      <w:drawing>
        <wp:anchor distT="0" distB="0" distL="114300" distR="114300" simplePos="0" relativeHeight="251758592" behindDoc="1" locked="0" layoutInCell="1" allowOverlap="1" wp14:anchorId="20F0706B" wp14:editId="431580CD">
          <wp:simplePos x="0" y="0"/>
          <wp:positionH relativeFrom="margin">
            <wp:posOffset>441960</wp:posOffset>
          </wp:positionH>
          <wp:positionV relativeFrom="paragraph">
            <wp:posOffset>-320040</wp:posOffset>
          </wp:positionV>
          <wp:extent cx="5057775" cy="680085"/>
          <wp:effectExtent l="0" t="0" r="9525" b="5715"/>
          <wp:wrapTopAndBottom/>
          <wp:docPr id="1654504370" name="Picture 1654504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4370" name="Picture 165450437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80</w: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A26AC" w14:textId="77777777" w:rsidR="008F456D" w:rsidRDefault="00000000" w:rsidP="008F456D">
    <w:pPr>
      <w:pStyle w:val="Footer"/>
      <w:jc w:val="right"/>
      <w:rPr>
        <w:rFonts w:ascii="Georgia" w:hAnsi="Georgia"/>
      </w:rPr>
      <w:pPrChange w:id="3087" w:author="Jade Raposa [2]" w:date="2024-10-17T00:28:00Z">
        <w:pPr>
          <w:pStyle w:val="Footer"/>
        </w:pPr>
      </w:pPrChange>
    </w:pPr>
    <w:ins w:id="3088" w:author="Jade Raposa [2]" w:date="2024-10-17T00:28:00Z">
      <w:r>
        <w:rPr>
          <w:rFonts w:ascii="Georgia" w:hAnsi="Georgia"/>
        </w:rPr>
        <w:t xml:space="preserve">Appendix </w:t>
      </w:r>
    </w:ins>
    <w:ins w:id="3089" w:author="Jade Raposa [2]" w:date="2024-10-17T00:50:00Z">
      <w:r>
        <w:rPr>
          <w:rFonts w:ascii="Georgia" w:hAnsi="Georgia"/>
        </w:rPr>
        <w:t>D</w:t>
      </w:r>
    </w:ins>
    <w:ins w:id="3090" w:author="Jade Raposa [2]" w:date="2024-10-17T00:29:00Z">
      <w:r>
        <w:rPr>
          <w:rFonts w:ascii="Georgia" w:hAnsi="Georgia"/>
        </w:rPr>
        <w:t xml:space="preserve">  </w:t>
      </w:r>
    </w:ins>
    <w:ins w:id="3091" w:author="Jade Raposa [2]" w:date="2024-10-17T00:28:00Z">
      <w:r>
        <w:rPr>
          <w:rFonts w:ascii="Georgia" w:hAnsi="Georgia"/>
        </w:rPr>
        <w:t xml:space="preserve">| </w:t>
      </w:r>
    </w:ins>
    <w:ins w:id="3092" w:author="Jade Raposa [2]" w:date="2024-10-17T00:29:00Z">
      <w:r>
        <w:rPr>
          <w:rFonts w:ascii="Georgia" w:hAnsi="Georgia"/>
        </w:rPr>
        <w:t xml:space="preserve"> </w:t>
      </w:r>
    </w:ins>
    <w:ins w:id="3093" w:author="Jade Raposa [2]" w:date="2024-10-17T00:59:00Z">
      <w:r>
        <w:rPr>
          <w:rFonts w:ascii="Georgia" w:hAnsi="Georgia"/>
        </w:rPr>
        <w:t>8</w:t>
      </w:r>
    </w:ins>
    <w:ins w:id="3094" w:author="Jade Raposa [2]" w:date="2024-10-17T01:04:00Z">
      <w:r>
        <w:rPr>
          <w:rFonts w:ascii="Georgia" w:hAnsi="Georgia"/>
        </w:rPr>
        <w:t>3</w:t>
      </w:r>
    </w:ins>
    <w:del w:id="3095" w:author="Jade Raposa [2]" w:date="2024-10-17T00:28:00Z">
      <w:r>
        <w:rPr>
          <w:rFonts w:ascii="Georgia" w:hAnsi="Georgia"/>
        </w:rPr>
        <w:tab/>
        <w:delText xml:space="preserve">                                                                                                                                              Appendix C| 6</w:delText>
      </w:r>
    </w:del>
    <w:r>
      <w:rPr>
        <w:noProof/>
        <w:lang w:val="en-US"/>
      </w:rPr>
      <w:drawing>
        <wp:anchor distT="0" distB="0" distL="114300" distR="114300" simplePos="0" relativeHeight="251801600" behindDoc="1" locked="0" layoutInCell="1" allowOverlap="1" wp14:anchorId="2AFB20B3" wp14:editId="7F223FE6">
          <wp:simplePos x="0" y="0"/>
          <wp:positionH relativeFrom="margin">
            <wp:posOffset>373380</wp:posOffset>
          </wp:positionH>
          <wp:positionV relativeFrom="paragraph">
            <wp:posOffset>-343535</wp:posOffset>
          </wp:positionV>
          <wp:extent cx="5057775" cy="680085"/>
          <wp:effectExtent l="0" t="0" r="9525" b="5715"/>
          <wp:wrapTopAndBottom/>
          <wp:docPr id="1014845725" name="Picture 10148457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5725" name="Picture 10148457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3096" w:author="Jade Raposa [2]" w:date="2024-10-17T00:28:00Z">
      <w:r>
        <w:rPr>
          <w:rFonts w:ascii="Georgia" w:hAnsi="Georgia"/>
        </w:rPr>
        <w:delText>7</w:delText>
      </w:r>
    </w:del>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77777777" w:rsidR="008F456D" w:rsidRDefault="00000000">
    <w:pPr>
      <w:pStyle w:val="Footer"/>
      <w:rPr>
        <w:rFonts w:ascii="Georgia" w:hAnsi="Georgia"/>
      </w:rPr>
    </w:pPr>
    <w:r>
      <w:rPr>
        <w:noProof/>
        <w:lang w:val="en-US"/>
      </w:rPr>
      <w:drawing>
        <wp:anchor distT="0" distB="0" distL="114300" distR="114300" simplePos="0" relativeHeight="251759616" behindDoc="1" locked="0" layoutInCell="1" allowOverlap="1" wp14:anchorId="5FFA68B1" wp14:editId="248F3E2C">
          <wp:simplePos x="0" y="0"/>
          <wp:positionH relativeFrom="margin">
            <wp:posOffset>441960</wp:posOffset>
          </wp:positionH>
          <wp:positionV relativeFrom="paragraph">
            <wp:posOffset>-320040</wp:posOffset>
          </wp:positionV>
          <wp:extent cx="5057775" cy="680085"/>
          <wp:effectExtent l="0" t="0" r="9525" b="5715"/>
          <wp:wrapTopAndBottom/>
          <wp:docPr id="1245341306" name="Picture 124534130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1306" name="Picture 124534130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81</w: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DAAB3" w14:textId="77777777" w:rsidR="008F456D" w:rsidRDefault="00000000" w:rsidP="008F456D">
    <w:pPr>
      <w:pStyle w:val="Footer"/>
      <w:jc w:val="right"/>
      <w:rPr>
        <w:rFonts w:ascii="Georgia" w:hAnsi="Georgia"/>
      </w:rPr>
      <w:pPrChange w:id="3116" w:author="Jade Raposa [2]" w:date="2024-10-17T00:28:00Z">
        <w:pPr>
          <w:pStyle w:val="Footer"/>
        </w:pPr>
      </w:pPrChange>
    </w:pPr>
    <w:ins w:id="3117" w:author="Jade Raposa [2]" w:date="2024-10-17T01:04:00Z">
      <w:r>
        <w:rPr>
          <w:rFonts w:ascii="Georgia" w:hAnsi="Georgia"/>
        </w:rPr>
        <w:t>Curriculum Vitae</w:t>
      </w:r>
    </w:ins>
    <w:ins w:id="3118" w:author="Jade Raposa [2]" w:date="2024-10-17T00:29:00Z">
      <w:r>
        <w:rPr>
          <w:rFonts w:ascii="Georgia" w:hAnsi="Georgia"/>
        </w:rPr>
        <w:t xml:space="preserve">  </w:t>
      </w:r>
    </w:ins>
    <w:ins w:id="3119" w:author="Jade Raposa [2]" w:date="2024-10-17T00:28:00Z">
      <w:r>
        <w:rPr>
          <w:rFonts w:ascii="Georgia" w:hAnsi="Georgia"/>
        </w:rPr>
        <w:t xml:space="preserve">| </w:t>
      </w:r>
    </w:ins>
    <w:ins w:id="3120" w:author="Jade Raposa [2]" w:date="2024-10-17T00:29:00Z">
      <w:r>
        <w:rPr>
          <w:rFonts w:ascii="Georgia" w:hAnsi="Georgia"/>
        </w:rPr>
        <w:t xml:space="preserve"> </w:t>
      </w:r>
    </w:ins>
    <w:ins w:id="3121" w:author="Jade Raposa [2]" w:date="2024-10-17T00:59:00Z">
      <w:r>
        <w:rPr>
          <w:rFonts w:ascii="Georgia" w:hAnsi="Georgia"/>
        </w:rPr>
        <w:t>8</w:t>
      </w:r>
    </w:ins>
    <w:ins w:id="3122" w:author="Jade Raposa [2]" w:date="2024-10-17T01:04:00Z">
      <w:r>
        <w:rPr>
          <w:rFonts w:ascii="Georgia" w:hAnsi="Georgia"/>
        </w:rPr>
        <w:t>4</w:t>
      </w:r>
    </w:ins>
    <w:del w:id="3123" w:author="Jade Raposa [2]" w:date="2024-10-17T00:28:00Z">
      <w:r>
        <w:rPr>
          <w:rFonts w:ascii="Georgia" w:hAnsi="Georgia"/>
        </w:rPr>
        <w:tab/>
        <w:delText xml:space="preserve">                                                                                                                                              Appendix C| 6</w:delText>
      </w:r>
    </w:del>
    <w:r>
      <w:rPr>
        <w:noProof/>
        <w:lang w:val="en-US"/>
      </w:rPr>
      <w:drawing>
        <wp:anchor distT="0" distB="0" distL="114300" distR="114300" simplePos="0" relativeHeight="251804672" behindDoc="1" locked="0" layoutInCell="1" allowOverlap="1" wp14:anchorId="2650D8BB" wp14:editId="06974100">
          <wp:simplePos x="0" y="0"/>
          <wp:positionH relativeFrom="margin">
            <wp:posOffset>373380</wp:posOffset>
          </wp:positionH>
          <wp:positionV relativeFrom="paragraph">
            <wp:posOffset>-343535</wp:posOffset>
          </wp:positionV>
          <wp:extent cx="5057775" cy="680085"/>
          <wp:effectExtent l="0" t="0" r="9525" b="5715"/>
          <wp:wrapTopAndBottom/>
          <wp:docPr id="181319835" name="Picture 18131983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835" name="Picture 18131983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3124" w:author="Jade Raposa [2]" w:date="2024-10-17T00:28:00Z">
      <w:r>
        <w:rPr>
          <w:rFonts w:ascii="Georgia" w:hAnsi="Georgia"/>
        </w:rPr>
        <w:delText>7</w:delText>
      </w:r>
    </w:del>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77777777" w:rsidR="008F456D" w:rsidRDefault="00000000">
    <w:pPr>
      <w:pStyle w:val="Footer"/>
      <w:rPr>
        <w:rFonts w:ascii="Georgia" w:hAnsi="Georgia"/>
      </w:rPr>
    </w:pPr>
    <w:r>
      <w:rPr>
        <w:noProof/>
        <w:lang w:val="en-US"/>
      </w:rPr>
      <w:drawing>
        <wp:anchor distT="0" distB="0" distL="114300" distR="114300" simplePos="0" relativeHeight="251760640" behindDoc="1" locked="0" layoutInCell="1" allowOverlap="1" wp14:anchorId="73A53FEA" wp14:editId="2591E693">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09828" name="Picture 52140982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82</w: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3E26E" w14:textId="77777777" w:rsidR="008F456D" w:rsidRDefault="00000000" w:rsidP="008F456D">
    <w:pPr>
      <w:pStyle w:val="Footer"/>
      <w:jc w:val="right"/>
      <w:rPr>
        <w:rFonts w:ascii="Georgia" w:hAnsi="Georgia"/>
      </w:rPr>
      <w:pPrChange w:id="3128" w:author="Jade Raposa [2]" w:date="2024-10-17T00:28:00Z">
        <w:pPr>
          <w:pStyle w:val="Footer"/>
        </w:pPr>
      </w:pPrChange>
    </w:pPr>
    <w:ins w:id="3129" w:author="Jade Raposa [2]" w:date="2024-10-17T01:04:00Z">
      <w:r>
        <w:rPr>
          <w:rFonts w:ascii="Georgia" w:hAnsi="Georgia"/>
        </w:rPr>
        <w:t>Curriculum Vitae</w:t>
      </w:r>
    </w:ins>
    <w:ins w:id="3130" w:author="Jade Raposa [2]" w:date="2024-10-17T00:29:00Z">
      <w:r>
        <w:rPr>
          <w:rFonts w:ascii="Georgia" w:hAnsi="Georgia"/>
        </w:rPr>
        <w:t xml:space="preserve">  </w:t>
      </w:r>
    </w:ins>
    <w:ins w:id="3131" w:author="Jade Raposa [2]" w:date="2024-10-17T00:28:00Z">
      <w:r>
        <w:rPr>
          <w:rFonts w:ascii="Georgia" w:hAnsi="Georgia"/>
        </w:rPr>
        <w:t xml:space="preserve">| </w:t>
      </w:r>
    </w:ins>
    <w:ins w:id="3132" w:author="Jade Raposa [2]" w:date="2024-10-17T00:29:00Z">
      <w:r>
        <w:rPr>
          <w:rFonts w:ascii="Georgia" w:hAnsi="Georgia"/>
        </w:rPr>
        <w:t xml:space="preserve"> </w:t>
      </w:r>
    </w:ins>
    <w:ins w:id="3133" w:author="Jade Raposa [2]" w:date="2024-10-17T00:59:00Z">
      <w:r>
        <w:rPr>
          <w:rFonts w:ascii="Georgia" w:hAnsi="Georgia"/>
        </w:rPr>
        <w:t>8</w:t>
      </w:r>
    </w:ins>
    <w:ins w:id="3134" w:author="Jade Raposa [2]" w:date="2024-10-17T01:06:00Z">
      <w:r>
        <w:rPr>
          <w:rFonts w:ascii="Georgia" w:hAnsi="Georgia"/>
        </w:rPr>
        <w:t>5</w:t>
      </w:r>
    </w:ins>
    <w:del w:id="3135" w:author="Jade Raposa [2]" w:date="2024-10-17T00:28:00Z">
      <w:r>
        <w:rPr>
          <w:rFonts w:ascii="Georgia" w:hAnsi="Georgia"/>
        </w:rPr>
        <w:tab/>
        <w:delText xml:space="preserve">                                                                                                                                              Appendix C| 6</w:delText>
      </w:r>
    </w:del>
    <w:r>
      <w:rPr>
        <w:noProof/>
        <w:lang w:val="en-US"/>
      </w:rPr>
      <w:drawing>
        <wp:anchor distT="0" distB="0" distL="114300" distR="114300" simplePos="0" relativeHeight="251805696" behindDoc="1" locked="0" layoutInCell="1" allowOverlap="1" wp14:anchorId="694764E6" wp14:editId="72F6C10A">
          <wp:simplePos x="0" y="0"/>
          <wp:positionH relativeFrom="margin">
            <wp:posOffset>373380</wp:posOffset>
          </wp:positionH>
          <wp:positionV relativeFrom="paragraph">
            <wp:posOffset>-343535</wp:posOffset>
          </wp:positionV>
          <wp:extent cx="5057775" cy="680085"/>
          <wp:effectExtent l="0" t="0" r="9525" b="5715"/>
          <wp:wrapTopAndBottom/>
          <wp:docPr id="617536365" name="Picture 6175363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36365" name="Picture 61753636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3136" w:author="Jade Raposa [2]" w:date="2024-10-17T00:28:00Z">
      <w:r>
        <w:rPr>
          <w:rFonts w:ascii="Georgia" w:hAnsi="Georgia"/>
        </w:rPr>
        <w:delText>7</w:delText>
      </w:r>
    </w:del>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F466" w14:textId="77777777" w:rsidR="008F456D" w:rsidRPr="008F456D" w:rsidRDefault="00000000" w:rsidP="008F456D">
    <w:pPr>
      <w:pStyle w:val="Header"/>
      <w:tabs>
        <w:tab w:val="clear" w:pos="4680"/>
        <w:tab w:val="clear" w:pos="9360"/>
        <w:tab w:val="right" w:pos="8640"/>
      </w:tabs>
      <w:jc w:val="right"/>
      <w:rPr>
        <w:rFonts w:ascii="Georgia" w:hAnsi="Georgia"/>
        <w:rPrChange w:id="237" w:author="Jade Raposa [2]" w:date="2024-10-16T21:12:00Z">
          <w:rPr/>
        </w:rPrChange>
      </w:rPr>
      <w:pPrChange w:id="238" w:author="Jade Raposa [2]" w:date="2024-10-16T21:13:00Z">
        <w:pPr>
          <w:pStyle w:val="Header"/>
          <w:tabs>
            <w:tab w:val="clear" w:pos="4680"/>
            <w:tab w:val="clear" w:pos="9360"/>
            <w:tab w:val="right" w:pos="8640"/>
          </w:tabs>
        </w:pPr>
      </w:pPrChange>
    </w:pPr>
    <w:ins w:id="239" w:author="Jade Raposa [2]" w:date="2024-10-16T21:21:00Z">
      <w:r>
        <w:rPr>
          <w:noProof/>
          <w:lang w:val="en-US"/>
        </w:rPr>
        <w:drawing>
          <wp:anchor distT="0" distB="0" distL="114300" distR="114300" simplePos="0" relativeHeight="251776000" behindDoc="1" locked="0" layoutInCell="1" allowOverlap="1" wp14:anchorId="1AE61E8D" wp14:editId="092EB8AE">
            <wp:simplePos x="0" y="0"/>
            <wp:positionH relativeFrom="margin">
              <wp:align>center</wp:align>
            </wp:positionH>
            <wp:positionV relativeFrom="paragraph">
              <wp:posOffset>-342900</wp:posOffset>
            </wp:positionV>
            <wp:extent cx="5057775" cy="659765"/>
            <wp:effectExtent l="0" t="0" r="9525" b="6985"/>
            <wp:wrapTopAndBottom/>
            <wp:docPr id="890729276" name="Picture 89072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9276" name="Picture 89072927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40" w:author="Jade Raposa [2]" w:date="2024-10-16T21:22:00Z">
      <w:r>
        <w:t xml:space="preserve"> </w:t>
      </w:r>
    </w:ins>
    <w:ins w:id="241" w:author="Jade Raposa [2]" w:date="2024-10-16T21:48:00Z">
      <w:r>
        <w:rPr>
          <w:rFonts w:ascii="Georgia" w:hAnsi="Georgia"/>
        </w:rPr>
        <w:t>T</w:t>
      </w:r>
    </w:ins>
    <w:ins w:id="242" w:author="Jade Raposa [2]" w:date="2024-10-16T21:49:00Z">
      <w:r>
        <w:rPr>
          <w:rFonts w:ascii="Georgia" w:hAnsi="Georgia"/>
        </w:rPr>
        <w:t xml:space="preserve">able Of </w:t>
      </w:r>
      <w:proofErr w:type="gramStart"/>
      <w:r>
        <w:rPr>
          <w:rFonts w:ascii="Georgia" w:hAnsi="Georgia"/>
        </w:rPr>
        <w:t>Contents</w:t>
      </w:r>
    </w:ins>
    <w:ins w:id="243" w:author="Jade Raposa [2]" w:date="2024-10-16T21:22:00Z">
      <w:r>
        <w:rPr>
          <w:rFonts w:ascii="Georgia" w:hAnsi="Georgia"/>
        </w:rPr>
        <w:t xml:space="preserve">  |</w:t>
      </w:r>
      <w:proofErr w:type="gramEnd"/>
      <w:r>
        <w:rPr>
          <w:rFonts w:ascii="Georgia" w:hAnsi="Georgia"/>
        </w:rPr>
        <w:t xml:space="preserve">  </w:t>
      </w:r>
    </w:ins>
    <w:ins w:id="244" w:author="Jade Raposa [2]" w:date="2024-10-16T21:48:00Z">
      <w:r>
        <w:rPr>
          <w:rFonts w:ascii="Georgia" w:hAnsi="Georgia"/>
        </w:rPr>
        <w:t>x</w:t>
      </w:r>
    </w:ins>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77777777" w:rsidR="008F456D" w:rsidRDefault="00000000">
    <w:pPr>
      <w:pStyle w:val="Footer"/>
      <w:rPr>
        <w:rFonts w:ascii="Georgia" w:hAnsi="Georgia"/>
      </w:rPr>
    </w:pPr>
    <w:r>
      <w:rPr>
        <w:noProof/>
        <w:lang w:val="en-US"/>
      </w:rPr>
      <w:drawing>
        <wp:anchor distT="0" distB="0" distL="114300" distR="114300" simplePos="0" relativeHeight="251761664" behindDoc="1" locked="0" layoutInCell="1" allowOverlap="1" wp14:anchorId="7F5895A3" wp14:editId="04719BE9">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1398" name="Picture 17942213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83</w: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98CF" w14:textId="77777777" w:rsidR="008F456D" w:rsidRDefault="00000000" w:rsidP="008F456D">
    <w:pPr>
      <w:pStyle w:val="Footer"/>
      <w:jc w:val="right"/>
      <w:rPr>
        <w:rFonts w:ascii="Georgia" w:hAnsi="Georgia"/>
      </w:rPr>
      <w:pPrChange w:id="3140" w:author="Jade Raposa [2]" w:date="2024-10-17T00:28:00Z">
        <w:pPr>
          <w:pStyle w:val="Footer"/>
        </w:pPr>
      </w:pPrChange>
    </w:pPr>
    <w:ins w:id="3141" w:author="Jade Raposa [2]" w:date="2024-10-17T01:04:00Z">
      <w:r>
        <w:rPr>
          <w:rFonts w:ascii="Georgia" w:hAnsi="Georgia"/>
        </w:rPr>
        <w:t>Curriculum Vitae</w:t>
      </w:r>
    </w:ins>
    <w:ins w:id="3142" w:author="Jade Raposa [2]" w:date="2024-10-17T00:29:00Z">
      <w:r>
        <w:rPr>
          <w:rFonts w:ascii="Georgia" w:hAnsi="Georgia"/>
        </w:rPr>
        <w:t xml:space="preserve">  </w:t>
      </w:r>
    </w:ins>
    <w:ins w:id="3143" w:author="Jade Raposa [2]" w:date="2024-10-17T00:28:00Z">
      <w:r>
        <w:rPr>
          <w:rFonts w:ascii="Georgia" w:hAnsi="Georgia"/>
        </w:rPr>
        <w:t xml:space="preserve">| </w:t>
      </w:r>
    </w:ins>
    <w:ins w:id="3144" w:author="Jade Raposa [2]" w:date="2024-10-17T00:29:00Z">
      <w:r>
        <w:rPr>
          <w:rFonts w:ascii="Georgia" w:hAnsi="Georgia"/>
        </w:rPr>
        <w:t xml:space="preserve"> </w:t>
      </w:r>
    </w:ins>
    <w:ins w:id="3145" w:author="Jade Raposa [2]" w:date="2024-10-17T00:59:00Z">
      <w:r>
        <w:rPr>
          <w:rFonts w:ascii="Georgia" w:hAnsi="Georgia"/>
        </w:rPr>
        <w:t>8</w:t>
      </w:r>
    </w:ins>
    <w:ins w:id="3146" w:author="Jade Raposa [2]" w:date="2024-10-17T01:07:00Z">
      <w:r>
        <w:rPr>
          <w:rFonts w:ascii="Georgia" w:hAnsi="Georgia"/>
        </w:rPr>
        <w:t>6</w:t>
      </w:r>
    </w:ins>
    <w:del w:id="3147" w:author="Jade Raposa [2]" w:date="2024-10-17T00:28:00Z">
      <w:r>
        <w:rPr>
          <w:rFonts w:ascii="Georgia" w:hAnsi="Georgia"/>
        </w:rPr>
        <w:tab/>
        <w:delText xml:space="preserve">                                                                                                                                              Appendix C| 6</w:delText>
      </w:r>
    </w:del>
    <w:r>
      <w:rPr>
        <w:noProof/>
        <w:lang w:val="en-US"/>
      </w:rPr>
      <w:drawing>
        <wp:anchor distT="0" distB="0" distL="114300" distR="114300" simplePos="0" relativeHeight="251806720" behindDoc="1" locked="0" layoutInCell="1" allowOverlap="1" wp14:anchorId="1576D958" wp14:editId="0B7CB214">
          <wp:simplePos x="0" y="0"/>
          <wp:positionH relativeFrom="margin">
            <wp:posOffset>373380</wp:posOffset>
          </wp:positionH>
          <wp:positionV relativeFrom="paragraph">
            <wp:posOffset>-343535</wp:posOffset>
          </wp:positionV>
          <wp:extent cx="5057775" cy="680085"/>
          <wp:effectExtent l="0" t="0" r="9525" b="5715"/>
          <wp:wrapTopAndBottom/>
          <wp:docPr id="1661835676" name="Picture 16618356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5676" name="Picture 166183567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3148" w:author="Jade Raposa [2]" w:date="2024-10-17T00:28:00Z">
      <w:r>
        <w:rPr>
          <w:rFonts w:ascii="Georgia" w:hAnsi="Georgia"/>
        </w:rPr>
        <w:delText>7</w:delText>
      </w:r>
    </w:del>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0B101" w14:textId="77777777" w:rsidR="008F456D" w:rsidRPr="008F456D" w:rsidRDefault="00000000" w:rsidP="008F456D">
    <w:pPr>
      <w:pStyle w:val="Header"/>
      <w:tabs>
        <w:tab w:val="clear" w:pos="4680"/>
        <w:tab w:val="clear" w:pos="9360"/>
        <w:tab w:val="right" w:pos="8640"/>
      </w:tabs>
      <w:jc w:val="right"/>
      <w:rPr>
        <w:rFonts w:ascii="Georgia" w:hAnsi="Georgia"/>
        <w:rPrChange w:id="248" w:author="Jade Raposa [2]" w:date="2024-10-16T21:12:00Z">
          <w:rPr/>
        </w:rPrChange>
      </w:rPr>
      <w:pPrChange w:id="249" w:author="Jade Raposa [2]" w:date="2024-10-16T21:13:00Z">
        <w:pPr>
          <w:pStyle w:val="Header"/>
          <w:tabs>
            <w:tab w:val="clear" w:pos="4680"/>
            <w:tab w:val="clear" w:pos="9360"/>
            <w:tab w:val="right" w:pos="8640"/>
          </w:tabs>
        </w:pPr>
      </w:pPrChange>
    </w:pPr>
    <w:ins w:id="250" w:author="Jade Raposa [2]" w:date="2024-10-16T21:21:00Z">
      <w:r>
        <w:rPr>
          <w:noProof/>
          <w:lang w:val="en-US"/>
        </w:rPr>
        <w:drawing>
          <wp:anchor distT="0" distB="0" distL="114300" distR="114300" simplePos="0" relativeHeight="251777024" behindDoc="1" locked="0" layoutInCell="1" allowOverlap="1" wp14:anchorId="606F9A30" wp14:editId="347B1F5F">
            <wp:simplePos x="0" y="0"/>
            <wp:positionH relativeFrom="margin">
              <wp:align>center</wp:align>
            </wp:positionH>
            <wp:positionV relativeFrom="paragraph">
              <wp:posOffset>-342900</wp:posOffset>
            </wp:positionV>
            <wp:extent cx="5057775" cy="659765"/>
            <wp:effectExtent l="0" t="0" r="9525" b="6985"/>
            <wp:wrapTopAndBottom/>
            <wp:docPr id="2066421837" name="Picture 206642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1837" name="Picture 20664218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51" w:author="Jade Raposa [2]" w:date="2024-10-16T21:22:00Z">
      <w:r>
        <w:t xml:space="preserve"> </w:t>
      </w:r>
    </w:ins>
    <w:ins w:id="252" w:author="Jade Raposa [2]" w:date="2024-10-16T21:48:00Z">
      <w:r>
        <w:rPr>
          <w:rFonts w:ascii="Georgia" w:hAnsi="Georgia"/>
        </w:rPr>
        <w:t>T</w:t>
      </w:r>
    </w:ins>
    <w:ins w:id="253" w:author="Jade Raposa [2]" w:date="2024-10-16T21:49:00Z">
      <w:r>
        <w:rPr>
          <w:rFonts w:ascii="Georgia" w:hAnsi="Georgia"/>
        </w:rPr>
        <w:t xml:space="preserve">able Of </w:t>
      </w:r>
      <w:proofErr w:type="gramStart"/>
      <w:r>
        <w:rPr>
          <w:rFonts w:ascii="Georgia" w:hAnsi="Georgia"/>
        </w:rPr>
        <w:t>Contents</w:t>
      </w:r>
    </w:ins>
    <w:ins w:id="254" w:author="Jade Raposa [2]" w:date="2024-10-16T21:22:00Z">
      <w:r>
        <w:rPr>
          <w:rFonts w:ascii="Georgia" w:hAnsi="Georgia"/>
        </w:rPr>
        <w:t xml:space="preserve">  |</w:t>
      </w:r>
      <w:proofErr w:type="gramEnd"/>
      <w:r>
        <w:rPr>
          <w:rFonts w:ascii="Georgia" w:hAnsi="Georgia"/>
        </w:rPr>
        <w:t xml:space="preserve">  </w:t>
      </w:r>
    </w:ins>
    <w:ins w:id="255" w:author="Jade Raposa [2]" w:date="2024-10-16T21:48:00Z">
      <w:r>
        <w:rPr>
          <w:rFonts w:ascii="Georgia" w:hAnsi="Georgia"/>
        </w:rPr>
        <w:t>x</w:t>
      </w:r>
    </w:ins>
    <w:ins w:id="256" w:author="Jade Raposa [2]" w:date="2024-10-16T21:49:00Z">
      <w:r>
        <w:rPr>
          <w:rFonts w:ascii="Georgia" w:hAnsi="Georgia"/>
        </w:rPr>
        <w:t>i</w:t>
      </w:r>
    </w:ins>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F2AC" w14:textId="77777777" w:rsidR="008F456D" w:rsidRPr="008F456D" w:rsidRDefault="00000000" w:rsidP="008F456D">
    <w:pPr>
      <w:pStyle w:val="Header"/>
      <w:tabs>
        <w:tab w:val="clear" w:pos="4680"/>
        <w:tab w:val="clear" w:pos="9360"/>
        <w:tab w:val="right" w:pos="8640"/>
      </w:tabs>
      <w:jc w:val="right"/>
      <w:rPr>
        <w:rFonts w:ascii="Georgia" w:hAnsi="Georgia"/>
        <w:rPrChange w:id="284" w:author="Jade Raposa [2]" w:date="2024-10-16T21:12:00Z">
          <w:rPr/>
        </w:rPrChange>
      </w:rPr>
      <w:pPrChange w:id="285" w:author="Jade Raposa [2]" w:date="2024-10-16T21:13:00Z">
        <w:pPr>
          <w:pStyle w:val="Header"/>
          <w:tabs>
            <w:tab w:val="clear" w:pos="4680"/>
            <w:tab w:val="clear" w:pos="9360"/>
            <w:tab w:val="right" w:pos="8640"/>
          </w:tabs>
        </w:pPr>
      </w:pPrChange>
    </w:pPr>
    <w:ins w:id="286" w:author="Jade Raposa [2]" w:date="2024-10-16T21:21:00Z">
      <w:r>
        <w:rPr>
          <w:noProof/>
          <w:lang w:val="en-US"/>
        </w:rPr>
        <w:drawing>
          <wp:anchor distT="0" distB="0" distL="114300" distR="114300" simplePos="0" relativeHeight="251778048" behindDoc="1" locked="0" layoutInCell="1" allowOverlap="1" wp14:anchorId="726F439E" wp14:editId="318208DF">
            <wp:simplePos x="0" y="0"/>
            <wp:positionH relativeFrom="margin">
              <wp:align>center</wp:align>
            </wp:positionH>
            <wp:positionV relativeFrom="paragraph">
              <wp:posOffset>-342900</wp:posOffset>
            </wp:positionV>
            <wp:extent cx="5057775" cy="659765"/>
            <wp:effectExtent l="0" t="0" r="9525" b="6985"/>
            <wp:wrapTopAndBottom/>
            <wp:docPr id="401079854" name="Picture 40107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9854" name="Picture 4010798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87" w:author="Jade Raposa [2]" w:date="2024-10-16T21:22:00Z">
      <w:r>
        <w:t xml:space="preserve"> </w:t>
      </w:r>
    </w:ins>
    <w:ins w:id="288" w:author="Jade Raposa [2]" w:date="2024-10-16T21:51:00Z">
      <w:r>
        <w:rPr>
          <w:rFonts w:ascii="Georgia" w:hAnsi="Georgia"/>
        </w:rPr>
        <w:t xml:space="preserve">List Of </w:t>
      </w:r>
    </w:ins>
    <w:proofErr w:type="gramStart"/>
    <w:ins w:id="289" w:author="Jade Raposa [2]" w:date="2024-10-16T21:52:00Z">
      <w:r>
        <w:rPr>
          <w:rFonts w:ascii="Georgia" w:hAnsi="Georgia"/>
        </w:rPr>
        <w:t>Figures</w:t>
      </w:r>
    </w:ins>
    <w:ins w:id="290" w:author="Jade Raposa [2]" w:date="2024-10-16T21:22:00Z">
      <w:r>
        <w:rPr>
          <w:rFonts w:ascii="Georgia" w:hAnsi="Georgia"/>
        </w:rPr>
        <w:t xml:space="preserve">  |</w:t>
      </w:r>
      <w:proofErr w:type="gramEnd"/>
      <w:r>
        <w:rPr>
          <w:rFonts w:ascii="Georgia" w:hAnsi="Georgia"/>
        </w:rPr>
        <w:t xml:space="preserve">  </w:t>
      </w:r>
    </w:ins>
    <w:ins w:id="291" w:author="Jade Raposa [2]" w:date="2024-10-16T21:48:00Z">
      <w:r>
        <w:rPr>
          <w:rFonts w:ascii="Georgia" w:hAnsi="Georgia"/>
        </w:rPr>
        <w:t>x</w:t>
      </w:r>
    </w:ins>
    <w:ins w:id="292" w:author="Jade Raposa [2]" w:date="2024-10-16T21:49:00Z">
      <w:r>
        <w:rPr>
          <w:rFonts w:ascii="Georgia" w:hAnsi="Georgia"/>
        </w:rPr>
        <w:t>i</w:t>
      </w:r>
    </w:ins>
    <w:ins w:id="293" w:author="Jade Raposa [2]" w:date="2024-10-16T21:50:00Z">
      <w:r>
        <w:rPr>
          <w:rFonts w:ascii="Georgia" w:hAnsi="Georgia"/>
        </w:rPr>
        <w:t>i</w:t>
      </w:r>
    </w:ins>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D25D2" w14:textId="77777777" w:rsidR="008F456D" w:rsidRPr="008F456D" w:rsidRDefault="00000000" w:rsidP="008F456D">
    <w:pPr>
      <w:pStyle w:val="Header"/>
      <w:tabs>
        <w:tab w:val="clear" w:pos="4680"/>
        <w:tab w:val="clear" w:pos="9360"/>
        <w:tab w:val="right" w:pos="8640"/>
      </w:tabs>
      <w:jc w:val="right"/>
      <w:rPr>
        <w:rFonts w:ascii="Georgia" w:hAnsi="Georgia"/>
        <w:rPrChange w:id="332" w:author="Jade Raposa [2]" w:date="2024-10-16T21:12:00Z">
          <w:rPr/>
        </w:rPrChange>
      </w:rPr>
      <w:pPrChange w:id="333" w:author="Jade Raposa [2]" w:date="2024-10-16T21:13:00Z">
        <w:pPr>
          <w:pStyle w:val="Header"/>
          <w:tabs>
            <w:tab w:val="clear" w:pos="4680"/>
            <w:tab w:val="clear" w:pos="9360"/>
            <w:tab w:val="right" w:pos="8640"/>
          </w:tabs>
        </w:pPr>
      </w:pPrChange>
    </w:pPr>
    <w:ins w:id="334" w:author="Jade Raposa [2]" w:date="2024-10-16T21:21:00Z">
      <w:r>
        <w:rPr>
          <w:noProof/>
          <w:lang w:val="en-US"/>
        </w:rPr>
        <w:drawing>
          <wp:anchor distT="0" distB="0" distL="114300" distR="114300" simplePos="0" relativeHeight="251779072" behindDoc="1" locked="0" layoutInCell="1" allowOverlap="1" wp14:anchorId="649B323E" wp14:editId="30E36F8F">
            <wp:simplePos x="0" y="0"/>
            <wp:positionH relativeFrom="margin">
              <wp:align>center</wp:align>
            </wp:positionH>
            <wp:positionV relativeFrom="paragraph">
              <wp:posOffset>-342900</wp:posOffset>
            </wp:positionV>
            <wp:extent cx="5057775" cy="659765"/>
            <wp:effectExtent l="0" t="0" r="9525" b="6985"/>
            <wp:wrapTopAndBottom/>
            <wp:docPr id="714472629" name="Picture 71447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72629" name="Picture 7144726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35" w:author="Jade Raposa [2]" w:date="2024-10-16T21:22:00Z">
      <w:r>
        <w:t xml:space="preserve"> </w:t>
      </w:r>
    </w:ins>
    <w:ins w:id="336" w:author="Jade Raposa [2]" w:date="2024-10-16T21:51:00Z">
      <w:r>
        <w:rPr>
          <w:rFonts w:ascii="Georgia" w:hAnsi="Georgia"/>
        </w:rPr>
        <w:t xml:space="preserve">List Of </w:t>
      </w:r>
      <w:proofErr w:type="gramStart"/>
      <w:r>
        <w:rPr>
          <w:rFonts w:ascii="Georgia" w:hAnsi="Georgia"/>
        </w:rPr>
        <w:t>Tables</w:t>
      </w:r>
    </w:ins>
    <w:ins w:id="337" w:author="Jade Raposa [2]" w:date="2024-10-16T21:22:00Z">
      <w:r>
        <w:rPr>
          <w:rFonts w:ascii="Georgia" w:hAnsi="Georgia"/>
        </w:rPr>
        <w:t xml:space="preserve">  |</w:t>
      </w:r>
      <w:proofErr w:type="gramEnd"/>
      <w:r>
        <w:rPr>
          <w:rFonts w:ascii="Georgia" w:hAnsi="Georgia"/>
        </w:rPr>
        <w:t xml:space="preserve">  </w:t>
      </w:r>
    </w:ins>
    <w:ins w:id="338" w:author="Jade Raposa [2]" w:date="2024-10-16T21:48:00Z">
      <w:r>
        <w:rPr>
          <w:rFonts w:ascii="Georgia" w:hAnsi="Georgia"/>
        </w:rPr>
        <w:t>x</w:t>
      </w:r>
    </w:ins>
    <w:ins w:id="339" w:author="Jade Raposa [2]" w:date="2024-10-16T21:49:00Z">
      <w:r>
        <w:rPr>
          <w:rFonts w:ascii="Georgia" w:hAnsi="Georgia"/>
        </w:rPr>
        <w:t>i</w:t>
      </w:r>
    </w:ins>
    <w:ins w:id="340" w:author="Jade Raposa [2]" w:date="2024-10-16T21:50:00Z">
      <w:r>
        <w:rPr>
          <w:rFonts w:ascii="Georgia" w:hAnsi="Georgia"/>
        </w:rPr>
        <w:t>i</w:t>
      </w:r>
    </w:ins>
    <w:ins w:id="341" w:author="Jade Raposa [2]" w:date="2024-10-16T21:51:00Z">
      <w:r>
        <w:rPr>
          <w:rFonts w:ascii="Georgia" w:hAnsi="Georgia"/>
        </w:rPr>
        <w:t>i</w:t>
      </w:r>
    </w:ins>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2E62E" w14:textId="77777777" w:rsidR="008F456D" w:rsidRPr="008F456D" w:rsidRDefault="00000000" w:rsidP="008F456D">
    <w:pPr>
      <w:pStyle w:val="Header"/>
      <w:tabs>
        <w:tab w:val="clear" w:pos="4680"/>
        <w:tab w:val="clear" w:pos="9360"/>
        <w:tab w:val="right" w:pos="8640"/>
      </w:tabs>
      <w:jc w:val="right"/>
      <w:rPr>
        <w:rFonts w:ascii="Georgia" w:hAnsi="Georgia"/>
        <w:rPrChange w:id="351" w:author="Jade Raposa [2]" w:date="2024-10-16T21:12:00Z">
          <w:rPr/>
        </w:rPrChange>
      </w:rPr>
      <w:pPrChange w:id="352" w:author="Jade Raposa [2]" w:date="2024-10-16T21:13:00Z">
        <w:pPr>
          <w:pStyle w:val="Header"/>
          <w:tabs>
            <w:tab w:val="clear" w:pos="4680"/>
            <w:tab w:val="clear" w:pos="9360"/>
            <w:tab w:val="right" w:pos="8640"/>
          </w:tabs>
        </w:pPr>
      </w:pPrChange>
    </w:pPr>
    <w:ins w:id="353" w:author="Jade Raposa [2]" w:date="2024-10-16T21:21:00Z">
      <w:r>
        <w:rPr>
          <w:noProof/>
          <w:lang w:val="en-US"/>
        </w:rPr>
        <w:drawing>
          <wp:anchor distT="0" distB="0" distL="114300" distR="114300" simplePos="0" relativeHeight="251780096" behindDoc="1" locked="0" layoutInCell="1" allowOverlap="1" wp14:anchorId="203B7E2B" wp14:editId="2563FA76">
            <wp:simplePos x="0" y="0"/>
            <wp:positionH relativeFrom="margin">
              <wp:align>center</wp:align>
            </wp:positionH>
            <wp:positionV relativeFrom="paragraph">
              <wp:posOffset>-342900</wp:posOffset>
            </wp:positionV>
            <wp:extent cx="5057775" cy="659765"/>
            <wp:effectExtent l="0" t="0" r="9525" b="6985"/>
            <wp:wrapTopAndBottom/>
            <wp:docPr id="1551919665" name="Picture 155191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9665" name="Picture 15519196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54" w:author="Jade Raposa [2]" w:date="2024-10-16T21:22:00Z">
      <w:r>
        <w:t xml:space="preserve"> </w:t>
      </w:r>
    </w:ins>
    <w:ins w:id="355" w:author="Jade Raposa [2]" w:date="2024-10-16T21:53:00Z">
      <w:r>
        <w:rPr>
          <w:rFonts w:ascii="Georgia" w:hAnsi="Georgia"/>
        </w:rPr>
        <w:t xml:space="preserve">List Of </w:t>
      </w:r>
      <w:proofErr w:type="gramStart"/>
      <w:r>
        <w:rPr>
          <w:rFonts w:ascii="Georgia" w:hAnsi="Georgia"/>
        </w:rPr>
        <w:t>Tables</w:t>
      </w:r>
    </w:ins>
    <w:ins w:id="356" w:author="Jade Raposa [2]" w:date="2024-10-16T21:22:00Z">
      <w:r>
        <w:rPr>
          <w:rFonts w:ascii="Georgia" w:hAnsi="Georgia"/>
        </w:rPr>
        <w:t xml:space="preserve">  |</w:t>
      </w:r>
      <w:proofErr w:type="gramEnd"/>
      <w:r>
        <w:rPr>
          <w:rFonts w:ascii="Georgia" w:hAnsi="Georgia"/>
        </w:rPr>
        <w:t xml:space="preserve">  </w:t>
      </w:r>
    </w:ins>
    <w:ins w:id="357" w:author="Jade Raposa [2]" w:date="2024-10-16T21:48:00Z">
      <w:r>
        <w:rPr>
          <w:rFonts w:ascii="Georgia" w:hAnsi="Georgia"/>
        </w:rPr>
        <w:t>x</w:t>
      </w:r>
    </w:ins>
    <w:ins w:id="358" w:author="Jade Raposa [2]" w:date="2024-10-16T21:49:00Z">
      <w:r>
        <w:rPr>
          <w:rFonts w:ascii="Georgia" w:hAnsi="Georgia"/>
        </w:rPr>
        <w:t>i</w:t>
      </w:r>
    </w:ins>
    <w:ins w:id="359" w:author="Jade Raposa [2]" w:date="2024-10-16T21:53:00Z">
      <w:r>
        <w:rPr>
          <w:rFonts w:ascii="Georgia" w:hAnsi="Georgia"/>
        </w:rPr>
        <w:t>v</w:t>
      </w:r>
    </w:ins>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CD92D" w14:textId="77777777" w:rsidR="008F456D" w:rsidRDefault="00000000">
    <w:pPr>
      <w:pStyle w:val="Footer"/>
      <w:jc w:val="right"/>
      <w:rPr>
        <w:del w:id="384" w:author="Jade Raposa [2]" w:date="2024-10-16T23:30:00Z"/>
      </w:rPr>
    </w:pPr>
    <w:ins w:id="385" w:author="Jade Raposa [2]" w:date="2024-10-20T22:21:00Z">
      <w:r>
        <w:rPr>
          <w:rFonts w:ascii="Georgia" w:hAnsi="Georgia"/>
        </w:rPr>
        <w:t>Descri</w:t>
      </w:r>
    </w:ins>
    <w:ins w:id="386" w:author="Jade Raposa [2]" w:date="2024-10-20T22:22:00Z">
      <w:r>
        <w:rPr>
          <w:rFonts w:ascii="Georgia" w:hAnsi="Georgia"/>
        </w:rPr>
        <w:t>ption of the Proposed System</w:t>
      </w:r>
    </w:ins>
    <w:ins w:id="387" w:author="Jade Raposa [2]" w:date="2024-10-16T23:37:00Z">
      <w:r>
        <w:rPr>
          <w:rFonts w:ascii="Georgia" w:hAnsi="Georgia"/>
        </w:rPr>
        <w:t xml:space="preserve"> | </w:t>
      </w:r>
    </w:ins>
    <w:ins w:id="388" w:author="Jade Raposa [2]" w:date="2024-10-16T23:35:00Z">
      <w:r>
        <w:rPr>
          <w:rFonts w:ascii="Georgia" w:hAnsi="Georgia"/>
          <w:rPrChange w:id="389" w:author="Jade Raposa [2]" w:date="2024-10-16T23:35:00Z">
            <w:rPr/>
          </w:rPrChange>
        </w:rPr>
        <w:t xml:space="preserve"> </w:t>
      </w:r>
    </w:ins>
    <w:r>
      <w:rPr>
        <w:noProof/>
        <w:rPrChange w:id="390" w:author="Jade Raposa [2]" w:date="2024-10-16T23:35:00Z">
          <w:rPr>
            <w:noProof/>
            <w:lang w:val="en-US"/>
          </w:rPr>
        </w:rPrChange>
      </w:rPr>
      <w:drawing>
        <wp:anchor distT="0" distB="0" distL="114300" distR="114300" simplePos="0" relativeHeight="251807744" behindDoc="1" locked="0" layoutInCell="1" allowOverlap="1" wp14:anchorId="368394A8" wp14:editId="70EAC3C0">
          <wp:simplePos x="0" y="0"/>
          <wp:positionH relativeFrom="margin">
            <wp:posOffset>447675</wp:posOffset>
          </wp:positionH>
          <wp:positionV relativeFrom="page">
            <wp:posOffset>9525</wp:posOffset>
          </wp:positionV>
          <wp:extent cx="5057775" cy="660400"/>
          <wp:effectExtent l="0" t="0" r="0" b="6985"/>
          <wp:wrapNone/>
          <wp:docPr id="1922963931" name="Picture 192296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3931" name="Picture 192296393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ins w:id="391" w:author="Jade Raposa [2]" w:date="2024-10-16T23:37:00Z">
      <w:r>
        <w:rPr>
          <w:rFonts w:ascii="Georgia" w:hAnsi="Georgia"/>
        </w:rPr>
        <w:t>4</w:t>
      </w:r>
    </w:ins>
    <w:del w:id="392" w:author="Jade Raposa [2]" w:date="2024-10-16T23:30:00Z">
      <w:r>
        <w:tab/>
      </w:r>
      <w:r>
        <w:tab/>
      </w:r>
    </w:del>
  </w:p>
  <w:p w14:paraId="40C49559" w14:textId="77777777" w:rsidR="008F456D" w:rsidRDefault="008F456D">
    <w:pPr>
      <w:pStyle w:val="Footer"/>
      <w:jc w:val="right"/>
    </w:pPr>
  </w:p>
  <w:p w14:paraId="50A256DD" w14:textId="77777777" w:rsidR="008F456D" w:rsidRDefault="00000000">
    <w:pPr>
      <w:pStyle w:val="Footer"/>
      <w:jc w:val="both"/>
      <w:rPr>
        <w:del w:id="393" w:author="Jade Raposa [2]" w:date="2024-10-16T23:30:00Z"/>
        <w:rFonts w:ascii="Georgia" w:hAnsi="Georgia"/>
      </w:rPr>
    </w:pPr>
    <w:del w:id="394" w:author="Jade Raposa [2]" w:date="2024-10-16T23:30:00Z">
      <w:r>
        <w:rPr>
          <w:rFonts w:ascii="Georgia" w:hAnsi="Georgia"/>
        </w:rPr>
        <w:tab/>
      </w:r>
      <w:r>
        <w:rPr>
          <w:rFonts w:ascii="Georgia" w:hAnsi="Georgia"/>
        </w:rPr>
        <w:tab/>
      </w:r>
    </w:del>
  </w:p>
  <w:p w14:paraId="7EEB4CD3" w14:textId="77777777" w:rsidR="008F456D" w:rsidRDefault="00000000" w:rsidP="008F456D">
    <w:pPr>
      <w:pStyle w:val="Footer"/>
      <w:jc w:val="right"/>
      <w:rPr>
        <w:del w:id="395" w:author="Jade Raposa [2]" w:date="2024-10-16T23:29:00Z"/>
        <w:rFonts w:ascii="Georgia" w:hAnsi="Georgia"/>
      </w:rPr>
      <w:pPrChange w:id="396" w:author="Jade Raposa [2]" w:date="2024-10-16T23:29:00Z">
        <w:pPr>
          <w:pStyle w:val="Footer"/>
          <w:jc w:val="both"/>
        </w:pPr>
      </w:pPrChange>
    </w:pPr>
    <w:del w:id="397" w:author="Jade Raposa [2]" w:date="2024-10-16T23:29:00Z">
      <w:r>
        <w:rPr>
          <w:rFonts w:ascii="Georgia" w:hAnsi="Georgia"/>
        </w:rPr>
        <w:tab/>
      </w:r>
      <w:r>
        <w:rPr>
          <w:rFonts w:ascii="Georgia" w:hAnsi="Georgia"/>
        </w:rPr>
        <w:tab/>
        <w:delText xml:space="preserve">Project Context | </w:delText>
      </w:r>
    </w:del>
    <w:customXmlDelRangeStart w:id="398" w:author="Jade Raposa [2]" w:date="2024-10-16T23:29:00Z"/>
    <w:sdt>
      <w:sdtPr>
        <w:id w:val="303517692"/>
        <w:docPartObj>
          <w:docPartGallery w:val="AutoText"/>
        </w:docPartObj>
      </w:sdtPr>
      <w:sdtEndPr>
        <w:rPr>
          <w:rFonts w:ascii="Georgia" w:hAnsi="Georgia"/>
        </w:rPr>
      </w:sdtEndPr>
      <w:sdtContent>
        <w:customXmlDelRangeEnd w:id="398"/>
        <w:del w:id="399" w:author="Jade Raposa [2]" w:date="2024-10-16T23:29: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ii</w:delText>
          </w:r>
          <w:r>
            <w:rPr>
              <w:rFonts w:ascii="Georgia" w:hAnsi="Georgia"/>
            </w:rPr>
            <w:fldChar w:fldCharType="end"/>
          </w:r>
        </w:del>
        <w:customXmlDelRangeStart w:id="400" w:author="Jade Raposa [2]" w:date="2024-10-16T23:29:00Z"/>
      </w:sdtContent>
    </w:sdt>
    <w:customXmlDelRangeEnd w:id="400"/>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990517"/>
      <w:docPartObj>
        <w:docPartGallery w:val="AutoText"/>
      </w:docPartObj>
    </w:sdtPr>
    <w:sdtEndPr>
      <w:rPr>
        <w:rFonts w:ascii="Georgia" w:hAnsi="Georgia"/>
      </w:rPr>
    </w:sdtEndPr>
    <w:sdtContent>
      <w:p w14:paraId="573AA535" w14:textId="77777777" w:rsidR="008F456D" w:rsidRPr="008F456D" w:rsidRDefault="00000000">
        <w:pPr>
          <w:pStyle w:val="Header"/>
          <w:jc w:val="right"/>
          <w:rPr>
            <w:del w:id="401" w:author="Jade Raposa [2]" w:date="2024-10-16T23:39:00Z"/>
            <w:rFonts w:ascii="Georgia" w:hAnsi="Georgia"/>
            <w:rPrChange w:id="402" w:author="Jade Raposa [2]" w:date="2024-10-16T23:39:00Z">
              <w:rPr>
                <w:del w:id="403" w:author="Jade Raposa [2]" w:date="2024-10-16T23:39:00Z"/>
              </w:rPr>
            </w:rPrChange>
          </w:rPr>
        </w:pPr>
        <w:ins w:id="404" w:author="Jade Raposa [2]" w:date="2024-10-16T23:43:00Z">
          <w:r>
            <w:rPr>
              <w:rFonts w:ascii="Georgia" w:hAnsi="Georgia"/>
            </w:rPr>
            <w:t xml:space="preserve">Description of the Proposed </w:t>
          </w:r>
          <w:proofErr w:type="gramStart"/>
          <w:r>
            <w:rPr>
              <w:rFonts w:ascii="Georgia" w:hAnsi="Georgia"/>
            </w:rPr>
            <w:t>System</w:t>
          </w:r>
        </w:ins>
        <w:ins w:id="405" w:author="Jade Raposa [2]" w:date="2024-10-16T23:41:00Z">
          <w:r>
            <w:rPr>
              <w:rFonts w:ascii="Georgia" w:hAnsi="Georgia"/>
            </w:rPr>
            <w:t xml:space="preserve"> </w:t>
          </w:r>
        </w:ins>
        <w:ins w:id="406" w:author="Jade Raposa [2]" w:date="2024-10-16T23:39:00Z">
          <w:r>
            <w:rPr>
              <w:rFonts w:ascii="Georgia" w:hAnsi="Georgia"/>
              <w:rPrChange w:id="407" w:author="Jade Raposa [2]" w:date="2024-10-16T23:39:00Z">
                <w:rPr/>
              </w:rPrChange>
            </w:rPr>
            <w:t xml:space="preserve"> |</w:t>
          </w:r>
        </w:ins>
        <w:proofErr w:type="gramEnd"/>
        <w:ins w:id="408" w:author="Jade Raposa [2]" w:date="2024-10-16T23:41:00Z">
          <w:r>
            <w:rPr>
              <w:rFonts w:ascii="Georgia" w:hAnsi="Georgia"/>
            </w:rPr>
            <w:t xml:space="preserve"> </w:t>
          </w:r>
        </w:ins>
        <w:ins w:id="409" w:author="Jade Raposa [2]" w:date="2024-10-16T23:39:00Z">
          <w:r>
            <w:rPr>
              <w:rFonts w:ascii="Georgia" w:hAnsi="Georgia"/>
              <w:rPrChange w:id="410" w:author="Jade Raposa [2]" w:date="2024-10-16T23:39:00Z">
                <w:rPr/>
              </w:rPrChange>
            </w:rPr>
            <w:t xml:space="preserve"> </w:t>
          </w:r>
        </w:ins>
        <w:r>
          <w:rPr>
            <w:rFonts w:ascii="Georgia" w:hAnsi="Georgia"/>
            <w:noProof/>
            <w:lang w:val="en-US"/>
          </w:rPr>
          <w:drawing>
            <wp:anchor distT="0" distB="0" distL="114300" distR="114300" simplePos="0" relativeHeight="251787264" behindDoc="1" locked="0" layoutInCell="1" allowOverlap="1" wp14:anchorId="79648AF7" wp14:editId="21342D6E">
              <wp:simplePos x="0" y="0"/>
              <wp:positionH relativeFrom="margin">
                <wp:posOffset>447675</wp:posOffset>
              </wp:positionH>
              <wp:positionV relativeFrom="page">
                <wp:posOffset>9525</wp:posOffset>
              </wp:positionV>
              <wp:extent cx="5057775" cy="659765"/>
              <wp:effectExtent l="0" t="0" r="9525" b="6985"/>
              <wp:wrapNone/>
              <wp:docPr id="808571782" name="Picture 80857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1782" name="Picture 80857178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11" w:author="Jade Raposa [2]" w:date="2024-10-16T23:43:00Z">
          <w:r>
            <w:rPr>
              <w:rFonts w:ascii="Georgia" w:hAnsi="Georgia"/>
            </w:rPr>
            <w:t>8</w:t>
          </w:r>
        </w:ins>
      </w:p>
      <w:p w14:paraId="7FE0C408" w14:textId="77777777" w:rsidR="008F456D" w:rsidRDefault="008F456D">
        <w:pPr>
          <w:pStyle w:val="Header"/>
          <w:jc w:val="right"/>
          <w:rPr>
            <w:del w:id="412" w:author="Jade Raposa [2]" w:date="2024-10-16T23:38:00Z"/>
          </w:rPr>
        </w:pPr>
      </w:p>
      <w:p w14:paraId="6CCD68AE" w14:textId="77777777" w:rsidR="008F456D" w:rsidRDefault="008F456D">
        <w:pPr>
          <w:pStyle w:val="Header"/>
          <w:jc w:val="right"/>
          <w:rPr>
            <w:del w:id="413" w:author="Jade Raposa [2]" w:date="2024-10-16T23:38:00Z"/>
          </w:rPr>
        </w:pPr>
      </w:p>
      <w:p w14:paraId="1F35CC21" w14:textId="77777777" w:rsidR="008F456D" w:rsidRDefault="00000000" w:rsidP="008F456D">
        <w:pPr>
          <w:pStyle w:val="Header"/>
          <w:jc w:val="right"/>
          <w:rPr>
            <w:rFonts w:ascii="Georgia" w:hAnsi="Georgia"/>
          </w:rPr>
          <w:pPrChange w:id="414" w:author="Jade Raposa [2]" w:date="2024-10-16T23:39:00Z">
            <w:pPr>
              <w:pStyle w:val="Header"/>
              <w:ind w:firstLine="2880"/>
              <w:jc w:val="both"/>
            </w:pPr>
          </w:pPrChange>
        </w:pPr>
        <w:del w:id="415" w:author="Jade Raposa [2]" w:date="2024-10-16T23:38:00Z">
          <w:r>
            <w:rPr>
              <w:rFonts w:ascii="Georgia" w:hAnsi="Georgia"/>
            </w:rPr>
            <w:delText xml:space="preserve">           Company Profile and Description of the Existing System | </w:delText>
          </w:r>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8F456D" w:rsidRDefault="00000000">
    <w:pPr>
      <w:pStyle w:val="Footer"/>
      <w:jc w:val="right"/>
    </w:pPr>
    <w:r>
      <w:rPr>
        <w:noProof/>
        <w:lang w:val="en-US"/>
      </w:rPr>
      <w:drawing>
        <wp:anchor distT="0" distB="0" distL="114300" distR="114300" simplePos="0" relativeHeight="251684864" behindDoc="1" locked="0" layoutInCell="1" allowOverlap="1" wp14:anchorId="69BF86A3" wp14:editId="739D0576">
          <wp:simplePos x="0" y="0"/>
          <wp:positionH relativeFrom="margin">
            <wp:posOffset>447675</wp:posOffset>
          </wp:positionH>
          <wp:positionV relativeFrom="page">
            <wp:posOffset>9525</wp:posOffset>
          </wp:positionV>
          <wp:extent cx="5057775" cy="660400"/>
          <wp:effectExtent l="0" t="0" r="0" b="6985"/>
          <wp:wrapNone/>
          <wp:docPr id="1983277909" name="Picture 198327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7909" name="Picture 19832779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r>
      <w:tab/>
    </w:r>
    <w:r>
      <w:tab/>
    </w:r>
  </w:p>
  <w:p w14:paraId="11949C90" w14:textId="77777777" w:rsidR="008F456D" w:rsidRDefault="008F456D">
    <w:pPr>
      <w:pStyle w:val="Footer"/>
      <w:jc w:val="right"/>
    </w:pPr>
  </w:p>
  <w:p w14:paraId="0D47051A" w14:textId="77777777" w:rsidR="008F456D" w:rsidRDefault="00000000">
    <w:pPr>
      <w:pStyle w:val="Footer"/>
      <w:jc w:val="both"/>
      <w:rPr>
        <w:rFonts w:ascii="Georgia" w:hAnsi="Georgia"/>
      </w:rPr>
    </w:pPr>
    <w:r>
      <w:rPr>
        <w:rFonts w:ascii="Georgia" w:hAnsi="Georgia"/>
      </w:rPr>
      <w:tab/>
    </w:r>
    <w:r>
      <w:rPr>
        <w:rFonts w:ascii="Georgia" w:hAnsi="Georgia"/>
      </w:rPr>
      <w:tab/>
    </w:r>
  </w:p>
  <w:p w14:paraId="789B602D" w14:textId="77777777" w:rsidR="008F456D" w:rsidRDefault="00000000" w:rsidP="008F456D">
    <w:pPr>
      <w:pStyle w:val="Footer"/>
      <w:jc w:val="right"/>
      <w:rPr>
        <w:rFonts w:ascii="Georgia" w:hAnsi="Georgia"/>
        <w:sz w:val="24"/>
        <w:szCs w:val="24"/>
      </w:rPr>
      <w:pPrChange w:id="445" w:author="Jade Raposa [2]" w:date="2024-10-16T23:44:00Z">
        <w:pPr>
          <w:pStyle w:val="Footer"/>
          <w:jc w:val="both"/>
        </w:pPr>
      </w:pPrChange>
    </w:pPr>
    <w:ins w:id="446" w:author="Jade Raposa [2]" w:date="2024-10-16T23:44:00Z">
      <w:r>
        <w:rPr>
          <w:rFonts w:ascii="Georgia" w:hAnsi="Georgia"/>
        </w:rPr>
        <w:t xml:space="preserve">Purpose and </w:t>
      </w:r>
      <w:proofErr w:type="gramStart"/>
      <w:r>
        <w:rPr>
          <w:rFonts w:ascii="Georgia" w:hAnsi="Georgia"/>
        </w:rPr>
        <w:t>Description  |</w:t>
      </w:r>
      <w:proofErr w:type="gramEnd"/>
      <w:r>
        <w:rPr>
          <w:rFonts w:ascii="Georgia" w:hAnsi="Georgia"/>
        </w:rPr>
        <w:t xml:space="preserve">  10</w:t>
      </w:r>
    </w:ins>
    <w:del w:id="447" w:author="Jade Raposa [2]" w:date="2024-10-16T23:44:00Z">
      <w:r>
        <w:rPr>
          <w:rFonts w:ascii="Georgia" w:hAnsi="Georgia"/>
        </w:rPr>
        <w:tab/>
      </w:r>
      <w:r>
        <w:rPr>
          <w:rFonts w:ascii="Georgia" w:hAnsi="Georgia"/>
        </w:rPr>
        <w:tab/>
        <w:delText xml:space="preserve">Purpose and Description | </w:delText>
      </w:r>
    </w:del>
    <w:customXmlDelRangeStart w:id="448" w:author="Jade Raposa [2]" w:date="2024-10-16T23:44:00Z"/>
    <w:sdt>
      <w:sdtPr>
        <w:id w:val="-1671177837"/>
        <w:docPartObj>
          <w:docPartGallery w:val="AutoText"/>
        </w:docPartObj>
      </w:sdtPr>
      <w:sdtEndPr>
        <w:rPr>
          <w:rFonts w:ascii="Georgia" w:hAnsi="Georgia"/>
          <w:sz w:val="24"/>
          <w:szCs w:val="24"/>
        </w:rPr>
      </w:sdtEndPr>
      <w:sdtContent>
        <w:customXmlDelRangeEnd w:id="448"/>
        <w:del w:id="449" w:author="Jade Raposa [2]" w:date="2024-10-16T23:44:00Z">
          <w:r>
            <w:rPr>
              <w:rFonts w:ascii="Georgia" w:hAnsi="Georgia"/>
              <w:sz w:val="24"/>
              <w:szCs w:val="24"/>
            </w:rPr>
            <w:delText>10</w:delText>
          </w:r>
        </w:del>
        <w:customXmlDelRangeStart w:id="450" w:author="Jade Raposa [2]" w:date="2024-10-16T23:44:00Z"/>
      </w:sdtContent>
    </w:sdt>
    <w:customXmlDelRangeEnd w:id="450"/>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AutoText"/>
      </w:docPartObj>
    </w:sdtPr>
    <w:sdtEndPr>
      <w:rPr>
        <w:rFonts w:ascii="Georgia" w:hAnsi="Georgia"/>
      </w:rPr>
    </w:sdtEndPr>
    <w:sdtContent>
      <w:p w14:paraId="2F9EA286" w14:textId="77777777" w:rsidR="008F456D" w:rsidRDefault="00000000" w:rsidP="008F456D">
        <w:pPr>
          <w:pStyle w:val="Header"/>
          <w:jc w:val="right"/>
          <w:rPr>
            <w:rFonts w:ascii="Georgia" w:hAnsi="Georgia"/>
          </w:rPr>
          <w:pPrChange w:id="451" w:author="Jade Raposa [2]" w:date="2024-10-16T23:43:00Z">
            <w:pPr>
              <w:pStyle w:val="Header"/>
            </w:pPr>
          </w:pPrChange>
        </w:pPr>
        <w:r>
          <w:rPr>
            <w:rFonts w:ascii="Georgia" w:hAnsi="Georgia"/>
            <w:noProof/>
            <w:lang w:val="en-US"/>
          </w:rPr>
          <w:drawing>
            <wp:anchor distT="0" distB="0" distL="114300" distR="114300" simplePos="0" relativeHeight="251665408" behindDoc="1" locked="0" layoutInCell="1" allowOverlap="1" wp14:anchorId="69E76F6F" wp14:editId="6EAAE0FE">
              <wp:simplePos x="0" y="0"/>
              <wp:positionH relativeFrom="margin">
                <wp:posOffset>438150</wp:posOffset>
              </wp:positionH>
              <wp:positionV relativeFrom="paragraph">
                <wp:posOffset>-173355</wp:posOffset>
              </wp:positionV>
              <wp:extent cx="5057775" cy="659765"/>
              <wp:effectExtent l="0" t="0" r="9525" b="6985"/>
              <wp:wrapTopAndBottom/>
              <wp:docPr id="210283891" name="Picture 2102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891" name="Picture 21028389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52" w:author="Jade Raposa [2]" w:date="2024-10-16T23:43:00Z">
          <w:r>
            <w:tab/>
            <w:delText xml:space="preserve">                                                                               </w:delText>
          </w:r>
          <w:r>
            <w:rPr>
              <w:rFonts w:ascii="Georgia" w:hAnsi="Georgia"/>
            </w:rPr>
            <w:delText>Statement of the Problem and Objective of the Study | 9</w:delText>
          </w:r>
        </w:del>
        <w:ins w:id="453" w:author="Jade Raposa [2]" w:date="2024-10-16T23:43:00Z">
          <w:r>
            <w:t xml:space="preserve"> </w:t>
          </w:r>
          <w:r>
            <w:rPr>
              <w:rFonts w:ascii="Georgia" w:hAnsi="Georgia"/>
            </w:rPr>
            <w:t xml:space="preserve">Statement of the Problem and Objective of the </w:t>
          </w:r>
          <w:proofErr w:type="gramStart"/>
          <w:r>
            <w:rPr>
              <w:rFonts w:ascii="Georgia" w:hAnsi="Georgia"/>
            </w:rPr>
            <w:t>Study  |</w:t>
          </w:r>
          <w:proofErr w:type="gramEnd"/>
          <w:r>
            <w:rPr>
              <w:rFonts w:ascii="Georgia" w:hAnsi="Georgia"/>
            </w:rPr>
            <w:t xml:space="preserve">  9</w:t>
          </w:r>
        </w:ins>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77777777" w:rsidR="008F456D" w:rsidRPr="008F456D" w:rsidRDefault="008F456D" w:rsidP="008F456D">
    <w:pPr>
      <w:pStyle w:val="Header"/>
      <w:tabs>
        <w:tab w:val="clear" w:pos="4680"/>
        <w:tab w:val="clear" w:pos="9360"/>
        <w:tab w:val="right" w:pos="8640"/>
      </w:tabs>
      <w:jc w:val="right"/>
      <w:rPr>
        <w:rFonts w:ascii="Georgia" w:hAnsi="Georgia"/>
        <w:rPrChange w:id="18" w:author="Jade Raposa [2]" w:date="2024-10-16T21:12:00Z">
          <w:rPr/>
        </w:rPrChange>
      </w:rPr>
      <w:pPrChange w:id="19" w:author="Jade Raposa [2]" w:date="2024-10-16T23:25:00Z">
        <w:pPr>
          <w:pStyle w:val="Header"/>
          <w:tabs>
            <w:tab w:val="clear" w:pos="4680"/>
            <w:tab w:val="clear" w:pos="9360"/>
            <w:tab w:val="right" w:pos="8640"/>
          </w:tabs>
        </w:pPr>
      </w:pPrChang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45542" w14:textId="77777777" w:rsidR="008F456D" w:rsidRDefault="00000000">
    <w:pPr>
      <w:pStyle w:val="Footer"/>
      <w:jc w:val="right"/>
      <w:rPr>
        <w:del w:id="457" w:author="Jade Raposa [2]" w:date="2024-10-16T23:46:00Z"/>
      </w:rPr>
    </w:pPr>
    <w:ins w:id="458" w:author="Jade Raposa [2]" w:date="2024-10-16T23:47:00Z">
      <w:r>
        <w:rPr>
          <w:rFonts w:ascii="Georgia" w:hAnsi="Georgia"/>
          <w:rPrChange w:id="459" w:author="Jade Raposa [2]" w:date="2024-10-16T23:47:00Z">
            <w:rPr/>
          </w:rPrChange>
        </w:rPr>
        <w:t xml:space="preserve">Technical </w:t>
      </w:r>
      <w:proofErr w:type="gramStart"/>
      <w:r>
        <w:rPr>
          <w:rFonts w:ascii="Georgia" w:hAnsi="Georgia"/>
          <w:rPrChange w:id="460" w:author="Jade Raposa [2]" w:date="2024-10-16T23:47:00Z">
            <w:rPr/>
          </w:rPrChange>
        </w:rPr>
        <w:t>Terms</w:t>
      </w:r>
      <w:r>
        <w:rPr>
          <w:rFonts w:ascii="Georgia" w:hAnsi="Georgia"/>
        </w:rPr>
        <w:t xml:space="preserve"> </w:t>
      </w:r>
      <w:r>
        <w:rPr>
          <w:rFonts w:ascii="Georgia" w:hAnsi="Georgia"/>
          <w:rPrChange w:id="461" w:author="Jade Raposa [2]" w:date="2024-10-16T23:47:00Z">
            <w:rPr/>
          </w:rPrChange>
        </w:rPr>
        <w:t xml:space="preserve"> |</w:t>
      </w:r>
      <w:proofErr w:type="gramEnd"/>
      <w:r>
        <w:rPr>
          <w:rFonts w:ascii="Georgia" w:hAnsi="Georgia"/>
          <w:rPrChange w:id="462" w:author="Jade Raposa [2]" w:date="2024-10-16T23:47:00Z">
            <w:rPr/>
          </w:rPrChange>
        </w:rPr>
        <w:t xml:space="preserve"> </w:t>
      </w:r>
      <w:r>
        <w:rPr>
          <w:rFonts w:ascii="Georgia" w:hAnsi="Georgia"/>
        </w:rPr>
        <w:t xml:space="preserve"> </w:t>
      </w:r>
      <w:r>
        <w:rPr>
          <w:rFonts w:ascii="Georgia" w:hAnsi="Georgia"/>
          <w:rPrChange w:id="463" w:author="Jade Raposa [2]" w:date="2024-10-16T23:47:00Z">
            <w:rPr/>
          </w:rPrChange>
        </w:rPr>
        <w:t>12</w:t>
      </w:r>
    </w:ins>
    <w:r>
      <w:rPr>
        <w:noProof/>
        <w:rPrChange w:id="464" w:author="Jade Raposa [2]" w:date="2024-10-16T23:47:00Z">
          <w:rPr>
            <w:noProof/>
            <w:lang w:val="en-US"/>
          </w:rPr>
        </w:rPrChange>
      </w:rPr>
      <w:drawing>
        <wp:anchor distT="0" distB="0" distL="114300" distR="114300" simplePos="0" relativeHeight="251688960" behindDoc="1" locked="0" layoutInCell="1" allowOverlap="1" wp14:anchorId="2C867127" wp14:editId="3CAFA8D4">
          <wp:simplePos x="0" y="0"/>
          <wp:positionH relativeFrom="margin">
            <wp:posOffset>447675</wp:posOffset>
          </wp:positionH>
          <wp:positionV relativeFrom="page">
            <wp:posOffset>9525</wp:posOffset>
          </wp:positionV>
          <wp:extent cx="5057775" cy="660400"/>
          <wp:effectExtent l="0" t="0" r="0" b="6985"/>
          <wp:wrapNone/>
          <wp:docPr id="2118123885" name="Picture 2118123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23885" name="Picture 211812388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del w:id="465" w:author="Jade Raposa [2]" w:date="2024-10-16T23:46:00Z">
      <w:r>
        <w:tab/>
      </w:r>
      <w:r>
        <w:tab/>
      </w:r>
    </w:del>
  </w:p>
  <w:p w14:paraId="3827838B" w14:textId="77777777" w:rsidR="008F456D" w:rsidRDefault="008F456D">
    <w:pPr>
      <w:pStyle w:val="Footer"/>
      <w:jc w:val="right"/>
      <w:rPr>
        <w:del w:id="466" w:author="Jade Raposa [2]" w:date="2024-10-16T23:46:00Z"/>
      </w:rPr>
    </w:pPr>
  </w:p>
  <w:p w14:paraId="5EEE38AC" w14:textId="77777777" w:rsidR="008F456D" w:rsidRDefault="00000000">
    <w:pPr>
      <w:pStyle w:val="Footer"/>
      <w:jc w:val="both"/>
      <w:rPr>
        <w:del w:id="467" w:author="Jade Raposa [2]" w:date="2024-10-16T23:46:00Z"/>
        <w:rFonts w:ascii="Georgia" w:hAnsi="Georgia"/>
      </w:rPr>
    </w:pPr>
    <w:del w:id="468" w:author="Jade Raposa [2]" w:date="2024-10-16T23:46:00Z">
      <w:r>
        <w:rPr>
          <w:rFonts w:ascii="Georgia" w:hAnsi="Georgia"/>
        </w:rPr>
        <w:tab/>
      </w:r>
      <w:r>
        <w:rPr>
          <w:rFonts w:ascii="Georgia" w:hAnsi="Georgia"/>
        </w:rPr>
        <w:tab/>
      </w:r>
    </w:del>
  </w:p>
  <w:p w14:paraId="7400FBC4" w14:textId="77777777" w:rsidR="008F456D" w:rsidRDefault="00000000" w:rsidP="008F456D">
    <w:pPr>
      <w:pStyle w:val="Footer"/>
      <w:jc w:val="right"/>
      <w:rPr>
        <w:rFonts w:ascii="Georgia" w:hAnsi="Georgia"/>
        <w:sz w:val="24"/>
        <w:szCs w:val="24"/>
      </w:rPr>
      <w:pPrChange w:id="469" w:author="Jade Raposa [2]" w:date="2024-10-16T23:46:00Z">
        <w:pPr>
          <w:pStyle w:val="Footer"/>
          <w:jc w:val="both"/>
        </w:pPr>
      </w:pPrChange>
    </w:pPr>
    <w:del w:id="470" w:author="Jade Raposa [2]" w:date="2024-10-16T23:47:00Z">
      <w:r>
        <w:rPr>
          <w:rFonts w:ascii="Georgia" w:hAnsi="Georgia"/>
        </w:rPr>
        <w:tab/>
      </w:r>
      <w:r>
        <w:rPr>
          <w:rFonts w:ascii="Georgia" w:hAnsi="Georgia"/>
        </w:rPr>
        <w:tab/>
        <w:delText xml:space="preserve">Technical Terms | </w:delText>
      </w:r>
    </w:del>
    <w:customXmlDelRangeStart w:id="471" w:author="Jade Raposa [2]" w:date="2024-10-16T23:47:00Z"/>
    <w:sdt>
      <w:sdtPr>
        <w:rPr>
          <w:rFonts w:ascii="Georgia" w:hAnsi="Georgia"/>
        </w:rPr>
        <w:id w:val="-1699073264"/>
        <w:docPartObj>
          <w:docPartGallery w:val="AutoText"/>
        </w:docPartObj>
      </w:sdtPr>
      <w:sdtContent>
        <w:customXmlDelRangeEnd w:id="471"/>
        <w:del w:id="472" w:author="Jade Raposa [2]" w:date="2024-10-16T23:47:00Z">
          <w:r>
            <w:rPr>
              <w:rFonts w:ascii="Georgia" w:hAnsi="Georgia"/>
            </w:rPr>
            <w:delText>12</w:delText>
          </w:r>
        </w:del>
        <w:customXmlDelRangeStart w:id="473" w:author="Jade Raposa [2]" w:date="2024-10-16T23:47:00Z"/>
      </w:sdtContent>
    </w:sdt>
    <w:customXmlDelRangeEnd w:id="473"/>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137010"/>
      <w:docPartObj>
        <w:docPartGallery w:val="AutoText"/>
      </w:docPartObj>
    </w:sdtPr>
    <w:sdtEndPr>
      <w:rPr>
        <w:rFonts w:ascii="Georgia" w:hAnsi="Georgia"/>
      </w:rPr>
    </w:sdtEndPr>
    <w:sdtContent>
      <w:p w14:paraId="15B83FC8" w14:textId="77777777" w:rsidR="008F456D" w:rsidRDefault="00000000">
        <w:pPr>
          <w:pStyle w:val="Header"/>
          <w:jc w:val="right"/>
          <w:rPr>
            <w:del w:id="474" w:author="Jade Raposa [2]" w:date="2024-10-16T23:45:00Z"/>
          </w:rPr>
        </w:pPr>
        <w:ins w:id="475" w:author="Jade Raposa [2]" w:date="2024-10-16T23:46:00Z">
          <w:r>
            <w:rPr>
              <w:rFonts w:ascii="Georgia" w:hAnsi="Georgia"/>
              <w:rPrChange w:id="476" w:author="Jade Raposa [2]" w:date="2024-10-16T23:46:00Z">
                <w:rPr/>
              </w:rPrChange>
            </w:rPr>
            <w:t xml:space="preserve">Scope and </w:t>
          </w:r>
          <w:proofErr w:type="gramStart"/>
          <w:r>
            <w:rPr>
              <w:rFonts w:ascii="Georgia" w:hAnsi="Georgia"/>
              <w:rPrChange w:id="477" w:author="Jade Raposa [2]" w:date="2024-10-16T23:46:00Z">
                <w:rPr/>
              </w:rPrChange>
            </w:rPr>
            <w:t>Delimitation  |</w:t>
          </w:r>
          <w:proofErr w:type="gramEnd"/>
          <w:r>
            <w:rPr>
              <w:rFonts w:ascii="Georgia" w:hAnsi="Georgia"/>
              <w:rPrChange w:id="478" w:author="Jade Raposa [2]" w:date="2024-10-16T23:46:00Z">
                <w:rPr/>
              </w:rPrChange>
            </w:rPr>
            <w:t xml:space="preserve">  11</w:t>
          </w:r>
        </w:ins>
        <w:r>
          <w:rPr>
            <w:rFonts w:ascii="Georgia" w:hAnsi="Georgia"/>
            <w:noProof/>
            <w:lang w:val="en-US"/>
          </w:rPr>
          <w:drawing>
            <wp:anchor distT="0" distB="0" distL="114300" distR="114300" simplePos="0" relativeHeight="251686912" behindDoc="1" locked="0" layoutInCell="1" allowOverlap="1" wp14:anchorId="39ECA7AE" wp14:editId="46E98FCF">
              <wp:simplePos x="0" y="0"/>
              <wp:positionH relativeFrom="margin">
                <wp:posOffset>447675</wp:posOffset>
              </wp:positionH>
              <wp:positionV relativeFrom="page">
                <wp:posOffset>9525</wp:posOffset>
              </wp:positionV>
              <wp:extent cx="5057775" cy="660400"/>
              <wp:effectExtent l="0" t="0" r="0" b="6985"/>
              <wp:wrapNone/>
              <wp:docPr id="1387632577" name="Picture 138763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32577" name="Picture 13876325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p>
      <w:p w14:paraId="58738D7B" w14:textId="77777777" w:rsidR="008F456D" w:rsidRDefault="008F456D">
        <w:pPr>
          <w:pStyle w:val="Header"/>
          <w:jc w:val="right"/>
          <w:rPr>
            <w:del w:id="479" w:author="Jade Raposa [2]" w:date="2024-10-16T23:45:00Z"/>
          </w:rPr>
        </w:pPr>
      </w:p>
      <w:p w14:paraId="64079FDE" w14:textId="77777777" w:rsidR="008F456D" w:rsidRDefault="00000000" w:rsidP="008F456D">
        <w:pPr>
          <w:pStyle w:val="Header"/>
          <w:jc w:val="right"/>
          <w:rPr>
            <w:rFonts w:ascii="Georgia" w:hAnsi="Georgia"/>
          </w:rPr>
          <w:pPrChange w:id="480" w:author="Jade Raposa [2]" w:date="2024-10-16T23:45:00Z">
            <w:pPr>
              <w:pStyle w:val="Header"/>
              <w:ind w:left="6480"/>
            </w:pPr>
          </w:pPrChange>
        </w:pPr>
        <w:del w:id="481" w:author="Jade Raposa [2]" w:date="2024-10-16T23:45:00Z">
          <w:r>
            <w:rPr>
              <w:rFonts w:ascii="Georgia" w:hAnsi="Georgia"/>
            </w:rPr>
            <w:br/>
            <w:delText xml:space="preserve">    Scope and Delimitation |11</w:delText>
          </w:r>
        </w:del>
      </w:p>
    </w:sdtContent>
  </w:sdt>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5601104"/>
      <w:docPartObj>
        <w:docPartGallery w:val="AutoText"/>
      </w:docPartObj>
    </w:sdtPr>
    <w:sdtEndPr>
      <w:rPr>
        <w:rFonts w:ascii="Georgia" w:hAnsi="Georgia"/>
      </w:rPr>
    </w:sdtEndPr>
    <w:sdtContent>
      <w:p w14:paraId="15C14925" w14:textId="77777777" w:rsidR="008F456D" w:rsidRDefault="00000000">
        <w:pPr>
          <w:pStyle w:val="Header"/>
          <w:jc w:val="right"/>
          <w:rPr>
            <w:del w:id="482" w:author="Jade Raposa [2]" w:date="2024-10-16T23:48:00Z"/>
          </w:rPr>
        </w:pPr>
        <w:ins w:id="483" w:author="Jade Raposa [2]" w:date="2024-10-16T23:48:00Z">
          <w:r>
            <w:rPr>
              <w:rFonts w:ascii="Georgia" w:hAnsi="Georgia"/>
              <w:rPrChange w:id="484" w:author="Jade Raposa [2]" w:date="2024-10-16T23:48:00Z">
                <w:rPr/>
              </w:rPrChange>
            </w:rPr>
            <w:t xml:space="preserve">Technical </w:t>
          </w:r>
          <w:proofErr w:type="gramStart"/>
          <w:r>
            <w:rPr>
              <w:rFonts w:ascii="Georgia" w:hAnsi="Georgia"/>
              <w:rPrChange w:id="485" w:author="Jade Raposa [2]" w:date="2024-10-16T23:48:00Z">
                <w:rPr/>
              </w:rPrChange>
            </w:rPr>
            <w:t>Term  |</w:t>
          </w:r>
        </w:ins>
        <w:proofErr w:type="gramEnd"/>
        <w:ins w:id="486" w:author="Jade Raposa [2]" w:date="2024-10-16T23:49:00Z">
          <w:r>
            <w:rPr>
              <w:rFonts w:ascii="Georgia" w:hAnsi="Georgia"/>
            </w:rPr>
            <w:t xml:space="preserve"> </w:t>
          </w:r>
        </w:ins>
        <w:ins w:id="487" w:author="Jade Raposa [2]" w:date="2024-10-16T23:48:00Z">
          <w:r>
            <w:rPr>
              <w:rFonts w:ascii="Georgia" w:hAnsi="Georgia"/>
              <w:rPrChange w:id="488" w:author="Jade Raposa [2]" w:date="2024-10-16T23:48:00Z">
                <w:rPr/>
              </w:rPrChange>
            </w:rPr>
            <w:t xml:space="preserve"> 13</w:t>
          </w:r>
        </w:ins>
        <w:r>
          <w:rPr>
            <w:rFonts w:ascii="Georgia" w:hAnsi="Georgia"/>
            <w:noProof/>
            <w:lang w:val="en-US"/>
          </w:rPr>
          <w:drawing>
            <wp:anchor distT="0" distB="0" distL="114300" distR="114300" simplePos="0" relativeHeight="251691008" behindDoc="1" locked="0" layoutInCell="1" allowOverlap="1" wp14:anchorId="093ECAA0" wp14:editId="48F0081C">
              <wp:simplePos x="0" y="0"/>
              <wp:positionH relativeFrom="margin">
                <wp:posOffset>447675</wp:posOffset>
              </wp:positionH>
              <wp:positionV relativeFrom="page">
                <wp:posOffset>9525</wp:posOffset>
              </wp:positionV>
              <wp:extent cx="5057775" cy="660400"/>
              <wp:effectExtent l="0" t="0" r="0" b="6985"/>
              <wp:wrapNone/>
              <wp:docPr id="2089471960" name="Picture 208947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71960" name="Picture 208947196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p>
      <w:p w14:paraId="331FDAEC" w14:textId="77777777" w:rsidR="008F456D" w:rsidRDefault="008F456D">
        <w:pPr>
          <w:pStyle w:val="Header"/>
          <w:jc w:val="right"/>
          <w:rPr>
            <w:del w:id="489" w:author="Jade Raposa [2]" w:date="2024-10-16T23:48:00Z"/>
          </w:rPr>
        </w:pPr>
      </w:p>
      <w:p w14:paraId="681E5856" w14:textId="77777777" w:rsidR="008F456D" w:rsidRDefault="00000000" w:rsidP="008F456D">
        <w:pPr>
          <w:pStyle w:val="Header"/>
          <w:jc w:val="right"/>
          <w:rPr>
            <w:rFonts w:ascii="Georgia" w:hAnsi="Georgia"/>
          </w:rPr>
          <w:pPrChange w:id="490" w:author="Jade Raposa [2]" w:date="2024-10-16T23:48:00Z">
            <w:pPr>
              <w:pStyle w:val="Header"/>
              <w:ind w:left="6480"/>
            </w:pPr>
          </w:pPrChange>
        </w:pPr>
        <w:del w:id="491" w:author="Jade Raposa [2]" w:date="2024-10-16T23:47:00Z">
          <w:r>
            <w:rPr>
              <w:rFonts w:ascii="Georgia" w:hAnsi="Georgia"/>
            </w:rPr>
            <w:br/>
            <w:delText xml:space="preserve">  </w:delText>
          </w:r>
          <w:r>
            <w:rPr>
              <w:rFonts w:ascii="Georgia" w:hAnsi="Georgia"/>
            </w:rPr>
            <w:tab/>
            <w:delText xml:space="preserve"> Technical Term|13</w:delText>
          </w:r>
        </w:del>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D7EFD" w14:textId="77777777" w:rsidR="008F456D" w:rsidRDefault="00000000">
    <w:pPr>
      <w:pStyle w:val="Footer"/>
      <w:rPr>
        <w:rFonts w:ascii="Georgia" w:hAnsi="Georgia"/>
      </w:rPr>
    </w:pPr>
    <w:r>
      <w:rPr>
        <w:noProof/>
        <w:lang w:val="en-US"/>
      </w:rPr>
      <w:drawing>
        <wp:anchor distT="0" distB="0" distL="114300" distR="114300" simplePos="0" relativeHeight="251695104" behindDoc="1" locked="0" layoutInCell="1" allowOverlap="1" wp14:anchorId="3B73E58D" wp14:editId="683A21B8">
          <wp:simplePos x="0" y="0"/>
          <wp:positionH relativeFrom="margin">
            <wp:posOffset>438150</wp:posOffset>
          </wp:positionH>
          <wp:positionV relativeFrom="paragraph">
            <wp:posOffset>-306705</wp:posOffset>
          </wp:positionV>
          <wp:extent cx="5057775" cy="659765"/>
          <wp:effectExtent l="0" t="0" r="9525" b="6985"/>
          <wp:wrapTopAndBottom/>
          <wp:docPr id="1554790853" name="Picture 155479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2608" name="Picture 181690260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r>
      <w:rPr>
        <w:rFonts w:ascii="Georgia" w:hAnsi="Georgia"/>
      </w:rPr>
      <w:t>Software Development | 15</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07A35" w14:textId="0BF278DA" w:rsidR="008F456D" w:rsidRDefault="001B537F">
    <w:pPr>
      <w:pStyle w:val="Footer"/>
      <w:rPr>
        <w:rFonts w:ascii="Georgia" w:hAnsi="Georgia"/>
      </w:rPr>
    </w:pPr>
    <w:ins w:id="499" w:author="Jade Raposa [2]" w:date="2024-10-16T23:50:00Z">
      <w:r>
        <w:rPr>
          <w:rFonts w:ascii="Georgia" w:hAnsi="Georgia"/>
          <w:noProof/>
          <w:lang w:val="en-US"/>
        </w:rPr>
        <w:drawing>
          <wp:anchor distT="0" distB="0" distL="114300" distR="114300" simplePos="0" relativeHeight="251809792" behindDoc="1" locked="0" layoutInCell="1" allowOverlap="1" wp14:anchorId="0CA67EAD" wp14:editId="56B3AA6D">
            <wp:simplePos x="0" y="0"/>
            <wp:positionH relativeFrom="margin">
              <wp:align>center</wp:align>
            </wp:positionH>
            <wp:positionV relativeFrom="paragraph">
              <wp:posOffset>-276860</wp:posOffset>
            </wp:positionV>
            <wp:extent cx="5057775" cy="659765"/>
            <wp:effectExtent l="0" t="0" r="9525" b="6985"/>
            <wp:wrapTopAndBottom/>
            <wp:docPr id="2141885899" name="Picture 214188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59714" name="Picture 10593597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del w:id="500" w:author="Jade Raposa [2]" w:date="2024-10-16T23:50:00Z">
      <w:r w:rsidR="00000000">
        <w:rPr>
          <w:rFonts w:ascii="Georgia" w:hAnsi="Georgia"/>
          <w:noProof/>
          <w:lang w:val="en-US"/>
        </w:rPr>
        <w:drawing>
          <wp:anchor distT="0" distB="0" distL="114300" distR="114300" simplePos="0" relativeHeight="251693056" behindDoc="1" locked="0" layoutInCell="1" allowOverlap="1" wp14:anchorId="192C8556" wp14:editId="5C03E086">
            <wp:simplePos x="0" y="0"/>
            <wp:positionH relativeFrom="margin">
              <wp:posOffset>438150</wp:posOffset>
            </wp:positionH>
            <wp:positionV relativeFrom="paragraph">
              <wp:posOffset>-440055</wp:posOffset>
            </wp:positionV>
            <wp:extent cx="5057775" cy="659765"/>
            <wp:effectExtent l="0" t="0" r="9525" b="6985"/>
            <wp:wrapTopAndBottom/>
            <wp:docPr id="694753706" name="Picture 694753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96379" name="Picture 208029637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sdt>
      <w:sdtPr>
        <w:id w:val="-847644586"/>
        <w:docPartObj>
          <w:docPartGallery w:val="AutoText"/>
        </w:docPartObj>
      </w:sdtPr>
      <w:sdtEndPr>
        <w:rPr>
          <w:rFonts w:ascii="Georgia" w:hAnsi="Georgia"/>
        </w:rPr>
      </w:sdtEndPr>
      <w:sdtContent/>
    </w:sdt>
    <w:r w:rsidR="00000000">
      <w:rPr>
        <w:rFonts w:ascii="Georgia" w:hAnsi="Georgia"/>
      </w:rPr>
      <w:t xml:space="preserve"> </w:t>
    </w:r>
    <w:r w:rsidR="00000000">
      <w:rPr>
        <w:rFonts w:ascii="Georgia" w:hAnsi="Georgia"/>
      </w:rPr>
      <w:tab/>
    </w:r>
    <w:r w:rsidR="00000000">
      <w:rPr>
        <w:rFonts w:ascii="Georgia" w:hAnsi="Georgia"/>
      </w:rPr>
      <w:tab/>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77777777" w:rsidR="008F456D" w:rsidRDefault="00000000" w:rsidP="008F456D">
    <w:pPr>
      <w:pStyle w:val="Footer"/>
      <w:jc w:val="right"/>
      <w:rPr>
        <w:rFonts w:ascii="Georgia" w:hAnsi="Georgia"/>
      </w:rPr>
      <w:pPrChange w:id="511" w:author="Jade Raposa [2]" w:date="2024-10-16T23:55:00Z">
        <w:pPr>
          <w:pStyle w:val="Footer"/>
        </w:pPr>
      </w:pPrChange>
    </w:pPr>
    <w:ins w:id="512" w:author="Jade Raposa [2]" w:date="2024-10-16T23:55:00Z">
      <w:r>
        <w:rPr>
          <w:rFonts w:ascii="Georgia" w:hAnsi="Georgia"/>
          <w:rPrChange w:id="513" w:author="Jade Raposa [2]" w:date="2024-10-16T23:55:00Z">
            <w:rPr/>
          </w:rPrChange>
        </w:rPr>
        <w:t xml:space="preserve">Source </w:t>
      </w:r>
      <w:proofErr w:type="gramStart"/>
      <w:r>
        <w:rPr>
          <w:rFonts w:ascii="Georgia" w:hAnsi="Georgia"/>
          <w:rPrChange w:id="514" w:author="Jade Raposa [2]" w:date="2024-10-16T23:55:00Z">
            <w:rPr/>
          </w:rPrChange>
        </w:rPr>
        <w:t>Data</w:t>
      </w:r>
    </w:ins>
    <w:ins w:id="515" w:author="Jade Raposa [2]" w:date="2024-10-16T23:56:00Z">
      <w:r>
        <w:rPr>
          <w:rFonts w:ascii="Georgia" w:hAnsi="Georgia"/>
        </w:rPr>
        <w:t xml:space="preserve"> </w:t>
      </w:r>
    </w:ins>
    <w:ins w:id="516" w:author="Jade Raposa [2]" w:date="2024-10-16T23:55:00Z">
      <w:r>
        <w:rPr>
          <w:rFonts w:ascii="Georgia" w:hAnsi="Georgia"/>
          <w:rPrChange w:id="517" w:author="Jade Raposa [2]" w:date="2024-10-16T23:55:00Z">
            <w:rPr/>
          </w:rPrChange>
        </w:rPr>
        <w:t xml:space="preserve"> |</w:t>
      </w:r>
    </w:ins>
    <w:proofErr w:type="gramEnd"/>
    <w:ins w:id="518" w:author="Jade Raposa [2]" w:date="2024-10-16T23:56:00Z">
      <w:r>
        <w:rPr>
          <w:rFonts w:ascii="Georgia" w:hAnsi="Georgia"/>
        </w:rPr>
        <w:t xml:space="preserve"> </w:t>
      </w:r>
    </w:ins>
    <w:ins w:id="519" w:author="Jade Raposa [2]" w:date="2024-10-16T23:55:00Z">
      <w:r>
        <w:rPr>
          <w:rFonts w:ascii="Georgia" w:hAnsi="Georgia"/>
          <w:rPrChange w:id="520" w:author="Jade Raposa [2]" w:date="2024-10-16T23:55:00Z">
            <w:rPr/>
          </w:rPrChange>
        </w:rPr>
        <w:t xml:space="preserve"> 1</w:t>
      </w:r>
    </w:ins>
    <w:r>
      <w:rPr>
        <w:rFonts w:ascii="Georgia" w:hAnsi="Georgia"/>
        <w:noProof/>
        <w:lang w:val="en-US"/>
        <w:rPrChange w:id="521" w:author="Jade Raposa [2]" w:date="2024-10-16T23:55:00Z">
          <w:rPr>
            <w:noProof/>
            <w:lang w:val="en-US"/>
          </w:rPr>
        </w:rPrChange>
      </w:rPr>
      <w:drawing>
        <wp:anchor distT="0" distB="0" distL="114300" distR="114300" simplePos="0" relativeHeight="251699200" behindDoc="1" locked="0" layoutInCell="1" allowOverlap="1" wp14:anchorId="48E31EF5" wp14:editId="4C27726C">
          <wp:simplePos x="0" y="0"/>
          <wp:positionH relativeFrom="margin">
            <wp:posOffset>438150</wp:posOffset>
          </wp:positionH>
          <wp:positionV relativeFrom="paragraph">
            <wp:posOffset>-306705</wp:posOffset>
          </wp:positionV>
          <wp:extent cx="5057775" cy="659765"/>
          <wp:effectExtent l="0" t="0" r="9525" b="6985"/>
          <wp:wrapTopAndBottom/>
          <wp:docPr id="612080958" name="Picture 61208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6502" name="Picture 214099650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522" w:author="Jade Raposa [2]" w:date="2024-10-16T23:56:00Z">
      <w:r>
        <w:rPr>
          <w:rFonts w:ascii="Georgia" w:hAnsi="Georgia"/>
        </w:rPr>
        <w:t>8</w:t>
      </w:r>
    </w:ins>
    <w:del w:id="523" w:author="Jade Raposa [2]" w:date="2024-10-16T23:55:00Z">
      <w:r>
        <w:rPr>
          <w:rFonts w:ascii="Georgia" w:hAnsi="Georgia"/>
          <w:rPrChange w:id="524" w:author="Jade Raposa [2]" w:date="2024-10-16T23:55:00Z">
            <w:rPr/>
          </w:rPrChange>
        </w:rPr>
        <w:tab/>
      </w:r>
      <w:r>
        <w:rPr>
          <w:rFonts w:ascii="Georgia" w:hAnsi="Georgia"/>
          <w:rPrChange w:id="525" w:author="Jade Raposa [2]" w:date="2024-10-16T23:55:00Z">
            <w:rPr/>
          </w:rPrChange>
        </w:rPr>
        <w:tab/>
      </w:r>
      <w:r>
        <w:rPr>
          <w:rFonts w:ascii="Georgia" w:hAnsi="Georgia"/>
        </w:rPr>
        <w:delText>Source Data | 18</w:delText>
      </w:r>
    </w:del>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77777777" w:rsidR="008F456D" w:rsidRDefault="00000000" w:rsidP="008F456D">
    <w:pPr>
      <w:pStyle w:val="Footer"/>
      <w:jc w:val="right"/>
      <w:rPr>
        <w:rFonts w:ascii="Georgia" w:hAnsi="Georgia"/>
      </w:rPr>
      <w:pPrChange w:id="526" w:author="Jade Raposa [2]" w:date="2024-10-16T23:54:00Z">
        <w:pPr>
          <w:pStyle w:val="Footer"/>
        </w:pPr>
      </w:pPrChange>
    </w:pPr>
    <w:ins w:id="527" w:author="Jade Raposa [2]" w:date="2024-10-16T23:54:00Z">
      <w:r>
        <w:rPr>
          <w:rFonts w:ascii="Georgia" w:hAnsi="Georgia"/>
        </w:rPr>
        <w:t>Data Gathering Technique  |  17</w:t>
      </w:r>
    </w:ins>
    <w:r>
      <w:rPr>
        <w:rFonts w:ascii="Georgia" w:hAnsi="Georgia"/>
        <w:noProof/>
        <w:lang w:val="en-US"/>
      </w:rPr>
      <w:drawing>
        <wp:anchor distT="0" distB="0" distL="114300" distR="114300" simplePos="0" relativeHeight="251700224" behindDoc="1" locked="0" layoutInCell="1" allowOverlap="1" wp14:anchorId="205D75C6" wp14:editId="3C7BECEB">
          <wp:simplePos x="0" y="0"/>
          <wp:positionH relativeFrom="margin">
            <wp:posOffset>438150</wp:posOffset>
          </wp:positionH>
          <wp:positionV relativeFrom="paragraph">
            <wp:posOffset>-440055</wp:posOffset>
          </wp:positionV>
          <wp:extent cx="5057775" cy="659765"/>
          <wp:effectExtent l="0" t="0" r="9525" b="6985"/>
          <wp:wrapTopAndBottom/>
          <wp:docPr id="1539475570" name="Picture 153947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0614" name="Picture 5094806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28" w:author="Jade Raposa [2]" w:date="2024-10-16T23:54:00Z">
      <w:r>
        <w:rPr>
          <w:rFonts w:ascii="Georgia" w:hAnsi="Georgia"/>
        </w:rPr>
        <w:delText xml:space="preserve"> </w:delText>
      </w:r>
      <w:r>
        <w:rPr>
          <w:rFonts w:ascii="Georgia" w:hAnsi="Georgia"/>
        </w:rPr>
        <w:tab/>
        <w:delText xml:space="preserve">                                                                                                                       Data Gathering Technique | 17</w:delText>
      </w:r>
    </w:del>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77777777" w:rsidR="008F456D" w:rsidRPr="008F456D" w:rsidRDefault="00000000" w:rsidP="008F456D">
    <w:pPr>
      <w:pStyle w:val="Footer"/>
      <w:jc w:val="right"/>
      <w:rPr>
        <w:rFonts w:ascii="Georgia" w:hAnsi="Georgia"/>
        <w:lang w:val="en-US"/>
        <w:rPrChange w:id="533" w:author="Jade Raposa [2]" w:date="2024-10-16T23:57:00Z">
          <w:rPr>
            <w:rFonts w:ascii="Georgia" w:hAnsi="Georgia"/>
          </w:rPr>
        </w:rPrChange>
      </w:rPr>
      <w:pPrChange w:id="534" w:author="Jade Raposa [2]" w:date="2024-10-16T23:56:00Z">
        <w:pPr>
          <w:pStyle w:val="Footer"/>
        </w:pPr>
      </w:pPrChange>
    </w:pPr>
    <w:ins w:id="535" w:author="Jade Raposa [2]" w:date="2024-10-16T23:57:00Z">
      <w:r>
        <w:rPr>
          <w:rFonts w:ascii="Georgia" w:hAnsi="Georgia"/>
          <w:rPrChange w:id="536" w:author="Jade Raposa [2]" w:date="2024-10-16T23:57:00Z">
            <w:rPr/>
          </w:rPrChange>
        </w:rPr>
        <w:t xml:space="preserve">Surve </w:t>
      </w:r>
      <w:proofErr w:type="gramStart"/>
      <w:r>
        <w:rPr>
          <w:rFonts w:ascii="Georgia" w:hAnsi="Georgia"/>
          <w:rPrChange w:id="537" w:author="Jade Raposa [2]" w:date="2024-10-16T23:57:00Z">
            <w:rPr/>
          </w:rPrChange>
        </w:rPr>
        <w:t>Results</w:t>
      </w:r>
      <w:r>
        <w:rPr>
          <w:rFonts w:ascii="Georgia" w:hAnsi="Georgia"/>
        </w:rPr>
        <w:t xml:space="preserve"> </w:t>
      </w:r>
      <w:r>
        <w:rPr>
          <w:rFonts w:ascii="Georgia" w:hAnsi="Georgia"/>
          <w:rPrChange w:id="538" w:author="Jade Raposa [2]" w:date="2024-10-16T23:57:00Z">
            <w:rPr/>
          </w:rPrChange>
        </w:rPr>
        <w:t xml:space="preserve"> |</w:t>
      </w:r>
      <w:proofErr w:type="gramEnd"/>
      <w:r>
        <w:rPr>
          <w:rFonts w:ascii="Georgia" w:hAnsi="Georgia"/>
          <w:rPrChange w:id="539" w:author="Jade Raposa [2]" w:date="2024-10-16T23:57:00Z">
            <w:rPr/>
          </w:rPrChange>
        </w:rPr>
        <w:t xml:space="preserve"> </w:t>
      </w:r>
      <w:r>
        <w:rPr>
          <w:rFonts w:ascii="Georgia" w:hAnsi="Georgia"/>
        </w:rPr>
        <w:t xml:space="preserve"> </w:t>
      </w:r>
      <w:r>
        <w:rPr>
          <w:rFonts w:ascii="Georgia" w:hAnsi="Georgia"/>
          <w:rPrChange w:id="540" w:author="Jade Raposa [2]" w:date="2024-10-16T23:57:00Z">
            <w:rPr/>
          </w:rPrChange>
        </w:rPr>
        <w:t>20</w:t>
      </w:r>
    </w:ins>
    <w:r>
      <w:rPr>
        <w:rFonts w:ascii="Georgia" w:hAnsi="Georgia"/>
        <w:noProof/>
        <w:lang w:val="en-US"/>
        <w:rPrChange w:id="541" w:author="Jade Raposa [2]" w:date="2024-10-16T23:57:00Z">
          <w:rPr>
            <w:noProof/>
            <w:lang w:val="en-US"/>
          </w:rPr>
        </w:rPrChange>
      </w:rPr>
      <w:drawing>
        <wp:anchor distT="0" distB="0" distL="114300" distR="114300" simplePos="0" relativeHeight="251702272" behindDoc="1" locked="0" layoutInCell="1" allowOverlap="1" wp14:anchorId="793CD1DA" wp14:editId="2D4B9A46">
          <wp:simplePos x="0" y="0"/>
          <wp:positionH relativeFrom="margin">
            <wp:posOffset>438150</wp:posOffset>
          </wp:positionH>
          <wp:positionV relativeFrom="paragraph">
            <wp:posOffset>-306705</wp:posOffset>
          </wp:positionV>
          <wp:extent cx="5057775" cy="659765"/>
          <wp:effectExtent l="0" t="0" r="9525" b="6985"/>
          <wp:wrapTopAndBottom/>
          <wp:docPr id="1068902316" name="Picture 106890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2316" name="Picture 10689023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42" w:author="Jade Raposa [2]" w:date="2024-10-16T23:56:00Z">
      <w:r>
        <w:rPr>
          <w:rFonts w:ascii="Georgia" w:hAnsi="Georgia"/>
          <w:lang w:val="en-US"/>
          <w:rPrChange w:id="543" w:author="Jade Raposa [2]" w:date="2024-10-16T23:57:00Z">
            <w:rPr/>
          </w:rPrChange>
        </w:rPr>
        <w:tab/>
      </w:r>
      <w:r>
        <w:rPr>
          <w:rFonts w:ascii="Georgia" w:hAnsi="Georgia"/>
          <w:lang w:val="en-US"/>
          <w:rPrChange w:id="544" w:author="Jade Raposa [2]" w:date="2024-10-16T23:57:00Z">
            <w:rPr/>
          </w:rPrChange>
        </w:rPr>
        <w:tab/>
      </w:r>
      <w:r>
        <w:rPr>
          <w:rFonts w:ascii="Georgia" w:hAnsi="Georgia"/>
          <w:lang w:val="en-US"/>
          <w:rPrChange w:id="545" w:author="Jade Raposa [2]" w:date="2024-10-16T23:57:00Z">
            <w:rPr>
              <w:rFonts w:ascii="Georgia" w:hAnsi="Georgia"/>
            </w:rPr>
          </w:rPrChange>
        </w:rPr>
        <w:delText>Surve Results | 20</w:delText>
      </w:r>
    </w:del>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77777777" w:rsidR="008F456D" w:rsidRDefault="00000000" w:rsidP="008F456D">
    <w:pPr>
      <w:pStyle w:val="Footer"/>
      <w:jc w:val="right"/>
      <w:rPr>
        <w:rFonts w:ascii="Georgia" w:hAnsi="Georgia"/>
      </w:rPr>
      <w:pPrChange w:id="546" w:author="Jade Raposa [2]" w:date="2024-10-16T23:56:00Z">
        <w:pPr>
          <w:pStyle w:val="Footer"/>
        </w:pPr>
      </w:pPrChange>
    </w:pPr>
    <w:ins w:id="547" w:author="Jade Raposa [2]" w:date="2024-10-16T23:56:00Z">
      <w:r>
        <w:rPr>
          <w:rFonts w:ascii="Georgia" w:hAnsi="Georgia"/>
          <w:rPrChange w:id="548" w:author="Jade Raposa [2]" w:date="2024-10-16T23:56:00Z">
            <w:rPr/>
          </w:rPrChange>
        </w:rPr>
        <w:t xml:space="preserve">Survey Results </w:t>
      </w:r>
      <w:r>
        <w:rPr>
          <w:rFonts w:ascii="Georgia" w:hAnsi="Georgia"/>
        </w:rPr>
        <w:t xml:space="preserve"> </w:t>
      </w:r>
      <w:r>
        <w:rPr>
          <w:rFonts w:ascii="Georgia" w:hAnsi="Georgia"/>
          <w:rPrChange w:id="549" w:author="Jade Raposa [2]" w:date="2024-10-16T23:56:00Z">
            <w:rPr/>
          </w:rPrChange>
        </w:rPr>
        <w:t xml:space="preserve">| </w:t>
      </w:r>
      <w:r>
        <w:rPr>
          <w:rFonts w:ascii="Georgia" w:hAnsi="Georgia"/>
        </w:rPr>
        <w:t xml:space="preserve"> </w:t>
      </w:r>
      <w:r>
        <w:rPr>
          <w:rFonts w:ascii="Georgia" w:hAnsi="Georgia"/>
          <w:rPrChange w:id="550" w:author="Jade Raposa [2]" w:date="2024-10-16T23:56:00Z">
            <w:rPr/>
          </w:rPrChange>
        </w:rPr>
        <w:t>19</w:t>
      </w:r>
    </w:ins>
    <w:r>
      <w:rPr>
        <w:rFonts w:ascii="Georgia" w:hAnsi="Georgia"/>
        <w:noProof/>
        <w:lang w:val="en-US"/>
      </w:rPr>
      <w:drawing>
        <wp:anchor distT="0" distB="0" distL="114300" distR="114300" simplePos="0" relativeHeight="251701248" behindDoc="1" locked="0" layoutInCell="1" allowOverlap="1" wp14:anchorId="486A2F7E" wp14:editId="2CACDA3A">
          <wp:simplePos x="0" y="0"/>
          <wp:positionH relativeFrom="margin">
            <wp:posOffset>438150</wp:posOffset>
          </wp:positionH>
          <wp:positionV relativeFrom="paragraph">
            <wp:posOffset>-440055</wp:posOffset>
          </wp:positionV>
          <wp:extent cx="5057775" cy="659765"/>
          <wp:effectExtent l="0" t="0" r="9525" b="6985"/>
          <wp:wrapTopAndBottom/>
          <wp:docPr id="1714427986" name="Picture 171442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27986" name="Picture 17144279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51" w:author="Jade Raposa [2]" w:date="2024-10-16T23:56:00Z"/>
    <w:sdt>
      <w:sdtPr>
        <w:rPr>
          <w:rFonts w:ascii="Georgia" w:hAnsi="Georgia"/>
        </w:rPr>
        <w:id w:val="-307252720"/>
        <w:docPartObj>
          <w:docPartGallery w:val="AutoText"/>
        </w:docPartObj>
      </w:sdtPr>
      <w:sdtContent>
        <w:customXmlDelRangeEnd w:id="551"/>
        <w:customXmlDelRangeStart w:id="552" w:author="Jade Raposa [2]" w:date="2024-10-16T23:56:00Z"/>
      </w:sdtContent>
    </w:sdt>
    <w:customXmlDelRangeEnd w:id="552"/>
    <w:del w:id="553" w:author="Jade Raposa [2]" w:date="2024-10-16T23:56:00Z">
      <w:r>
        <w:rPr>
          <w:rFonts w:ascii="Georgia" w:hAnsi="Georgia"/>
          <w:rPrChange w:id="554" w:author="Jade Raposa [2]" w:date="2024-10-16T23:56:00Z">
            <w:rPr/>
          </w:rPrChange>
        </w:rPr>
        <w:delText xml:space="preserve"> </w:delText>
      </w:r>
      <w:r>
        <w:rPr>
          <w:rFonts w:ascii="Georgia" w:hAnsi="Georgia"/>
        </w:rPr>
        <w:tab/>
        <w:delText xml:space="preserve">                                                                                                                                            Survey Results | 19</w:delText>
      </w:r>
    </w:del>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77777777" w:rsidR="008F456D" w:rsidRPr="008F456D" w:rsidRDefault="00000000" w:rsidP="008F456D">
    <w:pPr>
      <w:pStyle w:val="Footer"/>
      <w:jc w:val="right"/>
      <w:rPr>
        <w:rFonts w:ascii="Georgia" w:hAnsi="Georgia"/>
        <w:lang w:val="en-US"/>
        <w:rPrChange w:id="555" w:author="Jade Raposa [2]" w:date="2024-10-16T23:59:00Z">
          <w:rPr>
            <w:rFonts w:ascii="Georgia" w:hAnsi="Georgia"/>
          </w:rPr>
        </w:rPrChange>
      </w:rPr>
      <w:pPrChange w:id="556" w:author="Jade Raposa [2]" w:date="2024-10-16T23:59:00Z">
        <w:pPr>
          <w:pStyle w:val="Footer"/>
        </w:pPr>
      </w:pPrChange>
    </w:pPr>
    <w:ins w:id="557" w:author="Jade Raposa [2]" w:date="2024-10-16T23:59:00Z">
      <w:r>
        <w:rPr>
          <w:rFonts w:ascii="Georgia" w:hAnsi="Georgia"/>
          <w:rPrChange w:id="558" w:author="Jade Raposa [2]" w:date="2024-10-16T23:59:00Z">
            <w:rPr/>
          </w:rPrChange>
        </w:rPr>
        <w:t>Surve</w:t>
      </w:r>
    </w:ins>
    <w:ins w:id="559" w:author="Jade Raposa [2]" w:date="2024-10-18T22:45:00Z">
      <w:r>
        <w:rPr>
          <w:rFonts w:ascii="Georgia" w:hAnsi="Georgia"/>
        </w:rPr>
        <w:t>y</w:t>
      </w:r>
    </w:ins>
    <w:ins w:id="560" w:author="Jade Raposa [2]" w:date="2024-10-16T23:59:00Z">
      <w:r>
        <w:rPr>
          <w:rFonts w:ascii="Georgia" w:hAnsi="Georgia"/>
          <w:rPrChange w:id="561" w:author="Jade Raposa [2]" w:date="2024-10-16T23:59:00Z">
            <w:rPr/>
          </w:rPrChange>
        </w:rPr>
        <w:t xml:space="preserve"> </w:t>
      </w:r>
      <w:proofErr w:type="gramStart"/>
      <w:r>
        <w:rPr>
          <w:rFonts w:ascii="Georgia" w:hAnsi="Georgia"/>
          <w:rPrChange w:id="562" w:author="Jade Raposa [2]" w:date="2024-10-16T23:59:00Z">
            <w:rPr/>
          </w:rPrChange>
        </w:rPr>
        <w:t xml:space="preserve">Results </w:t>
      </w:r>
      <w:r>
        <w:rPr>
          <w:rFonts w:ascii="Georgia" w:hAnsi="Georgia"/>
        </w:rPr>
        <w:t xml:space="preserve"> </w:t>
      </w:r>
      <w:r>
        <w:rPr>
          <w:rFonts w:ascii="Georgia" w:hAnsi="Georgia"/>
          <w:rPrChange w:id="563" w:author="Jade Raposa [2]" w:date="2024-10-16T23:59:00Z">
            <w:rPr/>
          </w:rPrChange>
        </w:rPr>
        <w:t>|</w:t>
      </w:r>
      <w:proofErr w:type="gramEnd"/>
      <w:r>
        <w:rPr>
          <w:rFonts w:ascii="Georgia" w:hAnsi="Georgia"/>
          <w:rPrChange w:id="564" w:author="Jade Raposa [2]" w:date="2024-10-16T23:59:00Z">
            <w:rPr/>
          </w:rPrChange>
        </w:rPr>
        <w:t xml:space="preserve"> </w:t>
      </w:r>
      <w:r>
        <w:rPr>
          <w:rFonts w:ascii="Georgia" w:hAnsi="Georgia"/>
        </w:rPr>
        <w:t xml:space="preserve"> </w:t>
      </w:r>
      <w:r>
        <w:rPr>
          <w:rFonts w:ascii="Georgia" w:hAnsi="Georgia"/>
          <w:rPrChange w:id="565" w:author="Jade Raposa [2]" w:date="2024-10-16T23:59:00Z">
            <w:rPr/>
          </w:rPrChange>
        </w:rPr>
        <w:t>22</w:t>
      </w:r>
    </w:ins>
    <w:r>
      <w:rPr>
        <w:rFonts w:ascii="Georgia" w:hAnsi="Georgia"/>
        <w:noProof/>
        <w:lang w:val="en-US"/>
        <w:rPrChange w:id="566" w:author="Jade Raposa [2]" w:date="2024-10-16T23:59:00Z">
          <w:rPr>
            <w:noProof/>
            <w:lang w:val="en-US"/>
          </w:rPr>
        </w:rPrChange>
      </w:rPr>
      <w:drawing>
        <wp:anchor distT="0" distB="0" distL="114300" distR="114300" simplePos="0" relativeHeight="251704320" behindDoc="1" locked="0" layoutInCell="1" allowOverlap="1" wp14:anchorId="7E3CBAA8" wp14:editId="7AD1CC31">
          <wp:simplePos x="0" y="0"/>
          <wp:positionH relativeFrom="margin">
            <wp:posOffset>438150</wp:posOffset>
          </wp:positionH>
          <wp:positionV relativeFrom="paragraph">
            <wp:posOffset>-306705</wp:posOffset>
          </wp:positionV>
          <wp:extent cx="5057775" cy="659765"/>
          <wp:effectExtent l="0" t="0" r="9525" b="6985"/>
          <wp:wrapTopAndBottom/>
          <wp:docPr id="1650363529" name="Picture 165036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529" name="Picture 16503635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67" w:author="Jade Raposa [2]" w:date="2024-10-16T23:58:00Z">
      <w:r>
        <w:rPr>
          <w:rFonts w:ascii="Georgia" w:hAnsi="Georgia"/>
          <w:lang w:val="en-US"/>
          <w:rPrChange w:id="568" w:author="Jade Raposa [2]" w:date="2024-10-16T23:59:00Z">
            <w:rPr/>
          </w:rPrChange>
        </w:rPr>
        <w:tab/>
      </w:r>
      <w:r>
        <w:rPr>
          <w:rFonts w:ascii="Georgia" w:hAnsi="Georgia"/>
          <w:lang w:val="en-US"/>
          <w:rPrChange w:id="569" w:author="Jade Raposa [2]" w:date="2024-10-16T23:59:00Z">
            <w:rPr/>
          </w:rPrChange>
        </w:rPr>
        <w:tab/>
      </w:r>
      <w:r>
        <w:rPr>
          <w:rFonts w:ascii="Georgia" w:hAnsi="Georgia"/>
          <w:lang w:val="en-US"/>
          <w:rPrChange w:id="570" w:author="Jade Raposa [2]" w:date="2024-10-16T23:59:00Z">
            <w:rPr>
              <w:rFonts w:ascii="Georgia" w:hAnsi="Georgia"/>
            </w:rPr>
          </w:rPrChange>
        </w:rPr>
        <w:delText>Surve Results | 22</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4224B" w14:textId="77777777" w:rsidR="008F456D" w:rsidRPr="008F456D" w:rsidRDefault="00000000" w:rsidP="008F456D">
    <w:pPr>
      <w:pStyle w:val="Header"/>
      <w:tabs>
        <w:tab w:val="clear" w:pos="4680"/>
        <w:tab w:val="clear" w:pos="9360"/>
        <w:tab w:val="right" w:pos="8640"/>
      </w:tabs>
      <w:jc w:val="right"/>
      <w:rPr>
        <w:rFonts w:ascii="Georgia" w:hAnsi="Georgia"/>
        <w:rPrChange w:id="26" w:author="Jade Raposa [2]" w:date="2024-10-16T21:12:00Z">
          <w:rPr/>
        </w:rPrChange>
      </w:rPr>
      <w:pPrChange w:id="27" w:author="Jade Raposa [2]" w:date="2024-10-16T23:25:00Z">
        <w:pPr>
          <w:pStyle w:val="Header"/>
          <w:tabs>
            <w:tab w:val="clear" w:pos="4680"/>
            <w:tab w:val="clear" w:pos="9360"/>
            <w:tab w:val="right" w:pos="8640"/>
          </w:tabs>
        </w:pPr>
      </w:pPrChange>
    </w:pPr>
    <w:ins w:id="28" w:author="Jade Raposa [2]" w:date="2024-10-16T23:25:00Z">
      <w:r>
        <w:rPr>
          <w:rFonts w:ascii="Georgia" w:hAnsi="Georgia"/>
        </w:rPr>
        <w:t>Recommendation For Capstone Project Final Defense</w:t>
      </w:r>
    </w:ins>
    <w:ins w:id="29" w:author="Jade Raposa [2]" w:date="2024-10-16T23:24:00Z">
      <w:r>
        <w:rPr>
          <w:noProof/>
          <w:lang w:val="en-US"/>
        </w:rPr>
        <w:drawing>
          <wp:anchor distT="0" distB="0" distL="114300" distR="114300" simplePos="0" relativeHeight="251785216" behindDoc="1" locked="0" layoutInCell="1" allowOverlap="1" wp14:anchorId="611995EF" wp14:editId="2D99E2F8">
            <wp:simplePos x="0" y="0"/>
            <wp:positionH relativeFrom="margin">
              <wp:align>center</wp:align>
            </wp:positionH>
            <wp:positionV relativeFrom="paragraph">
              <wp:posOffset>-356235</wp:posOffset>
            </wp:positionV>
            <wp:extent cx="5057775" cy="659765"/>
            <wp:effectExtent l="0" t="0" r="9525" b="6985"/>
            <wp:wrapTopAndBottom/>
            <wp:docPr id="903574881" name="Picture 90357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4881" name="Picture 90357488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0" w:author="Jade Raposa [2]" w:date="2024-10-16T23:25:00Z">
      <w:r>
        <w:rPr>
          <w:rFonts w:ascii="Georgia" w:hAnsi="Georgia"/>
        </w:rPr>
        <w:t xml:space="preserve">  |  ii</w:t>
      </w:r>
    </w:ins>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77777777" w:rsidR="008F456D" w:rsidRDefault="00000000" w:rsidP="008F456D">
    <w:pPr>
      <w:pStyle w:val="Footer"/>
      <w:jc w:val="right"/>
      <w:rPr>
        <w:rFonts w:ascii="Georgia" w:hAnsi="Georgia"/>
      </w:rPr>
      <w:pPrChange w:id="571" w:author="Jade Raposa [2]" w:date="2024-10-16T23:58:00Z">
        <w:pPr>
          <w:pStyle w:val="Footer"/>
        </w:pPr>
      </w:pPrChange>
    </w:pPr>
    <w:r>
      <w:rPr>
        <w:rFonts w:ascii="Georgia" w:hAnsi="Georgia"/>
        <w:noProof/>
        <w:lang w:val="en-US"/>
      </w:rPr>
      <w:drawing>
        <wp:anchor distT="0" distB="0" distL="114300" distR="114300" simplePos="0" relativeHeight="251703296" behindDoc="1" locked="0" layoutInCell="1" allowOverlap="1" wp14:anchorId="5D937C18" wp14:editId="7E0C8E24">
          <wp:simplePos x="0" y="0"/>
          <wp:positionH relativeFrom="margin">
            <wp:posOffset>438150</wp:posOffset>
          </wp:positionH>
          <wp:positionV relativeFrom="paragraph">
            <wp:posOffset>-440055</wp:posOffset>
          </wp:positionV>
          <wp:extent cx="5057775" cy="659765"/>
          <wp:effectExtent l="0" t="0" r="9525" b="6985"/>
          <wp:wrapTopAndBottom/>
          <wp:docPr id="970178723" name="Picture 97017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8723" name="Picture 97017872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sdt>
      <w:sdtPr>
        <w:id w:val="1987429678"/>
        <w:docPartObj>
          <w:docPartGallery w:val="AutoText"/>
        </w:docPartObj>
      </w:sdtPr>
      <w:sdtEndPr>
        <w:rPr>
          <w:rFonts w:ascii="Georgia" w:hAnsi="Georgia"/>
        </w:rPr>
      </w:sdtEndPr>
      <w:sdtContent/>
    </w:sdt>
    <w:ins w:id="572" w:author="Jade Raposa [2]" w:date="2024-10-16T23:58:00Z">
      <w:r>
        <w:t xml:space="preserve"> </w:t>
      </w:r>
      <w:r>
        <w:rPr>
          <w:rFonts w:ascii="Georgia" w:hAnsi="Georgia"/>
        </w:rPr>
        <w:t>Survey Results  |  21</w:t>
      </w:r>
    </w:ins>
    <w:del w:id="573" w:author="Jade Raposa [2]" w:date="2024-10-16T23:58:00Z">
      <w:r>
        <w:rPr>
          <w:rFonts w:ascii="Georgia" w:hAnsi="Georgia"/>
        </w:rPr>
        <w:delText xml:space="preserve"> </w:delText>
      </w:r>
      <w:r>
        <w:rPr>
          <w:rFonts w:ascii="Georgia" w:hAnsi="Georgia"/>
        </w:rPr>
        <w:tab/>
        <w:delText xml:space="preserve">                                                                                                                                            Survey Results | 21</w:delText>
      </w:r>
    </w:del>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77777777" w:rsidR="008F456D" w:rsidRPr="008F456D" w:rsidRDefault="00000000" w:rsidP="008F456D">
    <w:pPr>
      <w:pStyle w:val="Footer"/>
      <w:jc w:val="right"/>
      <w:rPr>
        <w:rFonts w:ascii="Georgia" w:hAnsi="Georgia"/>
        <w:lang w:val="en-US"/>
        <w:rPrChange w:id="574" w:author="Jade Raposa [2]" w:date="2024-10-17T00:00:00Z">
          <w:rPr>
            <w:rFonts w:ascii="Georgia" w:hAnsi="Georgia"/>
          </w:rPr>
        </w:rPrChange>
      </w:rPr>
      <w:pPrChange w:id="575" w:author="Jade Raposa [2]" w:date="2024-10-17T00:00:00Z">
        <w:pPr>
          <w:pStyle w:val="Footer"/>
        </w:pPr>
      </w:pPrChange>
    </w:pPr>
    <w:ins w:id="576" w:author="Jade Raposa [2]" w:date="2024-10-17T00:00:00Z">
      <w:r>
        <w:rPr>
          <w:rFonts w:ascii="Georgia" w:hAnsi="Georgia"/>
          <w:rPrChange w:id="577" w:author="Jade Raposa [2]" w:date="2024-10-17T00:00:00Z">
            <w:rPr/>
          </w:rPrChange>
        </w:rPr>
        <w:t>Surve</w:t>
      </w:r>
    </w:ins>
    <w:ins w:id="578" w:author="Jade Raposa [2]" w:date="2024-10-18T22:45:00Z">
      <w:r>
        <w:rPr>
          <w:rFonts w:ascii="Georgia" w:hAnsi="Georgia"/>
        </w:rPr>
        <w:t>y</w:t>
      </w:r>
    </w:ins>
    <w:ins w:id="579" w:author="Jade Raposa [2]" w:date="2024-10-17T00:00:00Z">
      <w:r>
        <w:rPr>
          <w:rFonts w:ascii="Georgia" w:hAnsi="Georgia"/>
          <w:rPrChange w:id="580" w:author="Jade Raposa [2]" w:date="2024-10-17T00:00:00Z">
            <w:rPr/>
          </w:rPrChange>
        </w:rPr>
        <w:t xml:space="preserve"> </w:t>
      </w:r>
      <w:proofErr w:type="gramStart"/>
      <w:r>
        <w:rPr>
          <w:rFonts w:ascii="Georgia" w:hAnsi="Georgia"/>
          <w:rPrChange w:id="581" w:author="Jade Raposa [2]" w:date="2024-10-17T00:00:00Z">
            <w:rPr/>
          </w:rPrChange>
        </w:rPr>
        <w:t xml:space="preserve">Results </w:t>
      </w:r>
      <w:r>
        <w:rPr>
          <w:rFonts w:ascii="Georgia" w:hAnsi="Georgia"/>
        </w:rPr>
        <w:t xml:space="preserve"> </w:t>
      </w:r>
      <w:r>
        <w:rPr>
          <w:rFonts w:ascii="Georgia" w:hAnsi="Georgia"/>
          <w:rPrChange w:id="582" w:author="Jade Raposa [2]" w:date="2024-10-17T00:00:00Z">
            <w:rPr/>
          </w:rPrChange>
        </w:rPr>
        <w:t>|</w:t>
      </w:r>
      <w:proofErr w:type="gramEnd"/>
      <w:r>
        <w:rPr>
          <w:rFonts w:ascii="Georgia" w:hAnsi="Georgia"/>
          <w:rPrChange w:id="583" w:author="Jade Raposa [2]" w:date="2024-10-17T00:00:00Z">
            <w:rPr/>
          </w:rPrChange>
        </w:rPr>
        <w:t xml:space="preserve"> </w:t>
      </w:r>
      <w:r>
        <w:rPr>
          <w:rFonts w:ascii="Georgia" w:hAnsi="Georgia"/>
        </w:rPr>
        <w:t xml:space="preserve"> </w:t>
      </w:r>
      <w:r>
        <w:rPr>
          <w:rFonts w:ascii="Georgia" w:hAnsi="Georgia"/>
          <w:rPrChange w:id="584" w:author="Jade Raposa [2]" w:date="2024-10-17T00:00:00Z">
            <w:rPr/>
          </w:rPrChange>
        </w:rPr>
        <w:t>24</w:t>
      </w:r>
    </w:ins>
    <w:r>
      <w:rPr>
        <w:rFonts w:ascii="Georgia" w:hAnsi="Georgia"/>
        <w:noProof/>
        <w:lang w:val="en-US"/>
        <w:rPrChange w:id="585" w:author="Jade Raposa [2]" w:date="2024-10-17T00:00:00Z">
          <w:rPr>
            <w:noProof/>
            <w:lang w:val="en-US"/>
          </w:rPr>
        </w:rPrChange>
      </w:rPr>
      <w:drawing>
        <wp:anchor distT="0" distB="0" distL="114300" distR="114300" simplePos="0" relativeHeight="251706368" behindDoc="1" locked="0" layoutInCell="1" allowOverlap="1" wp14:anchorId="42B5EAB9" wp14:editId="57FA878F">
          <wp:simplePos x="0" y="0"/>
          <wp:positionH relativeFrom="margin">
            <wp:posOffset>438150</wp:posOffset>
          </wp:positionH>
          <wp:positionV relativeFrom="paragraph">
            <wp:posOffset>-306705</wp:posOffset>
          </wp:positionV>
          <wp:extent cx="5057775" cy="659765"/>
          <wp:effectExtent l="0" t="0" r="9525" b="6985"/>
          <wp:wrapTopAndBottom/>
          <wp:docPr id="253558867" name="Picture 25355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8867" name="Picture 253558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86" w:author="Jade Raposa [2]" w:date="2024-10-16T23:59:00Z">
      <w:r>
        <w:rPr>
          <w:rFonts w:ascii="Georgia" w:hAnsi="Georgia"/>
          <w:lang w:val="en-US"/>
          <w:rPrChange w:id="587" w:author="Jade Raposa [2]" w:date="2024-10-17T00:00:00Z">
            <w:rPr/>
          </w:rPrChange>
        </w:rPr>
        <w:tab/>
      </w:r>
      <w:r>
        <w:rPr>
          <w:rFonts w:ascii="Georgia" w:hAnsi="Georgia"/>
          <w:lang w:val="en-US"/>
          <w:rPrChange w:id="588" w:author="Jade Raposa [2]" w:date="2024-10-17T00:00:00Z">
            <w:rPr/>
          </w:rPrChange>
        </w:rPr>
        <w:tab/>
      </w:r>
      <w:r>
        <w:rPr>
          <w:rFonts w:ascii="Georgia" w:hAnsi="Georgia"/>
          <w:lang w:val="en-US"/>
          <w:rPrChange w:id="589" w:author="Jade Raposa [2]" w:date="2024-10-17T00:00:00Z">
            <w:rPr>
              <w:rFonts w:ascii="Georgia" w:hAnsi="Georgia"/>
            </w:rPr>
          </w:rPrChange>
        </w:rPr>
        <w:delText>Surve Results | 24</w:delText>
      </w:r>
    </w:del>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77777777" w:rsidR="008F456D" w:rsidRPr="008F456D" w:rsidRDefault="00000000" w:rsidP="008F456D">
    <w:pPr>
      <w:pStyle w:val="Footer"/>
      <w:jc w:val="right"/>
      <w:rPr>
        <w:rFonts w:ascii="Georgia" w:hAnsi="Georgia"/>
        <w:lang w:val="en-US"/>
        <w:rPrChange w:id="590" w:author="Jade Raposa [2]" w:date="2024-10-16T23:59:00Z">
          <w:rPr>
            <w:rFonts w:ascii="Georgia" w:hAnsi="Georgia"/>
          </w:rPr>
        </w:rPrChange>
      </w:rPr>
      <w:pPrChange w:id="591" w:author="Jade Raposa [2]" w:date="2024-10-16T23:59:00Z">
        <w:pPr>
          <w:pStyle w:val="Footer"/>
        </w:pPr>
      </w:pPrChange>
    </w:pPr>
    <w:ins w:id="592" w:author="Jade Raposa [2]" w:date="2024-10-16T23:59:00Z">
      <w:r>
        <w:rPr>
          <w:rFonts w:ascii="Georgia" w:hAnsi="Georgia"/>
          <w:rPrChange w:id="593" w:author="Jade Raposa [2]" w:date="2024-10-16T23:59:00Z">
            <w:rPr/>
          </w:rPrChange>
        </w:rPr>
        <w:t xml:space="preserve">Survey Results </w:t>
      </w:r>
      <w:r>
        <w:rPr>
          <w:rFonts w:ascii="Georgia" w:hAnsi="Georgia"/>
        </w:rPr>
        <w:t xml:space="preserve"> </w:t>
      </w:r>
      <w:r>
        <w:rPr>
          <w:rFonts w:ascii="Georgia" w:hAnsi="Georgia"/>
          <w:rPrChange w:id="594" w:author="Jade Raposa [2]" w:date="2024-10-16T23:59:00Z">
            <w:rPr/>
          </w:rPrChange>
        </w:rPr>
        <w:t xml:space="preserve">| </w:t>
      </w:r>
      <w:r>
        <w:rPr>
          <w:rFonts w:ascii="Georgia" w:hAnsi="Georgia"/>
        </w:rPr>
        <w:t xml:space="preserve"> </w:t>
      </w:r>
      <w:r>
        <w:rPr>
          <w:rFonts w:ascii="Georgia" w:hAnsi="Georgia"/>
          <w:rPrChange w:id="595" w:author="Jade Raposa [2]" w:date="2024-10-16T23:59:00Z">
            <w:rPr/>
          </w:rPrChange>
        </w:rPr>
        <w:t>23</w:t>
      </w:r>
    </w:ins>
    <w:r>
      <w:rPr>
        <w:rFonts w:ascii="Georgia" w:hAnsi="Georgia"/>
        <w:noProof/>
        <w:lang w:val="en-US"/>
      </w:rPr>
      <w:drawing>
        <wp:anchor distT="0" distB="0" distL="114300" distR="114300" simplePos="0" relativeHeight="251705344" behindDoc="1" locked="0" layoutInCell="1" allowOverlap="1" wp14:anchorId="412F564F" wp14:editId="500EFAFA">
          <wp:simplePos x="0" y="0"/>
          <wp:positionH relativeFrom="margin">
            <wp:posOffset>438150</wp:posOffset>
          </wp:positionH>
          <wp:positionV relativeFrom="paragraph">
            <wp:posOffset>-440055</wp:posOffset>
          </wp:positionV>
          <wp:extent cx="5057775" cy="659765"/>
          <wp:effectExtent l="0" t="0" r="9525" b="6985"/>
          <wp:wrapTopAndBottom/>
          <wp:docPr id="1192079788" name="Picture 119207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9788" name="Picture 119207978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96" w:author="Jade Raposa [2]" w:date="2024-10-16T23:59:00Z"/>
    <w:sdt>
      <w:sdtPr>
        <w:rPr>
          <w:rFonts w:ascii="Georgia" w:hAnsi="Georgia"/>
          <w:lang w:val="en-US"/>
        </w:rPr>
        <w:id w:val="-157313612"/>
        <w:docPartObj>
          <w:docPartGallery w:val="AutoText"/>
        </w:docPartObj>
      </w:sdtPr>
      <w:sdtContent>
        <w:customXmlDelRangeEnd w:id="596"/>
        <w:customXmlDelRangeStart w:id="597" w:author="Jade Raposa [2]" w:date="2024-10-16T23:59:00Z"/>
      </w:sdtContent>
    </w:sdt>
    <w:customXmlDelRangeEnd w:id="597"/>
    <w:del w:id="598" w:author="Jade Raposa [2]" w:date="2024-10-16T23:59:00Z">
      <w:r>
        <w:rPr>
          <w:rFonts w:ascii="Georgia" w:hAnsi="Georgia"/>
          <w:lang w:val="en-US"/>
          <w:rPrChange w:id="599" w:author="Jade Raposa [2]" w:date="2024-10-16T23:59:00Z">
            <w:rPr>
              <w:rFonts w:ascii="Georgia" w:hAnsi="Georgia"/>
            </w:rPr>
          </w:rPrChange>
        </w:rPr>
        <w:delText xml:space="preserve"> </w:delText>
      </w:r>
      <w:r>
        <w:rPr>
          <w:rFonts w:ascii="Georgia" w:hAnsi="Georgia"/>
          <w:lang w:val="en-US"/>
          <w:rPrChange w:id="600" w:author="Jade Raposa [2]" w:date="2024-10-16T23:59:00Z">
            <w:rPr>
              <w:rFonts w:ascii="Georgia" w:hAnsi="Georgia"/>
            </w:rPr>
          </w:rPrChange>
        </w:rPr>
        <w:tab/>
        <w:delText xml:space="preserve">                                                                                                                                            Survey Results | 23</w:delText>
      </w:r>
    </w:del>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77777777" w:rsidR="008F456D" w:rsidRPr="008F456D" w:rsidRDefault="00000000" w:rsidP="008F456D">
    <w:pPr>
      <w:pStyle w:val="Footer"/>
      <w:jc w:val="right"/>
      <w:rPr>
        <w:rFonts w:ascii="Georgia" w:hAnsi="Georgia"/>
        <w:lang w:val="en-US"/>
        <w:rPrChange w:id="601" w:author="Jade Raposa [2]" w:date="2024-10-17T00:01:00Z">
          <w:rPr>
            <w:rFonts w:ascii="Georgia" w:hAnsi="Georgia"/>
          </w:rPr>
        </w:rPrChange>
      </w:rPr>
      <w:pPrChange w:id="602" w:author="Jade Raposa [2]" w:date="2024-10-17T00:01:00Z">
        <w:pPr>
          <w:pStyle w:val="Footer"/>
        </w:pPr>
      </w:pPrChange>
    </w:pPr>
    <w:ins w:id="603" w:author="Jade Raposa [2]" w:date="2024-10-17T00:01:00Z">
      <w:r>
        <w:rPr>
          <w:rFonts w:ascii="Georgia" w:hAnsi="Georgia"/>
          <w:rPrChange w:id="604" w:author="Jade Raposa [2]" w:date="2024-10-17T00:01:00Z">
            <w:rPr/>
          </w:rPrChange>
        </w:rPr>
        <w:t xml:space="preserve">Survey </w:t>
      </w:r>
      <w:proofErr w:type="gramStart"/>
      <w:r>
        <w:rPr>
          <w:rFonts w:ascii="Georgia" w:hAnsi="Georgia"/>
          <w:rPrChange w:id="605" w:author="Jade Raposa [2]" w:date="2024-10-17T00:01:00Z">
            <w:rPr/>
          </w:rPrChange>
        </w:rPr>
        <w:t>Results</w:t>
      </w:r>
      <w:r>
        <w:rPr>
          <w:rFonts w:ascii="Georgia" w:hAnsi="Georgia"/>
        </w:rPr>
        <w:t xml:space="preserve"> </w:t>
      </w:r>
      <w:r>
        <w:rPr>
          <w:rFonts w:ascii="Georgia" w:hAnsi="Georgia"/>
          <w:rPrChange w:id="606" w:author="Jade Raposa [2]" w:date="2024-10-17T00:01:00Z">
            <w:rPr/>
          </w:rPrChange>
        </w:rPr>
        <w:t xml:space="preserve"> |</w:t>
      </w:r>
      <w:proofErr w:type="gramEnd"/>
      <w:r>
        <w:rPr>
          <w:rFonts w:ascii="Georgia" w:hAnsi="Georgia"/>
          <w:rPrChange w:id="607" w:author="Jade Raposa [2]" w:date="2024-10-17T00:01:00Z">
            <w:rPr/>
          </w:rPrChange>
        </w:rPr>
        <w:t xml:space="preserve"> </w:t>
      </w:r>
      <w:r>
        <w:rPr>
          <w:rFonts w:ascii="Georgia" w:hAnsi="Georgia"/>
        </w:rPr>
        <w:t xml:space="preserve"> </w:t>
      </w:r>
      <w:r>
        <w:rPr>
          <w:rFonts w:ascii="Georgia" w:hAnsi="Georgia"/>
          <w:rPrChange w:id="608" w:author="Jade Raposa [2]" w:date="2024-10-17T00:01:00Z">
            <w:rPr/>
          </w:rPrChange>
        </w:rPr>
        <w:t>26</w:t>
      </w:r>
    </w:ins>
    <w:r>
      <w:rPr>
        <w:rFonts w:ascii="Georgia" w:hAnsi="Georgia"/>
        <w:noProof/>
        <w:lang w:val="en-US"/>
        <w:rPrChange w:id="609" w:author="Jade Raposa [2]" w:date="2024-10-17T00:01:00Z">
          <w:rPr>
            <w:noProof/>
            <w:lang w:val="en-US"/>
          </w:rPr>
        </w:rPrChange>
      </w:rPr>
      <w:drawing>
        <wp:anchor distT="0" distB="0" distL="114300" distR="114300" simplePos="0" relativeHeight="251708416" behindDoc="1" locked="0" layoutInCell="1" allowOverlap="1" wp14:anchorId="69BF2056" wp14:editId="64486313">
          <wp:simplePos x="0" y="0"/>
          <wp:positionH relativeFrom="margin">
            <wp:posOffset>438150</wp:posOffset>
          </wp:positionH>
          <wp:positionV relativeFrom="paragraph">
            <wp:posOffset>-306705</wp:posOffset>
          </wp:positionV>
          <wp:extent cx="5057775" cy="659765"/>
          <wp:effectExtent l="0" t="0" r="9525" b="6985"/>
          <wp:wrapTopAndBottom/>
          <wp:docPr id="36069029" name="Picture 3606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9029" name="Picture 360690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10" w:author="Jade Raposa [2]" w:date="2024-10-17T00:01:00Z">
      <w:r>
        <w:rPr>
          <w:rFonts w:ascii="Georgia" w:hAnsi="Georgia"/>
          <w:lang w:val="en-US"/>
          <w:rPrChange w:id="611" w:author="Jade Raposa [2]" w:date="2024-10-17T00:01:00Z">
            <w:rPr/>
          </w:rPrChange>
        </w:rPr>
        <w:tab/>
      </w:r>
      <w:r>
        <w:rPr>
          <w:rFonts w:ascii="Georgia" w:hAnsi="Georgia"/>
          <w:lang w:val="en-US"/>
          <w:rPrChange w:id="612" w:author="Jade Raposa [2]" w:date="2024-10-17T00:01:00Z">
            <w:rPr/>
          </w:rPrChange>
        </w:rPr>
        <w:tab/>
      </w:r>
      <w:r>
        <w:rPr>
          <w:rFonts w:ascii="Georgia" w:hAnsi="Georgia"/>
          <w:lang w:val="en-US"/>
          <w:rPrChange w:id="613" w:author="Jade Raposa [2]" w:date="2024-10-17T00:01:00Z">
            <w:rPr>
              <w:rFonts w:ascii="Georgia" w:hAnsi="Georgia"/>
            </w:rPr>
          </w:rPrChange>
        </w:rPr>
        <w:delText>Surve Results | 26</w:delText>
      </w:r>
    </w:del>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77777777" w:rsidR="008F456D" w:rsidRDefault="00000000" w:rsidP="008F456D">
    <w:pPr>
      <w:pStyle w:val="Footer"/>
      <w:jc w:val="right"/>
      <w:rPr>
        <w:rFonts w:ascii="Georgia" w:hAnsi="Georgia"/>
      </w:rPr>
      <w:pPrChange w:id="614" w:author="Jade Raposa [2]" w:date="2024-10-17T00:00:00Z">
        <w:pPr>
          <w:pStyle w:val="Footer"/>
        </w:pPr>
      </w:pPrChange>
    </w:pPr>
    <w:ins w:id="615" w:author="Jade Raposa [2]" w:date="2024-10-17T00:00:00Z">
      <w:r>
        <w:rPr>
          <w:rFonts w:ascii="Georgia" w:hAnsi="Georgia"/>
        </w:rPr>
        <w:t>Survey Results  |  25</w:t>
      </w:r>
    </w:ins>
    <w:r>
      <w:rPr>
        <w:rFonts w:ascii="Georgia" w:hAnsi="Georgia"/>
        <w:noProof/>
        <w:lang w:val="en-US"/>
      </w:rPr>
      <w:drawing>
        <wp:anchor distT="0" distB="0" distL="114300" distR="114300" simplePos="0" relativeHeight="251707392" behindDoc="1" locked="0" layoutInCell="1" allowOverlap="1" wp14:anchorId="480DB5F4" wp14:editId="510A3A9D">
          <wp:simplePos x="0" y="0"/>
          <wp:positionH relativeFrom="margin">
            <wp:posOffset>438150</wp:posOffset>
          </wp:positionH>
          <wp:positionV relativeFrom="paragraph">
            <wp:posOffset>-440055</wp:posOffset>
          </wp:positionV>
          <wp:extent cx="5057775" cy="659765"/>
          <wp:effectExtent l="0" t="0" r="9525" b="6985"/>
          <wp:wrapTopAndBottom/>
          <wp:docPr id="1184972128" name="Picture 11849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72128" name="Picture 1184972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16" w:author="Jade Raposa [2]" w:date="2024-10-17T00:00:00Z">
      <w:r>
        <w:rPr>
          <w:rFonts w:ascii="Georgia" w:hAnsi="Georgia"/>
        </w:rPr>
        <w:delText xml:space="preserve"> </w:delText>
      </w:r>
      <w:r>
        <w:rPr>
          <w:rFonts w:ascii="Georgia" w:hAnsi="Georgia"/>
        </w:rPr>
        <w:tab/>
        <w:delText xml:space="preserve">                                                                                                                                            Survey Results | 25</w:delText>
      </w:r>
    </w:del>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77777777" w:rsidR="008F456D" w:rsidRPr="008F456D" w:rsidRDefault="00000000" w:rsidP="008F456D">
    <w:pPr>
      <w:pStyle w:val="Footer"/>
      <w:jc w:val="right"/>
      <w:rPr>
        <w:rFonts w:ascii="Georgia" w:hAnsi="Georgia"/>
        <w:lang w:val="en-US"/>
        <w:rPrChange w:id="618" w:author="Jade Raposa [2]" w:date="2024-10-17T00:04:00Z">
          <w:rPr>
            <w:rFonts w:ascii="Georgia" w:hAnsi="Georgia"/>
          </w:rPr>
        </w:rPrChange>
      </w:rPr>
      <w:pPrChange w:id="619" w:author="Jade Raposa [2]" w:date="2024-10-17T00:04:00Z">
        <w:pPr>
          <w:pStyle w:val="Footer"/>
        </w:pPr>
      </w:pPrChange>
    </w:pPr>
    <w:ins w:id="620" w:author="Jade Raposa [2]" w:date="2024-10-17T00:04:00Z">
      <w:r>
        <w:rPr>
          <w:rFonts w:ascii="Georgia" w:hAnsi="Georgia"/>
          <w:rPrChange w:id="621" w:author="Jade Raposa [2]" w:date="2024-10-17T00:04:00Z">
            <w:rPr/>
          </w:rPrChange>
        </w:rPr>
        <w:t xml:space="preserve">Survey </w:t>
      </w:r>
      <w:proofErr w:type="gramStart"/>
      <w:r>
        <w:rPr>
          <w:rFonts w:ascii="Georgia" w:hAnsi="Georgia"/>
          <w:rPrChange w:id="622" w:author="Jade Raposa [2]" w:date="2024-10-17T00:04:00Z">
            <w:rPr/>
          </w:rPrChange>
        </w:rPr>
        <w:t xml:space="preserve">Results </w:t>
      </w:r>
      <w:r>
        <w:rPr>
          <w:rFonts w:ascii="Georgia" w:hAnsi="Georgia"/>
        </w:rPr>
        <w:t xml:space="preserve"> </w:t>
      </w:r>
      <w:r>
        <w:rPr>
          <w:rFonts w:ascii="Georgia" w:hAnsi="Georgia"/>
          <w:rPrChange w:id="623" w:author="Jade Raposa [2]" w:date="2024-10-17T00:04:00Z">
            <w:rPr/>
          </w:rPrChange>
        </w:rPr>
        <w:t>|</w:t>
      </w:r>
      <w:proofErr w:type="gramEnd"/>
      <w:r>
        <w:rPr>
          <w:rFonts w:ascii="Georgia" w:hAnsi="Georgia"/>
          <w:rPrChange w:id="624" w:author="Jade Raposa [2]" w:date="2024-10-17T00:04:00Z">
            <w:rPr/>
          </w:rPrChange>
        </w:rPr>
        <w:t xml:space="preserve"> </w:t>
      </w:r>
      <w:r>
        <w:rPr>
          <w:rFonts w:ascii="Georgia" w:hAnsi="Georgia"/>
        </w:rPr>
        <w:t xml:space="preserve"> </w:t>
      </w:r>
      <w:r>
        <w:rPr>
          <w:rFonts w:ascii="Georgia" w:hAnsi="Georgia"/>
          <w:rPrChange w:id="625" w:author="Jade Raposa [2]" w:date="2024-10-17T00:04:00Z">
            <w:rPr/>
          </w:rPrChange>
        </w:rPr>
        <w:t>28</w:t>
      </w:r>
    </w:ins>
    <w:r>
      <w:rPr>
        <w:rFonts w:ascii="Georgia" w:hAnsi="Georgia"/>
        <w:noProof/>
        <w:lang w:val="en-US"/>
        <w:rPrChange w:id="626" w:author="Jade Raposa [2]" w:date="2024-10-17T00:04:00Z">
          <w:rPr>
            <w:noProof/>
            <w:lang w:val="en-US"/>
          </w:rPr>
        </w:rPrChange>
      </w:rPr>
      <w:drawing>
        <wp:anchor distT="0" distB="0" distL="114300" distR="114300" simplePos="0" relativeHeight="251710464" behindDoc="1" locked="0" layoutInCell="1" allowOverlap="1" wp14:anchorId="1077853C" wp14:editId="543F0D5C">
          <wp:simplePos x="0" y="0"/>
          <wp:positionH relativeFrom="margin">
            <wp:posOffset>438150</wp:posOffset>
          </wp:positionH>
          <wp:positionV relativeFrom="paragraph">
            <wp:posOffset>-306705</wp:posOffset>
          </wp:positionV>
          <wp:extent cx="5057775" cy="659765"/>
          <wp:effectExtent l="0" t="0" r="9525" b="6985"/>
          <wp:wrapTopAndBottom/>
          <wp:docPr id="1781627226" name="Picture 178162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7226" name="Picture 17816272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27" w:author="Jade Raposa [2]" w:date="2024-10-17T00:03:00Z">
      <w:r>
        <w:rPr>
          <w:rFonts w:ascii="Georgia" w:hAnsi="Georgia"/>
          <w:lang w:val="en-US"/>
          <w:rPrChange w:id="628" w:author="Jade Raposa [2]" w:date="2024-10-17T00:04:00Z">
            <w:rPr/>
          </w:rPrChange>
        </w:rPr>
        <w:tab/>
      </w:r>
      <w:r>
        <w:rPr>
          <w:rFonts w:ascii="Georgia" w:hAnsi="Georgia"/>
          <w:lang w:val="en-US"/>
          <w:rPrChange w:id="629" w:author="Jade Raposa [2]" w:date="2024-10-17T00:04:00Z">
            <w:rPr/>
          </w:rPrChange>
        </w:rPr>
        <w:tab/>
      </w:r>
      <w:r>
        <w:rPr>
          <w:rFonts w:ascii="Georgia" w:hAnsi="Georgia"/>
          <w:lang w:val="en-US"/>
          <w:rPrChange w:id="630" w:author="Jade Raposa [2]" w:date="2024-10-17T00:04:00Z">
            <w:rPr>
              <w:rFonts w:ascii="Georgia" w:hAnsi="Georgia"/>
            </w:rPr>
          </w:rPrChange>
        </w:rPr>
        <w:delText>Survey Results | 28</w:delText>
      </w:r>
    </w:del>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77777777" w:rsidR="008F456D" w:rsidRPr="008F456D" w:rsidRDefault="00000000" w:rsidP="008F456D">
    <w:pPr>
      <w:pStyle w:val="Footer"/>
      <w:jc w:val="right"/>
      <w:rPr>
        <w:rFonts w:ascii="Georgia" w:hAnsi="Georgia"/>
        <w:lang w:val="en-US"/>
        <w:rPrChange w:id="631" w:author="Jade Raposa [2]" w:date="2024-10-17T00:03:00Z">
          <w:rPr>
            <w:rFonts w:ascii="Georgia" w:hAnsi="Georgia"/>
          </w:rPr>
        </w:rPrChange>
      </w:rPr>
      <w:pPrChange w:id="632" w:author="Jade Raposa [2]" w:date="2024-10-17T00:03:00Z">
        <w:pPr>
          <w:pStyle w:val="Footer"/>
        </w:pPr>
      </w:pPrChange>
    </w:pPr>
    <w:ins w:id="633" w:author="Jade Raposa [2]" w:date="2024-10-17T00:03:00Z">
      <w:r>
        <w:rPr>
          <w:rFonts w:ascii="Georgia" w:hAnsi="Georgia"/>
          <w:rPrChange w:id="634" w:author="Jade Raposa [2]" w:date="2024-10-17T00:03:00Z">
            <w:rPr/>
          </w:rPrChange>
        </w:rPr>
        <w:t>Survey Results</w:t>
      </w:r>
      <w:r>
        <w:rPr>
          <w:rFonts w:ascii="Georgia" w:hAnsi="Georgia"/>
        </w:rPr>
        <w:t xml:space="preserve"> </w:t>
      </w:r>
      <w:r>
        <w:rPr>
          <w:rFonts w:ascii="Georgia" w:hAnsi="Georgia"/>
          <w:rPrChange w:id="635" w:author="Jade Raposa [2]" w:date="2024-10-17T00:03:00Z">
            <w:rPr/>
          </w:rPrChange>
        </w:rPr>
        <w:t xml:space="preserve"> | </w:t>
      </w:r>
      <w:r>
        <w:rPr>
          <w:rFonts w:ascii="Georgia" w:hAnsi="Georgia"/>
        </w:rPr>
        <w:t xml:space="preserve"> </w:t>
      </w:r>
      <w:r>
        <w:rPr>
          <w:rFonts w:ascii="Georgia" w:hAnsi="Georgia"/>
          <w:rPrChange w:id="636" w:author="Jade Raposa [2]" w:date="2024-10-17T00:03:00Z">
            <w:rPr/>
          </w:rPrChange>
        </w:rPr>
        <w:t>27</w:t>
      </w:r>
    </w:ins>
    <w:r>
      <w:rPr>
        <w:rFonts w:ascii="Georgia" w:hAnsi="Georgia"/>
        <w:noProof/>
        <w:lang w:val="en-US"/>
      </w:rPr>
      <w:drawing>
        <wp:anchor distT="0" distB="0" distL="114300" distR="114300" simplePos="0" relativeHeight="251709440" behindDoc="1" locked="0" layoutInCell="1" allowOverlap="1" wp14:anchorId="11F075F7" wp14:editId="50EA3BA7">
          <wp:simplePos x="0" y="0"/>
          <wp:positionH relativeFrom="margin">
            <wp:posOffset>438150</wp:posOffset>
          </wp:positionH>
          <wp:positionV relativeFrom="paragraph">
            <wp:posOffset>-440055</wp:posOffset>
          </wp:positionV>
          <wp:extent cx="5057775" cy="659765"/>
          <wp:effectExtent l="0" t="0" r="9525" b="6985"/>
          <wp:wrapTopAndBottom/>
          <wp:docPr id="1267015177" name="Picture 126701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77" name="Picture 12670151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637" w:author="Jade Raposa [2]" w:date="2024-10-17T00:03:00Z"/>
    <w:sdt>
      <w:sdtPr>
        <w:rPr>
          <w:rFonts w:ascii="Georgia" w:hAnsi="Georgia"/>
          <w:lang w:val="en-US"/>
        </w:rPr>
        <w:id w:val="1732730346"/>
        <w:docPartObj>
          <w:docPartGallery w:val="AutoText"/>
        </w:docPartObj>
      </w:sdtPr>
      <w:sdtContent>
        <w:customXmlDelRangeEnd w:id="637"/>
        <w:customXmlDelRangeStart w:id="638" w:author="Jade Raposa [2]" w:date="2024-10-17T00:03:00Z"/>
      </w:sdtContent>
    </w:sdt>
    <w:customXmlDelRangeEnd w:id="638"/>
    <w:del w:id="639" w:author="Jade Raposa [2]" w:date="2024-10-17T00:03:00Z">
      <w:r>
        <w:rPr>
          <w:rFonts w:ascii="Georgia" w:hAnsi="Georgia"/>
          <w:lang w:val="en-US"/>
          <w:rPrChange w:id="640" w:author="Jade Raposa [2]" w:date="2024-10-17T00:03:00Z">
            <w:rPr>
              <w:rFonts w:ascii="Georgia" w:hAnsi="Georgia"/>
            </w:rPr>
          </w:rPrChange>
        </w:rPr>
        <w:delText xml:space="preserve"> </w:delText>
      </w:r>
      <w:r>
        <w:rPr>
          <w:rFonts w:ascii="Georgia" w:hAnsi="Georgia"/>
          <w:lang w:val="en-US"/>
          <w:rPrChange w:id="641" w:author="Jade Raposa [2]" w:date="2024-10-17T00:03:00Z">
            <w:rPr>
              <w:rFonts w:ascii="Georgia" w:hAnsi="Georgia"/>
            </w:rPr>
          </w:rPrChange>
        </w:rPr>
        <w:tab/>
        <w:delText xml:space="preserve">                                                                                                                                            Survey Results | 27</w:delText>
      </w:r>
    </w:del>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77777777" w:rsidR="008F456D" w:rsidRDefault="00000000">
    <w:pPr>
      <w:pStyle w:val="Footer"/>
      <w:rPr>
        <w:rFonts w:ascii="Georgia" w:hAnsi="Georgia"/>
      </w:rPr>
    </w:pPr>
    <w:r>
      <w:rPr>
        <w:noProof/>
        <w:lang w:val="en-US"/>
      </w:rPr>
      <w:drawing>
        <wp:anchor distT="0" distB="0" distL="114300" distR="114300" simplePos="0" relativeHeight="251712512" behindDoc="1" locked="0" layoutInCell="1" allowOverlap="1" wp14:anchorId="44FF54FA" wp14:editId="126BD676">
          <wp:simplePos x="0" y="0"/>
          <wp:positionH relativeFrom="margin">
            <wp:posOffset>438150</wp:posOffset>
          </wp:positionH>
          <wp:positionV relativeFrom="paragraph">
            <wp:posOffset>-306705</wp:posOffset>
          </wp:positionV>
          <wp:extent cx="5057775" cy="659765"/>
          <wp:effectExtent l="0" t="0" r="9525" b="6985"/>
          <wp:wrapTopAndBottom/>
          <wp:docPr id="784904454" name="Picture 78490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4454" name="Picture 7849044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del w:id="647" w:author="Jade Raposa [2]" w:date="2024-10-17T00:07:00Z">
      <w:r>
        <w:rPr>
          <w:rFonts w:ascii="Georgia" w:hAnsi="Georgia"/>
        </w:rPr>
        <w:delText xml:space="preserve">Conceptual </w:delText>
      </w:r>
    </w:del>
    <w:ins w:id="648" w:author="Jade Raposa [2]" w:date="2024-10-17T00:07:00Z">
      <w:r>
        <w:rPr>
          <w:rFonts w:ascii="Georgia" w:hAnsi="Georgia"/>
        </w:rPr>
        <w:t xml:space="preserve">Theoretical </w:t>
      </w:r>
    </w:ins>
    <w:r>
      <w:rPr>
        <w:rFonts w:ascii="Georgia" w:hAnsi="Georgia"/>
      </w:rPr>
      <w:t>Framework | 30</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77777777" w:rsidR="008F456D" w:rsidRDefault="00000000" w:rsidP="008F456D">
    <w:pPr>
      <w:pStyle w:val="Footer"/>
      <w:jc w:val="right"/>
      <w:rPr>
        <w:rFonts w:ascii="Georgia" w:hAnsi="Georgia"/>
      </w:rPr>
      <w:pPrChange w:id="649" w:author="Jade Raposa [2]" w:date="2024-10-17T00:04:00Z">
        <w:pPr>
          <w:pStyle w:val="Footer"/>
        </w:pPr>
      </w:pPrChange>
    </w:pPr>
    <w:ins w:id="650" w:author="Jade Raposa [2]" w:date="2024-10-17T00:04:00Z">
      <w:r>
        <w:rPr>
          <w:rFonts w:ascii="Georgia" w:hAnsi="Georgia"/>
        </w:rPr>
        <w:t xml:space="preserve">Theoretical </w:t>
      </w:r>
      <w:proofErr w:type="gramStart"/>
      <w:r>
        <w:rPr>
          <w:rFonts w:ascii="Georgia" w:hAnsi="Georgia"/>
        </w:rPr>
        <w:t>Framework  |</w:t>
      </w:r>
      <w:proofErr w:type="gramEnd"/>
      <w:r>
        <w:rPr>
          <w:rFonts w:ascii="Georgia" w:hAnsi="Georgia"/>
        </w:rPr>
        <w:t xml:space="preserve">  29</w:t>
      </w:r>
    </w:ins>
    <w:r>
      <w:rPr>
        <w:noProof/>
        <w:lang w:val="en-US"/>
      </w:rPr>
      <w:drawing>
        <wp:anchor distT="0" distB="0" distL="114300" distR="114300" simplePos="0" relativeHeight="251711488" behindDoc="1" locked="0" layoutInCell="1" allowOverlap="1" wp14:anchorId="4E0F25F6" wp14:editId="363037F1">
          <wp:simplePos x="0" y="0"/>
          <wp:positionH relativeFrom="margin">
            <wp:posOffset>371475</wp:posOffset>
          </wp:positionH>
          <wp:positionV relativeFrom="paragraph">
            <wp:posOffset>-335280</wp:posOffset>
          </wp:positionV>
          <wp:extent cx="5057775" cy="659765"/>
          <wp:effectExtent l="0" t="0" r="9525" b="6985"/>
          <wp:wrapTopAndBottom/>
          <wp:docPr id="929281117" name="Picture 92928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1117" name="Picture 92928111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51" w:author="Jade Raposa [2]" w:date="2024-10-17T00:04:00Z">
      <w:r>
        <w:rPr>
          <w:rFonts w:ascii="Georgia" w:hAnsi="Georgia"/>
        </w:rPr>
        <w:tab/>
        <w:delText xml:space="preserve"> </w:delText>
      </w:r>
      <w:r>
        <w:rPr>
          <w:rFonts w:ascii="Georgia" w:hAnsi="Georgia"/>
        </w:rPr>
        <w:tab/>
        <w:delText>Theoretical Framework | 29</w:delText>
      </w:r>
    </w:del>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DF0BB" w14:textId="77777777" w:rsidR="008F456D" w:rsidRDefault="00000000" w:rsidP="008F456D">
    <w:pPr>
      <w:pStyle w:val="Footer"/>
      <w:jc w:val="right"/>
      <w:rPr>
        <w:rFonts w:ascii="Georgia" w:hAnsi="Georgia"/>
      </w:rPr>
      <w:pPrChange w:id="654" w:author="Jade Raposa [2]" w:date="2024-10-17T00:08:00Z">
        <w:pPr>
          <w:pStyle w:val="Footer"/>
        </w:pPr>
      </w:pPrChange>
    </w:pPr>
    <w:ins w:id="655" w:author="Jade Raposa [2]" w:date="2024-10-17T00:08:00Z">
      <w:r>
        <w:rPr>
          <w:rFonts w:ascii="Georgia" w:hAnsi="Georgia"/>
        </w:rPr>
        <w:t xml:space="preserve">Conceptual </w:t>
      </w:r>
      <w:proofErr w:type="gramStart"/>
      <w:r>
        <w:rPr>
          <w:rFonts w:ascii="Georgia" w:hAnsi="Georgia"/>
        </w:rPr>
        <w:t>Framework  |</w:t>
      </w:r>
      <w:proofErr w:type="gramEnd"/>
      <w:r>
        <w:rPr>
          <w:rFonts w:ascii="Georgia" w:hAnsi="Georgia"/>
        </w:rPr>
        <w:t xml:space="preserve">  </w:t>
      </w:r>
    </w:ins>
    <w:r>
      <w:rPr>
        <w:noProof/>
        <w:lang w:val="en-US"/>
      </w:rPr>
      <w:drawing>
        <wp:anchor distT="0" distB="0" distL="114300" distR="114300" simplePos="0" relativeHeight="251790336" behindDoc="1" locked="0" layoutInCell="1" allowOverlap="1" wp14:anchorId="72DEEFC4" wp14:editId="6DA11C86">
          <wp:simplePos x="0" y="0"/>
          <wp:positionH relativeFrom="margin">
            <wp:posOffset>371475</wp:posOffset>
          </wp:positionH>
          <wp:positionV relativeFrom="paragraph">
            <wp:posOffset>-335280</wp:posOffset>
          </wp:positionV>
          <wp:extent cx="5057775" cy="659765"/>
          <wp:effectExtent l="0" t="0" r="9525" b="6985"/>
          <wp:wrapTopAndBottom/>
          <wp:docPr id="357734344" name="Picture 35773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34344" name="Picture 3577343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656" w:author="Jade Raposa [2]" w:date="2024-10-17T00:08:00Z">
      <w:r>
        <w:rPr>
          <w:rFonts w:ascii="Georgia" w:hAnsi="Georgia"/>
        </w:rPr>
        <w:t>31</w:t>
      </w:r>
    </w:ins>
    <w:del w:id="657" w:author="Jade Raposa [2]" w:date="2024-10-17T00:04:00Z">
      <w:r>
        <w:rPr>
          <w:rFonts w:ascii="Georgia" w:hAnsi="Georgia"/>
        </w:rPr>
        <w:tab/>
        <w:delText xml:space="preserve"> </w:delText>
      </w:r>
      <w:r>
        <w:rPr>
          <w:rFonts w:ascii="Georgia" w:hAnsi="Georgia"/>
        </w:rPr>
        <w:tab/>
        <w:delText>Theoretical Framework | 29</w:delText>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97107" w14:textId="77777777" w:rsidR="008F456D" w:rsidRPr="008F456D" w:rsidRDefault="00000000" w:rsidP="008F456D">
    <w:pPr>
      <w:pStyle w:val="Header"/>
      <w:tabs>
        <w:tab w:val="clear" w:pos="4680"/>
        <w:tab w:val="clear" w:pos="9360"/>
        <w:tab w:val="right" w:pos="8640"/>
      </w:tabs>
      <w:jc w:val="right"/>
      <w:rPr>
        <w:rFonts w:ascii="Georgia" w:hAnsi="Georgia"/>
        <w:rPrChange w:id="33" w:author="Jade Raposa [2]" w:date="2024-10-16T21:12:00Z">
          <w:rPr/>
        </w:rPrChange>
      </w:rPr>
      <w:pPrChange w:id="34" w:author="Jade Raposa [2]" w:date="2024-10-16T21:13:00Z">
        <w:pPr>
          <w:pStyle w:val="Header"/>
          <w:tabs>
            <w:tab w:val="clear" w:pos="4680"/>
            <w:tab w:val="clear" w:pos="9360"/>
            <w:tab w:val="right" w:pos="8640"/>
          </w:tabs>
        </w:pPr>
      </w:pPrChange>
    </w:pPr>
    <w:ins w:id="35" w:author="Jade Raposa [2]" w:date="2024-10-16T21:20:00Z">
      <w:r>
        <w:rPr>
          <w:noProof/>
          <w:lang w:val="en-US"/>
        </w:rPr>
        <w:drawing>
          <wp:anchor distT="0" distB="0" distL="114300" distR="114300" simplePos="0" relativeHeight="251768832" behindDoc="1" locked="0" layoutInCell="1" allowOverlap="1" wp14:anchorId="03A50237" wp14:editId="6C529B58">
            <wp:simplePos x="0" y="0"/>
            <wp:positionH relativeFrom="margin">
              <wp:align>center</wp:align>
            </wp:positionH>
            <wp:positionV relativeFrom="paragraph">
              <wp:posOffset>-390525</wp:posOffset>
            </wp:positionV>
            <wp:extent cx="5057775" cy="659765"/>
            <wp:effectExtent l="0" t="0" r="9525" b="6985"/>
            <wp:wrapTopAndBottom/>
            <wp:docPr id="1634812648" name="Picture 16348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2648" name="Picture 16348126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 xml:space="preserve">Result Of </w:t>
      </w:r>
    </w:ins>
    <w:ins w:id="36" w:author="Jade Raposa [2]" w:date="2024-10-18T22:18:00Z">
      <w:r>
        <w:rPr>
          <w:rFonts w:ascii="Georgia" w:hAnsi="Georgia"/>
        </w:rPr>
        <w:t>the</w:t>
      </w:r>
    </w:ins>
    <w:ins w:id="37" w:author="Jade Raposa [2]" w:date="2024-10-16T21:20:00Z">
      <w:r>
        <w:rPr>
          <w:rFonts w:ascii="Georgia" w:hAnsi="Georgia"/>
        </w:rPr>
        <w:t xml:space="preserve"> Final </w:t>
      </w:r>
      <w:proofErr w:type="gramStart"/>
      <w:r>
        <w:rPr>
          <w:rFonts w:ascii="Georgia" w:hAnsi="Georgia"/>
        </w:rPr>
        <w:t>Defense  |</w:t>
      </w:r>
      <w:proofErr w:type="gramEnd"/>
      <w:r>
        <w:rPr>
          <w:rFonts w:ascii="Georgia" w:hAnsi="Georgia"/>
        </w:rPr>
        <w:t xml:space="preserve">  ii</w:t>
      </w:r>
    </w:ins>
    <w:ins w:id="38" w:author="Jade Raposa [2]" w:date="2024-10-16T21:22:00Z">
      <w:r>
        <w:rPr>
          <w:rFonts w:ascii="Georgia" w:hAnsi="Georgia"/>
        </w:rPr>
        <w:t>i</w:t>
      </w:r>
    </w:ins>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77777777" w:rsidR="008F456D" w:rsidRDefault="00000000">
    <w:pPr>
      <w:pStyle w:val="Footer"/>
      <w:rPr>
        <w:rFonts w:ascii="Georgia" w:hAnsi="Georgia"/>
      </w:rPr>
    </w:pPr>
    <w:r>
      <w:rPr>
        <w:noProof/>
        <w:lang w:val="en-US"/>
      </w:rPr>
      <w:drawing>
        <wp:anchor distT="0" distB="0" distL="114300" distR="114300" simplePos="0" relativeHeight="251713536" behindDoc="1" locked="0" layoutInCell="1" allowOverlap="1" wp14:anchorId="58D0374A" wp14:editId="46E60067">
          <wp:simplePos x="0" y="0"/>
          <wp:positionH relativeFrom="margin">
            <wp:posOffset>371475</wp:posOffset>
          </wp:positionH>
          <wp:positionV relativeFrom="paragraph">
            <wp:posOffset>-335280</wp:posOffset>
          </wp:positionV>
          <wp:extent cx="5057775" cy="659765"/>
          <wp:effectExtent l="0" t="0" r="9525" b="6985"/>
          <wp:wrapTopAndBottom/>
          <wp:docPr id="343265532" name="Picture 3432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5532" name="Picture 34326553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t>Conceptual Framework | 3</w:t>
    </w:r>
    <w:ins w:id="662" w:author="Jade Raposa [2]" w:date="2024-10-17T00:09:00Z">
      <w:r>
        <w:rPr>
          <w:rFonts w:ascii="Georgia" w:hAnsi="Georgia"/>
        </w:rPr>
        <w:t>2</w:t>
      </w:r>
    </w:ins>
    <w:del w:id="663" w:author="Jade Raposa [2]" w:date="2024-10-17T00:09:00Z">
      <w:r>
        <w:rPr>
          <w:rFonts w:ascii="Georgia" w:hAnsi="Georgia"/>
        </w:rPr>
        <w:delText>1</w:delText>
      </w:r>
    </w:del>
    <w:r>
      <w:rPr>
        <w:rFonts w:ascii="Georgia" w:hAnsi="Georgia"/>
      </w:rPr>
      <w:tab/>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77777777" w:rsidR="008F456D" w:rsidRPr="008F456D" w:rsidRDefault="00000000" w:rsidP="008F456D">
    <w:pPr>
      <w:pStyle w:val="Footer"/>
      <w:jc w:val="right"/>
      <w:rPr>
        <w:rFonts w:ascii="Georgia" w:hAnsi="Georgia"/>
        <w:lang w:val="en-US"/>
        <w:rPrChange w:id="665" w:author="Jade Raposa [2]" w:date="2024-10-17T00:11:00Z">
          <w:rPr>
            <w:rFonts w:ascii="Georgia" w:hAnsi="Georgia"/>
          </w:rPr>
        </w:rPrChange>
      </w:rPr>
      <w:pPrChange w:id="666" w:author="Jade Raposa [2]" w:date="2024-10-17T00:11:00Z">
        <w:pPr>
          <w:pStyle w:val="Footer"/>
        </w:pPr>
      </w:pPrChange>
    </w:pPr>
    <w:proofErr w:type="gramStart"/>
    <w:ins w:id="667" w:author="Jade Raposa [2]" w:date="2024-10-17T00:11:00Z">
      <w:r>
        <w:rPr>
          <w:rFonts w:ascii="Georgia" w:hAnsi="Georgia"/>
          <w:rPrChange w:id="668" w:author="Jade Raposa [2]" w:date="2024-10-17T00:11:00Z">
            <w:rPr/>
          </w:rPrChange>
        </w:rPr>
        <w:t xml:space="preserve">Flowchart </w:t>
      </w:r>
      <w:r>
        <w:rPr>
          <w:rFonts w:ascii="Georgia" w:hAnsi="Georgia"/>
        </w:rPr>
        <w:t xml:space="preserve"> </w:t>
      </w:r>
      <w:r>
        <w:rPr>
          <w:rFonts w:ascii="Georgia" w:hAnsi="Georgia"/>
          <w:rPrChange w:id="669" w:author="Jade Raposa [2]" w:date="2024-10-17T00:11:00Z">
            <w:rPr/>
          </w:rPrChange>
        </w:rPr>
        <w:t>|</w:t>
      </w:r>
      <w:proofErr w:type="gramEnd"/>
      <w:r>
        <w:rPr>
          <w:rFonts w:ascii="Georgia" w:hAnsi="Georgia"/>
          <w:rPrChange w:id="670" w:author="Jade Raposa [2]" w:date="2024-10-17T00:11:00Z">
            <w:rPr/>
          </w:rPrChange>
        </w:rPr>
        <w:t xml:space="preserve"> </w:t>
      </w:r>
      <w:r>
        <w:rPr>
          <w:rFonts w:ascii="Georgia" w:hAnsi="Georgia"/>
        </w:rPr>
        <w:t xml:space="preserve"> </w:t>
      </w:r>
      <w:r>
        <w:rPr>
          <w:rFonts w:ascii="Georgia" w:hAnsi="Georgia"/>
          <w:rPrChange w:id="671" w:author="Jade Raposa [2]" w:date="2024-10-17T00:11:00Z">
            <w:rPr/>
          </w:rPrChange>
        </w:rPr>
        <w:t>34</w:t>
      </w:r>
    </w:ins>
    <w:r>
      <w:rPr>
        <w:rFonts w:ascii="Georgia" w:hAnsi="Georgia"/>
        <w:noProof/>
        <w:lang w:val="en-US"/>
        <w:rPrChange w:id="672" w:author="Jade Raposa [2]" w:date="2024-10-17T00:11:00Z">
          <w:rPr>
            <w:noProof/>
            <w:lang w:val="en-US"/>
          </w:rPr>
        </w:rPrChange>
      </w:rPr>
      <w:drawing>
        <wp:anchor distT="0" distB="0" distL="114300" distR="114300" simplePos="0" relativeHeight="251715584" behindDoc="1" locked="0" layoutInCell="1" allowOverlap="1" wp14:anchorId="00AA4630" wp14:editId="1F535FF4">
          <wp:simplePos x="0" y="0"/>
          <wp:positionH relativeFrom="margin">
            <wp:posOffset>439420</wp:posOffset>
          </wp:positionH>
          <wp:positionV relativeFrom="paragraph">
            <wp:posOffset>-310515</wp:posOffset>
          </wp:positionV>
          <wp:extent cx="5057775" cy="659765"/>
          <wp:effectExtent l="0" t="0" r="9525" b="6985"/>
          <wp:wrapTopAndBottom/>
          <wp:docPr id="1936219601" name="Picture 19362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9601" name="Picture 193621960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73" w:author="Jade Raposa [2]" w:date="2024-10-17T00:11:00Z">
      <w:r>
        <w:rPr>
          <w:rFonts w:ascii="Georgia" w:hAnsi="Georgia"/>
          <w:lang w:val="en-US"/>
          <w:rPrChange w:id="674" w:author="Jade Raposa [2]" w:date="2024-10-17T00:11:00Z">
            <w:rPr/>
          </w:rPrChange>
        </w:rPr>
        <w:tab/>
      </w:r>
      <w:r>
        <w:rPr>
          <w:rFonts w:ascii="Georgia" w:hAnsi="Georgia"/>
          <w:lang w:val="en-US"/>
          <w:rPrChange w:id="675" w:author="Jade Raposa [2]" w:date="2024-10-17T00:11:00Z">
            <w:rPr/>
          </w:rPrChange>
        </w:rPr>
        <w:tab/>
      </w:r>
    </w:del>
    <w:del w:id="676" w:author="Jade Raposa [2]" w:date="2024-10-17T00:10:00Z">
      <w:r>
        <w:rPr>
          <w:rFonts w:ascii="Georgia" w:hAnsi="Georgia"/>
          <w:lang w:val="en-US"/>
          <w:rPrChange w:id="677" w:author="Jade Raposa [2]" w:date="2024-10-17T00:11:00Z">
            <w:rPr>
              <w:rFonts w:ascii="Georgia" w:hAnsi="Georgia"/>
            </w:rPr>
          </w:rPrChange>
        </w:rPr>
        <w:delText>Flowchart | 33</w:delText>
      </w:r>
    </w:del>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77777777" w:rsidR="008F456D" w:rsidRDefault="00000000">
    <w:pPr>
      <w:pStyle w:val="Footer"/>
      <w:rPr>
        <w:rFonts w:ascii="Georgia" w:hAnsi="Georgia"/>
      </w:rPr>
    </w:pPr>
    <w:r>
      <w:rPr>
        <w:noProof/>
        <w:lang w:val="en-US"/>
      </w:rPr>
      <w:drawing>
        <wp:anchor distT="0" distB="0" distL="114300" distR="114300" simplePos="0" relativeHeight="251714560" behindDoc="1" locked="0" layoutInCell="1" allowOverlap="1" wp14:anchorId="5C94D62D" wp14:editId="54E96D14">
          <wp:simplePos x="0" y="0"/>
          <wp:positionH relativeFrom="margin">
            <wp:posOffset>370840</wp:posOffset>
          </wp:positionH>
          <wp:positionV relativeFrom="paragraph">
            <wp:posOffset>-336550</wp:posOffset>
          </wp:positionV>
          <wp:extent cx="5057775" cy="659765"/>
          <wp:effectExtent l="0" t="0" r="9525" b="6985"/>
          <wp:wrapTopAndBottom/>
          <wp:docPr id="1280845996" name="Picture 12808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5996" name="Picture 128084599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r>
    <w:r>
      <w:rPr>
        <w:rFonts w:ascii="Georgia" w:hAnsi="Georgia"/>
      </w:rPr>
      <w:tab/>
    </w:r>
    <w:r>
      <w:rPr>
        <w:rFonts w:ascii="Georgia" w:hAnsi="Georgia"/>
      </w:rPr>
      <w:tab/>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453C0" w14:textId="77777777" w:rsidR="008F456D" w:rsidRDefault="00000000" w:rsidP="008F456D">
    <w:pPr>
      <w:pStyle w:val="Footer"/>
      <w:jc w:val="right"/>
      <w:rPr>
        <w:rFonts w:ascii="Georgia" w:hAnsi="Georgia"/>
      </w:rPr>
      <w:pPrChange w:id="679" w:author="Jade Raposa [2]" w:date="2024-10-17T00:12:00Z">
        <w:pPr>
          <w:pStyle w:val="Footer"/>
        </w:pPr>
      </w:pPrChange>
    </w:pPr>
    <w:ins w:id="680" w:author="Jade Raposa [2]" w:date="2024-10-17T00:12:00Z">
      <w:r>
        <w:rPr>
          <w:rFonts w:ascii="Georgia" w:hAnsi="Georgia"/>
          <w:rPrChange w:id="681" w:author="Jade Raposa [2]" w:date="2024-10-17T00:12:00Z">
            <w:rPr/>
          </w:rPrChange>
        </w:rPr>
        <w:t xml:space="preserve">Use-Case </w:t>
      </w:r>
      <w:proofErr w:type="gramStart"/>
      <w:r>
        <w:rPr>
          <w:rFonts w:ascii="Georgia" w:hAnsi="Georgia"/>
          <w:rPrChange w:id="682" w:author="Jade Raposa [2]" w:date="2024-10-17T00:12:00Z">
            <w:rPr/>
          </w:rPrChange>
        </w:rPr>
        <w:t xml:space="preserve">Diagram </w:t>
      </w:r>
      <w:r>
        <w:rPr>
          <w:rFonts w:ascii="Georgia" w:hAnsi="Georgia"/>
        </w:rPr>
        <w:t xml:space="preserve"> </w:t>
      </w:r>
      <w:r>
        <w:rPr>
          <w:rFonts w:ascii="Georgia" w:hAnsi="Georgia"/>
          <w:rPrChange w:id="683" w:author="Jade Raposa [2]" w:date="2024-10-17T00:12:00Z">
            <w:rPr/>
          </w:rPrChange>
        </w:rPr>
        <w:t>|</w:t>
      </w:r>
      <w:proofErr w:type="gramEnd"/>
      <w:r>
        <w:rPr>
          <w:rFonts w:ascii="Georgia" w:hAnsi="Georgia"/>
          <w:rPrChange w:id="684" w:author="Jade Raposa [2]" w:date="2024-10-17T00:12:00Z">
            <w:rPr/>
          </w:rPrChange>
        </w:rPr>
        <w:t xml:space="preserve"> </w:t>
      </w:r>
      <w:r>
        <w:rPr>
          <w:rFonts w:ascii="Georgia" w:hAnsi="Georgia"/>
        </w:rPr>
        <w:t xml:space="preserve"> </w:t>
      </w:r>
      <w:r>
        <w:rPr>
          <w:rFonts w:ascii="Georgia" w:hAnsi="Georgia"/>
          <w:rPrChange w:id="685" w:author="Jade Raposa [2]" w:date="2024-10-17T00:12:00Z">
            <w:rPr/>
          </w:rPrChange>
        </w:rPr>
        <w:t>36</w:t>
      </w:r>
    </w:ins>
    <w:r>
      <w:rPr>
        <w:rFonts w:ascii="Georgia" w:hAnsi="Georgia"/>
        <w:noProof/>
        <w:lang w:val="en-US"/>
        <w:rPrChange w:id="686" w:author="Jade Raposa [2]" w:date="2024-10-17T00:12:00Z">
          <w:rPr>
            <w:noProof/>
            <w:lang w:val="en-US"/>
          </w:rPr>
        </w:rPrChange>
      </w:rPr>
      <w:drawing>
        <wp:anchor distT="0" distB="0" distL="114300" distR="114300" simplePos="0" relativeHeight="251717632" behindDoc="1" locked="0" layoutInCell="1" allowOverlap="1" wp14:anchorId="1A0A69A4" wp14:editId="1C837619">
          <wp:simplePos x="0" y="0"/>
          <wp:positionH relativeFrom="margin">
            <wp:posOffset>439420</wp:posOffset>
          </wp:positionH>
          <wp:positionV relativeFrom="paragraph">
            <wp:posOffset>-310515</wp:posOffset>
          </wp:positionV>
          <wp:extent cx="5057775" cy="659765"/>
          <wp:effectExtent l="0" t="0" r="9525" b="6985"/>
          <wp:wrapTopAndBottom/>
          <wp:docPr id="1145414154" name="Picture 114541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36337" name="Picture 9116363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87" w:author="Jade Raposa [2]" w:date="2024-10-17T00:12:00Z">
      <w:r>
        <w:rPr>
          <w:rFonts w:ascii="Georgia" w:hAnsi="Georgia"/>
          <w:rPrChange w:id="688" w:author="Jade Raposa [2]" w:date="2024-10-17T00:12:00Z">
            <w:rPr/>
          </w:rPrChange>
        </w:rPr>
        <w:tab/>
      </w:r>
      <w:r>
        <w:rPr>
          <w:rFonts w:ascii="Georgia" w:hAnsi="Georgia"/>
          <w:rPrChange w:id="689" w:author="Jade Raposa [2]" w:date="2024-10-17T00:12:00Z">
            <w:rPr/>
          </w:rPrChange>
        </w:rPr>
        <w:tab/>
      </w:r>
      <w:r>
        <w:rPr>
          <w:rFonts w:ascii="Georgia" w:hAnsi="Georgia"/>
        </w:rPr>
        <w:delText>Use-Case Diagram | 35</w:delText>
      </w:r>
    </w:del>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8C4D5" w14:textId="77777777" w:rsidR="008F456D" w:rsidRDefault="00000000" w:rsidP="008F456D">
    <w:pPr>
      <w:pStyle w:val="Footer"/>
      <w:jc w:val="right"/>
      <w:rPr>
        <w:rFonts w:ascii="Georgia" w:hAnsi="Georgia"/>
      </w:rPr>
      <w:pPrChange w:id="690" w:author="Jade Raposa [2]" w:date="2024-10-17T00:11:00Z">
        <w:pPr>
          <w:pStyle w:val="Footer"/>
        </w:pPr>
      </w:pPrChange>
    </w:pPr>
    <w:ins w:id="691" w:author="Jade Raposa [2]" w:date="2024-10-17T00:11:00Z">
      <w:r>
        <w:rPr>
          <w:rFonts w:ascii="Georgia" w:hAnsi="Georgia"/>
        </w:rPr>
        <w:t xml:space="preserve">System </w:t>
      </w:r>
      <w:proofErr w:type="gramStart"/>
      <w:r>
        <w:rPr>
          <w:rFonts w:ascii="Georgia" w:hAnsi="Georgia"/>
        </w:rPr>
        <w:t>Architecture  |</w:t>
      </w:r>
      <w:proofErr w:type="gramEnd"/>
      <w:r>
        <w:rPr>
          <w:rFonts w:ascii="Georgia" w:hAnsi="Georgia"/>
        </w:rPr>
        <w:t xml:space="preserve">  35</w:t>
      </w:r>
    </w:ins>
    <w:r>
      <w:rPr>
        <w:noProof/>
        <w:lang w:val="en-US"/>
      </w:rPr>
      <w:drawing>
        <wp:anchor distT="0" distB="0" distL="114300" distR="114300" simplePos="0" relativeHeight="251716608" behindDoc="1" locked="0" layoutInCell="1" allowOverlap="1" wp14:anchorId="7A56556D" wp14:editId="5D182737">
          <wp:simplePos x="0" y="0"/>
          <wp:positionH relativeFrom="margin">
            <wp:posOffset>370840</wp:posOffset>
          </wp:positionH>
          <wp:positionV relativeFrom="paragraph">
            <wp:posOffset>-336550</wp:posOffset>
          </wp:positionV>
          <wp:extent cx="5057775" cy="659765"/>
          <wp:effectExtent l="0" t="0" r="9525" b="6985"/>
          <wp:wrapTopAndBottom/>
          <wp:docPr id="35156328" name="Picture 3515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11867" name="Picture 1427011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92" w:author="Jade Raposa [2]" w:date="2024-10-17T00:11:00Z">
      <w:r>
        <w:rPr>
          <w:rFonts w:ascii="Georgia" w:hAnsi="Georgia"/>
        </w:rPr>
        <w:tab/>
      </w:r>
      <w:r>
        <w:rPr>
          <w:rFonts w:ascii="Georgia" w:hAnsi="Georgia"/>
        </w:rPr>
        <w:tab/>
        <w:delText>System Architecture | 34</w:delText>
      </w:r>
      <w:r>
        <w:rPr>
          <w:rFonts w:ascii="Georgia" w:hAnsi="Georgia"/>
        </w:rPr>
        <w:tab/>
      </w:r>
    </w:del>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77777777" w:rsidR="008F456D" w:rsidRDefault="00000000" w:rsidP="008F456D">
    <w:pPr>
      <w:pStyle w:val="Footer"/>
      <w:jc w:val="right"/>
      <w:rPr>
        <w:rFonts w:ascii="Georgia" w:hAnsi="Georgia"/>
      </w:rPr>
      <w:pPrChange w:id="693" w:author="Jade Raposa [2]" w:date="2024-10-17T00:13:00Z">
        <w:pPr>
          <w:pStyle w:val="Footer"/>
        </w:pPr>
      </w:pPrChange>
    </w:pPr>
    <w:ins w:id="694" w:author="Jade Raposa [2]" w:date="2024-10-17T00:13:00Z">
      <w:r>
        <w:rPr>
          <w:rFonts w:ascii="Georgia" w:hAnsi="Georgia"/>
          <w:rPrChange w:id="695" w:author="Jade Raposa [2]" w:date="2024-10-17T00:13:00Z">
            <w:rPr/>
          </w:rPrChange>
        </w:rPr>
        <w:t xml:space="preserve">Sequence </w:t>
      </w:r>
      <w:proofErr w:type="gramStart"/>
      <w:r>
        <w:rPr>
          <w:rFonts w:ascii="Georgia" w:hAnsi="Georgia"/>
          <w:rPrChange w:id="696" w:author="Jade Raposa [2]" w:date="2024-10-17T00:13:00Z">
            <w:rPr/>
          </w:rPrChange>
        </w:rPr>
        <w:t xml:space="preserve">Diagram </w:t>
      </w:r>
      <w:r>
        <w:rPr>
          <w:rFonts w:ascii="Georgia" w:hAnsi="Georgia"/>
        </w:rPr>
        <w:t xml:space="preserve"> </w:t>
      </w:r>
      <w:r>
        <w:rPr>
          <w:rFonts w:ascii="Georgia" w:hAnsi="Georgia"/>
          <w:rPrChange w:id="697" w:author="Jade Raposa [2]" w:date="2024-10-17T00:13:00Z">
            <w:rPr/>
          </w:rPrChange>
        </w:rPr>
        <w:t>|</w:t>
      </w:r>
      <w:proofErr w:type="gramEnd"/>
      <w:r>
        <w:rPr>
          <w:rFonts w:ascii="Georgia" w:hAnsi="Georgia"/>
          <w:rPrChange w:id="698" w:author="Jade Raposa [2]" w:date="2024-10-17T00:13:00Z">
            <w:rPr/>
          </w:rPrChange>
        </w:rPr>
        <w:t xml:space="preserve"> </w:t>
      </w:r>
      <w:r>
        <w:rPr>
          <w:rFonts w:ascii="Georgia" w:hAnsi="Georgia"/>
        </w:rPr>
        <w:t xml:space="preserve"> </w:t>
      </w:r>
      <w:r>
        <w:rPr>
          <w:rFonts w:ascii="Georgia" w:hAnsi="Georgia"/>
          <w:rPrChange w:id="699" w:author="Jade Raposa [2]" w:date="2024-10-17T00:13:00Z">
            <w:rPr/>
          </w:rPrChange>
        </w:rPr>
        <w:t>38</w:t>
      </w:r>
    </w:ins>
    <w:r>
      <w:rPr>
        <w:rFonts w:ascii="Georgia" w:hAnsi="Georgia"/>
        <w:noProof/>
        <w:lang w:val="en-US"/>
        <w:rPrChange w:id="700" w:author="Jade Raposa [2]" w:date="2024-10-17T00:13:00Z">
          <w:rPr>
            <w:noProof/>
            <w:lang w:val="en-US"/>
          </w:rPr>
        </w:rPrChange>
      </w:rPr>
      <w:drawing>
        <wp:anchor distT="0" distB="0" distL="114300" distR="114300" simplePos="0" relativeHeight="251719680" behindDoc="1" locked="0" layoutInCell="1" allowOverlap="1" wp14:anchorId="02A54320" wp14:editId="190CC372">
          <wp:simplePos x="0" y="0"/>
          <wp:positionH relativeFrom="margin">
            <wp:posOffset>439420</wp:posOffset>
          </wp:positionH>
          <wp:positionV relativeFrom="paragraph">
            <wp:posOffset>-310515</wp:posOffset>
          </wp:positionV>
          <wp:extent cx="5057775" cy="659765"/>
          <wp:effectExtent l="0" t="0" r="9525" b="6985"/>
          <wp:wrapTopAndBottom/>
          <wp:docPr id="847806386" name="Picture 84780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386" name="Picture 8478063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01" w:author="Jade Raposa [2]" w:date="2024-10-17T00:12:00Z">
      <w:r>
        <w:rPr>
          <w:rFonts w:ascii="Georgia" w:hAnsi="Georgia"/>
          <w:rPrChange w:id="702" w:author="Jade Raposa [2]" w:date="2024-10-17T00:13:00Z">
            <w:rPr/>
          </w:rPrChange>
        </w:rPr>
        <w:tab/>
      </w:r>
      <w:r>
        <w:rPr>
          <w:rFonts w:ascii="Georgia" w:hAnsi="Georgia"/>
          <w:rPrChange w:id="703" w:author="Jade Raposa [2]" w:date="2024-10-17T00:13:00Z">
            <w:rPr/>
          </w:rPrChange>
        </w:rPr>
        <w:tab/>
      </w:r>
      <w:r>
        <w:rPr>
          <w:rFonts w:ascii="Georgia" w:hAnsi="Georgia"/>
        </w:rPr>
        <w:delText>Sequence Diagram | 37</w:delText>
      </w:r>
    </w:del>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77777777" w:rsidR="008F456D" w:rsidRDefault="00000000" w:rsidP="008F456D">
    <w:pPr>
      <w:pStyle w:val="Footer"/>
      <w:jc w:val="right"/>
      <w:rPr>
        <w:rFonts w:ascii="Georgia" w:hAnsi="Georgia"/>
      </w:rPr>
      <w:pPrChange w:id="704" w:author="Jade Raposa [2]" w:date="2024-10-17T00:12:00Z">
        <w:pPr>
          <w:pStyle w:val="Footer"/>
        </w:pPr>
      </w:pPrChange>
    </w:pPr>
    <w:ins w:id="705" w:author="Jade Raposa [2]" w:date="2024-10-17T00:12:00Z">
      <w:r>
        <w:rPr>
          <w:rFonts w:ascii="Georgia" w:hAnsi="Georgia"/>
        </w:rPr>
        <w:t xml:space="preserve">Sequence </w:t>
      </w:r>
      <w:proofErr w:type="gramStart"/>
      <w:r>
        <w:rPr>
          <w:rFonts w:ascii="Georgia" w:hAnsi="Georgia"/>
        </w:rPr>
        <w:t>Diagram  |</w:t>
      </w:r>
      <w:proofErr w:type="gramEnd"/>
      <w:r>
        <w:rPr>
          <w:rFonts w:ascii="Georgia" w:hAnsi="Georgia"/>
        </w:rPr>
        <w:t xml:space="preserve">  37</w:t>
      </w:r>
    </w:ins>
    <w:r>
      <w:rPr>
        <w:noProof/>
        <w:lang w:val="en-US"/>
      </w:rPr>
      <w:drawing>
        <wp:anchor distT="0" distB="0" distL="114300" distR="114300" simplePos="0" relativeHeight="251718656" behindDoc="1" locked="0" layoutInCell="1" allowOverlap="1" wp14:anchorId="19B2B553" wp14:editId="77E2F183">
          <wp:simplePos x="0" y="0"/>
          <wp:positionH relativeFrom="margin">
            <wp:posOffset>370840</wp:posOffset>
          </wp:positionH>
          <wp:positionV relativeFrom="paragraph">
            <wp:posOffset>-336550</wp:posOffset>
          </wp:positionV>
          <wp:extent cx="5057775" cy="659765"/>
          <wp:effectExtent l="0" t="0" r="9525" b="6985"/>
          <wp:wrapTopAndBottom/>
          <wp:docPr id="1259468471" name="Picture 125946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8471" name="Picture 12594684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06" w:author="Jade Raposa [2]" w:date="2024-10-17T00:12:00Z">
      <w:r>
        <w:rPr>
          <w:rFonts w:ascii="Georgia" w:hAnsi="Georgia"/>
        </w:rPr>
        <w:tab/>
      </w:r>
      <w:r>
        <w:rPr>
          <w:rFonts w:ascii="Georgia" w:hAnsi="Georgia"/>
        </w:rPr>
        <w:tab/>
        <w:delText>Sequence Diagram | 36</w:delText>
      </w:r>
      <w:r>
        <w:rPr>
          <w:rFonts w:ascii="Georgia" w:hAnsi="Georgia"/>
        </w:rPr>
        <w:tab/>
      </w:r>
    </w:del>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77777777" w:rsidR="008F456D" w:rsidRDefault="00000000" w:rsidP="008F456D">
    <w:pPr>
      <w:pStyle w:val="Footer"/>
      <w:jc w:val="right"/>
      <w:rPr>
        <w:rFonts w:ascii="Georgia" w:hAnsi="Georgia"/>
      </w:rPr>
      <w:pPrChange w:id="710" w:author="Jade Raposa [2]" w:date="2024-10-17T00:13:00Z">
        <w:pPr>
          <w:pStyle w:val="Footer"/>
        </w:pPr>
      </w:pPrChange>
    </w:pPr>
    <w:ins w:id="711" w:author="Jade Raposa [2]" w:date="2024-10-17T00:13:00Z">
      <w:r>
        <w:rPr>
          <w:rFonts w:ascii="Georgia" w:hAnsi="Georgia"/>
          <w:rPrChange w:id="712" w:author="Jade Raposa [2]" w:date="2024-10-17T00:13:00Z">
            <w:rPr/>
          </w:rPrChange>
        </w:rPr>
        <w:t xml:space="preserve">Database </w:t>
      </w:r>
      <w:proofErr w:type="gramStart"/>
      <w:r>
        <w:rPr>
          <w:rFonts w:ascii="Georgia" w:hAnsi="Georgia"/>
          <w:rPrChange w:id="713" w:author="Jade Raposa [2]" w:date="2024-10-17T00:13:00Z">
            <w:rPr/>
          </w:rPrChange>
        </w:rPr>
        <w:t xml:space="preserve">Design </w:t>
      </w:r>
    </w:ins>
    <w:ins w:id="714" w:author="Jade Raposa [2]" w:date="2024-10-17T00:14:00Z">
      <w:r>
        <w:rPr>
          <w:rFonts w:ascii="Georgia" w:hAnsi="Georgia"/>
        </w:rPr>
        <w:t xml:space="preserve"> </w:t>
      </w:r>
    </w:ins>
    <w:ins w:id="715" w:author="Jade Raposa [2]" w:date="2024-10-17T00:13:00Z">
      <w:r>
        <w:rPr>
          <w:rFonts w:ascii="Georgia" w:hAnsi="Georgia"/>
          <w:rPrChange w:id="716" w:author="Jade Raposa [2]" w:date="2024-10-17T00:13:00Z">
            <w:rPr/>
          </w:rPrChange>
        </w:rPr>
        <w:t>|</w:t>
      </w:r>
      <w:proofErr w:type="gramEnd"/>
      <w:r>
        <w:rPr>
          <w:rFonts w:ascii="Georgia" w:hAnsi="Georgia"/>
          <w:rPrChange w:id="717" w:author="Jade Raposa [2]" w:date="2024-10-17T00:13:00Z">
            <w:rPr/>
          </w:rPrChange>
        </w:rPr>
        <w:t xml:space="preserve"> </w:t>
      </w:r>
      <w:r>
        <w:rPr>
          <w:rFonts w:ascii="Georgia" w:hAnsi="Georgia"/>
        </w:rPr>
        <w:t xml:space="preserve"> </w:t>
      </w:r>
      <w:r>
        <w:rPr>
          <w:rFonts w:ascii="Georgia" w:hAnsi="Georgia"/>
          <w:rPrChange w:id="718" w:author="Jade Raposa [2]" w:date="2024-10-17T00:13:00Z">
            <w:rPr/>
          </w:rPrChange>
        </w:rPr>
        <w:t>40</w:t>
      </w:r>
    </w:ins>
    <w:r>
      <w:rPr>
        <w:rFonts w:ascii="Georgia" w:hAnsi="Georgia"/>
        <w:noProof/>
        <w:lang w:val="en-US"/>
        <w:rPrChange w:id="719" w:author="Jade Raposa [2]" w:date="2024-10-17T00:13:00Z">
          <w:rPr>
            <w:noProof/>
            <w:lang w:val="en-US"/>
          </w:rPr>
        </w:rPrChange>
      </w:rPr>
      <w:drawing>
        <wp:anchor distT="0" distB="0" distL="114300" distR="114300" simplePos="0" relativeHeight="251721728" behindDoc="1" locked="0" layoutInCell="1" allowOverlap="1" wp14:anchorId="58582FEA" wp14:editId="4A3311A1">
          <wp:simplePos x="0" y="0"/>
          <wp:positionH relativeFrom="margin">
            <wp:posOffset>439420</wp:posOffset>
          </wp:positionH>
          <wp:positionV relativeFrom="paragraph">
            <wp:posOffset>-310515</wp:posOffset>
          </wp:positionV>
          <wp:extent cx="5057775" cy="659765"/>
          <wp:effectExtent l="0" t="0" r="9525" b="6985"/>
          <wp:wrapTopAndBottom/>
          <wp:docPr id="421591154" name="Picture 42159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154" name="Picture 4215911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20" w:author="Jade Raposa [2]" w:date="2024-10-17T00:13:00Z">
      <w:r>
        <w:rPr>
          <w:rFonts w:ascii="Georgia" w:hAnsi="Georgia"/>
          <w:rPrChange w:id="721" w:author="Jade Raposa [2]" w:date="2024-10-17T00:13:00Z">
            <w:rPr/>
          </w:rPrChange>
        </w:rPr>
        <w:tab/>
      </w:r>
      <w:r>
        <w:rPr>
          <w:rFonts w:ascii="Georgia" w:hAnsi="Georgia"/>
          <w:rPrChange w:id="722" w:author="Jade Raposa [2]" w:date="2024-10-17T00:13:00Z">
            <w:rPr/>
          </w:rPrChange>
        </w:rPr>
        <w:tab/>
      </w:r>
      <w:r>
        <w:rPr>
          <w:rFonts w:ascii="Georgia" w:hAnsi="Georgia"/>
        </w:rPr>
        <w:delText>Database Design | 39</w:delText>
      </w:r>
    </w:del>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77777777" w:rsidR="008F456D" w:rsidRDefault="00000000" w:rsidP="008F456D">
    <w:pPr>
      <w:pStyle w:val="Footer"/>
      <w:jc w:val="right"/>
      <w:rPr>
        <w:rFonts w:ascii="Georgia" w:hAnsi="Georgia"/>
      </w:rPr>
      <w:pPrChange w:id="723" w:author="Jade Raposa [2]" w:date="2024-10-17T00:13:00Z">
        <w:pPr>
          <w:pStyle w:val="Footer"/>
        </w:pPr>
      </w:pPrChange>
    </w:pPr>
    <w:ins w:id="724" w:author="Jade Raposa [2]" w:date="2024-10-17T00:13:00Z">
      <w:r>
        <w:rPr>
          <w:rFonts w:ascii="Georgia" w:hAnsi="Georgia"/>
        </w:rPr>
        <w:t xml:space="preserve">Class </w:t>
      </w:r>
      <w:proofErr w:type="gramStart"/>
      <w:r>
        <w:rPr>
          <w:rFonts w:ascii="Georgia" w:hAnsi="Georgia"/>
        </w:rPr>
        <w:t>Diagram  |</w:t>
      </w:r>
      <w:proofErr w:type="gramEnd"/>
      <w:r>
        <w:rPr>
          <w:rFonts w:ascii="Georgia" w:hAnsi="Georgia"/>
        </w:rPr>
        <w:t xml:space="preserve">  39</w:t>
      </w:r>
    </w:ins>
    <w:r>
      <w:rPr>
        <w:noProof/>
        <w:lang w:val="en-US"/>
      </w:rPr>
      <w:drawing>
        <wp:anchor distT="0" distB="0" distL="114300" distR="114300" simplePos="0" relativeHeight="251720704" behindDoc="1" locked="0" layoutInCell="1" allowOverlap="1" wp14:anchorId="24381D5D" wp14:editId="17CB4464">
          <wp:simplePos x="0" y="0"/>
          <wp:positionH relativeFrom="margin">
            <wp:posOffset>370840</wp:posOffset>
          </wp:positionH>
          <wp:positionV relativeFrom="paragraph">
            <wp:posOffset>-336550</wp:posOffset>
          </wp:positionV>
          <wp:extent cx="5057775" cy="659765"/>
          <wp:effectExtent l="0" t="0" r="9525" b="6985"/>
          <wp:wrapTopAndBottom/>
          <wp:docPr id="342762439" name="Picture 34276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2439" name="Picture 34276243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25" w:author="Jade Raposa [2]" w:date="2024-10-17T00:13:00Z">
      <w:r>
        <w:rPr>
          <w:rFonts w:ascii="Georgia" w:hAnsi="Georgia"/>
        </w:rPr>
        <w:tab/>
      </w:r>
      <w:r>
        <w:rPr>
          <w:rFonts w:ascii="Georgia" w:hAnsi="Georgia"/>
        </w:rPr>
        <w:tab/>
        <w:delText>Class Diagram | 38</w:delText>
      </w:r>
    </w:del>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77777777" w:rsidR="008F456D" w:rsidRDefault="00000000" w:rsidP="008F456D">
    <w:pPr>
      <w:pStyle w:val="Footer"/>
      <w:jc w:val="right"/>
      <w:rPr>
        <w:rFonts w:ascii="Georgia" w:hAnsi="Georgia"/>
      </w:rPr>
      <w:pPrChange w:id="726" w:author="Jade Raposa [2]" w:date="2024-10-17T00:14:00Z">
        <w:pPr>
          <w:pStyle w:val="Footer"/>
        </w:pPr>
      </w:pPrChange>
    </w:pPr>
    <w:ins w:id="727" w:author="Jade Raposa [2]" w:date="2024-10-17T00:14:00Z">
      <w:r>
        <w:rPr>
          <w:rFonts w:ascii="Georgia" w:hAnsi="Georgia"/>
          <w:rPrChange w:id="728" w:author="Jade Raposa [2]" w:date="2024-10-17T00:14:00Z">
            <w:rPr/>
          </w:rPrChange>
        </w:rPr>
        <w:t xml:space="preserve">Database </w:t>
      </w:r>
      <w:proofErr w:type="gramStart"/>
      <w:r>
        <w:rPr>
          <w:rFonts w:ascii="Georgia" w:hAnsi="Georgia"/>
          <w:rPrChange w:id="729" w:author="Jade Raposa [2]" w:date="2024-10-17T00:14:00Z">
            <w:rPr/>
          </w:rPrChange>
        </w:rPr>
        <w:t xml:space="preserve">Design </w:t>
      </w:r>
      <w:r>
        <w:rPr>
          <w:rFonts w:ascii="Georgia" w:hAnsi="Georgia"/>
        </w:rPr>
        <w:t xml:space="preserve"> </w:t>
      </w:r>
      <w:r>
        <w:rPr>
          <w:rFonts w:ascii="Georgia" w:hAnsi="Georgia"/>
          <w:rPrChange w:id="730" w:author="Jade Raposa [2]" w:date="2024-10-17T00:14:00Z">
            <w:rPr/>
          </w:rPrChange>
        </w:rPr>
        <w:t>|</w:t>
      </w:r>
      <w:proofErr w:type="gramEnd"/>
      <w:r>
        <w:rPr>
          <w:rFonts w:ascii="Georgia" w:hAnsi="Georgia"/>
          <w:rPrChange w:id="731" w:author="Jade Raposa [2]" w:date="2024-10-17T00:14:00Z">
            <w:rPr/>
          </w:rPrChange>
        </w:rPr>
        <w:t xml:space="preserve"> </w:t>
      </w:r>
      <w:r>
        <w:rPr>
          <w:rFonts w:ascii="Georgia" w:hAnsi="Georgia"/>
        </w:rPr>
        <w:t xml:space="preserve"> </w:t>
      </w:r>
      <w:r>
        <w:rPr>
          <w:rFonts w:ascii="Georgia" w:hAnsi="Georgia"/>
          <w:rPrChange w:id="732" w:author="Jade Raposa [2]" w:date="2024-10-17T00:14:00Z">
            <w:rPr/>
          </w:rPrChange>
        </w:rPr>
        <w:t>42</w:t>
      </w:r>
    </w:ins>
    <w:r>
      <w:rPr>
        <w:rFonts w:ascii="Georgia" w:hAnsi="Georgia"/>
        <w:noProof/>
        <w:lang w:val="en-US"/>
        <w:rPrChange w:id="733" w:author="Jade Raposa [2]" w:date="2024-10-17T00:14:00Z">
          <w:rPr>
            <w:noProof/>
            <w:lang w:val="en-US"/>
          </w:rPr>
        </w:rPrChange>
      </w:rPr>
      <w:drawing>
        <wp:anchor distT="0" distB="0" distL="114300" distR="114300" simplePos="0" relativeHeight="251722752" behindDoc="1" locked="0" layoutInCell="1" allowOverlap="1" wp14:anchorId="6C0B6E5E" wp14:editId="0D95F547">
          <wp:simplePos x="0" y="0"/>
          <wp:positionH relativeFrom="margin">
            <wp:posOffset>439420</wp:posOffset>
          </wp:positionH>
          <wp:positionV relativeFrom="paragraph">
            <wp:posOffset>-310515</wp:posOffset>
          </wp:positionV>
          <wp:extent cx="5057775" cy="659765"/>
          <wp:effectExtent l="0" t="0" r="9525" b="6985"/>
          <wp:wrapTopAndBottom/>
          <wp:docPr id="1062683109" name="Picture 106268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3109" name="Picture 10626831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34" w:author="Jade Raposa [2]" w:date="2024-10-17T00:14:00Z">
      <w:r>
        <w:rPr>
          <w:rFonts w:ascii="Georgia" w:hAnsi="Georgia"/>
          <w:rPrChange w:id="735" w:author="Jade Raposa [2]" w:date="2024-10-17T00:14:00Z">
            <w:rPr/>
          </w:rPrChange>
        </w:rPr>
        <w:tab/>
      </w:r>
      <w:r>
        <w:rPr>
          <w:rFonts w:ascii="Georgia" w:hAnsi="Georgia"/>
          <w:rPrChange w:id="736" w:author="Jade Raposa [2]" w:date="2024-10-17T00:14:00Z">
            <w:rPr/>
          </w:rPrChange>
        </w:rPr>
        <w:tab/>
      </w:r>
      <w:r>
        <w:rPr>
          <w:rFonts w:ascii="Georgia" w:hAnsi="Georgia"/>
        </w:rPr>
        <w:delText>Database Design | 41</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48417" w14:textId="77777777" w:rsidR="008F456D" w:rsidRPr="008F456D" w:rsidRDefault="00000000">
    <w:pPr>
      <w:pStyle w:val="Header"/>
      <w:jc w:val="right"/>
      <w:rPr>
        <w:rFonts w:ascii="Georgia" w:hAnsi="Georgia"/>
        <w:lang w:val="en-US"/>
        <w:rPrChange w:id="42" w:author="Jade Raposa [2]" w:date="2024-10-16T23:28:00Z">
          <w:rPr>
            <w:rFonts w:ascii="Georgia" w:hAnsi="Georgia"/>
          </w:rPr>
        </w:rPrChange>
      </w:rPr>
    </w:pPr>
    <w:ins w:id="43" w:author="Jade Raposa [2]" w:date="2024-10-16T23:28:00Z">
      <w:r>
        <w:rPr>
          <w:rFonts w:ascii="Georgia" w:hAnsi="Georgia"/>
          <w:rPrChange w:id="44" w:author="Jade Raposa [2]" w:date="2024-10-16T23:28:00Z">
            <w:rPr/>
          </w:rPrChange>
        </w:rPr>
        <w:t xml:space="preserve">Certificate Of </w:t>
      </w:r>
      <w:proofErr w:type="gramStart"/>
      <w:r>
        <w:rPr>
          <w:rFonts w:ascii="Georgia" w:hAnsi="Georgia"/>
          <w:rPrChange w:id="45" w:author="Jade Raposa [2]" w:date="2024-10-16T23:28:00Z">
            <w:rPr/>
          </w:rPrChange>
        </w:rPr>
        <w:t>Approval  |</w:t>
      </w:r>
      <w:proofErr w:type="gramEnd"/>
      <w:r>
        <w:rPr>
          <w:rFonts w:ascii="Georgia" w:hAnsi="Georgia"/>
          <w:rPrChange w:id="46" w:author="Jade Raposa [2]" w:date="2024-10-16T23:28:00Z">
            <w:rPr/>
          </w:rPrChange>
        </w:rPr>
        <w:t xml:space="preserve">  v</w:t>
      </w:r>
    </w:ins>
    <w:r>
      <w:rPr>
        <w:rFonts w:ascii="Georgia" w:hAnsi="Georgia"/>
        <w:noProof/>
        <w:lang w:val="en-US"/>
        <w:rPrChange w:id="47" w:author="Jade Raposa [2]" w:date="2024-10-16T23:28:00Z">
          <w:rPr>
            <w:noProof/>
            <w:lang w:val="en-US"/>
          </w:rPr>
        </w:rPrChange>
      </w:rPr>
      <w:drawing>
        <wp:anchor distT="0" distB="0" distL="114300" distR="114300" simplePos="0" relativeHeight="251770880" behindDoc="1" locked="0" layoutInCell="1" allowOverlap="1" wp14:anchorId="381E74FB" wp14:editId="037A9E53">
          <wp:simplePos x="0" y="0"/>
          <wp:positionH relativeFrom="margin">
            <wp:align>center</wp:align>
          </wp:positionH>
          <wp:positionV relativeFrom="paragraph">
            <wp:posOffset>-400685</wp:posOffset>
          </wp:positionV>
          <wp:extent cx="5057775" cy="659765"/>
          <wp:effectExtent l="0" t="0" r="9525" b="6985"/>
          <wp:wrapTopAndBottom/>
          <wp:docPr id="1908321435" name="Picture 19083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21435" name="Picture 190832143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48" w:author="Jade Raposa [2]" w:date="2024-10-16T23:28:00Z"/>
    <w:sdt>
      <w:sdtPr>
        <w:rPr>
          <w:rFonts w:ascii="Georgia" w:hAnsi="Georgia"/>
          <w:lang w:val="en-US"/>
        </w:rPr>
        <w:id w:val="-890565310"/>
        <w:docPartObj>
          <w:docPartGallery w:val="AutoText"/>
        </w:docPartObj>
      </w:sdtPr>
      <w:sdtContent>
        <w:customXmlDelRangeEnd w:id="48"/>
        <w:del w:id="49" w:author="Jade Raposa [2]" w:date="2024-10-16T21:37:00Z">
          <w:r>
            <w:rPr>
              <w:rFonts w:ascii="Georgia" w:hAnsi="Georgia"/>
              <w:lang w:val="en-US"/>
              <w:rPrChange w:id="50" w:author="Jade Raposa [2]" w:date="2024-10-16T23:28:00Z">
                <w:rPr>
                  <w:rFonts w:ascii="Georgia" w:hAnsi="Georgia"/>
                </w:rPr>
              </w:rPrChange>
            </w:rPr>
            <w:fldChar w:fldCharType="begin"/>
          </w:r>
          <w:r>
            <w:rPr>
              <w:rFonts w:ascii="Georgia" w:hAnsi="Georgia"/>
              <w:lang w:val="en-US"/>
              <w:rPrChange w:id="51" w:author="Jade Raposa [2]" w:date="2024-10-16T23:28:00Z">
                <w:rPr>
                  <w:rFonts w:ascii="Georgia" w:hAnsi="Georgia"/>
                </w:rPr>
              </w:rPrChange>
            </w:rPr>
            <w:delInstrText xml:space="preserve"> PAGE   \* MERGEFORMAT </w:delInstrText>
          </w:r>
          <w:r>
            <w:rPr>
              <w:rFonts w:ascii="Georgia" w:hAnsi="Georgia"/>
              <w:lang w:val="en-US"/>
              <w:rPrChange w:id="52" w:author="Jade Raposa [2]" w:date="2024-10-16T23:28:00Z">
                <w:rPr>
                  <w:rFonts w:ascii="Georgia" w:hAnsi="Georgia"/>
                </w:rPr>
              </w:rPrChange>
            </w:rPr>
            <w:fldChar w:fldCharType="separate"/>
          </w:r>
          <w:r>
            <w:rPr>
              <w:rFonts w:ascii="Georgia" w:hAnsi="Georgia"/>
              <w:lang w:val="en-US"/>
              <w:rPrChange w:id="53" w:author="Jade Raposa [2]" w:date="2024-10-16T23:28:00Z">
                <w:rPr>
                  <w:rFonts w:ascii="Georgia" w:hAnsi="Georgia"/>
                </w:rPr>
              </w:rPrChange>
            </w:rPr>
            <w:delText>2</w:delText>
          </w:r>
          <w:r>
            <w:rPr>
              <w:rFonts w:ascii="Georgia" w:hAnsi="Georgia"/>
              <w:lang w:val="en-US"/>
              <w:rPrChange w:id="54" w:author="Jade Raposa [2]" w:date="2024-10-16T23:28:00Z">
                <w:rPr>
                  <w:rFonts w:ascii="Georgia" w:hAnsi="Georgia"/>
                </w:rPr>
              </w:rPrChange>
            </w:rPr>
            <w:fldChar w:fldCharType="end"/>
          </w:r>
        </w:del>
        <w:customXmlDelRangeStart w:id="55" w:author="Jade Raposa [2]" w:date="2024-10-16T23:28:00Z"/>
      </w:sdtContent>
    </w:sdt>
    <w:customXmlDelRangeEnd w:id="55"/>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77777777" w:rsidR="008F456D" w:rsidRDefault="00000000" w:rsidP="008F456D">
    <w:pPr>
      <w:pStyle w:val="Footer"/>
      <w:jc w:val="right"/>
      <w:rPr>
        <w:rFonts w:ascii="Georgia" w:hAnsi="Georgia"/>
      </w:rPr>
      <w:pPrChange w:id="737" w:author="Jade Raposa [2]" w:date="2024-10-17T00:14:00Z">
        <w:pPr>
          <w:pStyle w:val="Footer"/>
        </w:pPr>
      </w:pPrChange>
    </w:pPr>
    <w:ins w:id="738" w:author="Jade Raposa [2]" w:date="2024-10-17T00:14:00Z">
      <w:r>
        <w:rPr>
          <w:rFonts w:ascii="Georgia" w:hAnsi="Georgia"/>
        </w:rPr>
        <w:t xml:space="preserve">Database </w:t>
      </w:r>
      <w:proofErr w:type="gramStart"/>
      <w:r>
        <w:rPr>
          <w:rFonts w:ascii="Georgia" w:hAnsi="Georgia"/>
        </w:rPr>
        <w:t>Design  |</w:t>
      </w:r>
      <w:proofErr w:type="gramEnd"/>
      <w:r>
        <w:rPr>
          <w:rFonts w:ascii="Georgia" w:hAnsi="Georgia"/>
        </w:rPr>
        <w:t xml:space="preserve">  41</w:t>
      </w:r>
    </w:ins>
    <w:r>
      <w:rPr>
        <w:noProof/>
        <w:lang w:val="en-US"/>
      </w:rPr>
      <w:drawing>
        <wp:anchor distT="0" distB="0" distL="114300" distR="114300" simplePos="0" relativeHeight="251731968" behindDoc="1" locked="0" layoutInCell="1" allowOverlap="1" wp14:anchorId="4CEF5246" wp14:editId="14342B16">
          <wp:simplePos x="0" y="0"/>
          <wp:positionH relativeFrom="margin">
            <wp:posOffset>370840</wp:posOffset>
          </wp:positionH>
          <wp:positionV relativeFrom="paragraph">
            <wp:posOffset>-336550</wp:posOffset>
          </wp:positionV>
          <wp:extent cx="5057775" cy="659765"/>
          <wp:effectExtent l="0" t="0" r="9525" b="6985"/>
          <wp:wrapTopAndBottom/>
          <wp:docPr id="216229426" name="Picture 21622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426" name="Picture 2162294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39" w:author="Jade Raposa [2]" w:date="2024-10-17T00:14:00Z">
      <w:r>
        <w:rPr>
          <w:rFonts w:ascii="Georgia" w:hAnsi="Georgia"/>
        </w:rPr>
        <w:tab/>
      </w:r>
      <w:r>
        <w:rPr>
          <w:rFonts w:ascii="Georgia" w:hAnsi="Georgia"/>
        </w:rPr>
        <w:tab/>
        <w:delText>Database Design | 40</w:delText>
      </w:r>
    </w:del>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77777777" w:rsidR="008F456D" w:rsidRDefault="00000000" w:rsidP="008F456D">
    <w:pPr>
      <w:pStyle w:val="Footer"/>
      <w:jc w:val="right"/>
      <w:rPr>
        <w:rFonts w:ascii="Georgia" w:hAnsi="Georgia"/>
      </w:rPr>
      <w:pPrChange w:id="740" w:author="Jade Raposa [2]" w:date="2024-10-17T00:15:00Z">
        <w:pPr>
          <w:pStyle w:val="Footer"/>
        </w:pPr>
      </w:pPrChange>
    </w:pPr>
    <w:ins w:id="741" w:author="Jade Raposa [2]" w:date="2024-10-17T00:15:00Z">
      <w:r>
        <w:rPr>
          <w:rFonts w:ascii="Georgia" w:hAnsi="Georgia"/>
          <w:rPrChange w:id="742" w:author="Jade Raposa [2]" w:date="2024-10-17T00:15:00Z">
            <w:rPr/>
          </w:rPrChange>
        </w:rPr>
        <w:t xml:space="preserve">Database </w:t>
      </w:r>
      <w:proofErr w:type="gramStart"/>
      <w:r>
        <w:rPr>
          <w:rFonts w:ascii="Georgia" w:hAnsi="Georgia"/>
          <w:rPrChange w:id="743" w:author="Jade Raposa [2]" w:date="2024-10-17T00:15:00Z">
            <w:rPr/>
          </w:rPrChange>
        </w:rPr>
        <w:t xml:space="preserve">Design </w:t>
      </w:r>
      <w:r>
        <w:rPr>
          <w:rFonts w:ascii="Georgia" w:hAnsi="Georgia"/>
        </w:rPr>
        <w:t xml:space="preserve"> </w:t>
      </w:r>
      <w:r>
        <w:rPr>
          <w:rFonts w:ascii="Georgia" w:hAnsi="Georgia"/>
          <w:rPrChange w:id="744" w:author="Jade Raposa [2]" w:date="2024-10-17T00:15:00Z">
            <w:rPr/>
          </w:rPrChange>
        </w:rPr>
        <w:t>|</w:t>
      </w:r>
      <w:proofErr w:type="gramEnd"/>
      <w:r>
        <w:rPr>
          <w:rFonts w:ascii="Georgia" w:hAnsi="Georgia"/>
          <w:rPrChange w:id="745" w:author="Jade Raposa [2]" w:date="2024-10-17T00:15:00Z">
            <w:rPr/>
          </w:rPrChange>
        </w:rPr>
        <w:t xml:space="preserve"> </w:t>
      </w:r>
      <w:r>
        <w:rPr>
          <w:rFonts w:ascii="Georgia" w:hAnsi="Georgia"/>
        </w:rPr>
        <w:t xml:space="preserve"> </w:t>
      </w:r>
      <w:r>
        <w:rPr>
          <w:rFonts w:ascii="Georgia" w:hAnsi="Georgia"/>
          <w:rPrChange w:id="746" w:author="Jade Raposa [2]" w:date="2024-10-17T00:15:00Z">
            <w:rPr/>
          </w:rPrChange>
        </w:rPr>
        <w:t>44</w:t>
      </w:r>
    </w:ins>
    <w:r>
      <w:rPr>
        <w:rFonts w:ascii="Georgia" w:hAnsi="Georgia"/>
        <w:noProof/>
        <w:lang w:val="en-US"/>
        <w:rPrChange w:id="747" w:author="Jade Raposa [2]" w:date="2024-10-17T00:15:00Z">
          <w:rPr>
            <w:noProof/>
            <w:lang w:val="en-US"/>
          </w:rPr>
        </w:rPrChange>
      </w:rPr>
      <w:drawing>
        <wp:anchor distT="0" distB="0" distL="114300" distR="114300" simplePos="0" relativeHeight="251724800" behindDoc="1" locked="0" layoutInCell="1" allowOverlap="1" wp14:anchorId="3065B4CC" wp14:editId="48D5CCBA">
          <wp:simplePos x="0" y="0"/>
          <wp:positionH relativeFrom="margin">
            <wp:posOffset>439420</wp:posOffset>
          </wp:positionH>
          <wp:positionV relativeFrom="paragraph">
            <wp:posOffset>-310515</wp:posOffset>
          </wp:positionV>
          <wp:extent cx="5057775" cy="659765"/>
          <wp:effectExtent l="0" t="0" r="9525" b="6985"/>
          <wp:wrapTopAndBottom/>
          <wp:docPr id="766895234" name="Picture 76689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95234" name="Picture 7668952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48" w:author="Jade Raposa [2]" w:date="2024-10-17T00:15:00Z">
      <w:r>
        <w:rPr>
          <w:rFonts w:ascii="Georgia" w:hAnsi="Georgia"/>
          <w:rPrChange w:id="749" w:author="Jade Raposa [2]" w:date="2024-10-17T00:15:00Z">
            <w:rPr/>
          </w:rPrChange>
        </w:rPr>
        <w:tab/>
      </w:r>
      <w:r>
        <w:rPr>
          <w:rFonts w:ascii="Georgia" w:hAnsi="Georgia"/>
          <w:rPrChange w:id="750" w:author="Jade Raposa [2]" w:date="2024-10-17T00:15:00Z">
            <w:rPr/>
          </w:rPrChange>
        </w:rPr>
        <w:tab/>
      </w:r>
      <w:r>
        <w:rPr>
          <w:rFonts w:ascii="Georgia" w:hAnsi="Georgia"/>
        </w:rPr>
        <w:delText>Database Design | 43</w:delText>
      </w:r>
    </w:del>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77777777" w:rsidR="008F456D" w:rsidRDefault="00000000" w:rsidP="008F456D">
    <w:pPr>
      <w:pStyle w:val="Footer"/>
      <w:jc w:val="right"/>
      <w:rPr>
        <w:rFonts w:ascii="Georgia" w:hAnsi="Georgia"/>
      </w:rPr>
      <w:pPrChange w:id="751" w:author="Jade Raposa [2]" w:date="2024-10-17T00:15:00Z">
        <w:pPr>
          <w:pStyle w:val="Footer"/>
        </w:pPr>
      </w:pPrChange>
    </w:pPr>
    <w:ins w:id="752" w:author="Jade Raposa [2]" w:date="2024-10-17T00:15:00Z">
      <w:r>
        <w:rPr>
          <w:rFonts w:ascii="Georgia" w:hAnsi="Georgia"/>
        </w:rPr>
        <w:t xml:space="preserve">Database </w:t>
      </w:r>
      <w:proofErr w:type="gramStart"/>
      <w:r>
        <w:rPr>
          <w:rFonts w:ascii="Georgia" w:hAnsi="Georgia"/>
        </w:rPr>
        <w:t>Design  |</w:t>
      </w:r>
      <w:proofErr w:type="gramEnd"/>
      <w:r>
        <w:rPr>
          <w:rFonts w:ascii="Georgia" w:hAnsi="Georgia"/>
        </w:rPr>
        <w:t xml:space="preserve">  43</w:t>
      </w:r>
    </w:ins>
    <w:r>
      <w:rPr>
        <w:noProof/>
        <w:lang w:val="en-US"/>
      </w:rPr>
      <w:drawing>
        <wp:anchor distT="0" distB="0" distL="114300" distR="114300" simplePos="0" relativeHeight="251723776" behindDoc="1" locked="0" layoutInCell="1" allowOverlap="1" wp14:anchorId="4D1BD482" wp14:editId="3FB4705E">
          <wp:simplePos x="0" y="0"/>
          <wp:positionH relativeFrom="margin">
            <wp:posOffset>370840</wp:posOffset>
          </wp:positionH>
          <wp:positionV relativeFrom="paragraph">
            <wp:posOffset>-336550</wp:posOffset>
          </wp:positionV>
          <wp:extent cx="5057775" cy="659765"/>
          <wp:effectExtent l="0" t="0" r="9525" b="6985"/>
          <wp:wrapTopAndBottom/>
          <wp:docPr id="462130303" name="Picture 4621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0303" name="Picture 46213030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53" w:author="Jade Raposa [2]" w:date="2024-10-17T00:15:00Z">
      <w:r>
        <w:rPr>
          <w:rFonts w:ascii="Georgia" w:hAnsi="Georgia"/>
        </w:rPr>
        <w:tab/>
      </w:r>
      <w:r>
        <w:rPr>
          <w:rFonts w:ascii="Georgia" w:hAnsi="Georgia"/>
        </w:rPr>
        <w:tab/>
        <w:delText>Database Design | 42</w:delText>
      </w:r>
    </w:del>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77777777" w:rsidR="008F456D" w:rsidRPr="008F456D" w:rsidRDefault="00000000" w:rsidP="008F456D">
    <w:pPr>
      <w:pStyle w:val="Footer"/>
      <w:jc w:val="right"/>
      <w:rPr>
        <w:rFonts w:ascii="Georgia" w:hAnsi="Georgia"/>
        <w:lang w:val="en-US"/>
        <w:rPrChange w:id="760" w:author="Jade Raposa [2]" w:date="2024-10-17T00:16:00Z">
          <w:rPr>
            <w:rFonts w:ascii="Georgia" w:hAnsi="Georgia"/>
          </w:rPr>
        </w:rPrChange>
      </w:rPr>
      <w:pPrChange w:id="761" w:author="Jade Raposa [2]" w:date="2024-10-17T00:16:00Z">
        <w:pPr>
          <w:pStyle w:val="Footer"/>
        </w:pPr>
      </w:pPrChange>
    </w:pPr>
    <w:ins w:id="762" w:author="Jade Raposa [2]" w:date="2024-10-17T00:16:00Z">
      <w:r>
        <w:rPr>
          <w:rFonts w:ascii="Georgia" w:hAnsi="Georgia"/>
          <w:rPrChange w:id="763" w:author="Jade Raposa [2]" w:date="2024-10-17T00:16:00Z">
            <w:rPr/>
          </w:rPrChange>
        </w:rPr>
        <w:t xml:space="preserve">Hardware </w:t>
      </w:r>
      <w:proofErr w:type="gramStart"/>
      <w:r>
        <w:rPr>
          <w:rFonts w:ascii="Georgia" w:hAnsi="Georgia"/>
          <w:rPrChange w:id="764" w:author="Jade Raposa [2]" w:date="2024-10-17T00:16:00Z">
            <w:rPr/>
          </w:rPrChange>
        </w:rPr>
        <w:t xml:space="preserve">Requirements </w:t>
      </w:r>
      <w:r>
        <w:rPr>
          <w:rFonts w:ascii="Georgia" w:hAnsi="Georgia"/>
        </w:rPr>
        <w:t xml:space="preserve"> </w:t>
      </w:r>
      <w:r>
        <w:rPr>
          <w:rFonts w:ascii="Georgia" w:hAnsi="Georgia"/>
          <w:rPrChange w:id="765" w:author="Jade Raposa [2]" w:date="2024-10-17T00:16:00Z">
            <w:rPr/>
          </w:rPrChange>
        </w:rPr>
        <w:t>|</w:t>
      </w:r>
      <w:proofErr w:type="gramEnd"/>
      <w:r>
        <w:rPr>
          <w:rFonts w:ascii="Georgia" w:hAnsi="Georgia"/>
          <w:rPrChange w:id="766" w:author="Jade Raposa [2]" w:date="2024-10-17T00:16:00Z">
            <w:rPr/>
          </w:rPrChange>
        </w:rPr>
        <w:t xml:space="preserve"> </w:t>
      </w:r>
      <w:r>
        <w:rPr>
          <w:rFonts w:ascii="Georgia" w:hAnsi="Georgia"/>
        </w:rPr>
        <w:t xml:space="preserve"> </w:t>
      </w:r>
      <w:r>
        <w:rPr>
          <w:rFonts w:ascii="Georgia" w:hAnsi="Georgia"/>
          <w:rPrChange w:id="767" w:author="Jade Raposa [2]" w:date="2024-10-17T00:16:00Z">
            <w:rPr/>
          </w:rPrChange>
        </w:rPr>
        <w:t>46</w:t>
      </w:r>
    </w:ins>
    <w:r>
      <w:rPr>
        <w:rFonts w:ascii="Georgia" w:hAnsi="Georgia"/>
        <w:noProof/>
        <w:lang w:val="en-US"/>
        <w:rPrChange w:id="768" w:author="Jade Raposa [2]" w:date="2024-10-17T00:16:00Z">
          <w:rPr>
            <w:noProof/>
            <w:lang w:val="en-US"/>
          </w:rPr>
        </w:rPrChange>
      </w:rPr>
      <w:drawing>
        <wp:anchor distT="0" distB="0" distL="114300" distR="114300" simplePos="0" relativeHeight="251726848" behindDoc="1" locked="0" layoutInCell="1" allowOverlap="1" wp14:anchorId="0847AAA2" wp14:editId="4069AC38">
          <wp:simplePos x="0" y="0"/>
          <wp:positionH relativeFrom="margin">
            <wp:posOffset>439420</wp:posOffset>
          </wp:positionH>
          <wp:positionV relativeFrom="paragraph">
            <wp:posOffset>-310515</wp:posOffset>
          </wp:positionV>
          <wp:extent cx="5057775" cy="659765"/>
          <wp:effectExtent l="0" t="0" r="9525" b="6985"/>
          <wp:wrapTopAndBottom/>
          <wp:docPr id="1009858598" name="Picture 100985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8598" name="Picture 100985859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69" w:author="Jade Raposa [2]" w:date="2024-10-17T00:16:00Z">
      <w:r>
        <w:rPr>
          <w:rFonts w:ascii="Georgia" w:hAnsi="Georgia"/>
          <w:lang w:val="en-US"/>
          <w:rPrChange w:id="770" w:author="Jade Raposa [2]" w:date="2024-10-17T00:16:00Z">
            <w:rPr/>
          </w:rPrChange>
        </w:rPr>
        <w:tab/>
      </w:r>
      <w:r>
        <w:rPr>
          <w:rFonts w:ascii="Georgia" w:hAnsi="Georgia"/>
          <w:lang w:val="en-US"/>
          <w:rPrChange w:id="771" w:author="Jade Raposa [2]" w:date="2024-10-17T00:16:00Z">
            <w:rPr/>
          </w:rPrChange>
        </w:rPr>
        <w:tab/>
      </w:r>
    </w:del>
    <w:del w:id="772" w:author="Jade Raposa [2]" w:date="2024-10-17T00:15:00Z">
      <w:r>
        <w:rPr>
          <w:rFonts w:ascii="Georgia" w:hAnsi="Georgia"/>
          <w:lang w:val="en-US"/>
          <w:rPrChange w:id="773" w:author="Jade Raposa [2]" w:date="2024-10-17T00:16:00Z">
            <w:rPr>
              <w:rFonts w:ascii="Georgia" w:hAnsi="Georgia"/>
            </w:rPr>
          </w:rPrChange>
        </w:rPr>
        <w:delText>Hardware Requirements | 45</w:delText>
      </w:r>
    </w:del>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77777777" w:rsidR="008F456D" w:rsidRDefault="00000000" w:rsidP="008F456D">
    <w:pPr>
      <w:pStyle w:val="Footer"/>
      <w:jc w:val="right"/>
      <w:rPr>
        <w:rFonts w:ascii="Georgia" w:hAnsi="Georgia"/>
      </w:rPr>
      <w:pPrChange w:id="774" w:author="Jade Raposa [2]" w:date="2024-10-17T00:15:00Z">
        <w:pPr>
          <w:pStyle w:val="Footer"/>
        </w:pPr>
      </w:pPrChange>
    </w:pPr>
    <w:ins w:id="775" w:author="Jade Raposa [2]" w:date="2024-10-17T00:15:00Z">
      <w:r>
        <w:rPr>
          <w:rFonts w:ascii="Georgia" w:hAnsi="Georgia"/>
        </w:rPr>
        <w:t xml:space="preserve">Hardware </w:t>
      </w:r>
      <w:proofErr w:type="gramStart"/>
      <w:r>
        <w:rPr>
          <w:rFonts w:ascii="Georgia" w:hAnsi="Georgia"/>
        </w:rPr>
        <w:t>Requirements  |</w:t>
      </w:r>
      <w:proofErr w:type="gramEnd"/>
      <w:r>
        <w:rPr>
          <w:rFonts w:ascii="Georgia" w:hAnsi="Georgia"/>
        </w:rPr>
        <w:t xml:space="preserve">  45</w:t>
      </w:r>
    </w:ins>
    <w:r>
      <w:rPr>
        <w:noProof/>
        <w:lang w:val="en-US"/>
      </w:rPr>
      <w:drawing>
        <wp:anchor distT="0" distB="0" distL="114300" distR="114300" simplePos="0" relativeHeight="251725824" behindDoc="1" locked="0" layoutInCell="1" allowOverlap="1" wp14:anchorId="3100AFFE" wp14:editId="026C8057">
          <wp:simplePos x="0" y="0"/>
          <wp:positionH relativeFrom="margin">
            <wp:posOffset>370840</wp:posOffset>
          </wp:positionH>
          <wp:positionV relativeFrom="paragraph">
            <wp:posOffset>-336550</wp:posOffset>
          </wp:positionV>
          <wp:extent cx="5057775" cy="659765"/>
          <wp:effectExtent l="0" t="0" r="9525" b="6985"/>
          <wp:wrapTopAndBottom/>
          <wp:docPr id="2022390953" name="Picture 202239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0953" name="Picture 202239095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76" w:author="Jade Raposa [2]" w:date="2024-10-17T00:15:00Z">
      <w:r>
        <w:rPr>
          <w:rFonts w:ascii="Georgia" w:hAnsi="Georgia"/>
        </w:rPr>
        <w:tab/>
      </w:r>
      <w:r>
        <w:rPr>
          <w:rFonts w:ascii="Georgia" w:hAnsi="Georgia"/>
        </w:rPr>
        <w:tab/>
        <w:delText>Hardware Requirements | 44</w:delText>
      </w:r>
    </w:del>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77777777" w:rsidR="008F456D" w:rsidRPr="008F456D" w:rsidRDefault="00000000" w:rsidP="008F456D">
    <w:pPr>
      <w:pStyle w:val="Footer"/>
      <w:jc w:val="right"/>
      <w:rPr>
        <w:rFonts w:ascii="Georgia" w:hAnsi="Georgia"/>
        <w:lang w:val="en-US"/>
        <w:rPrChange w:id="777" w:author="Jade Raposa [2]" w:date="2024-10-17T00:16:00Z">
          <w:rPr>
            <w:rFonts w:ascii="Georgia" w:hAnsi="Georgia"/>
          </w:rPr>
        </w:rPrChange>
      </w:rPr>
      <w:pPrChange w:id="778" w:author="Jade Raposa [2]" w:date="2024-10-17T00:16:00Z">
        <w:pPr>
          <w:pStyle w:val="Footer"/>
        </w:pPr>
      </w:pPrChange>
    </w:pPr>
    <w:ins w:id="779" w:author="Jade Raposa [2]" w:date="2024-10-17T00:16:00Z">
      <w:r>
        <w:rPr>
          <w:rFonts w:ascii="Georgia" w:hAnsi="Georgia"/>
          <w:rPrChange w:id="780" w:author="Jade Raposa [2]" w:date="2024-10-17T00:16:00Z">
            <w:rPr/>
          </w:rPrChange>
        </w:rPr>
        <w:t xml:space="preserve">System </w:t>
      </w:r>
      <w:proofErr w:type="gramStart"/>
      <w:r>
        <w:rPr>
          <w:rFonts w:ascii="Georgia" w:hAnsi="Georgia"/>
          <w:rPrChange w:id="781" w:author="Jade Raposa [2]" w:date="2024-10-17T00:16:00Z">
            <w:rPr/>
          </w:rPrChange>
        </w:rPr>
        <w:t xml:space="preserve">Tradeoffs </w:t>
      </w:r>
      <w:r>
        <w:rPr>
          <w:rFonts w:ascii="Georgia" w:hAnsi="Georgia"/>
        </w:rPr>
        <w:t xml:space="preserve"> </w:t>
      </w:r>
      <w:r>
        <w:rPr>
          <w:rFonts w:ascii="Georgia" w:hAnsi="Georgia"/>
          <w:rPrChange w:id="782" w:author="Jade Raposa [2]" w:date="2024-10-17T00:16:00Z">
            <w:rPr/>
          </w:rPrChange>
        </w:rPr>
        <w:t>|</w:t>
      </w:r>
      <w:proofErr w:type="gramEnd"/>
      <w:r>
        <w:rPr>
          <w:rFonts w:ascii="Georgia" w:hAnsi="Georgia"/>
          <w:rPrChange w:id="783" w:author="Jade Raposa [2]" w:date="2024-10-17T00:16:00Z">
            <w:rPr/>
          </w:rPrChange>
        </w:rPr>
        <w:t xml:space="preserve"> </w:t>
      </w:r>
      <w:r>
        <w:rPr>
          <w:rFonts w:ascii="Georgia" w:hAnsi="Georgia"/>
        </w:rPr>
        <w:t xml:space="preserve"> </w:t>
      </w:r>
      <w:r>
        <w:rPr>
          <w:rFonts w:ascii="Georgia" w:hAnsi="Georgia"/>
          <w:rPrChange w:id="784" w:author="Jade Raposa [2]" w:date="2024-10-17T00:16:00Z">
            <w:rPr/>
          </w:rPrChange>
        </w:rPr>
        <w:t>48</w:t>
      </w:r>
    </w:ins>
    <w:r>
      <w:rPr>
        <w:rFonts w:ascii="Georgia" w:hAnsi="Georgia"/>
        <w:noProof/>
        <w:lang w:val="en-US"/>
        <w:rPrChange w:id="785" w:author="Jade Raposa [2]" w:date="2024-10-17T00:16:00Z">
          <w:rPr>
            <w:noProof/>
            <w:lang w:val="en-US"/>
          </w:rPr>
        </w:rPrChange>
      </w:rPr>
      <w:drawing>
        <wp:anchor distT="0" distB="0" distL="114300" distR="114300" simplePos="0" relativeHeight="251728896" behindDoc="1" locked="0" layoutInCell="1" allowOverlap="1" wp14:anchorId="17842DA6" wp14:editId="44D7FAF2">
          <wp:simplePos x="0" y="0"/>
          <wp:positionH relativeFrom="margin">
            <wp:posOffset>439420</wp:posOffset>
          </wp:positionH>
          <wp:positionV relativeFrom="paragraph">
            <wp:posOffset>-310515</wp:posOffset>
          </wp:positionV>
          <wp:extent cx="5057775" cy="659765"/>
          <wp:effectExtent l="0" t="0" r="9525" b="6985"/>
          <wp:wrapTopAndBottom/>
          <wp:docPr id="1325174007" name="Picture 132517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4007" name="Picture 132517400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86" w:author="Jade Raposa [2]" w:date="2024-10-17T00:16:00Z">
      <w:r>
        <w:rPr>
          <w:rFonts w:ascii="Georgia" w:hAnsi="Georgia"/>
          <w:lang w:val="en-US"/>
          <w:rPrChange w:id="787" w:author="Jade Raposa [2]" w:date="2024-10-17T00:16:00Z">
            <w:rPr/>
          </w:rPrChange>
        </w:rPr>
        <w:tab/>
      </w:r>
      <w:r>
        <w:rPr>
          <w:rFonts w:ascii="Georgia" w:hAnsi="Georgia"/>
          <w:lang w:val="en-US"/>
          <w:rPrChange w:id="788" w:author="Jade Raposa [2]" w:date="2024-10-17T00:16:00Z">
            <w:rPr/>
          </w:rPrChange>
        </w:rPr>
        <w:tab/>
      </w:r>
      <w:r>
        <w:rPr>
          <w:rFonts w:ascii="Georgia" w:hAnsi="Georgia"/>
          <w:lang w:val="en-US"/>
          <w:rPrChange w:id="789" w:author="Jade Raposa [2]" w:date="2024-10-17T00:16:00Z">
            <w:rPr>
              <w:rFonts w:ascii="Georgia" w:hAnsi="Georgia"/>
            </w:rPr>
          </w:rPrChange>
        </w:rPr>
        <w:delText>System Tradeoffs | 47</w:delText>
      </w:r>
    </w:del>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77777777" w:rsidR="008F456D" w:rsidRDefault="00000000" w:rsidP="008F456D">
    <w:pPr>
      <w:pStyle w:val="Footer"/>
      <w:jc w:val="right"/>
      <w:rPr>
        <w:rFonts w:ascii="Georgia" w:hAnsi="Georgia"/>
      </w:rPr>
      <w:pPrChange w:id="790" w:author="Jade Raposa [2]" w:date="2024-10-17T00:16:00Z">
        <w:pPr>
          <w:pStyle w:val="Footer"/>
        </w:pPr>
      </w:pPrChange>
    </w:pPr>
    <w:ins w:id="791" w:author="Jade Raposa [2]" w:date="2024-10-17T00:16:00Z">
      <w:r>
        <w:rPr>
          <w:rFonts w:ascii="Georgia" w:hAnsi="Georgia"/>
        </w:rPr>
        <w:t xml:space="preserve">Hardware </w:t>
      </w:r>
      <w:proofErr w:type="gramStart"/>
      <w:r>
        <w:rPr>
          <w:rFonts w:ascii="Georgia" w:hAnsi="Georgia"/>
        </w:rPr>
        <w:t>Requirements  |</w:t>
      </w:r>
      <w:proofErr w:type="gramEnd"/>
      <w:r>
        <w:rPr>
          <w:rFonts w:ascii="Georgia" w:hAnsi="Georgia"/>
        </w:rPr>
        <w:t xml:space="preserve">  47</w:t>
      </w:r>
    </w:ins>
    <w:r>
      <w:rPr>
        <w:noProof/>
        <w:lang w:val="en-US"/>
      </w:rPr>
      <w:drawing>
        <wp:anchor distT="0" distB="0" distL="114300" distR="114300" simplePos="0" relativeHeight="251727872" behindDoc="1" locked="0" layoutInCell="1" allowOverlap="1" wp14:anchorId="2CC2E4E4" wp14:editId="4BD3C389">
          <wp:simplePos x="0" y="0"/>
          <wp:positionH relativeFrom="margin">
            <wp:posOffset>370840</wp:posOffset>
          </wp:positionH>
          <wp:positionV relativeFrom="paragraph">
            <wp:posOffset>-336550</wp:posOffset>
          </wp:positionV>
          <wp:extent cx="5057775" cy="659765"/>
          <wp:effectExtent l="0" t="0" r="9525" b="6985"/>
          <wp:wrapTopAndBottom/>
          <wp:docPr id="392657006" name="Picture 39265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7006" name="Picture 39265700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92" w:author="Jade Raposa [2]" w:date="2024-10-17T00:16:00Z">
      <w:r>
        <w:rPr>
          <w:rFonts w:ascii="Georgia" w:hAnsi="Georgia"/>
        </w:rPr>
        <w:tab/>
      </w:r>
      <w:r>
        <w:rPr>
          <w:rFonts w:ascii="Georgia" w:hAnsi="Georgia"/>
        </w:rPr>
        <w:tab/>
        <w:delText>Hardware Requirements | 46</w:delText>
      </w:r>
    </w:del>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77777777" w:rsidR="008F456D" w:rsidRPr="008F456D" w:rsidRDefault="00000000" w:rsidP="008F456D">
    <w:pPr>
      <w:pStyle w:val="Footer"/>
      <w:jc w:val="right"/>
      <w:rPr>
        <w:rFonts w:ascii="Georgia" w:hAnsi="Georgia"/>
        <w:lang w:val="en-US"/>
        <w:rPrChange w:id="793" w:author="Jade Raposa [2]" w:date="2024-10-17T00:17:00Z">
          <w:rPr>
            <w:rFonts w:ascii="Georgia" w:hAnsi="Georgia"/>
          </w:rPr>
        </w:rPrChange>
      </w:rPr>
      <w:pPrChange w:id="794" w:author="Jade Raposa [2]" w:date="2024-10-17T00:17:00Z">
        <w:pPr>
          <w:pStyle w:val="Footer"/>
        </w:pPr>
      </w:pPrChange>
    </w:pPr>
    <w:ins w:id="795" w:author="Jade Raposa [2]" w:date="2024-10-17T00:17:00Z">
      <w:r>
        <w:rPr>
          <w:rFonts w:ascii="Georgia" w:hAnsi="Georgia"/>
          <w:rPrChange w:id="796" w:author="Jade Raposa [2]" w:date="2024-10-17T00:17:00Z">
            <w:rPr/>
          </w:rPrChange>
        </w:rPr>
        <w:t xml:space="preserve">Operational </w:t>
      </w:r>
      <w:proofErr w:type="gramStart"/>
      <w:r>
        <w:rPr>
          <w:rFonts w:ascii="Georgia" w:hAnsi="Georgia"/>
          <w:rPrChange w:id="797" w:author="Jade Raposa [2]" w:date="2024-10-17T00:17:00Z">
            <w:rPr/>
          </w:rPrChange>
        </w:rPr>
        <w:t>Issues</w:t>
      </w:r>
      <w:r>
        <w:rPr>
          <w:rFonts w:ascii="Georgia" w:hAnsi="Georgia"/>
        </w:rPr>
        <w:t xml:space="preserve"> </w:t>
      </w:r>
      <w:r>
        <w:rPr>
          <w:rFonts w:ascii="Georgia" w:hAnsi="Georgia"/>
          <w:rPrChange w:id="798" w:author="Jade Raposa [2]" w:date="2024-10-17T00:17:00Z">
            <w:rPr/>
          </w:rPrChange>
        </w:rPr>
        <w:t xml:space="preserve"> |</w:t>
      </w:r>
      <w:proofErr w:type="gramEnd"/>
      <w:r>
        <w:rPr>
          <w:rFonts w:ascii="Georgia" w:hAnsi="Georgia"/>
          <w:rPrChange w:id="799" w:author="Jade Raposa [2]" w:date="2024-10-17T00:17:00Z">
            <w:rPr/>
          </w:rPrChange>
        </w:rPr>
        <w:t xml:space="preserve"> </w:t>
      </w:r>
      <w:r>
        <w:rPr>
          <w:rFonts w:ascii="Georgia" w:hAnsi="Georgia"/>
        </w:rPr>
        <w:t xml:space="preserve"> </w:t>
      </w:r>
      <w:r>
        <w:rPr>
          <w:rFonts w:ascii="Georgia" w:hAnsi="Georgia"/>
          <w:rPrChange w:id="800" w:author="Jade Raposa [2]" w:date="2024-10-17T00:17:00Z">
            <w:rPr/>
          </w:rPrChange>
        </w:rPr>
        <w:t>50</w:t>
      </w:r>
    </w:ins>
    <w:r>
      <w:rPr>
        <w:rFonts w:ascii="Georgia" w:hAnsi="Georgia"/>
        <w:noProof/>
        <w:lang w:val="en-US"/>
        <w:rPrChange w:id="801" w:author="Jade Raposa [2]" w:date="2024-10-17T00:17:00Z">
          <w:rPr>
            <w:noProof/>
            <w:lang w:val="en-US"/>
          </w:rPr>
        </w:rPrChange>
      </w:rPr>
      <w:drawing>
        <wp:anchor distT="0" distB="0" distL="114300" distR="114300" simplePos="0" relativeHeight="251729920" behindDoc="1" locked="0" layoutInCell="1" allowOverlap="1" wp14:anchorId="16014E44" wp14:editId="4B2444F8">
          <wp:simplePos x="0" y="0"/>
          <wp:positionH relativeFrom="margin">
            <wp:posOffset>439420</wp:posOffset>
          </wp:positionH>
          <wp:positionV relativeFrom="paragraph">
            <wp:posOffset>-310515</wp:posOffset>
          </wp:positionV>
          <wp:extent cx="5057775" cy="659765"/>
          <wp:effectExtent l="0" t="0" r="9525" b="6985"/>
          <wp:wrapTopAndBottom/>
          <wp:docPr id="378226497" name="Picture 3782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6497" name="Picture 37822649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02" w:author="Jade Raposa [2]" w:date="2024-10-17T00:17:00Z">
      <w:r>
        <w:rPr>
          <w:rFonts w:ascii="Georgia" w:hAnsi="Georgia"/>
          <w:lang w:val="en-US"/>
          <w:rPrChange w:id="803" w:author="Jade Raposa [2]" w:date="2024-10-17T00:17:00Z">
            <w:rPr/>
          </w:rPrChange>
        </w:rPr>
        <w:tab/>
      </w:r>
      <w:r>
        <w:rPr>
          <w:rFonts w:ascii="Georgia" w:hAnsi="Georgia"/>
          <w:lang w:val="en-US"/>
          <w:rPrChange w:id="804" w:author="Jade Raposa [2]" w:date="2024-10-17T00:17:00Z">
            <w:rPr/>
          </w:rPrChange>
        </w:rPr>
        <w:tab/>
      </w:r>
      <w:r>
        <w:rPr>
          <w:rFonts w:ascii="Georgia" w:hAnsi="Georgia"/>
          <w:lang w:val="en-US"/>
          <w:rPrChange w:id="805" w:author="Jade Raposa [2]" w:date="2024-10-17T00:17:00Z">
            <w:rPr>
              <w:rFonts w:ascii="Georgia" w:hAnsi="Georgia"/>
            </w:rPr>
          </w:rPrChange>
        </w:rPr>
        <w:delText>Operational Issues | 49</w:delText>
      </w:r>
    </w:del>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7777777" w:rsidR="008F456D" w:rsidRDefault="00000000" w:rsidP="008F456D">
    <w:pPr>
      <w:pStyle w:val="Footer"/>
      <w:jc w:val="right"/>
      <w:rPr>
        <w:rFonts w:ascii="Georgia" w:hAnsi="Georgia"/>
      </w:rPr>
      <w:pPrChange w:id="806" w:author="Jade Raposa [2]" w:date="2024-10-17T00:17:00Z">
        <w:pPr>
          <w:pStyle w:val="Footer"/>
        </w:pPr>
      </w:pPrChange>
    </w:pPr>
    <w:ins w:id="807" w:author="Jade Raposa [2]" w:date="2024-10-17T00:17:00Z">
      <w:r>
        <w:rPr>
          <w:rFonts w:ascii="Georgia" w:hAnsi="Georgia"/>
        </w:rPr>
        <w:t xml:space="preserve">Technical </w:t>
      </w:r>
      <w:proofErr w:type="gramStart"/>
      <w:r>
        <w:rPr>
          <w:rFonts w:ascii="Georgia" w:hAnsi="Georgia"/>
        </w:rPr>
        <w:t>Issues  |</w:t>
      </w:r>
      <w:proofErr w:type="gramEnd"/>
      <w:r>
        <w:rPr>
          <w:rFonts w:ascii="Georgia" w:hAnsi="Georgia"/>
        </w:rPr>
        <w:t xml:space="preserve">  49</w:t>
      </w:r>
    </w:ins>
    <w:r>
      <w:rPr>
        <w:noProof/>
        <w:lang w:val="en-US"/>
      </w:rPr>
      <w:drawing>
        <wp:anchor distT="0" distB="0" distL="114300" distR="114300" simplePos="0" relativeHeight="251732992" behindDoc="1" locked="0" layoutInCell="1" allowOverlap="1" wp14:anchorId="4976B5C2" wp14:editId="6A27C13F">
          <wp:simplePos x="0" y="0"/>
          <wp:positionH relativeFrom="margin">
            <wp:posOffset>370840</wp:posOffset>
          </wp:positionH>
          <wp:positionV relativeFrom="paragraph">
            <wp:posOffset>-336550</wp:posOffset>
          </wp:positionV>
          <wp:extent cx="5057775" cy="659765"/>
          <wp:effectExtent l="0" t="0" r="9525" b="6985"/>
          <wp:wrapTopAndBottom/>
          <wp:docPr id="1736375211" name="Picture 173637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5211" name="Picture 17363752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08" w:author="Jade Raposa [2]" w:date="2024-10-17T00:17:00Z">
      <w:r>
        <w:rPr>
          <w:rFonts w:ascii="Georgia" w:hAnsi="Georgia"/>
        </w:rPr>
        <w:tab/>
      </w:r>
      <w:r>
        <w:rPr>
          <w:rFonts w:ascii="Georgia" w:hAnsi="Georgia"/>
        </w:rPr>
        <w:tab/>
        <w:delText>Technical Issues | 48</w:delText>
      </w:r>
    </w:del>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77777777" w:rsidR="008F456D" w:rsidRDefault="00000000" w:rsidP="008F456D">
    <w:pPr>
      <w:pStyle w:val="Footer"/>
      <w:jc w:val="right"/>
      <w:rPr>
        <w:rFonts w:ascii="Georgia" w:hAnsi="Georgia"/>
      </w:rPr>
      <w:pPrChange w:id="809" w:author="Jade Raposa [2]" w:date="2024-10-17T00:18:00Z">
        <w:pPr>
          <w:pStyle w:val="Footer"/>
        </w:pPr>
      </w:pPrChange>
    </w:pPr>
    <w:ins w:id="810" w:author="Jade Raposa [2]" w:date="2024-10-17T00:18:00Z">
      <w:r>
        <w:rPr>
          <w:rFonts w:ascii="Georgia" w:hAnsi="Georgia"/>
          <w:rPrChange w:id="811" w:author="Jade Raposa [2]" w:date="2024-10-17T00:18:00Z">
            <w:rPr/>
          </w:rPrChange>
        </w:rPr>
        <w:t xml:space="preserve">Functional </w:t>
      </w:r>
      <w:proofErr w:type="gramStart"/>
      <w:r>
        <w:rPr>
          <w:rFonts w:ascii="Georgia" w:hAnsi="Georgia"/>
          <w:rPrChange w:id="812" w:author="Jade Raposa [2]" w:date="2024-10-17T00:18:00Z">
            <w:rPr/>
          </w:rPrChange>
        </w:rPr>
        <w:t>Requirements</w:t>
      </w:r>
      <w:r>
        <w:rPr>
          <w:rFonts w:ascii="Georgia" w:hAnsi="Georgia"/>
        </w:rPr>
        <w:t xml:space="preserve"> </w:t>
      </w:r>
      <w:r>
        <w:rPr>
          <w:rFonts w:ascii="Georgia" w:hAnsi="Georgia"/>
          <w:rPrChange w:id="813" w:author="Jade Raposa [2]" w:date="2024-10-17T00:18:00Z">
            <w:rPr/>
          </w:rPrChange>
        </w:rPr>
        <w:t xml:space="preserve"> |</w:t>
      </w:r>
      <w:proofErr w:type="gramEnd"/>
      <w:r>
        <w:rPr>
          <w:rFonts w:ascii="Georgia" w:hAnsi="Georgia"/>
          <w:rPrChange w:id="814" w:author="Jade Raposa [2]" w:date="2024-10-17T00:18:00Z">
            <w:rPr/>
          </w:rPrChange>
        </w:rPr>
        <w:t xml:space="preserve"> </w:t>
      </w:r>
      <w:r>
        <w:rPr>
          <w:rFonts w:ascii="Georgia" w:hAnsi="Georgia"/>
        </w:rPr>
        <w:t xml:space="preserve"> </w:t>
      </w:r>
      <w:r>
        <w:rPr>
          <w:rFonts w:ascii="Georgia" w:hAnsi="Georgia"/>
          <w:rPrChange w:id="815" w:author="Jade Raposa [2]" w:date="2024-10-17T00:18:00Z">
            <w:rPr/>
          </w:rPrChange>
        </w:rPr>
        <w:t>52</w:t>
      </w:r>
    </w:ins>
    <w:r>
      <w:rPr>
        <w:rFonts w:ascii="Georgia" w:hAnsi="Georgia"/>
        <w:noProof/>
        <w:lang w:val="en-US"/>
        <w:rPrChange w:id="816" w:author="Jade Raposa [2]" w:date="2024-10-17T00:18:00Z">
          <w:rPr>
            <w:noProof/>
            <w:lang w:val="en-US"/>
          </w:rPr>
        </w:rPrChange>
      </w:rPr>
      <w:drawing>
        <wp:anchor distT="0" distB="0" distL="114300" distR="114300" simplePos="0" relativeHeight="251734016" behindDoc="1" locked="0" layoutInCell="1" allowOverlap="1" wp14:anchorId="122D6BB3" wp14:editId="73897563">
          <wp:simplePos x="0" y="0"/>
          <wp:positionH relativeFrom="margin">
            <wp:posOffset>439420</wp:posOffset>
          </wp:positionH>
          <wp:positionV relativeFrom="paragraph">
            <wp:posOffset>-310515</wp:posOffset>
          </wp:positionV>
          <wp:extent cx="5057775" cy="659765"/>
          <wp:effectExtent l="0" t="0" r="9525" b="6985"/>
          <wp:wrapTopAndBottom/>
          <wp:docPr id="1087514656" name="Picture 10875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4656" name="Picture 108751465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17" w:author="Jade Raposa [2]" w:date="2024-10-17T00:18:00Z">
      <w:r>
        <w:rPr>
          <w:rFonts w:ascii="Georgia" w:hAnsi="Georgia"/>
          <w:rPrChange w:id="818" w:author="Jade Raposa [2]" w:date="2024-10-17T00:18:00Z">
            <w:rPr/>
          </w:rPrChange>
        </w:rPr>
        <w:tab/>
      </w:r>
      <w:r>
        <w:rPr>
          <w:rFonts w:ascii="Georgia" w:hAnsi="Georgia"/>
          <w:rPrChange w:id="819" w:author="Jade Raposa [2]" w:date="2024-10-17T00:18:00Z">
            <w:rPr/>
          </w:rPrChange>
        </w:rPr>
        <w:tab/>
      </w:r>
      <w:r>
        <w:rPr>
          <w:rFonts w:ascii="Georgia" w:hAnsi="Georgia"/>
        </w:rPr>
        <w:delText>Functional Requirements | 51</w:delText>
      </w:r>
    </w:del>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ED3B6" w14:textId="77777777" w:rsidR="008F456D" w:rsidRPr="008F456D" w:rsidRDefault="00000000" w:rsidP="008F456D">
    <w:pPr>
      <w:pStyle w:val="Header"/>
      <w:tabs>
        <w:tab w:val="clear" w:pos="4680"/>
        <w:tab w:val="clear" w:pos="9360"/>
        <w:tab w:val="right" w:pos="8640"/>
      </w:tabs>
      <w:jc w:val="right"/>
      <w:rPr>
        <w:rFonts w:ascii="Georgia" w:hAnsi="Georgia"/>
        <w:rPrChange w:id="56" w:author="Jade Raposa [2]" w:date="2024-10-16T21:12:00Z">
          <w:rPr/>
        </w:rPrChange>
      </w:rPr>
      <w:pPrChange w:id="57" w:author="Jade Raposa [2]" w:date="2024-10-16T21:13:00Z">
        <w:pPr>
          <w:pStyle w:val="Header"/>
          <w:tabs>
            <w:tab w:val="clear" w:pos="4680"/>
            <w:tab w:val="clear" w:pos="9360"/>
            <w:tab w:val="right" w:pos="8640"/>
          </w:tabs>
        </w:pPr>
      </w:pPrChange>
    </w:pPr>
    <w:ins w:id="58" w:author="Jade Raposa [2]" w:date="2024-10-16T21:21:00Z">
      <w:r>
        <w:rPr>
          <w:noProof/>
          <w:lang w:val="en-US"/>
        </w:rPr>
        <w:drawing>
          <wp:anchor distT="0" distB="0" distL="114300" distR="114300" simplePos="0" relativeHeight="251769856" behindDoc="1" locked="0" layoutInCell="1" allowOverlap="1" wp14:anchorId="1218812A" wp14:editId="511FE5C6">
            <wp:simplePos x="0" y="0"/>
            <wp:positionH relativeFrom="margin">
              <wp:align>center</wp:align>
            </wp:positionH>
            <wp:positionV relativeFrom="paragraph">
              <wp:posOffset>-342900</wp:posOffset>
            </wp:positionV>
            <wp:extent cx="5057775" cy="659765"/>
            <wp:effectExtent l="0" t="0" r="9525" b="6985"/>
            <wp:wrapTopAndBottom/>
            <wp:docPr id="985723650" name="Picture 98572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3650" name="Picture 98572365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9" w:author="Jade Raposa [2]" w:date="2024-10-16T21:22:00Z">
      <w:r>
        <w:t xml:space="preserve"> </w:t>
      </w:r>
      <w:r>
        <w:rPr>
          <w:rFonts w:ascii="Georgia" w:hAnsi="Georgia"/>
        </w:rPr>
        <w:t xml:space="preserve">Capstone Project 2 </w:t>
      </w:r>
      <w:proofErr w:type="gramStart"/>
      <w:r>
        <w:rPr>
          <w:rFonts w:ascii="Georgia" w:hAnsi="Georgia"/>
        </w:rPr>
        <w:t>Completion  |</w:t>
      </w:r>
      <w:proofErr w:type="gramEnd"/>
      <w:r>
        <w:rPr>
          <w:rFonts w:ascii="Georgia" w:hAnsi="Georgia"/>
        </w:rPr>
        <w:t xml:space="preserve">  iv</w:t>
      </w:r>
    </w:ins>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77777777" w:rsidR="008F456D" w:rsidRDefault="00000000" w:rsidP="008F456D">
    <w:pPr>
      <w:pStyle w:val="Footer"/>
      <w:jc w:val="right"/>
      <w:rPr>
        <w:rFonts w:ascii="Georgia" w:hAnsi="Georgia"/>
      </w:rPr>
      <w:pPrChange w:id="820" w:author="Jade Raposa [2]" w:date="2024-10-17T00:17:00Z">
        <w:pPr>
          <w:pStyle w:val="Footer"/>
        </w:pPr>
      </w:pPrChange>
    </w:pPr>
    <w:ins w:id="821" w:author="Jade Raposa [2]" w:date="2024-10-17T00:17:00Z">
      <w:r>
        <w:rPr>
          <w:rFonts w:ascii="Georgia" w:hAnsi="Georgia"/>
        </w:rPr>
        <w:t xml:space="preserve">Economic </w:t>
      </w:r>
      <w:proofErr w:type="gramStart"/>
      <w:r>
        <w:rPr>
          <w:rFonts w:ascii="Georgia" w:hAnsi="Georgia"/>
        </w:rPr>
        <w:t>Issues  |</w:t>
      </w:r>
      <w:proofErr w:type="gramEnd"/>
      <w:r>
        <w:rPr>
          <w:rFonts w:ascii="Georgia" w:hAnsi="Georgia"/>
        </w:rPr>
        <w:t xml:space="preserve">  51</w:t>
      </w:r>
    </w:ins>
    <w:r>
      <w:rPr>
        <w:noProof/>
        <w:lang w:val="en-US"/>
      </w:rPr>
      <w:drawing>
        <wp:anchor distT="0" distB="0" distL="114300" distR="114300" simplePos="0" relativeHeight="251730944" behindDoc="1" locked="0" layoutInCell="1" allowOverlap="1" wp14:anchorId="7B693C1D" wp14:editId="0F342D22">
          <wp:simplePos x="0" y="0"/>
          <wp:positionH relativeFrom="margin">
            <wp:posOffset>370840</wp:posOffset>
          </wp:positionH>
          <wp:positionV relativeFrom="paragraph">
            <wp:posOffset>-336550</wp:posOffset>
          </wp:positionV>
          <wp:extent cx="5057775" cy="659765"/>
          <wp:effectExtent l="0" t="0" r="9525" b="6985"/>
          <wp:wrapTopAndBottom/>
          <wp:docPr id="1888098578" name="Picture 188809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8578" name="Picture 188809857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22" w:author="Jade Raposa [2]" w:date="2024-10-17T00:17:00Z">
      <w:r>
        <w:rPr>
          <w:rFonts w:ascii="Georgia" w:hAnsi="Georgia"/>
        </w:rPr>
        <w:tab/>
      </w:r>
      <w:r>
        <w:rPr>
          <w:rFonts w:ascii="Georgia" w:hAnsi="Georgia"/>
        </w:rPr>
        <w:tab/>
        <w:delText>Economic Issues | 50</w:delText>
      </w:r>
    </w:del>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77777777" w:rsidR="008F456D" w:rsidRDefault="00000000" w:rsidP="008F456D">
    <w:pPr>
      <w:pStyle w:val="Footer"/>
      <w:jc w:val="right"/>
      <w:rPr>
        <w:rFonts w:ascii="Georgia" w:hAnsi="Georgia"/>
      </w:rPr>
      <w:pPrChange w:id="823" w:author="Jade Raposa [2]" w:date="2024-10-17T00:19:00Z">
        <w:pPr>
          <w:pStyle w:val="Footer"/>
        </w:pPr>
      </w:pPrChange>
    </w:pPr>
    <w:ins w:id="824" w:author="Jade Raposa [2]" w:date="2024-10-17T00:19:00Z">
      <w:r>
        <w:rPr>
          <w:rFonts w:ascii="Georgia" w:hAnsi="Georgia"/>
          <w:rPrChange w:id="825" w:author="Jade Raposa [2]" w:date="2024-10-17T00:19:00Z">
            <w:rPr/>
          </w:rPrChange>
        </w:rPr>
        <w:t xml:space="preserve">Functional </w:t>
      </w:r>
      <w:proofErr w:type="gramStart"/>
      <w:r>
        <w:rPr>
          <w:rFonts w:ascii="Georgia" w:hAnsi="Georgia"/>
          <w:rPrChange w:id="826" w:author="Jade Raposa [2]" w:date="2024-10-17T00:19:00Z">
            <w:rPr/>
          </w:rPrChange>
        </w:rPr>
        <w:t xml:space="preserve">Requirements </w:t>
      </w:r>
      <w:r>
        <w:rPr>
          <w:rFonts w:ascii="Georgia" w:hAnsi="Georgia"/>
        </w:rPr>
        <w:t xml:space="preserve"> </w:t>
      </w:r>
      <w:r>
        <w:rPr>
          <w:rFonts w:ascii="Georgia" w:hAnsi="Georgia"/>
          <w:rPrChange w:id="827" w:author="Jade Raposa [2]" w:date="2024-10-17T00:19:00Z">
            <w:rPr/>
          </w:rPrChange>
        </w:rPr>
        <w:t>|</w:t>
      </w:r>
      <w:proofErr w:type="gramEnd"/>
      <w:r>
        <w:rPr>
          <w:rFonts w:ascii="Georgia" w:hAnsi="Georgia"/>
        </w:rPr>
        <w:t xml:space="preserve"> </w:t>
      </w:r>
      <w:r>
        <w:rPr>
          <w:rFonts w:ascii="Georgia" w:hAnsi="Georgia"/>
          <w:rPrChange w:id="828" w:author="Jade Raposa [2]" w:date="2024-10-17T00:19:00Z">
            <w:rPr/>
          </w:rPrChange>
        </w:rPr>
        <w:t xml:space="preserve"> 54</w:t>
      </w:r>
    </w:ins>
    <w:r>
      <w:rPr>
        <w:rFonts w:ascii="Georgia" w:hAnsi="Georgia"/>
        <w:noProof/>
        <w:lang w:val="en-US"/>
        <w:rPrChange w:id="829" w:author="Jade Raposa [2]" w:date="2024-10-17T00:19:00Z">
          <w:rPr>
            <w:noProof/>
            <w:lang w:val="en-US"/>
          </w:rPr>
        </w:rPrChange>
      </w:rPr>
      <w:drawing>
        <wp:anchor distT="0" distB="0" distL="114300" distR="114300" simplePos="0" relativeHeight="251736064" behindDoc="1" locked="0" layoutInCell="1" allowOverlap="1" wp14:anchorId="5FB429EC" wp14:editId="1DB921E5">
          <wp:simplePos x="0" y="0"/>
          <wp:positionH relativeFrom="margin">
            <wp:posOffset>439420</wp:posOffset>
          </wp:positionH>
          <wp:positionV relativeFrom="paragraph">
            <wp:posOffset>-311150</wp:posOffset>
          </wp:positionV>
          <wp:extent cx="5057775" cy="659765"/>
          <wp:effectExtent l="0" t="0" r="9525" b="6985"/>
          <wp:wrapTopAndBottom/>
          <wp:docPr id="1315887089" name="Picture 131588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7089" name="Picture 13158870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30" w:author="Jade Raposa [2]" w:date="2024-10-17T00:19:00Z">
      <w:r>
        <w:rPr>
          <w:rFonts w:ascii="Georgia" w:hAnsi="Georgia"/>
          <w:rPrChange w:id="831" w:author="Jade Raposa [2]" w:date="2024-10-17T00:19:00Z">
            <w:rPr/>
          </w:rPrChange>
        </w:rPr>
        <w:tab/>
      </w:r>
      <w:r>
        <w:rPr>
          <w:rFonts w:ascii="Georgia" w:hAnsi="Georgia"/>
          <w:rPrChange w:id="832" w:author="Jade Raposa [2]" w:date="2024-10-17T00:19:00Z">
            <w:rPr/>
          </w:rPrChange>
        </w:rPr>
        <w:tab/>
      </w:r>
      <w:r>
        <w:rPr>
          <w:rFonts w:ascii="Georgia" w:hAnsi="Georgia"/>
        </w:rPr>
        <w:delText>Functional Requirements | 5</w:delText>
      </w:r>
    </w:del>
    <w:del w:id="833" w:author="Jade Raposa [2]" w:date="2024-10-16T22:50:00Z">
      <w:r>
        <w:rPr>
          <w:rFonts w:ascii="Georgia" w:hAnsi="Georgia"/>
        </w:rPr>
        <w:delText>3</w:delText>
      </w:r>
    </w:del>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77777777" w:rsidR="008F456D" w:rsidRDefault="00000000" w:rsidP="008F456D">
    <w:pPr>
      <w:pStyle w:val="Footer"/>
      <w:jc w:val="right"/>
      <w:rPr>
        <w:rFonts w:ascii="Georgia" w:hAnsi="Georgia"/>
      </w:rPr>
      <w:pPrChange w:id="834" w:author="Jade Raposa [2]" w:date="2024-10-17T00:18:00Z">
        <w:pPr>
          <w:pStyle w:val="Footer"/>
        </w:pPr>
      </w:pPrChange>
    </w:pPr>
    <w:ins w:id="835" w:author="Jade Raposa [2]" w:date="2024-10-17T00:18:00Z">
      <w:r>
        <w:rPr>
          <w:rFonts w:ascii="Georgia" w:hAnsi="Georgia"/>
        </w:rPr>
        <w:t xml:space="preserve">Functional </w:t>
      </w:r>
      <w:proofErr w:type="gramStart"/>
      <w:r>
        <w:rPr>
          <w:rFonts w:ascii="Georgia" w:hAnsi="Georgia"/>
        </w:rPr>
        <w:t>Requirements  |</w:t>
      </w:r>
      <w:proofErr w:type="gramEnd"/>
      <w:r>
        <w:rPr>
          <w:rFonts w:ascii="Georgia" w:hAnsi="Georgia"/>
        </w:rPr>
        <w:t xml:space="preserve">  53</w:t>
      </w:r>
    </w:ins>
    <w:r>
      <w:rPr>
        <w:noProof/>
        <w:lang w:val="en-US"/>
      </w:rPr>
      <w:drawing>
        <wp:anchor distT="0" distB="0" distL="114300" distR="114300" simplePos="0" relativeHeight="251735040" behindDoc="1" locked="0" layoutInCell="1" allowOverlap="1" wp14:anchorId="62561BE4" wp14:editId="1C78E188">
          <wp:simplePos x="0" y="0"/>
          <wp:positionH relativeFrom="margin">
            <wp:posOffset>370840</wp:posOffset>
          </wp:positionH>
          <wp:positionV relativeFrom="paragraph">
            <wp:posOffset>-336550</wp:posOffset>
          </wp:positionV>
          <wp:extent cx="5057775" cy="659765"/>
          <wp:effectExtent l="0" t="0" r="9525" b="6985"/>
          <wp:wrapTopAndBottom/>
          <wp:docPr id="1269491944" name="Picture 126949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1944" name="Picture 12694919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36" w:author="Jade Raposa [2]" w:date="2024-10-17T00:18:00Z">
      <w:r>
        <w:rPr>
          <w:rFonts w:ascii="Georgia" w:hAnsi="Georgia"/>
        </w:rPr>
        <w:tab/>
      </w:r>
      <w:r>
        <w:rPr>
          <w:rFonts w:ascii="Georgia" w:hAnsi="Georgia"/>
        </w:rPr>
        <w:tab/>
        <w:delText>Functional Requirements | 52</w:delText>
      </w:r>
    </w:del>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BFCF0" w14:textId="77777777" w:rsidR="008F456D" w:rsidRDefault="00000000" w:rsidP="008F456D">
    <w:pPr>
      <w:pStyle w:val="Footer"/>
      <w:jc w:val="right"/>
      <w:rPr>
        <w:rFonts w:ascii="Georgia" w:hAnsi="Georgia"/>
      </w:rPr>
      <w:pPrChange w:id="838" w:author="Jade Raposa [2]" w:date="2024-10-17T00:21:00Z">
        <w:pPr>
          <w:pStyle w:val="Footer"/>
        </w:pPr>
      </w:pPrChange>
    </w:pPr>
    <w:ins w:id="839" w:author="Jade Raposa [2]" w:date="2024-10-17T00:21:00Z">
      <w:r>
        <w:rPr>
          <w:rFonts w:ascii="Georgia" w:hAnsi="Georgia"/>
          <w:rPrChange w:id="840" w:author="Jade Raposa [2]" w:date="2024-10-17T00:21:00Z">
            <w:rPr/>
          </w:rPrChange>
        </w:rPr>
        <w:t xml:space="preserve">Functional </w:t>
      </w:r>
      <w:proofErr w:type="gramStart"/>
      <w:r>
        <w:rPr>
          <w:rFonts w:ascii="Georgia" w:hAnsi="Georgia"/>
          <w:rPrChange w:id="841" w:author="Jade Raposa [2]" w:date="2024-10-17T00:21:00Z">
            <w:rPr/>
          </w:rPrChange>
        </w:rPr>
        <w:t xml:space="preserve">Requirements </w:t>
      </w:r>
      <w:r>
        <w:rPr>
          <w:rFonts w:ascii="Georgia" w:hAnsi="Georgia"/>
        </w:rPr>
        <w:t xml:space="preserve"> </w:t>
      </w:r>
      <w:r>
        <w:rPr>
          <w:rFonts w:ascii="Georgia" w:hAnsi="Georgia"/>
          <w:rPrChange w:id="842" w:author="Jade Raposa [2]" w:date="2024-10-17T00:21:00Z">
            <w:rPr/>
          </w:rPrChange>
        </w:rPr>
        <w:t>|</w:t>
      </w:r>
      <w:proofErr w:type="gramEnd"/>
      <w:r>
        <w:rPr>
          <w:rFonts w:ascii="Georgia" w:hAnsi="Georgia"/>
          <w:rPrChange w:id="843" w:author="Jade Raposa [2]" w:date="2024-10-17T00:21:00Z">
            <w:rPr/>
          </w:rPrChange>
        </w:rPr>
        <w:t xml:space="preserve"> </w:t>
      </w:r>
      <w:r>
        <w:rPr>
          <w:rFonts w:ascii="Georgia" w:hAnsi="Georgia"/>
        </w:rPr>
        <w:t xml:space="preserve"> </w:t>
      </w:r>
      <w:r>
        <w:rPr>
          <w:rFonts w:ascii="Georgia" w:hAnsi="Georgia"/>
          <w:rPrChange w:id="844" w:author="Jade Raposa [2]" w:date="2024-10-17T00:21:00Z">
            <w:rPr/>
          </w:rPrChange>
        </w:rPr>
        <w:t>56</w:t>
      </w:r>
    </w:ins>
    <w:r>
      <w:rPr>
        <w:rFonts w:ascii="Georgia" w:hAnsi="Georgia"/>
        <w:noProof/>
        <w:lang w:val="en-US"/>
        <w:rPrChange w:id="845" w:author="Jade Raposa [2]" w:date="2024-10-17T00:21:00Z">
          <w:rPr>
            <w:noProof/>
            <w:lang w:val="en-US"/>
          </w:rPr>
        </w:rPrChange>
      </w:rPr>
      <w:drawing>
        <wp:anchor distT="0" distB="0" distL="114300" distR="114300" simplePos="0" relativeHeight="251781120" behindDoc="1" locked="0" layoutInCell="1" allowOverlap="1" wp14:anchorId="6470E0DE" wp14:editId="596F82E8">
          <wp:simplePos x="0" y="0"/>
          <wp:positionH relativeFrom="margin">
            <wp:posOffset>439420</wp:posOffset>
          </wp:positionH>
          <wp:positionV relativeFrom="paragraph">
            <wp:posOffset>-311150</wp:posOffset>
          </wp:positionV>
          <wp:extent cx="5057775" cy="659765"/>
          <wp:effectExtent l="0" t="0" r="9525" b="6985"/>
          <wp:wrapTopAndBottom/>
          <wp:docPr id="415074871" name="Picture 41507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74871" name="Picture 4150748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46" w:author="Jade Raposa [2]" w:date="2024-10-17T00:21:00Z">
      <w:r>
        <w:rPr>
          <w:rFonts w:ascii="Georgia" w:hAnsi="Georgia"/>
          <w:rPrChange w:id="847" w:author="Jade Raposa [2]" w:date="2024-10-17T00:21:00Z">
            <w:rPr/>
          </w:rPrChange>
        </w:rPr>
        <w:tab/>
      </w:r>
      <w:r>
        <w:rPr>
          <w:rFonts w:ascii="Georgia" w:hAnsi="Georgia"/>
          <w:rPrChange w:id="848" w:author="Jade Raposa [2]" w:date="2024-10-17T00:21:00Z">
            <w:rPr/>
          </w:rPrChange>
        </w:rPr>
        <w:tab/>
      </w:r>
      <w:r>
        <w:rPr>
          <w:rFonts w:ascii="Georgia" w:hAnsi="Georgia"/>
        </w:rPr>
        <w:delText>Functional Requirements | 5</w:delText>
      </w:r>
    </w:del>
    <w:del w:id="849" w:author="Jade Raposa [2]" w:date="2024-10-16T22:50:00Z">
      <w:r>
        <w:rPr>
          <w:rFonts w:ascii="Georgia" w:hAnsi="Georgia"/>
        </w:rPr>
        <w:delText>3</w:delText>
      </w:r>
    </w:del>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77777777" w:rsidR="008F456D" w:rsidRDefault="00000000" w:rsidP="008F456D">
    <w:pPr>
      <w:pStyle w:val="Footer"/>
      <w:jc w:val="right"/>
      <w:rPr>
        <w:rFonts w:ascii="Georgia" w:hAnsi="Georgia"/>
      </w:rPr>
      <w:pPrChange w:id="850" w:author="Jade Raposa [2]" w:date="2024-10-17T00:19:00Z">
        <w:pPr>
          <w:pStyle w:val="Footer"/>
        </w:pPr>
      </w:pPrChange>
    </w:pPr>
    <w:ins w:id="851" w:author="Jade Raposa [2]"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55</w:t>
      </w:r>
    </w:ins>
    <w:r>
      <w:rPr>
        <w:noProof/>
        <w:lang w:val="en-US"/>
      </w:rPr>
      <w:drawing>
        <wp:anchor distT="0" distB="0" distL="114300" distR="114300" simplePos="0" relativeHeight="251737088" behindDoc="1" locked="0" layoutInCell="1" allowOverlap="1" wp14:anchorId="25FDEB74" wp14:editId="193E8D92">
          <wp:simplePos x="0" y="0"/>
          <wp:positionH relativeFrom="margin">
            <wp:posOffset>370840</wp:posOffset>
          </wp:positionH>
          <wp:positionV relativeFrom="paragraph">
            <wp:posOffset>-335280</wp:posOffset>
          </wp:positionV>
          <wp:extent cx="5057775" cy="659765"/>
          <wp:effectExtent l="0" t="0" r="9525" b="6985"/>
          <wp:wrapTopAndBottom/>
          <wp:docPr id="1129461289" name="Picture 112946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1289" name="Picture 11294612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52" w:author="Jade Raposa [2]" w:date="2024-10-17T00:19:00Z">
      <w:r>
        <w:rPr>
          <w:rFonts w:ascii="Georgia" w:hAnsi="Georgia"/>
        </w:rPr>
        <w:tab/>
      </w:r>
      <w:r>
        <w:rPr>
          <w:rFonts w:ascii="Georgia" w:hAnsi="Georgia"/>
        </w:rPr>
        <w:tab/>
        <w:delText>Functional Requirements | 5</w:delText>
      </w:r>
    </w:del>
    <w:del w:id="853" w:author="Jade Raposa [2]" w:date="2024-10-16T22:49:00Z">
      <w:r>
        <w:rPr>
          <w:rFonts w:ascii="Georgia" w:hAnsi="Georgia"/>
        </w:rPr>
        <w:delText>6</w:delText>
      </w:r>
    </w:del>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2E7E6" w14:textId="77777777" w:rsidR="008F456D" w:rsidRDefault="00000000" w:rsidP="008F456D">
    <w:pPr>
      <w:pStyle w:val="Footer"/>
      <w:jc w:val="right"/>
      <w:rPr>
        <w:rFonts w:ascii="Georgia" w:hAnsi="Georgia"/>
      </w:rPr>
      <w:pPrChange w:id="856" w:author="Jade Raposa [2]" w:date="2024-10-17T00:19:00Z">
        <w:pPr>
          <w:pStyle w:val="Footer"/>
        </w:pPr>
      </w:pPrChange>
    </w:pPr>
    <w:ins w:id="857" w:author="Jade Raposa [2]"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w:t>
      </w:r>
    </w:ins>
    <w:r>
      <w:rPr>
        <w:noProof/>
        <w:lang w:val="en-US"/>
      </w:rPr>
      <w:drawing>
        <wp:anchor distT="0" distB="0" distL="114300" distR="114300" simplePos="0" relativeHeight="251791360" behindDoc="1" locked="0" layoutInCell="1" allowOverlap="1" wp14:anchorId="0FC9D802" wp14:editId="4D708085">
          <wp:simplePos x="0" y="0"/>
          <wp:positionH relativeFrom="margin">
            <wp:posOffset>370840</wp:posOffset>
          </wp:positionH>
          <wp:positionV relativeFrom="paragraph">
            <wp:posOffset>-335280</wp:posOffset>
          </wp:positionV>
          <wp:extent cx="5057775" cy="659765"/>
          <wp:effectExtent l="0" t="0" r="9525" b="6985"/>
          <wp:wrapTopAndBottom/>
          <wp:docPr id="1620366145" name="Picture 162036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6145" name="Picture 162036614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58" w:author="Jade Raposa [2]" w:date="2024-10-17T00:20:00Z">
      <w:r>
        <w:rPr>
          <w:rFonts w:ascii="Georgia" w:hAnsi="Georgia"/>
        </w:rPr>
        <w:t>7</w:t>
      </w:r>
    </w:ins>
    <w:del w:id="859" w:author="Jade Raposa [2]" w:date="2024-10-17T00:19:00Z">
      <w:r>
        <w:rPr>
          <w:rFonts w:ascii="Georgia" w:hAnsi="Georgia"/>
        </w:rPr>
        <w:tab/>
      </w:r>
      <w:r>
        <w:rPr>
          <w:rFonts w:ascii="Georgia" w:hAnsi="Georgia"/>
        </w:rPr>
        <w:tab/>
        <w:delText>Functional Requirements | 5</w:delText>
      </w:r>
    </w:del>
    <w:del w:id="860" w:author="Jade Raposa [2]" w:date="2024-10-16T22:49:00Z">
      <w:r>
        <w:rPr>
          <w:rFonts w:ascii="Georgia" w:hAnsi="Georgia"/>
        </w:rPr>
        <w:delText>6</w:delText>
      </w:r>
    </w:del>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77777777" w:rsidR="008F456D" w:rsidRDefault="00000000">
    <w:pPr>
      <w:pStyle w:val="Footer"/>
      <w:rPr>
        <w:rFonts w:ascii="Georgia" w:hAnsi="Georgia"/>
      </w:rPr>
    </w:pPr>
    <w:r>
      <w:rPr>
        <w:noProof/>
        <w:lang w:val="en-US"/>
      </w:rPr>
      <w:drawing>
        <wp:anchor distT="0" distB="0" distL="114300" distR="114300" simplePos="0" relativeHeight="251739136" behindDoc="1" locked="0" layoutInCell="1" allowOverlap="1" wp14:anchorId="6FFF4634" wp14:editId="2F353B91">
          <wp:simplePos x="0" y="0"/>
          <wp:positionH relativeFrom="margin">
            <wp:posOffset>441960</wp:posOffset>
          </wp:positionH>
          <wp:positionV relativeFrom="paragraph">
            <wp:posOffset>-320040</wp:posOffset>
          </wp:positionV>
          <wp:extent cx="5057775" cy="680085"/>
          <wp:effectExtent l="0" t="0" r="9525" b="5715"/>
          <wp:wrapTopAndBottom/>
          <wp:docPr id="1744186098" name="Picture 17441860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86098" name="Picture 17441860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References| 58</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77777777" w:rsidR="008F456D" w:rsidRDefault="00000000">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38112" behindDoc="1" locked="0" layoutInCell="1" allowOverlap="1" wp14:anchorId="283AFB20" wp14:editId="79C0BF1B">
          <wp:simplePos x="0" y="0"/>
          <wp:positionH relativeFrom="margin">
            <wp:posOffset>373380</wp:posOffset>
          </wp:positionH>
          <wp:positionV relativeFrom="paragraph">
            <wp:posOffset>-343535</wp:posOffset>
          </wp:positionV>
          <wp:extent cx="5057775" cy="680085"/>
          <wp:effectExtent l="0" t="0" r="9525" b="5715"/>
          <wp:wrapTopAndBottom/>
          <wp:docPr id="585457475" name="Picture 58545747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57475" name="Picture 58545747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77777777" w:rsidR="008F456D" w:rsidRDefault="00000000">
    <w:pPr>
      <w:pStyle w:val="Footer"/>
      <w:rPr>
        <w:rFonts w:ascii="Georgia" w:hAnsi="Georgia"/>
      </w:rPr>
    </w:pPr>
    <w:r>
      <w:rPr>
        <w:noProof/>
        <w:lang w:val="en-US"/>
      </w:rPr>
      <w:drawing>
        <wp:anchor distT="0" distB="0" distL="114300" distR="114300" simplePos="0" relativeHeight="251763712" behindDoc="1" locked="0" layoutInCell="1" allowOverlap="1" wp14:anchorId="72706FC2" wp14:editId="5E7C568B">
          <wp:simplePos x="0" y="0"/>
          <wp:positionH relativeFrom="margin">
            <wp:posOffset>441960</wp:posOffset>
          </wp:positionH>
          <wp:positionV relativeFrom="paragraph">
            <wp:posOffset>-320040</wp:posOffset>
          </wp:positionV>
          <wp:extent cx="5057775" cy="680085"/>
          <wp:effectExtent l="0" t="0" r="9525" b="5715"/>
          <wp:wrapTopAndBottom/>
          <wp:docPr id="138105969" name="Picture 1381059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969" name="Picture 13810596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proofErr w:type="gramStart"/>
    <w:r>
      <w:rPr>
        <w:rFonts w:ascii="Georgia" w:hAnsi="Georgia"/>
      </w:rPr>
      <w:t>Conclusions</w:t>
    </w:r>
    <w:ins w:id="964" w:author="Jade Raposa [2]" w:date="2024-10-16T22:56:00Z">
      <w:r>
        <w:rPr>
          <w:rFonts w:ascii="Georgia" w:hAnsi="Georgia"/>
        </w:rPr>
        <w:t xml:space="preserve">  </w:t>
      </w:r>
    </w:ins>
    <w:r>
      <w:rPr>
        <w:rFonts w:ascii="Georgia" w:hAnsi="Georgia"/>
      </w:rPr>
      <w:t>|</w:t>
    </w:r>
    <w:proofErr w:type="gramEnd"/>
    <w:r>
      <w:rPr>
        <w:rFonts w:ascii="Georgia" w:hAnsi="Georgia"/>
      </w:rPr>
      <w:t xml:space="preserve"> </w:t>
    </w:r>
    <w:ins w:id="965" w:author="Jade Raposa [2]" w:date="2024-10-16T22:56:00Z">
      <w:r>
        <w:rPr>
          <w:rFonts w:ascii="Georgia" w:hAnsi="Georgia"/>
        </w:rPr>
        <w:t xml:space="preserve"> </w:t>
      </w:r>
    </w:ins>
    <w:r>
      <w:rPr>
        <w:rFonts w:ascii="Georgia" w:hAnsi="Georgia"/>
      </w:rPr>
      <w:t>59</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77777777" w:rsidR="008F456D" w:rsidRDefault="00000000" w:rsidP="008F456D">
    <w:pPr>
      <w:pStyle w:val="Footer"/>
      <w:jc w:val="right"/>
      <w:rPr>
        <w:rFonts w:ascii="Georgia" w:hAnsi="Georgia"/>
      </w:rPr>
      <w:pPrChange w:id="966" w:author="Jade Raposa [2]" w:date="2024-10-17T00:21:00Z">
        <w:pPr>
          <w:pStyle w:val="Footer"/>
        </w:pPr>
      </w:pPrChange>
    </w:pPr>
    <w:proofErr w:type="gramStart"/>
    <w:ins w:id="967" w:author="Jade Raposa [2]" w:date="2024-10-17T00:21:00Z">
      <w:r>
        <w:rPr>
          <w:rFonts w:ascii="Georgia" w:hAnsi="Georgia"/>
        </w:rPr>
        <w:t>Findings  |</w:t>
      </w:r>
      <w:proofErr w:type="gramEnd"/>
      <w:r>
        <w:rPr>
          <w:rFonts w:ascii="Georgia" w:hAnsi="Georgia"/>
        </w:rPr>
        <w:t xml:space="preserve">  58</w:t>
      </w:r>
    </w:ins>
    <w:del w:id="968" w:author="Jade Raposa [2]" w:date="2024-10-17T00:21:00Z">
      <w:r>
        <w:rPr>
          <w:rFonts w:ascii="Georgia" w:hAnsi="Georgia"/>
        </w:rPr>
        <w:tab/>
      </w:r>
      <w:r>
        <w:rPr>
          <w:rFonts w:ascii="Georgia" w:hAnsi="Georgia"/>
        </w:rPr>
        <w:tab/>
      </w:r>
    </w:del>
    <w:r>
      <w:rPr>
        <w:noProof/>
        <w:lang w:val="en-US"/>
      </w:rPr>
      <w:drawing>
        <wp:anchor distT="0" distB="0" distL="114300" distR="114300" simplePos="0" relativeHeight="251762688" behindDoc="1" locked="0" layoutInCell="1" allowOverlap="1" wp14:anchorId="6310F014" wp14:editId="1BD72A73">
          <wp:simplePos x="0" y="0"/>
          <wp:positionH relativeFrom="margin">
            <wp:posOffset>373380</wp:posOffset>
          </wp:positionH>
          <wp:positionV relativeFrom="paragraph">
            <wp:posOffset>-343535</wp:posOffset>
          </wp:positionV>
          <wp:extent cx="5057775" cy="680085"/>
          <wp:effectExtent l="0" t="0" r="9525" b="5715"/>
          <wp:wrapTopAndBottom/>
          <wp:docPr id="439537547" name="Picture 4395375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7547" name="Picture 43953754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969" w:author="Jade Raposa [2]" w:date="2024-10-17T00:21:00Z">
      <w:r>
        <w:rPr>
          <w:rFonts w:ascii="Georgia" w:hAnsi="Georgia"/>
        </w:rPr>
        <w:delText>Findings | 58</w:delText>
      </w:r>
    </w:del>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AAAB8" w14:textId="77777777" w:rsidR="008F456D" w:rsidRDefault="00000000">
    <w:pPr>
      <w:pStyle w:val="Header"/>
      <w:jc w:val="right"/>
      <w:rPr>
        <w:rFonts w:ascii="Georgia" w:hAnsi="Georgia"/>
      </w:rPr>
    </w:pPr>
    <w:r>
      <w:rPr>
        <w:noProof/>
        <w:lang w:val="en-US"/>
      </w:rPr>
      <w:drawing>
        <wp:anchor distT="0" distB="0" distL="114300" distR="114300" simplePos="0" relativeHeight="251772928" behindDoc="1" locked="0" layoutInCell="1" allowOverlap="1" wp14:anchorId="4FBEBBA3" wp14:editId="63314CD5">
          <wp:simplePos x="0" y="0"/>
          <wp:positionH relativeFrom="margin">
            <wp:align>center</wp:align>
          </wp:positionH>
          <wp:positionV relativeFrom="paragraph">
            <wp:posOffset>-400685</wp:posOffset>
          </wp:positionV>
          <wp:extent cx="5057775" cy="659765"/>
          <wp:effectExtent l="0" t="0" r="9525" b="6985"/>
          <wp:wrapTopAndBottom/>
          <wp:docPr id="109554620" name="Picture 1095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620" name="Picture 1095546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90" w:author="Jade Raposa [2]" w:date="2024-10-16T21:23:00Z">
      <w:r>
        <w:t xml:space="preserve"> </w:t>
      </w:r>
    </w:ins>
    <w:ins w:id="91" w:author="Jade Raposa [2]" w:date="2024-10-16T21:37:00Z">
      <w:r>
        <w:rPr>
          <w:rFonts w:ascii="Georgia" w:hAnsi="Georgia"/>
        </w:rPr>
        <w:t>Executive Summary</w:t>
      </w:r>
    </w:ins>
    <w:ins w:id="92" w:author="Jade Raposa [2]" w:date="2024-10-16T21:03:00Z">
      <w:r>
        <w:t xml:space="preserve"> </w:t>
      </w:r>
    </w:ins>
    <w:sdt>
      <w:sdtPr>
        <w:id w:val="575024372"/>
        <w:docPartObj>
          <w:docPartGallery w:val="AutoText"/>
        </w:docPartObj>
      </w:sdtPr>
      <w:sdtEndPr>
        <w:rPr>
          <w:rFonts w:ascii="Georgia" w:hAnsi="Georgia"/>
        </w:rPr>
      </w:sdtEndPr>
      <w:sdtContent>
        <w:ins w:id="93" w:author="Jade Raposa [2]" w:date="2024-10-16T21:02:00Z">
          <w:r>
            <w:t xml:space="preserve"> </w:t>
          </w:r>
          <w:proofErr w:type="gramStart"/>
          <w:r>
            <w:t>|</w:t>
          </w:r>
        </w:ins>
        <w:ins w:id="94" w:author="Jade Raposa [2]" w:date="2024-10-16T21:03:00Z">
          <w:r>
            <w:t xml:space="preserve">  </w:t>
          </w:r>
        </w:ins>
        <w:ins w:id="95" w:author="Jade Raposa [2]" w:date="2024-10-16T21:47:00Z">
          <w:r>
            <w:rPr>
              <w:rFonts w:ascii="Georgia" w:hAnsi="Georgia"/>
              <w:rPrChange w:id="96" w:author="Jade Raposa [2]" w:date="2024-10-16T21:47:00Z">
                <w:rPr/>
              </w:rPrChange>
            </w:rPr>
            <w:t>vii</w:t>
          </w:r>
        </w:ins>
        <w:proofErr w:type="gramEnd"/>
        <w:del w:id="97" w:author="Jade Raposa [2]"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77777777" w:rsidR="008F456D" w:rsidRDefault="00000000" w:rsidP="008F456D">
    <w:pPr>
      <w:pStyle w:val="Footer"/>
      <w:jc w:val="right"/>
      <w:rPr>
        <w:rFonts w:ascii="Georgia" w:hAnsi="Georgia"/>
      </w:rPr>
      <w:pPrChange w:id="1063" w:author="Jade Raposa [2]" w:date="2024-10-16T22:53:00Z">
        <w:pPr>
          <w:pStyle w:val="Footer"/>
        </w:pPr>
      </w:pPrChange>
    </w:pPr>
    <w:r>
      <w:rPr>
        <w:rFonts w:ascii="Georgia" w:hAnsi="Georgia"/>
        <w:noProof/>
        <w:lang w:val="en-US"/>
        <w:rPrChange w:id="1064" w:author="Jade Raposa [2]" w:date="2024-10-16T22:53:00Z">
          <w:rPr>
            <w:noProof/>
            <w:lang w:val="en-US"/>
          </w:rPr>
        </w:rPrChange>
      </w:rPr>
      <w:drawing>
        <wp:anchor distT="0" distB="0" distL="114300" distR="114300" simplePos="0" relativeHeight="251765760" behindDoc="1" locked="0" layoutInCell="1" allowOverlap="1" wp14:anchorId="288448EF" wp14:editId="75EEB36A">
          <wp:simplePos x="0" y="0"/>
          <wp:positionH relativeFrom="margin">
            <wp:posOffset>441960</wp:posOffset>
          </wp:positionH>
          <wp:positionV relativeFrom="paragraph">
            <wp:posOffset>-320040</wp:posOffset>
          </wp:positionV>
          <wp:extent cx="5057775" cy="680085"/>
          <wp:effectExtent l="0" t="0" r="9525" b="5715"/>
          <wp:wrapTopAndBottom/>
          <wp:docPr id="1293390888" name="Picture 129339088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90888" name="Picture 129339088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065" w:author="Jade Raposa [2]" w:date="2024-10-16T22:53:00Z">
      <w:r>
        <w:rPr>
          <w:rFonts w:ascii="Georgia" w:hAnsi="Georgia"/>
          <w:rPrChange w:id="1066" w:author="Jade Raposa [2]" w:date="2024-10-16T22:53:00Z">
            <w:rPr/>
          </w:rPrChange>
        </w:rPr>
        <w:t xml:space="preserve">Findings, Conclusions, and Recommendations </w:t>
      </w:r>
      <w:r>
        <w:t xml:space="preserve"> </w:t>
      </w:r>
    </w:ins>
    <w:del w:id="1067" w:author="Jade Raposa [2]" w:date="2024-10-16T22:53:00Z">
      <w:r>
        <w:tab/>
      </w:r>
      <w:r>
        <w:tab/>
      </w:r>
    </w:del>
    <w:del w:id="1068" w:author="Jade Raposa [2]" w:date="2024-10-16T22:52:00Z">
      <w:r>
        <w:rPr>
          <w:rFonts w:ascii="Georgia" w:hAnsi="Georgia"/>
        </w:rPr>
        <w:delText>References</w:delText>
      </w:r>
    </w:del>
    <w:r>
      <w:rPr>
        <w:rFonts w:ascii="Georgia" w:hAnsi="Georgia"/>
      </w:rPr>
      <w:t xml:space="preserve">| </w:t>
    </w:r>
    <w:del w:id="1069" w:author="Jade Raposa [2]" w:date="2024-10-16T22:51:00Z">
      <w:r>
        <w:rPr>
          <w:rFonts w:ascii="Georgia" w:hAnsi="Georgia"/>
        </w:rPr>
        <w:delText>61</w:delText>
      </w:r>
    </w:del>
    <w:ins w:id="1070" w:author="Jade Raposa [2]" w:date="2024-10-16T22:51:00Z">
      <w:r>
        <w:rPr>
          <w:rFonts w:ascii="Georgia" w:hAnsi="Georgia"/>
        </w:rPr>
        <w:t>58</w:t>
      </w:r>
    </w:ins>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77777777" w:rsidR="008F456D" w:rsidRDefault="00000000" w:rsidP="008F456D">
    <w:pPr>
      <w:pStyle w:val="Footer"/>
      <w:jc w:val="right"/>
      <w:rPr>
        <w:rFonts w:ascii="Georgia" w:hAnsi="Georgia"/>
      </w:rPr>
      <w:pPrChange w:id="1071" w:author="Jade Raposa [2]" w:date="2024-10-16T22:56:00Z">
        <w:pPr>
          <w:pStyle w:val="Footer"/>
        </w:pPr>
      </w:pPrChange>
    </w:pPr>
    <w:proofErr w:type="gramStart"/>
    <w:ins w:id="1072" w:author="Jade Raposa [2]" w:date="2024-10-16T22:56:00Z">
      <w:r>
        <w:rPr>
          <w:rFonts w:ascii="Georgia" w:hAnsi="Georgia"/>
        </w:rPr>
        <w:t>References  |</w:t>
      </w:r>
      <w:proofErr w:type="gramEnd"/>
      <w:r>
        <w:rPr>
          <w:rFonts w:ascii="Georgia" w:hAnsi="Georgia"/>
        </w:rPr>
        <w:t xml:space="preserve">  60</w:t>
      </w:r>
    </w:ins>
    <w:del w:id="1073" w:author="Jade Raposa [2]" w:date="2024-10-16T22:56:00Z">
      <w:r>
        <w:rPr>
          <w:rFonts w:ascii="Georgia" w:hAnsi="Georgia"/>
        </w:rPr>
        <w:tab/>
      </w:r>
      <w:r>
        <w:rPr>
          <w:rFonts w:ascii="Georgia" w:hAnsi="Georgia"/>
        </w:rPr>
        <w:tab/>
      </w:r>
    </w:del>
    <w:r>
      <w:rPr>
        <w:noProof/>
        <w:lang w:val="en-US"/>
      </w:rPr>
      <w:drawing>
        <wp:anchor distT="0" distB="0" distL="114300" distR="114300" simplePos="0" relativeHeight="251764736" behindDoc="1" locked="0" layoutInCell="1" allowOverlap="1" wp14:anchorId="6165EB5B" wp14:editId="1E02FA05">
          <wp:simplePos x="0" y="0"/>
          <wp:positionH relativeFrom="margin">
            <wp:posOffset>373380</wp:posOffset>
          </wp:positionH>
          <wp:positionV relativeFrom="paragraph">
            <wp:posOffset>-343535</wp:posOffset>
          </wp:positionV>
          <wp:extent cx="5057775" cy="680085"/>
          <wp:effectExtent l="0" t="0" r="9525" b="5715"/>
          <wp:wrapTopAndBottom/>
          <wp:docPr id="2097852033" name="Picture 2097852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2033" name="Picture 20978520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074" w:author="Jade Raposa [2]" w:date="2024-10-16T22:51:00Z">
      <w:r>
        <w:rPr>
          <w:rFonts w:ascii="Georgia" w:hAnsi="Georgia"/>
        </w:rPr>
        <w:delText>Recommendations | 60</w:delText>
      </w:r>
    </w:del>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77777777" w:rsidR="008F456D" w:rsidRDefault="00000000" w:rsidP="008F456D">
    <w:pPr>
      <w:pStyle w:val="Footer"/>
      <w:jc w:val="right"/>
      <w:rPr>
        <w:rFonts w:ascii="Georgia" w:hAnsi="Georgia"/>
      </w:rPr>
      <w:pPrChange w:id="1097" w:author="Jade Raposa [2]" w:date="2024-10-16T23:01:00Z">
        <w:pPr>
          <w:pStyle w:val="Footer"/>
        </w:pPr>
      </w:pPrChange>
    </w:pPr>
    <w:proofErr w:type="gramStart"/>
    <w:ins w:id="1098" w:author="Jade Raposa [2]" w:date="2024-10-16T23:01:00Z">
      <w:r>
        <w:rPr>
          <w:rFonts w:ascii="Georgia" w:hAnsi="Georgia"/>
          <w:rPrChange w:id="1099" w:author="Jade Raposa [2]" w:date="2024-10-16T23:01:00Z">
            <w:rPr/>
          </w:rPrChange>
        </w:rPr>
        <w:t>References  |</w:t>
      </w:r>
      <w:proofErr w:type="gramEnd"/>
      <w:r>
        <w:rPr>
          <w:rFonts w:ascii="Georgia" w:hAnsi="Georgia"/>
          <w:rPrChange w:id="1100" w:author="Jade Raposa [2]" w:date="2024-10-16T23:01:00Z">
            <w:rPr/>
          </w:rPrChange>
        </w:rPr>
        <w:t xml:space="preserve">  6</w:t>
      </w:r>
    </w:ins>
    <w:r>
      <w:rPr>
        <w:rFonts w:ascii="Georgia" w:hAnsi="Georgia"/>
        <w:noProof/>
        <w:lang w:val="en-US"/>
        <w:rPrChange w:id="1101" w:author="Jade Raposa [2]" w:date="2024-10-16T23:01:00Z">
          <w:rPr>
            <w:noProof/>
            <w:lang w:val="en-US"/>
          </w:rPr>
        </w:rPrChange>
      </w:rPr>
      <w:drawing>
        <wp:anchor distT="0" distB="0" distL="114300" distR="114300" simplePos="0" relativeHeight="251741184" behindDoc="1" locked="0" layoutInCell="1" allowOverlap="1" wp14:anchorId="733E643C" wp14:editId="3B984A82">
          <wp:simplePos x="0" y="0"/>
          <wp:positionH relativeFrom="margin">
            <wp:posOffset>441960</wp:posOffset>
          </wp:positionH>
          <wp:positionV relativeFrom="paragraph">
            <wp:posOffset>-320040</wp:posOffset>
          </wp:positionV>
          <wp:extent cx="5057775" cy="680085"/>
          <wp:effectExtent l="0" t="0" r="9525" b="5715"/>
          <wp:wrapTopAndBottom/>
          <wp:docPr id="1550001580" name="Picture 15500015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01580" name="Picture 155000158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102" w:author="Jade Raposa [2]" w:date="2024-10-16T23:01:00Z">
      <w:r>
        <w:rPr>
          <w:rFonts w:ascii="Georgia" w:hAnsi="Georgia"/>
        </w:rPr>
        <w:t>2</w:t>
      </w:r>
    </w:ins>
    <w:del w:id="1103" w:author="Jade Raposa [2]" w:date="2024-10-16T23:00:00Z">
      <w:r>
        <w:rPr>
          <w:rFonts w:ascii="Georgia" w:hAnsi="Georgia"/>
          <w:rPrChange w:id="1104" w:author="Jade Raposa [2]" w:date="2024-10-16T23:01:00Z">
            <w:rPr/>
          </w:rPrChange>
        </w:rPr>
        <w:tab/>
      </w:r>
      <w:r>
        <w:rPr>
          <w:rFonts w:ascii="Georgia" w:hAnsi="Georgia"/>
          <w:rPrChange w:id="1105" w:author="Jade Raposa [2]" w:date="2024-10-16T23:01:00Z">
            <w:rPr/>
          </w:rPrChange>
        </w:rPr>
        <w:tab/>
      </w:r>
      <w:r>
        <w:rPr>
          <w:rFonts w:ascii="Georgia" w:hAnsi="Georgia"/>
        </w:rPr>
        <w:delText>References| 63</w:delText>
      </w:r>
    </w:del>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77777777" w:rsidR="008F456D" w:rsidRDefault="00000000" w:rsidP="008F456D">
    <w:pPr>
      <w:pStyle w:val="Footer"/>
      <w:jc w:val="right"/>
      <w:rPr>
        <w:rFonts w:ascii="Georgia" w:hAnsi="Georgia"/>
      </w:rPr>
      <w:pPrChange w:id="1106" w:author="Jade Raposa [2]" w:date="2024-10-16T23:00:00Z">
        <w:pPr>
          <w:pStyle w:val="Footer"/>
        </w:pPr>
      </w:pPrChange>
    </w:pPr>
    <w:proofErr w:type="gramStart"/>
    <w:r>
      <w:rPr>
        <w:rFonts w:ascii="Georgia" w:hAnsi="Georgia"/>
      </w:rPr>
      <w:t>References  |</w:t>
    </w:r>
    <w:proofErr w:type="gramEnd"/>
    <w:r>
      <w:rPr>
        <w:rFonts w:ascii="Georgia" w:hAnsi="Georgia"/>
      </w:rPr>
      <w:t xml:space="preserve"> </w:t>
    </w:r>
    <w:ins w:id="1107" w:author="Jade Raposa [2]" w:date="2024-10-16T23:00:00Z">
      <w:r>
        <w:rPr>
          <w:rFonts w:ascii="Georgia" w:hAnsi="Georgia"/>
        </w:rPr>
        <w:t xml:space="preserve"> </w:t>
      </w:r>
    </w:ins>
    <w:r>
      <w:rPr>
        <w:rFonts w:ascii="Georgia" w:hAnsi="Georgia"/>
      </w:rPr>
      <w:t>6</w:t>
    </w:r>
    <w:ins w:id="1108" w:author="Jade Raposa [2]" w:date="2024-10-16T23:00:00Z">
      <w:r>
        <w:rPr>
          <w:rFonts w:ascii="Georgia" w:hAnsi="Georgia"/>
        </w:rPr>
        <w:t>1</w:t>
      </w:r>
    </w:ins>
    <w:del w:id="1109" w:author="Jade Raposa [2]" w:date="2024-10-16T23:00:00Z">
      <w:r>
        <w:rPr>
          <w:rFonts w:ascii="Georgia" w:hAnsi="Georgia"/>
        </w:rPr>
        <w:delText>2</w:delText>
      </w:r>
      <w:r>
        <w:rPr>
          <w:rFonts w:ascii="Georgia" w:hAnsi="Georgia"/>
        </w:rPr>
        <w:tab/>
        <w:delText xml:space="preserve">                                                                                                                References| 62</w:delText>
      </w:r>
    </w:del>
    <w:del w:id="1110" w:author="Jade Raposa [2]" w:date="2024-10-16T22:57:00Z">
      <w:r>
        <w:rPr>
          <w:rFonts w:ascii="Georgia" w:hAnsi="Georgia"/>
        </w:rPr>
        <w:tab/>
      </w:r>
    </w:del>
    <w:r>
      <w:rPr>
        <w:noProof/>
        <w:lang w:val="en-US"/>
      </w:rPr>
      <w:drawing>
        <wp:anchor distT="0" distB="0" distL="114300" distR="114300" simplePos="0" relativeHeight="251740160" behindDoc="1" locked="0" layoutInCell="1" allowOverlap="1" wp14:anchorId="5C6F28AE" wp14:editId="2F7871AE">
          <wp:simplePos x="0" y="0"/>
          <wp:positionH relativeFrom="margin">
            <wp:posOffset>373380</wp:posOffset>
          </wp:positionH>
          <wp:positionV relativeFrom="paragraph">
            <wp:posOffset>-343535</wp:posOffset>
          </wp:positionV>
          <wp:extent cx="5057775" cy="680085"/>
          <wp:effectExtent l="0" t="0" r="9525" b="5715"/>
          <wp:wrapTopAndBottom/>
          <wp:docPr id="1844674077" name="Picture 18446740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4077" name="Picture 184467407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868B" w14:textId="77777777" w:rsidR="008F456D" w:rsidRDefault="00000000" w:rsidP="008F456D">
    <w:pPr>
      <w:pStyle w:val="Footer"/>
      <w:jc w:val="right"/>
      <w:rPr>
        <w:rFonts w:ascii="Georgia" w:hAnsi="Georgia"/>
      </w:rPr>
      <w:pPrChange w:id="1155" w:author="Jade Raposa [2]" w:date="2024-10-16T23:01:00Z">
        <w:pPr>
          <w:pStyle w:val="Footer"/>
        </w:pPr>
      </w:pPrChange>
    </w:pPr>
    <w:proofErr w:type="gramStart"/>
    <w:ins w:id="1156" w:author="Jade Raposa [2]" w:date="2024-10-16T23:01:00Z">
      <w:r>
        <w:rPr>
          <w:rFonts w:ascii="Georgia" w:hAnsi="Georgia"/>
          <w:rPrChange w:id="1157" w:author="Jade Raposa [2]" w:date="2024-10-16T23:01:00Z">
            <w:rPr/>
          </w:rPrChange>
        </w:rPr>
        <w:t>References  |</w:t>
      </w:r>
      <w:proofErr w:type="gramEnd"/>
      <w:r>
        <w:rPr>
          <w:rFonts w:ascii="Georgia" w:hAnsi="Georgia"/>
          <w:rPrChange w:id="1158" w:author="Jade Raposa [2]" w:date="2024-10-16T23:01:00Z">
            <w:rPr/>
          </w:rPrChange>
        </w:rPr>
        <w:t xml:space="preserve">  6</w:t>
      </w:r>
    </w:ins>
    <w:r>
      <w:rPr>
        <w:rFonts w:ascii="Georgia" w:hAnsi="Georgia"/>
        <w:noProof/>
        <w:lang w:val="en-US"/>
        <w:rPrChange w:id="1159" w:author="Jade Raposa [2]" w:date="2024-10-16T23:01:00Z">
          <w:rPr>
            <w:noProof/>
            <w:lang w:val="en-US"/>
          </w:rPr>
        </w:rPrChange>
      </w:rPr>
      <w:drawing>
        <wp:anchor distT="0" distB="0" distL="114300" distR="114300" simplePos="0" relativeHeight="251782144" behindDoc="1" locked="0" layoutInCell="1" allowOverlap="1" wp14:anchorId="3AADEB37" wp14:editId="3D257000">
          <wp:simplePos x="0" y="0"/>
          <wp:positionH relativeFrom="margin">
            <wp:posOffset>441960</wp:posOffset>
          </wp:positionH>
          <wp:positionV relativeFrom="paragraph">
            <wp:posOffset>-320040</wp:posOffset>
          </wp:positionV>
          <wp:extent cx="5057775" cy="680085"/>
          <wp:effectExtent l="0" t="0" r="9525" b="5715"/>
          <wp:wrapTopAndBottom/>
          <wp:docPr id="1771195013" name="Picture 177119501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95013" name="Picture 177119501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160" w:author="Jade Raposa [2]" w:date="2024-10-17T00:22:00Z">
      <w:r>
        <w:rPr>
          <w:rFonts w:ascii="Georgia" w:hAnsi="Georgia"/>
        </w:rPr>
        <w:t>4</w:t>
      </w:r>
    </w:ins>
    <w:del w:id="1161" w:author="Jade Raposa [2]" w:date="2024-10-16T23:00:00Z">
      <w:r>
        <w:rPr>
          <w:rFonts w:ascii="Georgia" w:hAnsi="Georgia"/>
          <w:rPrChange w:id="1162" w:author="Jade Raposa [2]" w:date="2024-10-16T23:01:00Z">
            <w:rPr/>
          </w:rPrChange>
        </w:rPr>
        <w:tab/>
      </w:r>
      <w:r>
        <w:rPr>
          <w:rFonts w:ascii="Georgia" w:hAnsi="Georgia"/>
          <w:rPrChange w:id="1163" w:author="Jade Raposa [2]" w:date="2024-10-16T23:01:00Z">
            <w:rPr/>
          </w:rPrChange>
        </w:rPr>
        <w:tab/>
      </w:r>
      <w:r>
        <w:rPr>
          <w:rFonts w:ascii="Georgia" w:hAnsi="Georgia"/>
        </w:rPr>
        <w:delText>References| 63</w:delText>
      </w:r>
    </w:del>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77777777" w:rsidR="008F456D" w:rsidRDefault="00000000" w:rsidP="008F456D">
    <w:pPr>
      <w:pStyle w:val="Footer"/>
      <w:jc w:val="right"/>
      <w:rPr>
        <w:rFonts w:ascii="Georgia" w:hAnsi="Georgia"/>
      </w:rPr>
      <w:pPrChange w:id="1164" w:author="Jade Raposa [2]" w:date="2024-10-16T23:03:00Z">
        <w:pPr>
          <w:pStyle w:val="Footer"/>
        </w:pPr>
      </w:pPrChange>
    </w:pPr>
    <w:proofErr w:type="gramStart"/>
    <w:ins w:id="1165" w:author="Jade Raposa [2]" w:date="2024-10-16T23:03:00Z">
      <w:r>
        <w:rPr>
          <w:rFonts w:ascii="Georgia" w:hAnsi="Georgia"/>
        </w:rPr>
        <w:t>References</w:t>
      </w:r>
    </w:ins>
    <w:ins w:id="1166" w:author="Jade Raposa [2]" w:date="2024-10-16T23:04:00Z">
      <w:r>
        <w:rPr>
          <w:rFonts w:ascii="Georgia" w:hAnsi="Georgia"/>
        </w:rPr>
        <w:t xml:space="preserve">  |</w:t>
      </w:r>
    </w:ins>
    <w:proofErr w:type="gramEnd"/>
    <w:ins w:id="1167" w:author="Jade Raposa [2]" w:date="2024-10-16T23:03:00Z">
      <w:r>
        <w:rPr>
          <w:rFonts w:ascii="Georgia" w:hAnsi="Georgia"/>
        </w:rPr>
        <w:t xml:space="preserve"> </w:t>
      </w:r>
    </w:ins>
    <w:ins w:id="1168" w:author="Jade Raposa [2]" w:date="2024-10-16T23:04:00Z">
      <w:r>
        <w:rPr>
          <w:rFonts w:ascii="Georgia" w:hAnsi="Georgia"/>
        </w:rPr>
        <w:t xml:space="preserve"> </w:t>
      </w:r>
    </w:ins>
    <w:ins w:id="1169" w:author="Jade Raposa [2]" w:date="2024-10-16T23:03:00Z">
      <w:r>
        <w:rPr>
          <w:rFonts w:ascii="Georgia" w:hAnsi="Georgia"/>
        </w:rPr>
        <w:t>6</w:t>
      </w:r>
    </w:ins>
    <w:ins w:id="1170" w:author="Jade Raposa [2]" w:date="2024-10-17T00:22:00Z">
      <w:r>
        <w:rPr>
          <w:rFonts w:ascii="Georgia" w:hAnsi="Georgia"/>
        </w:rPr>
        <w:t>3</w:t>
      </w:r>
    </w:ins>
    <w:del w:id="1171" w:author="Jade Raposa [2]" w:date="2024-10-16T23:03:00Z">
      <w:r>
        <w:rPr>
          <w:rFonts w:ascii="Georgia" w:hAnsi="Georgia"/>
        </w:rPr>
        <w:tab/>
        <w:delText xml:space="preserve">                                                                                                                References| 66</w:delText>
      </w:r>
      <w:r>
        <w:rPr>
          <w:rFonts w:ascii="Georgia" w:hAnsi="Georgia"/>
        </w:rPr>
        <w:tab/>
      </w:r>
    </w:del>
    <w:r>
      <w:rPr>
        <w:noProof/>
        <w:lang w:val="en-US"/>
      </w:rPr>
      <w:drawing>
        <wp:anchor distT="0" distB="0" distL="114300" distR="114300" simplePos="0" relativeHeight="251742208" behindDoc="1" locked="0" layoutInCell="1" allowOverlap="1" wp14:anchorId="604693BA" wp14:editId="0E9E3DB6">
          <wp:simplePos x="0" y="0"/>
          <wp:positionH relativeFrom="margin">
            <wp:posOffset>373380</wp:posOffset>
          </wp:positionH>
          <wp:positionV relativeFrom="paragraph">
            <wp:posOffset>-343535</wp:posOffset>
          </wp:positionV>
          <wp:extent cx="5057775" cy="680085"/>
          <wp:effectExtent l="0" t="0" r="9525" b="5715"/>
          <wp:wrapTopAndBottom/>
          <wp:docPr id="1920431479" name="Picture 192043147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1479" name="Picture 192043147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77777777" w:rsidR="008F456D" w:rsidRDefault="00000000">
    <w:pPr>
      <w:pStyle w:val="Footer"/>
      <w:rPr>
        <w:rFonts w:ascii="Georgia" w:hAnsi="Georgia"/>
      </w:rPr>
    </w:pPr>
    <w:r>
      <w:rPr>
        <w:rFonts w:ascii="Georgia" w:hAnsi="Georgia"/>
      </w:rPr>
      <w:tab/>
      <w:t xml:space="preserve">                                                                                                                                              Appendix </w:t>
    </w:r>
    <w:proofErr w:type="gramStart"/>
    <w:r>
      <w:rPr>
        <w:rFonts w:ascii="Georgia" w:hAnsi="Georgia"/>
      </w:rPr>
      <w:t xml:space="preserve">A </w:t>
    </w:r>
    <w:ins w:id="1175" w:author="Jade Raposa [2]" w:date="2024-10-16T23:07:00Z">
      <w:r>
        <w:rPr>
          <w:rFonts w:ascii="Georgia" w:hAnsi="Georgia"/>
        </w:rPr>
        <w:t xml:space="preserve"> </w:t>
      </w:r>
    </w:ins>
    <w:r>
      <w:rPr>
        <w:rFonts w:ascii="Georgia" w:hAnsi="Georgia"/>
      </w:rPr>
      <w:t>|</w:t>
    </w:r>
    <w:proofErr w:type="gramEnd"/>
    <w:ins w:id="1176" w:author="Jade Raposa [2]" w:date="2024-10-16T23:07:00Z">
      <w:r>
        <w:rPr>
          <w:rFonts w:ascii="Georgia" w:hAnsi="Georgia"/>
        </w:rPr>
        <w:t xml:space="preserve"> </w:t>
      </w:r>
    </w:ins>
    <w:r>
      <w:rPr>
        <w:rFonts w:ascii="Georgia" w:hAnsi="Georgia"/>
      </w:rPr>
      <w:t xml:space="preserve"> 6</w:t>
    </w:r>
    <w:ins w:id="1177" w:author="Jade Raposa [2]" w:date="2024-10-17T00:22:00Z">
      <w:r>
        <w:rPr>
          <w:rFonts w:ascii="Georgia" w:hAnsi="Georgia"/>
        </w:rPr>
        <w:t>5</w:t>
      </w:r>
    </w:ins>
    <w:del w:id="1178" w:author="Jade Raposa [2]" w:date="2024-10-17T00:22:00Z">
      <w:r>
        <w:rPr>
          <w:rFonts w:ascii="Georgia" w:hAnsi="Georgia"/>
        </w:rPr>
        <w:delText>7</w:delText>
      </w:r>
      <w:r>
        <w:rPr>
          <w:rFonts w:ascii="Georgia" w:hAnsi="Georgia"/>
        </w:rPr>
        <w:tab/>
      </w:r>
    </w:del>
    <w:r>
      <w:rPr>
        <w:noProof/>
        <w:lang w:val="en-US"/>
      </w:rPr>
      <w:drawing>
        <wp:anchor distT="0" distB="0" distL="114300" distR="114300" simplePos="0" relativeHeight="251743232" behindDoc="1" locked="0" layoutInCell="1" allowOverlap="1" wp14:anchorId="67B21B3F" wp14:editId="36CC3F91">
          <wp:simplePos x="0" y="0"/>
          <wp:positionH relativeFrom="margin">
            <wp:posOffset>373380</wp:posOffset>
          </wp:positionH>
          <wp:positionV relativeFrom="paragraph">
            <wp:posOffset>-343535</wp:posOffset>
          </wp:positionV>
          <wp:extent cx="5057775" cy="680085"/>
          <wp:effectExtent l="0" t="0" r="9525" b="5715"/>
          <wp:wrapTopAndBottom/>
          <wp:docPr id="267928153" name="Picture 267928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8153" name="Picture 267928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77777777" w:rsidR="008F456D" w:rsidRDefault="00000000" w:rsidP="008F456D">
    <w:pPr>
      <w:pStyle w:val="Footer"/>
      <w:jc w:val="right"/>
      <w:rPr>
        <w:rFonts w:ascii="Georgia" w:hAnsi="Georgia"/>
      </w:rPr>
      <w:pPrChange w:id="1179" w:author="Jade Raposa [2]" w:date="2024-10-17T00:24:00Z">
        <w:pPr>
          <w:pStyle w:val="Footer"/>
        </w:pPr>
      </w:pPrChange>
    </w:pPr>
    <w:ins w:id="1180" w:author="Jade Raposa [2]" w:date="2024-10-17T00:24:00Z">
      <w:r>
        <w:rPr>
          <w:rFonts w:ascii="Georgia" w:hAnsi="Georgia"/>
          <w:rPrChange w:id="1181" w:author="Jade Raposa [2]" w:date="2024-10-17T00:24:00Z">
            <w:rPr/>
          </w:rPrChange>
        </w:rPr>
        <w:t xml:space="preserve">Appendix </w:t>
      </w:r>
      <w:proofErr w:type="gramStart"/>
      <w:r>
        <w:rPr>
          <w:rFonts w:ascii="Georgia" w:hAnsi="Georgia"/>
          <w:rPrChange w:id="1182" w:author="Jade Raposa [2]" w:date="2024-10-17T00:24:00Z">
            <w:rPr/>
          </w:rPrChange>
        </w:rPr>
        <w:t>B</w:t>
      </w:r>
      <w:r>
        <w:rPr>
          <w:rFonts w:ascii="Georgia" w:hAnsi="Georgia"/>
        </w:rPr>
        <w:t xml:space="preserve"> </w:t>
      </w:r>
      <w:r>
        <w:rPr>
          <w:rFonts w:ascii="Georgia" w:hAnsi="Georgia"/>
          <w:rPrChange w:id="1183" w:author="Jade Raposa [2]" w:date="2024-10-17T00:24:00Z">
            <w:rPr/>
          </w:rPrChange>
        </w:rPr>
        <w:t xml:space="preserve"> |</w:t>
      </w:r>
      <w:proofErr w:type="gramEnd"/>
      <w:r>
        <w:rPr>
          <w:rFonts w:ascii="Georgia" w:hAnsi="Georgia"/>
          <w:rPrChange w:id="1184" w:author="Jade Raposa [2]" w:date="2024-10-17T00:24:00Z">
            <w:rPr/>
          </w:rPrChange>
        </w:rPr>
        <w:t xml:space="preserve"> </w:t>
      </w:r>
      <w:r>
        <w:rPr>
          <w:rFonts w:ascii="Georgia" w:hAnsi="Georgia"/>
        </w:rPr>
        <w:t xml:space="preserve"> </w:t>
      </w:r>
      <w:r>
        <w:rPr>
          <w:rFonts w:ascii="Georgia" w:hAnsi="Georgia"/>
          <w:rPrChange w:id="1185" w:author="Jade Raposa [2]" w:date="2024-10-17T00:24:00Z">
            <w:rPr/>
          </w:rPrChange>
        </w:rPr>
        <w:t>67</w:t>
      </w:r>
    </w:ins>
    <w:r>
      <w:rPr>
        <w:rFonts w:ascii="Georgia" w:hAnsi="Georgia"/>
        <w:noProof/>
        <w:lang w:val="en-US"/>
        <w:rPrChange w:id="1186" w:author="Jade Raposa [2]" w:date="2024-10-17T00:24:00Z">
          <w:rPr>
            <w:noProof/>
            <w:lang w:val="en-US"/>
          </w:rPr>
        </w:rPrChange>
      </w:rPr>
      <w:drawing>
        <wp:anchor distT="0" distB="0" distL="114300" distR="114300" simplePos="0" relativeHeight="251745280" behindDoc="1" locked="0" layoutInCell="1" allowOverlap="1" wp14:anchorId="54AF64EF" wp14:editId="67BFF4B2">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0492" name="Picture 149958049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87" w:author="Jade Raposa [2]" w:date="2024-10-17T00:24:00Z">
      <w:r>
        <w:rPr>
          <w:rFonts w:ascii="Georgia" w:hAnsi="Georgia"/>
          <w:rPrChange w:id="1188" w:author="Jade Raposa [2]" w:date="2024-10-17T00:24:00Z">
            <w:rPr/>
          </w:rPrChange>
        </w:rPr>
        <w:tab/>
      </w:r>
      <w:r>
        <w:rPr>
          <w:rFonts w:ascii="Georgia" w:hAnsi="Georgia"/>
          <w:rPrChange w:id="1189" w:author="Jade Raposa [2]" w:date="2024-10-17T00:24:00Z">
            <w:rPr/>
          </w:rPrChange>
        </w:rPr>
        <w:tab/>
      </w:r>
    </w:del>
    <w:del w:id="1190" w:author="Jade Raposa [2]" w:date="2024-10-17T00:23:00Z">
      <w:r>
        <w:rPr>
          <w:rFonts w:ascii="Georgia" w:hAnsi="Georgia"/>
        </w:rPr>
        <w:delText>Appendix B | 69</w:delText>
      </w:r>
    </w:del>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77777777" w:rsidR="008F456D" w:rsidRDefault="00000000" w:rsidP="008F456D">
    <w:pPr>
      <w:pStyle w:val="Footer"/>
      <w:jc w:val="right"/>
      <w:rPr>
        <w:rFonts w:ascii="Georgia" w:hAnsi="Georgia"/>
      </w:rPr>
      <w:pPrChange w:id="1191" w:author="Jade Raposa [2]" w:date="2024-10-17T00:23:00Z">
        <w:pPr>
          <w:pStyle w:val="Footer"/>
        </w:pPr>
      </w:pPrChange>
    </w:pPr>
    <w:ins w:id="1192" w:author="Jade Raposa [2]" w:date="2024-10-17T00:23:00Z">
      <w:r>
        <w:rPr>
          <w:rFonts w:ascii="Georgia" w:hAnsi="Georgia"/>
        </w:rPr>
        <w:t xml:space="preserve">Appendix </w:t>
      </w:r>
      <w:proofErr w:type="gramStart"/>
      <w:r>
        <w:rPr>
          <w:rFonts w:ascii="Georgia" w:hAnsi="Georgia"/>
        </w:rPr>
        <w:t>B  |</w:t>
      </w:r>
      <w:proofErr w:type="gramEnd"/>
      <w:r>
        <w:rPr>
          <w:rFonts w:ascii="Georgia" w:hAnsi="Georgia"/>
        </w:rPr>
        <w:t xml:space="preserve">  66</w:t>
      </w:r>
    </w:ins>
    <w:del w:id="1193" w:author="Jade Raposa [2]" w:date="2024-10-17T00:23:00Z">
      <w:r>
        <w:rPr>
          <w:rFonts w:ascii="Georgia" w:hAnsi="Georgia"/>
        </w:rPr>
        <w:tab/>
      </w:r>
    </w:del>
    <w:r>
      <w:rPr>
        <w:rFonts w:ascii="Georgia" w:hAnsi="Georgia"/>
      </w:rPr>
      <w:t xml:space="preserve">                                                                                                                                             </w:t>
    </w:r>
    <w:del w:id="1194" w:author="Jade Raposa [2]" w:date="2024-10-17T00:23:00Z">
      <w:r>
        <w:rPr>
          <w:rFonts w:ascii="Georgia" w:hAnsi="Georgia"/>
        </w:rPr>
        <w:delText xml:space="preserve"> Appendix B| 6</w:delText>
      </w:r>
    </w:del>
    <w:r>
      <w:rPr>
        <w:noProof/>
        <w:lang w:val="en-US"/>
      </w:rPr>
      <w:drawing>
        <wp:anchor distT="0" distB="0" distL="114300" distR="114300" simplePos="0" relativeHeight="251744256" behindDoc="1" locked="0" layoutInCell="1" allowOverlap="1" wp14:anchorId="4A1B42A1" wp14:editId="12D7FEE5">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6422" name="Picture 118129642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95" w:author="Jade Raposa [2]" w:date="2024-10-17T00:23:00Z">
      <w:r>
        <w:rPr>
          <w:rFonts w:ascii="Georgia" w:hAnsi="Georgia"/>
        </w:rPr>
        <w:delText>8</w:delText>
      </w:r>
    </w:del>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77777777" w:rsidR="008F456D" w:rsidRDefault="00000000" w:rsidP="008F456D">
    <w:pPr>
      <w:pStyle w:val="Footer"/>
      <w:jc w:val="right"/>
      <w:rPr>
        <w:rFonts w:ascii="Georgia" w:hAnsi="Georgia"/>
      </w:rPr>
      <w:pPrChange w:id="1196" w:author="Jade Raposa [2]" w:date="2024-10-17T00:24:00Z">
        <w:pPr>
          <w:pStyle w:val="Footer"/>
        </w:pPr>
      </w:pPrChange>
    </w:pPr>
    <w:ins w:id="1197" w:author="Jade Raposa [2]" w:date="2024-10-17T00:24:00Z">
      <w:r>
        <w:rPr>
          <w:rFonts w:ascii="Georgia" w:hAnsi="Georgia"/>
          <w:rPrChange w:id="1198" w:author="Jade Raposa [2]" w:date="2024-10-17T00:24:00Z">
            <w:rPr/>
          </w:rPrChange>
        </w:rPr>
        <w:t xml:space="preserve">Appendix </w:t>
      </w:r>
      <w:proofErr w:type="gramStart"/>
      <w:r>
        <w:rPr>
          <w:rFonts w:ascii="Georgia" w:hAnsi="Georgia"/>
          <w:rPrChange w:id="1199" w:author="Jade Raposa [2]" w:date="2024-10-17T00:24:00Z">
            <w:rPr/>
          </w:rPrChange>
        </w:rPr>
        <w:t>C</w:t>
      </w:r>
      <w:r>
        <w:rPr>
          <w:rFonts w:ascii="Georgia" w:hAnsi="Georgia"/>
        </w:rPr>
        <w:t xml:space="preserve"> </w:t>
      </w:r>
      <w:r>
        <w:rPr>
          <w:rFonts w:ascii="Georgia" w:hAnsi="Georgia"/>
          <w:rPrChange w:id="1200" w:author="Jade Raposa [2]" w:date="2024-10-17T00:24:00Z">
            <w:rPr/>
          </w:rPrChange>
        </w:rPr>
        <w:t xml:space="preserve"> |</w:t>
      </w:r>
      <w:proofErr w:type="gramEnd"/>
      <w:r>
        <w:rPr>
          <w:rFonts w:ascii="Georgia" w:hAnsi="Georgia"/>
        </w:rPr>
        <w:t xml:space="preserve"> </w:t>
      </w:r>
      <w:r>
        <w:rPr>
          <w:rFonts w:ascii="Georgia" w:hAnsi="Georgia"/>
          <w:rPrChange w:id="1201" w:author="Jade Raposa [2]" w:date="2024-10-17T00:24:00Z">
            <w:rPr/>
          </w:rPrChange>
        </w:rPr>
        <w:t xml:space="preserve"> 68</w:t>
      </w:r>
    </w:ins>
    <w:r>
      <w:rPr>
        <w:rFonts w:ascii="Georgia" w:hAnsi="Georgia"/>
        <w:noProof/>
        <w:lang w:val="en-US"/>
        <w:rPrChange w:id="1202" w:author="Jade Raposa [2]" w:date="2024-10-17T00:24:00Z">
          <w:rPr>
            <w:noProof/>
            <w:lang w:val="en-US"/>
          </w:rPr>
        </w:rPrChange>
      </w:rPr>
      <w:drawing>
        <wp:anchor distT="0" distB="0" distL="114300" distR="114300" simplePos="0" relativeHeight="251747328" behindDoc="1" locked="0" layoutInCell="1" allowOverlap="1" wp14:anchorId="035A59F5" wp14:editId="3C39B969">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9040" name="Picture 9525090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03" w:author="Jade Raposa [2]" w:date="2024-10-17T00:24:00Z">
      <w:r>
        <w:rPr>
          <w:rFonts w:ascii="Georgia" w:hAnsi="Georgia"/>
          <w:rPrChange w:id="1204" w:author="Jade Raposa [2]" w:date="2024-10-17T00:24:00Z">
            <w:rPr/>
          </w:rPrChange>
        </w:rPr>
        <w:tab/>
      </w:r>
      <w:r>
        <w:rPr>
          <w:rFonts w:ascii="Georgia" w:hAnsi="Georgia"/>
          <w:rPrChange w:id="1205" w:author="Jade Raposa [2]" w:date="2024-10-17T00:24:00Z">
            <w:rPr/>
          </w:rPrChange>
        </w:rPr>
        <w:tab/>
      </w:r>
      <w:r>
        <w:rPr>
          <w:rFonts w:ascii="Georgia" w:hAnsi="Georgia"/>
        </w:rPr>
        <w:delText>Appendix C | 70</w:delText>
      </w:r>
    </w:del>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D0A73" w14:textId="77777777" w:rsidR="008F456D" w:rsidRPr="008F456D" w:rsidRDefault="00000000" w:rsidP="008F456D">
    <w:pPr>
      <w:pStyle w:val="Header"/>
      <w:tabs>
        <w:tab w:val="clear" w:pos="4680"/>
        <w:tab w:val="clear" w:pos="9360"/>
        <w:tab w:val="right" w:pos="8640"/>
      </w:tabs>
      <w:jc w:val="right"/>
      <w:rPr>
        <w:rFonts w:ascii="Georgia" w:hAnsi="Georgia"/>
        <w:rPrChange w:id="98" w:author="Jade Raposa [2]" w:date="2024-10-16T21:12:00Z">
          <w:rPr/>
        </w:rPrChange>
      </w:rPr>
      <w:pPrChange w:id="99" w:author="Jade Raposa [2]" w:date="2024-10-16T21:13:00Z">
        <w:pPr>
          <w:pStyle w:val="Header"/>
          <w:tabs>
            <w:tab w:val="clear" w:pos="4680"/>
            <w:tab w:val="clear" w:pos="9360"/>
            <w:tab w:val="right" w:pos="8640"/>
          </w:tabs>
        </w:pPr>
      </w:pPrChange>
    </w:pPr>
    <w:ins w:id="100" w:author="Jade Raposa [2]" w:date="2024-10-16T21:21:00Z">
      <w:r>
        <w:rPr>
          <w:noProof/>
          <w:lang w:val="en-US"/>
        </w:rPr>
        <w:drawing>
          <wp:anchor distT="0" distB="0" distL="114300" distR="114300" simplePos="0" relativeHeight="251771904" behindDoc="1" locked="0" layoutInCell="1" allowOverlap="1" wp14:anchorId="755D6171" wp14:editId="1A7012A1">
            <wp:simplePos x="0" y="0"/>
            <wp:positionH relativeFrom="margin">
              <wp:align>center</wp:align>
            </wp:positionH>
            <wp:positionV relativeFrom="paragraph">
              <wp:posOffset>-342900</wp:posOffset>
            </wp:positionV>
            <wp:extent cx="5057775" cy="659765"/>
            <wp:effectExtent l="0" t="0" r="9525" b="6985"/>
            <wp:wrapTopAndBottom/>
            <wp:docPr id="1914645128" name="Picture 191464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45128" name="Picture 1914645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01" w:author="Jade Raposa [2]" w:date="2024-10-16T21:22:00Z">
      <w:r>
        <w:t xml:space="preserve"> </w:t>
      </w:r>
    </w:ins>
    <w:ins w:id="102" w:author="Jade Raposa [2]" w:date="2024-10-16T21:36:00Z">
      <w:r>
        <w:rPr>
          <w:rFonts w:ascii="Georgia" w:hAnsi="Georgia"/>
        </w:rPr>
        <w:t xml:space="preserve">Executive </w:t>
      </w:r>
      <w:proofErr w:type="gramStart"/>
      <w:r>
        <w:rPr>
          <w:rFonts w:ascii="Georgia" w:hAnsi="Georgia"/>
        </w:rPr>
        <w:t>Summary</w:t>
      </w:r>
    </w:ins>
    <w:ins w:id="103" w:author="Jade Raposa [2]" w:date="2024-10-16T21:22:00Z">
      <w:r>
        <w:rPr>
          <w:rFonts w:ascii="Georgia" w:hAnsi="Georgia"/>
        </w:rPr>
        <w:t xml:space="preserve">  |</w:t>
      </w:r>
      <w:proofErr w:type="gramEnd"/>
      <w:r>
        <w:rPr>
          <w:rFonts w:ascii="Georgia" w:hAnsi="Georgia"/>
        </w:rPr>
        <w:t xml:space="preserve">  </w:t>
      </w:r>
    </w:ins>
    <w:ins w:id="104" w:author="Jade Raposa [2]" w:date="2024-10-16T21:37:00Z">
      <w:r>
        <w:rPr>
          <w:rFonts w:ascii="Georgia" w:hAnsi="Georgia"/>
        </w:rPr>
        <w:t>v</w:t>
      </w:r>
    </w:ins>
    <w:ins w:id="105" w:author="Jade Raposa [2]" w:date="2024-10-16T21:22:00Z">
      <w:r>
        <w:rPr>
          <w:rFonts w:ascii="Georgia" w:hAnsi="Georgia"/>
        </w:rPr>
        <w:t>i</w:t>
      </w:r>
    </w:ins>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77777777" w:rsidR="008F456D" w:rsidRDefault="00000000" w:rsidP="008F456D">
    <w:pPr>
      <w:pStyle w:val="Footer"/>
      <w:jc w:val="right"/>
      <w:rPr>
        <w:rFonts w:ascii="Georgia" w:hAnsi="Georgia"/>
      </w:rPr>
      <w:pPrChange w:id="1206" w:author="Jade Raposa [2]" w:date="2024-10-17T00:28:00Z">
        <w:pPr>
          <w:pStyle w:val="Footer"/>
        </w:pPr>
      </w:pPrChange>
    </w:pPr>
    <w:ins w:id="1207" w:author="Jade Raposa [2]" w:date="2024-10-17T00:28:00Z">
      <w:r>
        <w:rPr>
          <w:rFonts w:ascii="Georgia" w:hAnsi="Georgia"/>
        </w:rPr>
        <w:t>Appendix C</w:t>
      </w:r>
    </w:ins>
    <w:ins w:id="1208" w:author="Jade Raposa [2]" w:date="2024-10-17T00:29:00Z">
      <w:r>
        <w:rPr>
          <w:rFonts w:ascii="Georgia" w:hAnsi="Georgia"/>
        </w:rPr>
        <w:t xml:space="preserve">  </w:t>
      </w:r>
    </w:ins>
    <w:ins w:id="1209" w:author="Jade Raposa [2]" w:date="2024-10-17T00:28:00Z">
      <w:r>
        <w:rPr>
          <w:rFonts w:ascii="Georgia" w:hAnsi="Georgia"/>
        </w:rPr>
        <w:t xml:space="preserve">| </w:t>
      </w:r>
    </w:ins>
    <w:ins w:id="1210" w:author="Jade Raposa [2]" w:date="2024-10-17T00:29:00Z">
      <w:r>
        <w:rPr>
          <w:rFonts w:ascii="Georgia" w:hAnsi="Georgia"/>
        </w:rPr>
        <w:t xml:space="preserve"> </w:t>
      </w:r>
    </w:ins>
    <w:ins w:id="1211" w:author="Jade Raposa [2]" w:date="2024-10-17T00:28:00Z">
      <w:r>
        <w:rPr>
          <w:rFonts w:ascii="Georgia" w:hAnsi="Georgia"/>
        </w:rPr>
        <w:t>70</w:t>
      </w:r>
    </w:ins>
    <w:del w:id="1212" w:author="Jade Raposa [2]" w:date="2024-10-17T00:28:00Z">
      <w:r>
        <w:rPr>
          <w:rFonts w:ascii="Georgia" w:hAnsi="Georgia"/>
        </w:rPr>
        <w:tab/>
        <w:delText xml:space="preserve">                                                                                                                                              Appendix C| 6</w:delText>
      </w:r>
    </w:del>
    <w:r>
      <w:rPr>
        <w:noProof/>
        <w:lang w:val="en-US"/>
      </w:rPr>
      <w:drawing>
        <wp:anchor distT="0" distB="0" distL="114300" distR="114300" simplePos="0" relativeHeight="251746304" behindDoc="1" locked="0" layoutInCell="1" allowOverlap="1" wp14:anchorId="0D8ACDD6" wp14:editId="2107324E">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35703" name="Picture 195083570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13" w:author="Jade Raposa [2]" w:date="2024-10-17T00:28:00Z">
      <w:r>
        <w:rPr>
          <w:rFonts w:ascii="Georgia" w:hAnsi="Georgia"/>
        </w:rPr>
        <w:delText>7</w:delText>
      </w:r>
    </w:del>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81996" w14:textId="77777777" w:rsidR="008F456D" w:rsidRDefault="00000000" w:rsidP="008F456D">
    <w:pPr>
      <w:pStyle w:val="Footer"/>
      <w:jc w:val="right"/>
      <w:rPr>
        <w:rFonts w:ascii="Georgia" w:hAnsi="Georgia"/>
      </w:rPr>
      <w:pPrChange w:id="1217" w:author="Jade Raposa [2]" w:date="2024-10-17T00:24:00Z">
        <w:pPr>
          <w:pStyle w:val="Footer"/>
        </w:pPr>
      </w:pPrChange>
    </w:pPr>
    <w:ins w:id="1218" w:author="Jade Raposa [2]" w:date="2024-10-17T00:24:00Z">
      <w:r>
        <w:rPr>
          <w:rFonts w:ascii="Georgia" w:hAnsi="Georgia"/>
          <w:rPrChange w:id="1219" w:author="Jade Raposa [2]" w:date="2024-10-17T00:24:00Z">
            <w:rPr/>
          </w:rPrChange>
        </w:rPr>
        <w:t xml:space="preserve">Appendix </w:t>
      </w:r>
      <w:proofErr w:type="gramStart"/>
      <w:r>
        <w:rPr>
          <w:rFonts w:ascii="Georgia" w:hAnsi="Georgia"/>
          <w:rPrChange w:id="1220" w:author="Jade Raposa [2]" w:date="2024-10-17T00:24:00Z">
            <w:rPr/>
          </w:rPrChange>
        </w:rPr>
        <w:t xml:space="preserve">C </w:t>
      </w:r>
      <w:r>
        <w:rPr>
          <w:rFonts w:ascii="Georgia" w:hAnsi="Georgia"/>
        </w:rPr>
        <w:t xml:space="preserve"> </w:t>
      </w:r>
      <w:r>
        <w:rPr>
          <w:rFonts w:ascii="Georgia" w:hAnsi="Georgia"/>
          <w:rPrChange w:id="1221" w:author="Jade Raposa [2]" w:date="2024-10-17T00:24:00Z">
            <w:rPr/>
          </w:rPrChange>
        </w:rPr>
        <w:t>|</w:t>
      </w:r>
      <w:proofErr w:type="gramEnd"/>
      <w:r>
        <w:rPr>
          <w:rFonts w:ascii="Georgia" w:hAnsi="Georgia"/>
        </w:rPr>
        <w:t xml:space="preserve"> </w:t>
      </w:r>
      <w:r>
        <w:rPr>
          <w:rFonts w:ascii="Georgia" w:hAnsi="Georgia"/>
          <w:rPrChange w:id="1222" w:author="Jade Raposa [2]" w:date="2024-10-17T00:24:00Z">
            <w:rPr/>
          </w:rPrChange>
        </w:rPr>
        <w:t xml:space="preserve"> 69</w:t>
      </w:r>
    </w:ins>
    <w:r>
      <w:rPr>
        <w:rFonts w:ascii="Georgia" w:hAnsi="Georgia"/>
        <w:noProof/>
        <w:lang w:val="en-US"/>
        <w:rPrChange w:id="1223" w:author="Jade Raposa [2]" w:date="2024-10-17T00:24:00Z">
          <w:rPr>
            <w:noProof/>
            <w:lang w:val="en-US"/>
          </w:rPr>
        </w:rPrChange>
      </w:rPr>
      <w:drawing>
        <wp:anchor distT="0" distB="0" distL="114300" distR="114300" simplePos="0" relativeHeight="251766784" behindDoc="1" locked="0" layoutInCell="1" allowOverlap="1" wp14:anchorId="2C21B094" wp14:editId="237FFA3B">
          <wp:simplePos x="0" y="0"/>
          <wp:positionH relativeFrom="margin">
            <wp:posOffset>441960</wp:posOffset>
          </wp:positionH>
          <wp:positionV relativeFrom="paragraph">
            <wp:posOffset>-320040</wp:posOffset>
          </wp:positionV>
          <wp:extent cx="5057775" cy="680085"/>
          <wp:effectExtent l="0" t="0" r="9525" b="5715"/>
          <wp:wrapTopAndBottom/>
          <wp:docPr id="1246971753" name="Picture 12469717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71753" name="Picture 12469717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24" w:author="Jade Raposa [2]" w:date="2024-10-17T00:24:00Z">
      <w:r>
        <w:rPr>
          <w:rFonts w:ascii="Georgia" w:hAnsi="Georgia"/>
          <w:rPrChange w:id="1225" w:author="Jade Raposa [2]" w:date="2024-10-17T00:24:00Z">
            <w:rPr/>
          </w:rPrChange>
        </w:rPr>
        <w:tab/>
      </w:r>
      <w:r>
        <w:rPr>
          <w:rFonts w:ascii="Georgia" w:hAnsi="Georgia"/>
          <w:rPrChange w:id="1226" w:author="Jade Raposa [2]" w:date="2024-10-17T00:24:00Z">
            <w:rPr/>
          </w:rPrChange>
        </w:rPr>
        <w:tab/>
      </w:r>
      <w:r>
        <w:rPr>
          <w:rFonts w:ascii="Georgia" w:hAnsi="Georgia"/>
        </w:rPr>
        <w:delText>Appendix C | 71</w:delText>
      </w:r>
    </w:del>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77777777" w:rsidR="008F456D" w:rsidRDefault="00000000" w:rsidP="008F456D">
    <w:pPr>
      <w:pStyle w:val="Footer"/>
      <w:jc w:val="right"/>
      <w:rPr>
        <w:rFonts w:ascii="Georgia" w:hAnsi="Georgia"/>
      </w:rPr>
      <w:pPrChange w:id="1229" w:author="Jade Raposa [2]" w:date="2024-10-17T00:25:00Z">
        <w:pPr>
          <w:pStyle w:val="Footer"/>
        </w:pPr>
      </w:pPrChange>
    </w:pPr>
    <w:ins w:id="1230" w:author="Jade Raposa [2]" w:date="2024-10-17T00:25:00Z">
      <w:r>
        <w:rPr>
          <w:rFonts w:ascii="Georgia" w:hAnsi="Georgia"/>
        </w:rPr>
        <w:t xml:space="preserve">Appendix </w:t>
      </w:r>
      <w:proofErr w:type="gramStart"/>
      <w:r>
        <w:rPr>
          <w:rFonts w:ascii="Georgia" w:hAnsi="Georgia"/>
        </w:rPr>
        <w:t>C  |</w:t>
      </w:r>
      <w:proofErr w:type="gramEnd"/>
      <w:r>
        <w:rPr>
          <w:rFonts w:ascii="Georgia" w:hAnsi="Georgia"/>
        </w:rPr>
        <w:t xml:space="preserve">  7</w:t>
      </w:r>
    </w:ins>
    <w:r>
      <w:rPr>
        <w:rFonts w:ascii="Georgia" w:hAnsi="Georgia"/>
        <w:noProof/>
        <w:lang w:val="en-US"/>
        <w:rPrChange w:id="1231" w:author="Jade Raposa [2]" w:date="2024-10-17T00:25:00Z">
          <w:rPr>
            <w:noProof/>
            <w:lang w:val="en-US"/>
          </w:rPr>
        </w:rPrChange>
      </w:rPr>
      <w:drawing>
        <wp:anchor distT="0" distB="0" distL="114300" distR="114300" simplePos="0" relativeHeight="251767808" behindDoc="1" locked="0" layoutInCell="1" allowOverlap="1" wp14:anchorId="7FAF6273" wp14:editId="0660DEC0">
          <wp:simplePos x="0" y="0"/>
          <wp:positionH relativeFrom="margin">
            <wp:posOffset>441960</wp:posOffset>
          </wp:positionH>
          <wp:positionV relativeFrom="paragraph">
            <wp:posOffset>-320040</wp:posOffset>
          </wp:positionV>
          <wp:extent cx="5057775" cy="680085"/>
          <wp:effectExtent l="0" t="0" r="9525" b="5715"/>
          <wp:wrapTopAndBottom/>
          <wp:docPr id="626675612" name="Picture 62667561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75612" name="Picture 62667561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232" w:author="Jade Raposa [2]" w:date="2024-10-17T00:39:00Z">
      <w:r>
        <w:rPr>
          <w:rFonts w:ascii="Georgia" w:hAnsi="Georgia"/>
        </w:rPr>
        <w:t>0</w:t>
      </w:r>
    </w:ins>
    <w:del w:id="1233" w:author="Jade Raposa [2]" w:date="2024-10-17T00:25:00Z">
      <w:r>
        <w:rPr>
          <w:rFonts w:ascii="Georgia" w:hAnsi="Georgia"/>
          <w:rPrChange w:id="1234" w:author="Jade Raposa [2]" w:date="2024-10-17T00:25:00Z">
            <w:rPr/>
          </w:rPrChange>
        </w:rPr>
        <w:tab/>
      </w:r>
      <w:r>
        <w:rPr>
          <w:rFonts w:ascii="Georgia" w:hAnsi="Georgia"/>
          <w:rPrChange w:id="1235" w:author="Jade Raposa [2]" w:date="2024-10-17T00:25:00Z">
            <w:rPr/>
          </w:rPrChange>
        </w:rPr>
        <w:tab/>
      </w:r>
      <w:r>
        <w:rPr>
          <w:rFonts w:ascii="Georgia" w:hAnsi="Georgia"/>
        </w:rPr>
        <w:delText>Appendix C | 72</w:delText>
      </w:r>
    </w:del>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36A4A" w14:textId="77777777" w:rsidR="008F456D" w:rsidRDefault="00000000" w:rsidP="008F456D">
    <w:pPr>
      <w:pStyle w:val="Footer"/>
      <w:jc w:val="right"/>
      <w:rPr>
        <w:rFonts w:ascii="Georgia" w:hAnsi="Georgia"/>
      </w:rPr>
      <w:pPrChange w:id="1236" w:author="Jade Raposa [2]" w:date="2024-10-17T00:28:00Z">
        <w:pPr>
          <w:pStyle w:val="Footer"/>
        </w:pPr>
      </w:pPrChange>
    </w:pPr>
    <w:ins w:id="1237" w:author="Jade Raposa [2]" w:date="2024-10-17T00:28:00Z">
      <w:r>
        <w:rPr>
          <w:rFonts w:ascii="Georgia" w:hAnsi="Georgia"/>
        </w:rPr>
        <w:t>Appendix C</w:t>
      </w:r>
    </w:ins>
    <w:ins w:id="1238" w:author="Jade Raposa [2]" w:date="2024-10-17T00:29:00Z">
      <w:r>
        <w:rPr>
          <w:rFonts w:ascii="Georgia" w:hAnsi="Georgia"/>
        </w:rPr>
        <w:t xml:space="preserve">  </w:t>
      </w:r>
    </w:ins>
    <w:ins w:id="1239" w:author="Jade Raposa [2]" w:date="2024-10-17T00:28:00Z">
      <w:r>
        <w:rPr>
          <w:rFonts w:ascii="Georgia" w:hAnsi="Georgia"/>
        </w:rPr>
        <w:t xml:space="preserve">| </w:t>
      </w:r>
    </w:ins>
    <w:ins w:id="1240" w:author="Jade Raposa [2]" w:date="2024-10-17T00:29:00Z">
      <w:r>
        <w:rPr>
          <w:rFonts w:ascii="Georgia" w:hAnsi="Georgia"/>
        </w:rPr>
        <w:t xml:space="preserve"> </w:t>
      </w:r>
    </w:ins>
    <w:ins w:id="1241" w:author="Jade Raposa [2]" w:date="2024-10-17T00:39:00Z">
      <w:r>
        <w:rPr>
          <w:rFonts w:ascii="Georgia" w:hAnsi="Georgia"/>
        </w:rPr>
        <w:t>69</w:t>
      </w:r>
    </w:ins>
    <w:del w:id="1242" w:author="Jade Raposa [2]" w:date="2024-10-17T00:28:00Z">
      <w:r>
        <w:rPr>
          <w:rFonts w:ascii="Georgia" w:hAnsi="Georgia"/>
        </w:rPr>
        <w:tab/>
        <w:delText xml:space="preserve">                                                                                                                                              Appendix C| 6</w:delText>
      </w:r>
    </w:del>
    <w:r>
      <w:rPr>
        <w:noProof/>
        <w:lang w:val="en-US"/>
      </w:rPr>
      <w:drawing>
        <wp:anchor distT="0" distB="0" distL="114300" distR="114300" simplePos="0" relativeHeight="251793408" behindDoc="1" locked="0" layoutInCell="1" allowOverlap="1" wp14:anchorId="4D4E20B9" wp14:editId="494A4328">
          <wp:simplePos x="0" y="0"/>
          <wp:positionH relativeFrom="margin">
            <wp:posOffset>373380</wp:posOffset>
          </wp:positionH>
          <wp:positionV relativeFrom="paragraph">
            <wp:posOffset>-343535</wp:posOffset>
          </wp:positionV>
          <wp:extent cx="5057775" cy="680085"/>
          <wp:effectExtent l="0" t="0" r="9525" b="5715"/>
          <wp:wrapTopAndBottom/>
          <wp:docPr id="1126529387" name="Picture 11265293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29387" name="Picture 11265293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43" w:author="Jade Raposa [2]" w:date="2024-10-17T00:28:00Z">
      <w:r>
        <w:rPr>
          <w:rFonts w:ascii="Georgia" w:hAnsi="Georgia"/>
        </w:rPr>
        <w:delText>7</w:delText>
      </w:r>
    </w:del>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9B24A" w14:textId="77777777" w:rsidR="008F456D" w:rsidRDefault="00000000">
    <w:pPr>
      <w:pStyle w:val="Footer"/>
      <w:rPr>
        <w:rFonts w:ascii="Georgia" w:hAnsi="Georgia"/>
      </w:rPr>
    </w:pPr>
    <w:r>
      <w:rPr>
        <w:noProof/>
        <w:lang w:val="en-US"/>
      </w:rPr>
      <w:drawing>
        <wp:anchor distT="0" distB="0" distL="114300" distR="114300" simplePos="0" relativeHeight="251748352" behindDoc="1" locked="0" layoutInCell="1" allowOverlap="1" wp14:anchorId="40FF293A" wp14:editId="17DD6BCB">
          <wp:simplePos x="0" y="0"/>
          <wp:positionH relativeFrom="margin">
            <wp:posOffset>441960</wp:posOffset>
          </wp:positionH>
          <wp:positionV relativeFrom="paragraph">
            <wp:posOffset>-320040</wp:posOffset>
          </wp:positionV>
          <wp:extent cx="5057775" cy="680085"/>
          <wp:effectExtent l="0" t="0" r="9525" b="5715"/>
          <wp:wrapTopAndBottom/>
          <wp:docPr id="1577338019" name="Picture 157733801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38019" name="Picture 157733801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C | 72</w: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77777777" w:rsidR="008F456D" w:rsidRDefault="00000000" w:rsidP="008F456D">
    <w:pPr>
      <w:pStyle w:val="Footer"/>
      <w:jc w:val="right"/>
      <w:rPr>
        <w:rFonts w:ascii="Georgia" w:hAnsi="Georgia"/>
      </w:rPr>
      <w:pPrChange w:id="1944" w:author="Jade Raposa [2]" w:date="2024-10-17T00:31:00Z">
        <w:pPr>
          <w:pStyle w:val="Footer"/>
        </w:pPr>
      </w:pPrChange>
    </w:pPr>
    <w:ins w:id="1945" w:author="Jade Raposa [2]" w:date="2024-10-17T00:31:00Z">
      <w:r>
        <w:rPr>
          <w:rFonts w:ascii="Georgia" w:hAnsi="Georgia"/>
          <w:rPrChange w:id="1946" w:author="Jade Raposa [2]" w:date="2024-10-17T00:31:00Z">
            <w:rPr/>
          </w:rPrChange>
        </w:rPr>
        <w:t xml:space="preserve">Appendix </w:t>
      </w:r>
      <w:proofErr w:type="gramStart"/>
      <w:r>
        <w:rPr>
          <w:rFonts w:ascii="Georgia" w:hAnsi="Georgia"/>
          <w:rPrChange w:id="1947" w:author="Jade Raposa [2]" w:date="2024-10-17T00:31:00Z">
            <w:rPr/>
          </w:rPrChange>
        </w:rPr>
        <w:t>C</w:t>
      </w:r>
      <w:r>
        <w:rPr>
          <w:rFonts w:ascii="Georgia" w:hAnsi="Georgia"/>
        </w:rPr>
        <w:t xml:space="preserve"> </w:t>
      </w:r>
      <w:r>
        <w:rPr>
          <w:rFonts w:ascii="Georgia" w:hAnsi="Georgia"/>
          <w:rPrChange w:id="1948" w:author="Jade Raposa [2]" w:date="2024-10-17T00:31:00Z">
            <w:rPr/>
          </w:rPrChange>
        </w:rPr>
        <w:t xml:space="preserve"> |</w:t>
      </w:r>
      <w:proofErr w:type="gramEnd"/>
      <w:r>
        <w:rPr>
          <w:rFonts w:ascii="Georgia" w:hAnsi="Georgia"/>
        </w:rPr>
        <w:t xml:space="preserve"> </w:t>
      </w:r>
      <w:r>
        <w:rPr>
          <w:rFonts w:ascii="Georgia" w:hAnsi="Georgia"/>
          <w:rPrChange w:id="1949" w:author="Jade Raposa [2]" w:date="2024-10-17T00:31:00Z">
            <w:rPr/>
          </w:rPrChange>
        </w:rPr>
        <w:t xml:space="preserve"> 7</w:t>
      </w:r>
    </w:ins>
    <w:r>
      <w:rPr>
        <w:rFonts w:ascii="Georgia" w:hAnsi="Georgia"/>
        <w:noProof/>
        <w:lang w:val="en-US"/>
        <w:rPrChange w:id="1950" w:author="Jade Raposa [2]" w:date="2024-10-17T00:31:00Z">
          <w:rPr>
            <w:noProof/>
            <w:lang w:val="en-US"/>
          </w:rPr>
        </w:rPrChange>
      </w:rPr>
      <w:drawing>
        <wp:anchor distT="0" distB="0" distL="114300" distR="114300" simplePos="0" relativeHeight="251749376" behindDoc="1" locked="0" layoutInCell="1" allowOverlap="1" wp14:anchorId="247CF66E" wp14:editId="6906AFD4">
          <wp:simplePos x="0" y="0"/>
          <wp:positionH relativeFrom="margin">
            <wp:posOffset>441960</wp:posOffset>
          </wp:positionH>
          <wp:positionV relativeFrom="paragraph">
            <wp:posOffset>-320040</wp:posOffset>
          </wp:positionV>
          <wp:extent cx="5057775" cy="680085"/>
          <wp:effectExtent l="0" t="0" r="9525" b="5715"/>
          <wp:wrapTopAndBottom/>
          <wp:docPr id="1080898649" name="Picture 10808986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8649" name="Picture 108089864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951" w:author="Jade Raposa [2]" w:date="2024-10-17T00:44:00Z">
      <w:r>
        <w:rPr>
          <w:rFonts w:ascii="Georgia" w:hAnsi="Georgia"/>
        </w:rPr>
        <w:t>2</w:t>
      </w:r>
    </w:ins>
    <w:del w:id="1952" w:author="Jade Raposa [2]" w:date="2024-10-17T00:31:00Z">
      <w:r>
        <w:rPr>
          <w:rFonts w:ascii="Georgia" w:hAnsi="Georgia"/>
          <w:rPrChange w:id="1953" w:author="Jade Raposa [2]" w:date="2024-10-17T00:31:00Z">
            <w:rPr/>
          </w:rPrChange>
        </w:rPr>
        <w:tab/>
      </w:r>
      <w:r>
        <w:rPr>
          <w:rFonts w:ascii="Georgia" w:hAnsi="Georgia"/>
          <w:rPrChange w:id="1954" w:author="Jade Raposa [2]" w:date="2024-10-17T00:31:00Z">
            <w:rPr/>
          </w:rPrChange>
        </w:rPr>
        <w:tab/>
      </w:r>
      <w:r>
        <w:rPr>
          <w:rFonts w:ascii="Georgia" w:hAnsi="Georgia"/>
        </w:rPr>
        <w:delText>Appendix C | 73</w:delText>
      </w:r>
    </w:del>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BCCC4" w14:textId="77777777" w:rsidR="008F456D" w:rsidRDefault="00000000" w:rsidP="008F456D">
    <w:pPr>
      <w:pStyle w:val="Footer"/>
      <w:jc w:val="right"/>
      <w:rPr>
        <w:rFonts w:ascii="Georgia" w:hAnsi="Georgia"/>
      </w:rPr>
      <w:pPrChange w:id="1955" w:author="Jade Raposa [2]" w:date="2024-10-17T00:28:00Z">
        <w:pPr>
          <w:pStyle w:val="Footer"/>
        </w:pPr>
      </w:pPrChange>
    </w:pPr>
    <w:ins w:id="1956" w:author="Jade Raposa [2]" w:date="2024-10-17T00:28:00Z">
      <w:r>
        <w:rPr>
          <w:rFonts w:ascii="Georgia" w:hAnsi="Georgia"/>
        </w:rPr>
        <w:t>Appendix C</w:t>
      </w:r>
    </w:ins>
    <w:ins w:id="1957" w:author="Jade Raposa [2]" w:date="2024-10-17T00:29:00Z">
      <w:r>
        <w:rPr>
          <w:rFonts w:ascii="Georgia" w:hAnsi="Georgia"/>
        </w:rPr>
        <w:t xml:space="preserve">  </w:t>
      </w:r>
    </w:ins>
    <w:ins w:id="1958" w:author="Jade Raposa [2]" w:date="2024-10-17T00:28:00Z">
      <w:r>
        <w:rPr>
          <w:rFonts w:ascii="Georgia" w:hAnsi="Georgia"/>
        </w:rPr>
        <w:t xml:space="preserve">| </w:t>
      </w:r>
    </w:ins>
    <w:ins w:id="1959" w:author="Jade Raposa [2]" w:date="2024-10-17T00:29:00Z">
      <w:r>
        <w:rPr>
          <w:rFonts w:ascii="Georgia" w:hAnsi="Georgia"/>
        </w:rPr>
        <w:t xml:space="preserve"> </w:t>
      </w:r>
    </w:ins>
    <w:ins w:id="1960" w:author="Jade Raposa [2]" w:date="2024-10-17T00:39:00Z">
      <w:r>
        <w:rPr>
          <w:rFonts w:ascii="Georgia" w:hAnsi="Georgia"/>
        </w:rPr>
        <w:t>7</w:t>
      </w:r>
    </w:ins>
    <w:ins w:id="1961" w:author="Jade Raposa [2]" w:date="2024-10-17T00:40:00Z">
      <w:r>
        <w:rPr>
          <w:rFonts w:ascii="Georgia" w:hAnsi="Georgia"/>
        </w:rPr>
        <w:t>1</w:t>
      </w:r>
    </w:ins>
    <w:del w:id="1962" w:author="Jade Raposa [2]" w:date="2024-10-17T00:28:00Z">
      <w:r>
        <w:rPr>
          <w:rFonts w:ascii="Georgia" w:hAnsi="Georgia"/>
        </w:rPr>
        <w:tab/>
        <w:delText xml:space="preserve">                                                                                                                                              Appendix C| 6</w:delText>
      </w:r>
    </w:del>
    <w:r>
      <w:rPr>
        <w:noProof/>
        <w:lang w:val="en-US"/>
      </w:rPr>
      <w:drawing>
        <wp:anchor distT="0" distB="0" distL="114300" distR="114300" simplePos="0" relativeHeight="251792384" behindDoc="1" locked="0" layoutInCell="1" allowOverlap="1" wp14:anchorId="40943800" wp14:editId="113525A1">
          <wp:simplePos x="0" y="0"/>
          <wp:positionH relativeFrom="margin">
            <wp:posOffset>373380</wp:posOffset>
          </wp:positionH>
          <wp:positionV relativeFrom="paragraph">
            <wp:posOffset>-343535</wp:posOffset>
          </wp:positionV>
          <wp:extent cx="5057775" cy="680085"/>
          <wp:effectExtent l="0" t="0" r="9525" b="5715"/>
          <wp:wrapTopAndBottom/>
          <wp:docPr id="467597548" name="Picture 4675975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7548" name="Picture 46759754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963" w:author="Jade Raposa [2]" w:date="2024-10-17T00:28:00Z">
      <w:r>
        <w:rPr>
          <w:rFonts w:ascii="Georgia" w:hAnsi="Georgia"/>
        </w:rPr>
        <w:delText>7</w:delText>
      </w:r>
    </w:del>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77777777" w:rsidR="008F456D" w:rsidRDefault="00000000">
    <w:pPr>
      <w:pStyle w:val="Footer"/>
      <w:rPr>
        <w:rFonts w:ascii="Georgia" w:hAnsi="Georgia"/>
      </w:rPr>
    </w:pPr>
    <w:r>
      <w:rPr>
        <w:noProof/>
        <w:lang w:val="en-US"/>
      </w:rPr>
      <w:drawing>
        <wp:anchor distT="0" distB="0" distL="114300" distR="114300" simplePos="0" relativeHeight="251750400" behindDoc="1" locked="0" layoutInCell="1" allowOverlap="1" wp14:anchorId="3EF14BDC" wp14:editId="49F7FD81">
          <wp:simplePos x="0" y="0"/>
          <wp:positionH relativeFrom="margin">
            <wp:posOffset>441960</wp:posOffset>
          </wp:positionH>
          <wp:positionV relativeFrom="paragraph">
            <wp:posOffset>-320040</wp:posOffset>
          </wp:positionV>
          <wp:extent cx="5057775" cy="680085"/>
          <wp:effectExtent l="0" t="0" r="9525" b="5715"/>
          <wp:wrapTopAndBottom/>
          <wp:docPr id="621416540" name="Picture 6214165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6540" name="Picture 6214165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C | 7</w:t>
    </w:r>
    <w:ins w:id="1968" w:author="Jade Raposa [2]" w:date="2024-10-17T00:42:00Z">
      <w:r>
        <w:rPr>
          <w:rFonts w:ascii="Georgia" w:hAnsi="Georgia"/>
        </w:rPr>
        <w:t>2</w:t>
      </w:r>
    </w:ins>
    <w:del w:id="1969" w:author="Jade Raposa [2]" w:date="2024-10-17T00:42:00Z">
      <w:r>
        <w:rPr>
          <w:rFonts w:ascii="Georgia" w:hAnsi="Georgia"/>
        </w:rPr>
        <w:delText>1</w:delText>
      </w:r>
    </w:del>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8033F" w14:textId="77777777" w:rsidR="008F456D" w:rsidRDefault="00000000" w:rsidP="008F456D">
    <w:pPr>
      <w:pStyle w:val="Footer"/>
      <w:jc w:val="right"/>
      <w:rPr>
        <w:rFonts w:ascii="Georgia" w:hAnsi="Georgia"/>
      </w:rPr>
      <w:pPrChange w:id="1970" w:author="Jade Raposa [2]" w:date="2024-10-17T00:28:00Z">
        <w:pPr>
          <w:pStyle w:val="Footer"/>
        </w:pPr>
      </w:pPrChange>
    </w:pPr>
    <w:ins w:id="1971" w:author="Jade Raposa [2]" w:date="2024-10-17T00:28:00Z">
      <w:r>
        <w:rPr>
          <w:rFonts w:ascii="Georgia" w:hAnsi="Georgia"/>
        </w:rPr>
        <w:t xml:space="preserve">Appendix </w:t>
      </w:r>
    </w:ins>
    <w:ins w:id="1972" w:author="Jade Raposa [2]" w:date="2024-10-17T00:50:00Z">
      <w:r>
        <w:rPr>
          <w:rFonts w:ascii="Georgia" w:hAnsi="Georgia"/>
        </w:rPr>
        <w:t>D</w:t>
      </w:r>
    </w:ins>
    <w:ins w:id="1973" w:author="Jade Raposa [2]" w:date="2024-10-17T00:29:00Z">
      <w:r>
        <w:rPr>
          <w:rFonts w:ascii="Georgia" w:hAnsi="Georgia"/>
        </w:rPr>
        <w:t xml:space="preserve">  </w:t>
      </w:r>
    </w:ins>
    <w:ins w:id="1974" w:author="Jade Raposa [2]" w:date="2024-10-17T00:28:00Z">
      <w:r>
        <w:rPr>
          <w:rFonts w:ascii="Georgia" w:hAnsi="Georgia"/>
        </w:rPr>
        <w:t xml:space="preserve">| </w:t>
      </w:r>
    </w:ins>
    <w:ins w:id="1975" w:author="Jade Raposa [2]" w:date="2024-10-17T00:29:00Z">
      <w:r>
        <w:rPr>
          <w:rFonts w:ascii="Georgia" w:hAnsi="Georgia"/>
        </w:rPr>
        <w:t xml:space="preserve"> </w:t>
      </w:r>
    </w:ins>
    <w:ins w:id="1976" w:author="Jade Raposa [2]" w:date="2024-10-17T00:39:00Z">
      <w:r>
        <w:rPr>
          <w:rFonts w:ascii="Georgia" w:hAnsi="Georgia"/>
        </w:rPr>
        <w:t>7</w:t>
      </w:r>
    </w:ins>
    <w:ins w:id="1977" w:author="Jade Raposa [2]" w:date="2024-10-17T00:50:00Z">
      <w:r>
        <w:rPr>
          <w:rFonts w:ascii="Georgia" w:hAnsi="Georgia"/>
        </w:rPr>
        <w:t>3</w:t>
      </w:r>
    </w:ins>
    <w:del w:id="1978" w:author="Jade Raposa [2]" w:date="2024-10-17T00:28:00Z">
      <w:r>
        <w:rPr>
          <w:rFonts w:ascii="Georgia" w:hAnsi="Georgia"/>
        </w:rPr>
        <w:tab/>
        <w:delText xml:space="preserve">                                                                                                                                              Appendix C| 6</w:delText>
      </w:r>
    </w:del>
    <w:r>
      <w:rPr>
        <w:noProof/>
        <w:lang w:val="en-US"/>
      </w:rPr>
      <w:drawing>
        <wp:anchor distT="0" distB="0" distL="114300" distR="114300" simplePos="0" relativeHeight="251794432" behindDoc="1" locked="0" layoutInCell="1" allowOverlap="1" wp14:anchorId="49C51BC0" wp14:editId="29C65F15">
          <wp:simplePos x="0" y="0"/>
          <wp:positionH relativeFrom="margin">
            <wp:posOffset>373380</wp:posOffset>
          </wp:positionH>
          <wp:positionV relativeFrom="paragraph">
            <wp:posOffset>-343535</wp:posOffset>
          </wp:positionV>
          <wp:extent cx="5057775" cy="680085"/>
          <wp:effectExtent l="0" t="0" r="9525" b="5715"/>
          <wp:wrapTopAndBottom/>
          <wp:docPr id="1711975487" name="Picture 17119754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5487" name="Picture 17119754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979" w:author="Jade Raposa [2]" w:date="2024-10-17T00:28:00Z">
      <w:r>
        <w:rPr>
          <w:rFonts w:ascii="Georgia" w:hAnsi="Georgia"/>
        </w:rPr>
        <w:delText>7</w:delText>
      </w:r>
    </w:del>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77777777" w:rsidR="008F456D" w:rsidRDefault="00000000" w:rsidP="008F456D">
    <w:pPr>
      <w:pStyle w:val="Footer"/>
      <w:jc w:val="right"/>
      <w:rPr>
        <w:rFonts w:ascii="Georgia" w:hAnsi="Georgia"/>
      </w:rPr>
      <w:pPrChange w:id="2039" w:author="Jade Raposa [2]" w:date="2024-10-17T00:48:00Z">
        <w:pPr>
          <w:pStyle w:val="Footer"/>
        </w:pPr>
      </w:pPrChange>
    </w:pPr>
    <w:ins w:id="2040" w:author="Jade Raposa [2]" w:date="2024-10-17T00:48:00Z">
      <w:r>
        <w:rPr>
          <w:rFonts w:ascii="Georgia" w:hAnsi="Georgia"/>
          <w:rPrChange w:id="2041" w:author="Jade Raposa [2]" w:date="2024-10-17T00:48:00Z">
            <w:rPr/>
          </w:rPrChange>
        </w:rPr>
        <w:t xml:space="preserve">Appendix </w:t>
      </w:r>
      <w:proofErr w:type="gramStart"/>
      <w:r>
        <w:rPr>
          <w:rFonts w:ascii="Georgia" w:hAnsi="Georgia"/>
          <w:rPrChange w:id="2042" w:author="Jade Raposa [2]" w:date="2024-10-17T00:48:00Z">
            <w:rPr/>
          </w:rPrChange>
        </w:rPr>
        <w:t xml:space="preserve">D </w:t>
      </w:r>
      <w:r>
        <w:rPr>
          <w:rFonts w:ascii="Georgia" w:hAnsi="Georgia"/>
        </w:rPr>
        <w:t xml:space="preserve"> </w:t>
      </w:r>
      <w:r>
        <w:rPr>
          <w:rFonts w:ascii="Georgia" w:hAnsi="Georgia"/>
          <w:rPrChange w:id="2043" w:author="Jade Raposa [2]" w:date="2024-10-17T00:48:00Z">
            <w:rPr/>
          </w:rPrChange>
        </w:rPr>
        <w:t>|</w:t>
      </w:r>
      <w:proofErr w:type="gramEnd"/>
      <w:r>
        <w:rPr>
          <w:rFonts w:ascii="Georgia" w:hAnsi="Georgia"/>
        </w:rPr>
        <w:t xml:space="preserve"> </w:t>
      </w:r>
      <w:r>
        <w:rPr>
          <w:rFonts w:ascii="Georgia" w:hAnsi="Georgia"/>
          <w:rPrChange w:id="2044" w:author="Jade Raposa [2]" w:date="2024-10-17T00:48:00Z">
            <w:rPr/>
          </w:rPrChange>
        </w:rPr>
        <w:t xml:space="preserve"> 74</w:t>
      </w:r>
    </w:ins>
    <w:r>
      <w:rPr>
        <w:rFonts w:ascii="Georgia" w:hAnsi="Georgia"/>
        <w:noProof/>
        <w:lang w:val="en-US"/>
        <w:rPrChange w:id="2045" w:author="Jade Raposa [2]" w:date="2024-10-17T00:48:00Z">
          <w:rPr>
            <w:noProof/>
            <w:lang w:val="en-US"/>
          </w:rPr>
        </w:rPrChange>
      </w:rPr>
      <w:drawing>
        <wp:anchor distT="0" distB="0" distL="114300" distR="114300" simplePos="0" relativeHeight="251751424" behindDoc="1" locked="0" layoutInCell="1" allowOverlap="1" wp14:anchorId="3A3A634C" wp14:editId="6D003D10">
          <wp:simplePos x="0" y="0"/>
          <wp:positionH relativeFrom="margin">
            <wp:posOffset>441960</wp:posOffset>
          </wp:positionH>
          <wp:positionV relativeFrom="paragraph">
            <wp:posOffset>-320040</wp:posOffset>
          </wp:positionV>
          <wp:extent cx="5057775" cy="680085"/>
          <wp:effectExtent l="0" t="0" r="9525" b="5715"/>
          <wp:wrapTopAndBottom/>
          <wp:docPr id="332067504" name="Picture 3320675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504" name="Picture 3320675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046" w:author="Jade Raposa [2]" w:date="2024-10-17T00:48:00Z">
      <w:r>
        <w:rPr>
          <w:rFonts w:ascii="Georgia" w:hAnsi="Georgia"/>
          <w:rPrChange w:id="2047" w:author="Jade Raposa [2]" w:date="2024-10-17T00:48:00Z">
            <w:rPr/>
          </w:rPrChange>
        </w:rPr>
        <w:tab/>
      </w:r>
      <w:r>
        <w:rPr>
          <w:rFonts w:ascii="Georgia" w:hAnsi="Georgia"/>
          <w:rPrChange w:id="2048" w:author="Jade Raposa [2]" w:date="2024-10-17T00:48:00Z">
            <w:rPr/>
          </w:rPrChange>
        </w:rPr>
        <w:tab/>
      </w:r>
      <w:r>
        <w:rPr>
          <w:rFonts w:ascii="Georgia" w:hAnsi="Georgia"/>
        </w:rPr>
        <w:delText>Appendix D | 72</w:delText>
      </w:r>
    </w:del>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83EDF" w14:textId="77777777" w:rsidR="008F456D" w:rsidRDefault="00000000">
    <w:pPr>
      <w:pStyle w:val="Header"/>
      <w:jc w:val="right"/>
      <w:rPr>
        <w:rFonts w:ascii="Georgia" w:hAnsi="Georgia"/>
      </w:rPr>
    </w:pPr>
    <w:r>
      <w:rPr>
        <w:noProof/>
        <w:lang w:val="en-US"/>
      </w:rPr>
      <w:drawing>
        <wp:anchor distT="0" distB="0" distL="114300" distR="114300" simplePos="0" relativeHeight="251774976" behindDoc="1" locked="0" layoutInCell="1" allowOverlap="1" wp14:anchorId="58877797" wp14:editId="6003B22C">
          <wp:simplePos x="0" y="0"/>
          <wp:positionH relativeFrom="margin">
            <wp:align>center</wp:align>
          </wp:positionH>
          <wp:positionV relativeFrom="paragraph">
            <wp:posOffset>-400685</wp:posOffset>
          </wp:positionV>
          <wp:extent cx="5057775" cy="659765"/>
          <wp:effectExtent l="0" t="0" r="9525" b="6985"/>
          <wp:wrapTopAndBottom/>
          <wp:docPr id="810706548" name="Picture 81070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06548" name="Picture 8107065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185" w:author="Jade Raposa [2]" w:date="2024-10-16T21:23:00Z">
      <w:r>
        <w:t xml:space="preserve"> </w:t>
      </w:r>
    </w:ins>
    <w:ins w:id="186" w:author="Jade Raposa [2]" w:date="2024-10-16T21:42:00Z">
      <w:r>
        <w:rPr>
          <w:rFonts w:ascii="Georgia" w:hAnsi="Georgia"/>
        </w:rPr>
        <w:t>Table Of Contents</w:t>
      </w:r>
    </w:ins>
    <w:ins w:id="187" w:author="Jade Raposa [2]" w:date="2024-10-16T21:03:00Z">
      <w:r>
        <w:t xml:space="preserve"> </w:t>
      </w:r>
    </w:ins>
    <w:sdt>
      <w:sdtPr>
        <w:id w:val="1104623424"/>
        <w:docPartObj>
          <w:docPartGallery w:val="AutoText"/>
        </w:docPartObj>
      </w:sdtPr>
      <w:sdtEndPr>
        <w:rPr>
          <w:rFonts w:ascii="Georgia" w:hAnsi="Georgia"/>
        </w:rPr>
      </w:sdtEndPr>
      <w:sdtContent>
        <w:ins w:id="188" w:author="Jade Raposa [2]" w:date="2024-10-16T21:02:00Z">
          <w:r>
            <w:t xml:space="preserve"> |</w:t>
          </w:r>
        </w:ins>
        <w:ins w:id="189" w:author="Jade Raposa [2]" w:date="2024-10-16T21:03:00Z">
          <w:r>
            <w:t xml:space="preserve">  </w:t>
          </w:r>
        </w:ins>
        <w:del w:id="190" w:author="Jade Raposa [2]"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ins w:id="191" w:author="Jade Raposa [2]" w:date="2024-10-16T21:47:00Z">
          <w:r>
            <w:rPr>
              <w:rFonts w:ascii="Georgia" w:hAnsi="Georgia"/>
            </w:rPr>
            <w:t>ix</w:t>
          </w:r>
        </w:ins>
      </w:sdtContent>
    </w:sdt>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77777777" w:rsidR="008F456D" w:rsidRDefault="00000000" w:rsidP="008F456D">
    <w:pPr>
      <w:pStyle w:val="Footer"/>
      <w:jc w:val="right"/>
      <w:rPr>
        <w:rFonts w:ascii="Georgia" w:hAnsi="Georgia"/>
      </w:rPr>
      <w:pPrChange w:id="2143" w:author="Jade Raposa [2]" w:date="2024-10-17T00:46:00Z">
        <w:pPr>
          <w:pStyle w:val="Footer"/>
        </w:pPr>
      </w:pPrChange>
    </w:pPr>
    <w:ins w:id="2144" w:author="Jade Raposa [2]" w:date="2024-10-17T00:46:00Z">
      <w:r>
        <w:rPr>
          <w:rFonts w:ascii="Georgia" w:hAnsi="Georgia"/>
          <w:rPrChange w:id="2145" w:author="Jade Raposa [2]" w:date="2024-10-17T00:46:00Z">
            <w:rPr/>
          </w:rPrChange>
        </w:rPr>
        <w:t xml:space="preserve">Appendix </w:t>
      </w:r>
      <w:proofErr w:type="gramStart"/>
      <w:r>
        <w:rPr>
          <w:rFonts w:ascii="Georgia" w:hAnsi="Georgia"/>
          <w:rPrChange w:id="2146" w:author="Jade Raposa [2]" w:date="2024-10-17T00:46:00Z">
            <w:rPr/>
          </w:rPrChange>
        </w:rPr>
        <w:t>D</w:t>
      </w:r>
      <w:r>
        <w:rPr>
          <w:rFonts w:ascii="Georgia" w:hAnsi="Georgia"/>
        </w:rPr>
        <w:t xml:space="preserve"> </w:t>
      </w:r>
      <w:r>
        <w:rPr>
          <w:rFonts w:ascii="Georgia" w:hAnsi="Georgia"/>
          <w:rPrChange w:id="2147" w:author="Jade Raposa [2]" w:date="2024-10-17T00:46:00Z">
            <w:rPr/>
          </w:rPrChange>
        </w:rPr>
        <w:t xml:space="preserve"> |</w:t>
      </w:r>
      <w:proofErr w:type="gramEnd"/>
      <w:r>
        <w:rPr>
          <w:rFonts w:ascii="Georgia" w:hAnsi="Georgia"/>
          <w:rPrChange w:id="2148" w:author="Jade Raposa [2]" w:date="2024-10-17T00:46:00Z">
            <w:rPr/>
          </w:rPrChange>
        </w:rPr>
        <w:t xml:space="preserve"> </w:t>
      </w:r>
      <w:r>
        <w:rPr>
          <w:rFonts w:ascii="Georgia" w:hAnsi="Georgia"/>
        </w:rPr>
        <w:t xml:space="preserve"> </w:t>
      </w:r>
      <w:r>
        <w:rPr>
          <w:rFonts w:ascii="Georgia" w:hAnsi="Georgia"/>
          <w:rPrChange w:id="2149" w:author="Jade Raposa [2]" w:date="2024-10-17T00:46:00Z">
            <w:rPr/>
          </w:rPrChange>
        </w:rPr>
        <w:t>7</w:t>
      </w:r>
    </w:ins>
    <w:r>
      <w:rPr>
        <w:rFonts w:ascii="Georgia" w:hAnsi="Georgia"/>
        <w:noProof/>
        <w:lang w:val="en-US"/>
        <w:rPrChange w:id="2150" w:author="Jade Raposa [2]" w:date="2024-10-17T00:46:00Z">
          <w:rPr>
            <w:noProof/>
            <w:lang w:val="en-US"/>
          </w:rPr>
        </w:rPrChange>
      </w:rPr>
      <w:drawing>
        <wp:anchor distT="0" distB="0" distL="114300" distR="114300" simplePos="0" relativeHeight="251752448" behindDoc="1" locked="0" layoutInCell="1" allowOverlap="1" wp14:anchorId="3D338294" wp14:editId="7C2533AA">
          <wp:simplePos x="0" y="0"/>
          <wp:positionH relativeFrom="margin">
            <wp:posOffset>441960</wp:posOffset>
          </wp:positionH>
          <wp:positionV relativeFrom="paragraph">
            <wp:posOffset>-320040</wp:posOffset>
          </wp:positionV>
          <wp:extent cx="5057775" cy="680085"/>
          <wp:effectExtent l="0" t="0" r="9525" b="5715"/>
          <wp:wrapTopAndBottom/>
          <wp:docPr id="1251923462" name="Picture 125192346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23462" name="Picture 125192346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2151" w:author="Jade Raposa [2]" w:date="2024-10-17T00:47:00Z">
      <w:r>
        <w:rPr>
          <w:rFonts w:ascii="Georgia" w:hAnsi="Georgia"/>
        </w:rPr>
        <w:t>5</w:t>
      </w:r>
    </w:ins>
    <w:del w:id="2152" w:author="Jade Raposa [2]" w:date="2024-10-17T00:46:00Z">
      <w:r>
        <w:rPr>
          <w:rFonts w:ascii="Georgia" w:hAnsi="Georgia"/>
          <w:rPrChange w:id="2153" w:author="Jade Raposa [2]" w:date="2024-10-17T00:46:00Z">
            <w:rPr/>
          </w:rPrChange>
        </w:rPr>
        <w:tab/>
      </w:r>
      <w:r>
        <w:rPr>
          <w:rFonts w:ascii="Georgia" w:hAnsi="Georgia"/>
          <w:rPrChange w:id="2154" w:author="Jade Raposa [2]" w:date="2024-10-17T00:46:00Z">
            <w:rPr/>
          </w:rPrChange>
        </w:rPr>
        <w:tab/>
      </w:r>
      <w:r>
        <w:rPr>
          <w:rFonts w:ascii="Georgia" w:hAnsi="Georgia"/>
        </w:rPr>
        <w:delText>Appendix D | 73</w:delText>
      </w:r>
    </w:del>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08B16" w14:textId="77777777" w:rsidR="008F456D" w:rsidRDefault="00000000" w:rsidP="008F456D">
    <w:pPr>
      <w:pStyle w:val="Footer"/>
      <w:jc w:val="right"/>
      <w:rPr>
        <w:rFonts w:ascii="Georgia" w:hAnsi="Georgia"/>
      </w:rPr>
      <w:pPrChange w:id="2155" w:author="Jade Raposa [2]" w:date="2024-10-17T00:28:00Z">
        <w:pPr>
          <w:pStyle w:val="Footer"/>
        </w:pPr>
      </w:pPrChange>
    </w:pPr>
    <w:ins w:id="2156" w:author="Jade Raposa [2]" w:date="2024-10-17T00:28:00Z">
      <w:r>
        <w:rPr>
          <w:rFonts w:ascii="Georgia" w:hAnsi="Georgia"/>
        </w:rPr>
        <w:t xml:space="preserve">Appendix </w:t>
      </w:r>
    </w:ins>
    <w:ins w:id="2157" w:author="Jade Raposa [2]" w:date="2024-10-17T00:50:00Z">
      <w:r>
        <w:rPr>
          <w:rFonts w:ascii="Georgia" w:hAnsi="Georgia"/>
        </w:rPr>
        <w:t>D</w:t>
      </w:r>
    </w:ins>
    <w:ins w:id="2158" w:author="Jade Raposa [2]" w:date="2024-10-17T00:29:00Z">
      <w:r>
        <w:rPr>
          <w:rFonts w:ascii="Georgia" w:hAnsi="Georgia"/>
        </w:rPr>
        <w:t xml:space="preserve">  </w:t>
      </w:r>
    </w:ins>
    <w:ins w:id="2159" w:author="Jade Raposa [2]" w:date="2024-10-17T00:28:00Z">
      <w:r>
        <w:rPr>
          <w:rFonts w:ascii="Georgia" w:hAnsi="Georgia"/>
        </w:rPr>
        <w:t xml:space="preserve">| </w:t>
      </w:r>
    </w:ins>
    <w:ins w:id="2160" w:author="Jade Raposa [2]" w:date="2024-10-17T00:29:00Z">
      <w:r>
        <w:rPr>
          <w:rFonts w:ascii="Georgia" w:hAnsi="Georgia"/>
        </w:rPr>
        <w:t xml:space="preserve"> </w:t>
      </w:r>
    </w:ins>
    <w:ins w:id="2161" w:author="Jade Raposa [2]" w:date="2024-10-17T00:39:00Z">
      <w:r>
        <w:rPr>
          <w:rFonts w:ascii="Georgia" w:hAnsi="Georgia"/>
        </w:rPr>
        <w:t>7</w:t>
      </w:r>
    </w:ins>
    <w:ins w:id="2162" w:author="Jade Raposa [2]" w:date="2024-10-17T00:52:00Z">
      <w:r>
        <w:rPr>
          <w:rFonts w:ascii="Georgia" w:hAnsi="Georgia"/>
        </w:rPr>
        <w:t>5</w:t>
      </w:r>
    </w:ins>
    <w:del w:id="2163" w:author="Jade Raposa [2]" w:date="2024-10-17T00:28:00Z">
      <w:r>
        <w:rPr>
          <w:rFonts w:ascii="Georgia" w:hAnsi="Georgia"/>
        </w:rPr>
        <w:tab/>
        <w:delText xml:space="preserve">                                                                                                                                              Appendix C| 6</w:delText>
      </w:r>
    </w:del>
    <w:r>
      <w:rPr>
        <w:noProof/>
        <w:lang w:val="en-US"/>
      </w:rPr>
      <w:drawing>
        <wp:anchor distT="0" distB="0" distL="114300" distR="114300" simplePos="0" relativeHeight="251795456" behindDoc="1" locked="0" layoutInCell="1" allowOverlap="1" wp14:anchorId="3A3C0109" wp14:editId="2B008EE9">
          <wp:simplePos x="0" y="0"/>
          <wp:positionH relativeFrom="margin">
            <wp:posOffset>373380</wp:posOffset>
          </wp:positionH>
          <wp:positionV relativeFrom="paragraph">
            <wp:posOffset>-343535</wp:posOffset>
          </wp:positionV>
          <wp:extent cx="5057775" cy="680085"/>
          <wp:effectExtent l="0" t="0" r="9525" b="5715"/>
          <wp:wrapTopAndBottom/>
          <wp:docPr id="1110400208" name="Picture 1110400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0208" name="Picture 111040020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164" w:author="Jade Raposa [2]" w:date="2024-10-17T00:28:00Z">
      <w:r>
        <w:rPr>
          <w:rFonts w:ascii="Georgia" w:hAnsi="Georgia"/>
        </w:rPr>
        <w:delText>7</w:delText>
      </w:r>
    </w:del>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77777777" w:rsidR="008F456D" w:rsidRDefault="00000000">
    <w:pPr>
      <w:pStyle w:val="Footer"/>
      <w:rPr>
        <w:rFonts w:ascii="Georgia" w:hAnsi="Georgia"/>
      </w:rPr>
    </w:pPr>
    <w:r>
      <w:rPr>
        <w:noProof/>
        <w:lang w:val="en-US"/>
      </w:rPr>
      <w:drawing>
        <wp:anchor distT="0" distB="0" distL="114300" distR="114300" simplePos="0" relativeHeight="251753472" behindDoc="1" locked="0" layoutInCell="1" allowOverlap="1" wp14:anchorId="4F7755EA" wp14:editId="3027C09C">
          <wp:simplePos x="0" y="0"/>
          <wp:positionH relativeFrom="margin">
            <wp:posOffset>441960</wp:posOffset>
          </wp:positionH>
          <wp:positionV relativeFrom="paragraph">
            <wp:posOffset>-320040</wp:posOffset>
          </wp:positionV>
          <wp:extent cx="5057775" cy="680085"/>
          <wp:effectExtent l="0" t="0" r="9525" b="5715"/>
          <wp:wrapTopAndBottom/>
          <wp:docPr id="1157265483" name="Picture 11572654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65483" name="Picture 115726548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74</w: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2E27D" w14:textId="77777777" w:rsidR="008F456D" w:rsidRDefault="00000000" w:rsidP="008F456D">
    <w:pPr>
      <w:pStyle w:val="Footer"/>
      <w:jc w:val="right"/>
      <w:rPr>
        <w:rFonts w:ascii="Georgia" w:hAnsi="Georgia"/>
      </w:rPr>
      <w:pPrChange w:id="2251" w:author="Jade Raposa [2]" w:date="2024-10-17T00:28:00Z">
        <w:pPr>
          <w:pStyle w:val="Footer"/>
        </w:pPr>
      </w:pPrChange>
    </w:pPr>
    <w:ins w:id="2252" w:author="Jade Raposa [2]" w:date="2024-10-17T00:28:00Z">
      <w:r>
        <w:rPr>
          <w:rFonts w:ascii="Georgia" w:hAnsi="Georgia"/>
        </w:rPr>
        <w:t xml:space="preserve">Appendix </w:t>
      </w:r>
    </w:ins>
    <w:ins w:id="2253" w:author="Jade Raposa [2]" w:date="2024-10-17T00:50:00Z">
      <w:r>
        <w:rPr>
          <w:rFonts w:ascii="Georgia" w:hAnsi="Georgia"/>
        </w:rPr>
        <w:t>D</w:t>
      </w:r>
    </w:ins>
    <w:ins w:id="2254" w:author="Jade Raposa [2]" w:date="2024-10-17T00:29:00Z">
      <w:r>
        <w:rPr>
          <w:rFonts w:ascii="Georgia" w:hAnsi="Georgia"/>
        </w:rPr>
        <w:t xml:space="preserve">  </w:t>
      </w:r>
    </w:ins>
    <w:ins w:id="2255" w:author="Jade Raposa [2]" w:date="2024-10-17T00:28:00Z">
      <w:r>
        <w:rPr>
          <w:rFonts w:ascii="Georgia" w:hAnsi="Georgia"/>
        </w:rPr>
        <w:t xml:space="preserve">| </w:t>
      </w:r>
    </w:ins>
    <w:ins w:id="2256" w:author="Jade Raposa [2]" w:date="2024-10-17T00:29:00Z">
      <w:r>
        <w:rPr>
          <w:rFonts w:ascii="Georgia" w:hAnsi="Georgia"/>
        </w:rPr>
        <w:t xml:space="preserve"> </w:t>
      </w:r>
    </w:ins>
    <w:ins w:id="2257" w:author="Jade Raposa [2]" w:date="2024-10-17T00:39:00Z">
      <w:r>
        <w:rPr>
          <w:rFonts w:ascii="Georgia" w:hAnsi="Georgia"/>
        </w:rPr>
        <w:t>7</w:t>
      </w:r>
    </w:ins>
    <w:ins w:id="2258" w:author="Jade Raposa [2]" w:date="2024-10-17T00:56:00Z">
      <w:r>
        <w:rPr>
          <w:rFonts w:ascii="Georgia" w:hAnsi="Georgia"/>
        </w:rPr>
        <w:t>6</w:t>
      </w:r>
    </w:ins>
    <w:del w:id="2259" w:author="Jade Raposa [2]" w:date="2024-10-17T00:28:00Z">
      <w:r>
        <w:rPr>
          <w:rFonts w:ascii="Georgia" w:hAnsi="Georgia"/>
        </w:rPr>
        <w:tab/>
        <w:delText xml:space="preserve">                                                                                                                                              Appendix C| 6</w:delText>
      </w:r>
    </w:del>
    <w:r>
      <w:rPr>
        <w:noProof/>
        <w:lang w:val="en-US"/>
      </w:rPr>
      <w:drawing>
        <wp:anchor distT="0" distB="0" distL="114300" distR="114300" simplePos="0" relativeHeight="251798528" behindDoc="1" locked="0" layoutInCell="1" allowOverlap="1" wp14:anchorId="0014E8E8" wp14:editId="3D37C3A7">
          <wp:simplePos x="0" y="0"/>
          <wp:positionH relativeFrom="margin">
            <wp:posOffset>373380</wp:posOffset>
          </wp:positionH>
          <wp:positionV relativeFrom="paragraph">
            <wp:posOffset>-343535</wp:posOffset>
          </wp:positionV>
          <wp:extent cx="5057775" cy="680085"/>
          <wp:effectExtent l="0" t="0" r="9525" b="5715"/>
          <wp:wrapTopAndBottom/>
          <wp:docPr id="79263352" name="Picture 7926335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3352" name="Picture 7926335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260" w:author="Jade Raposa [2]" w:date="2024-10-17T00:28:00Z">
      <w:r>
        <w:rPr>
          <w:rFonts w:ascii="Georgia" w:hAnsi="Georgia"/>
        </w:rPr>
        <w:delText>7</w:delText>
      </w:r>
    </w:del>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77777777" w:rsidR="008F456D" w:rsidRDefault="00000000">
    <w:pPr>
      <w:pStyle w:val="Footer"/>
      <w:rPr>
        <w:rFonts w:ascii="Georgia" w:hAnsi="Georgia"/>
      </w:rPr>
    </w:pPr>
    <w:r>
      <w:rPr>
        <w:noProof/>
        <w:lang w:val="en-US"/>
      </w:rPr>
      <w:drawing>
        <wp:anchor distT="0" distB="0" distL="114300" distR="114300" simplePos="0" relativeHeight="251754496" behindDoc="1" locked="0" layoutInCell="1" allowOverlap="1" wp14:anchorId="1F59C06D" wp14:editId="5137E625">
          <wp:simplePos x="0" y="0"/>
          <wp:positionH relativeFrom="margin">
            <wp:posOffset>441960</wp:posOffset>
          </wp:positionH>
          <wp:positionV relativeFrom="paragraph">
            <wp:posOffset>-320040</wp:posOffset>
          </wp:positionV>
          <wp:extent cx="5057775" cy="680085"/>
          <wp:effectExtent l="0" t="0" r="9525" b="5715"/>
          <wp:wrapTopAndBottom/>
          <wp:docPr id="44531074" name="Picture 44531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1074" name="Picture 4453107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75</w: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6BAB" w14:textId="77777777" w:rsidR="008F456D" w:rsidRDefault="00000000" w:rsidP="008F456D">
    <w:pPr>
      <w:pStyle w:val="Footer"/>
      <w:jc w:val="right"/>
      <w:rPr>
        <w:rFonts w:ascii="Georgia" w:hAnsi="Georgia"/>
      </w:rPr>
      <w:pPrChange w:id="2302" w:author="Jade Raposa [2]" w:date="2024-10-17T00:28:00Z">
        <w:pPr>
          <w:pStyle w:val="Footer"/>
        </w:pPr>
      </w:pPrChange>
    </w:pPr>
    <w:ins w:id="2303" w:author="Jade Raposa [2]" w:date="2024-10-17T00:28:00Z">
      <w:r>
        <w:rPr>
          <w:rFonts w:ascii="Georgia" w:hAnsi="Georgia"/>
        </w:rPr>
        <w:t xml:space="preserve">Appendix </w:t>
      </w:r>
    </w:ins>
    <w:ins w:id="2304" w:author="Jade Raposa [2]" w:date="2024-10-17T00:50:00Z">
      <w:r>
        <w:rPr>
          <w:rFonts w:ascii="Georgia" w:hAnsi="Georgia"/>
        </w:rPr>
        <w:t>D</w:t>
      </w:r>
    </w:ins>
    <w:ins w:id="2305" w:author="Jade Raposa [2]" w:date="2024-10-17T00:29:00Z">
      <w:r>
        <w:rPr>
          <w:rFonts w:ascii="Georgia" w:hAnsi="Georgia"/>
        </w:rPr>
        <w:t xml:space="preserve">  </w:t>
      </w:r>
    </w:ins>
    <w:ins w:id="2306" w:author="Jade Raposa [2]" w:date="2024-10-17T00:28:00Z">
      <w:r>
        <w:rPr>
          <w:rFonts w:ascii="Georgia" w:hAnsi="Georgia"/>
        </w:rPr>
        <w:t xml:space="preserve">| </w:t>
      </w:r>
    </w:ins>
    <w:ins w:id="2307" w:author="Jade Raposa [2]" w:date="2024-10-17T00:29:00Z">
      <w:r>
        <w:rPr>
          <w:rFonts w:ascii="Georgia" w:hAnsi="Georgia"/>
        </w:rPr>
        <w:t xml:space="preserve"> </w:t>
      </w:r>
    </w:ins>
    <w:ins w:id="2308" w:author="Jade Raposa [2]" w:date="2024-10-17T00:39:00Z">
      <w:r>
        <w:rPr>
          <w:rFonts w:ascii="Georgia" w:hAnsi="Georgia"/>
        </w:rPr>
        <w:t>7</w:t>
      </w:r>
    </w:ins>
    <w:ins w:id="2309" w:author="Jade Raposa [2]" w:date="2024-10-17T00:57:00Z">
      <w:r>
        <w:rPr>
          <w:rFonts w:ascii="Georgia" w:hAnsi="Georgia"/>
        </w:rPr>
        <w:t>7</w:t>
      </w:r>
    </w:ins>
    <w:del w:id="2310" w:author="Jade Raposa [2]" w:date="2024-10-17T00:28:00Z">
      <w:r>
        <w:rPr>
          <w:rFonts w:ascii="Georgia" w:hAnsi="Georgia"/>
        </w:rPr>
        <w:tab/>
        <w:delText xml:space="preserve">                                                                                                                                              Appendix C| 6</w:delText>
      </w:r>
    </w:del>
    <w:r>
      <w:rPr>
        <w:noProof/>
        <w:lang w:val="en-US"/>
      </w:rPr>
      <w:drawing>
        <wp:anchor distT="0" distB="0" distL="114300" distR="114300" simplePos="0" relativeHeight="251796480" behindDoc="1" locked="0" layoutInCell="1" allowOverlap="1" wp14:anchorId="6884FD65" wp14:editId="50F9F15E">
          <wp:simplePos x="0" y="0"/>
          <wp:positionH relativeFrom="margin">
            <wp:posOffset>373380</wp:posOffset>
          </wp:positionH>
          <wp:positionV relativeFrom="paragraph">
            <wp:posOffset>-343535</wp:posOffset>
          </wp:positionV>
          <wp:extent cx="5057775" cy="680085"/>
          <wp:effectExtent l="0" t="0" r="9525" b="5715"/>
          <wp:wrapTopAndBottom/>
          <wp:docPr id="1251424833" name="Picture 12514248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4833" name="Picture 12514248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311" w:author="Jade Raposa [2]" w:date="2024-10-17T00:28:00Z">
      <w:r>
        <w:rPr>
          <w:rFonts w:ascii="Georgia" w:hAnsi="Georgia"/>
        </w:rPr>
        <w:delText>7</w:delText>
      </w:r>
    </w:del>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73BB9" w14:textId="77777777" w:rsidR="008F456D" w:rsidRDefault="00000000" w:rsidP="008F456D">
    <w:pPr>
      <w:pStyle w:val="Footer"/>
      <w:jc w:val="right"/>
      <w:rPr>
        <w:rFonts w:ascii="Georgia" w:hAnsi="Georgia"/>
      </w:rPr>
      <w:pPrChange w:id="2405" w:author="Jade Raposa [2]" w:date="2024-10-17T00:28:00Z">
        <w:pPr>
          <w:pStyle w:val="Footer"/>
        </w:pPr>
      </w:pPrChange>
    </w:pPr>
    <w:ins w:id="2406" w:author="Jade Raposa [2]" w:date="2024-10-17T00:28:00Z">
      <w:r>
        <w:rPr>
          <w:rFonts w:ascii="Georgia" w:hAnsi="Georgia"/>
        </w:rPr>
        <w:t xml:space="preserve">Appendix </w:t>
      </w:r>
    </w:ins>
    <w:ins w:id="2407" w:author="Jade Raposa [2]" w:date="2024-10-17T00:50:00Z">
      <w:r>
        <w:rPr>
          <w:rFonts w:ascii="Georgia" w:hAnsi="Georgia"/>
        </w:rPr>
        <w:t>D</w:t>
      </w:r>
    </w:ins>
    <w:ins w:id="2408" w:author="Jade Raposa [2]" w:date="2024-10-17T00:29:00Z">
      <w:r>
        <w:rPr>
          <w:rFonts w:ascii="Georgia" w:hAnsi="Georgia"/>
        </w:rPr>
        <w:t xml:space="preserve">  </w:t>
      </w:r>
    </w:ins>
    <w:ins w:id="2409" w:author="Jade Raposa [2]" w:date="2024-10-17T00:28:00Z">
      <w:r>
        <w:rPr>
          <w:rFonts w:ascii="Georgia" w:hAnsi="Georgia"/>
        </w:rPr>
        <w:t xml:space="preserve">| </w:t>
      </w:r>
    </w:ins>
    <w:ins w:id="2410" w:author="Jade Raposa [2]" w:date="2024-10-17T00:29:00Z">
      <w:r>
        <w:rPr>
          <w:rFonts w:ascii="Georgia" w:hAnsi="Georgia"/>
        </w:rPr>
        <w:t xml:space="preserve"> </w:t>
      </w:r>
    </w:ins>
    <w:ins w:id="2411" w:author="Jade Raposa [2]" w:date="2024-10-17T00:39:00Z">
      <w:r>
        <w:rPr>
          <w:rFonts w:ascii="Georgia" w:hAnsi="Georgia"/>
        </w:rPr>
        <w:t>7</w:t>
      </w:r>
    </w:ins>
    <w:ins w:id="2412" w:author="Jade Raposa [2]" w:date="2024-10-17T00:57:00Z">
      <w:r>
        <w:rPr>
          <w:rFonts w:ascii="Georgia" w:hAnsi="Georgia"/>
        </w:rPr>
        <w:t>8</w:t>
      </w:r>
    </w:ins>
    <w:del w:id="2413" w:author="Jade Raposa [2]" w:date="2024-10-17T00:28:00Z">
      <w:r>
        <w:rPr>
          <w:rFonts w:ascii="Georgia" w:hAnsi="Georgia"/>
        </w:rPr>
        <w:tab/>
        <w:delText xml:space="preserve">                                                                                                                                              Appendix C| 6</w:delText>
      </w:r>
    </w:del>
    <w:r>
      <w:rPr>
        <w:noProof/>
        <w:lang w:val="en-US"/>
      </w:rPr>
      <w:drawing>
        <wp:anchor distT="0" distB="0" distL="114300" distR="114300" simplePos="0" relativeHeight="251797504" behindDoc="1" locked="0" layoutInCell="1" allowOverlap="1" wp14:anchorId="1FAD8FA6" wp14:editId="606C8761">
          <wp:simplePos x="0" y="0"/>
          <wp:positionH relativeFrom="margin">
            <wp:posOffset>373380</wp:posOffset>
          </wp:positionH>
          <wp:positionV relativeFrom="paragraph">
            <wp:posOffset>-343535</wp:posOffset>
          </wp:positionV>
          <wp:extent cx="5057775" cy="680085"/>
          <wp:effectExtent l="0" t="0" r="9525" b="5715"/>
          <wp:wrapTopAndBottom/>
          <wp:docPr id="2127775453" name="Picture 21277754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5453" name="Picture 21277754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14" w:author="Jade Raposa [2]" w:date="2024-10-17T00:28:00Z">
      <w:r>
        <w:rPr>
          <w:rFonts w:ascii="Georgia" w:hAnsi="Georgia"/>
        </w:rPr>
        <w:delText>7</w:delText>
      </w:r>
    </w:del>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77777777" w:rsidR="008F456D" w:rsidRDefault="00000000">
    <w:pPr>
      <w:pStyle w:val="Footer"/>
      <w:rPr>
        <w:rFonts w:ascii="Georgia" w:hAnsi="Georgia"/>
      </w:rPr>
    </w:pPr>
    <w:r>
      <w:rPr>
        <w:noProof/>
        <w:lang w:val="en-US"/>
      </w:rPr>
      <w:drawing>
        <wp:anchor distT="0" distB="0" distL="114300" distR="114300" simplePos="0" relativeHeight="251755520" behindDoc="1" locked="0" layoutInCell="1" allowOverlap="1" wp14:anchorId="3E92774B" wp14:editId="13F75709">
          <wp:simplePos x="0" y="0"/>
          <wp:positionH relativeFrom="margin">
            <wp:posOffset>441960</wp:posOffset>
          </wp:positionH>
          <wp:positionV relativeFrom="paragraph">
            <wp:posOffset>-320040</wp:posOffset>
          </wp:positionV>
          <wp:extent cx="5057775" cy="680085"/>
          <wp:effectExtent l="0" t="0" r="9525" b="5715"/>
          <wp:wrapTopAndBottom/>
          <wp:docPr id="1299346394" name="Picture 129934639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6394" name="Picture 129934639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w:t>
    </w:r>
    <w:ins w:id="2500" w:author="Jade Raposa [2]" w:date="2024-10-17T00:59:00Z">
      <w:r>
        <w:rPr>
          <w:rFonts w:ascii="Georgia" w:hAnsi="Georgia"/>
        </w:rPr>
        <w:t>9</w:t>
      </w:r>
    </w:ins>
    <w:del w:id="2501" w:author="Jade Raposa [2]" w:date="2024-10-17T00:56:00Z">
      <w:r>
        <w:rPr>
          <w:rFonts w:ascii="Georgia" w:hAnsi="Georgia"/>
        </w:rPr>
        <w:delText>6</w:delText>
      </w:r>
    </w:del>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773EE" w14:textId="77777777" w:rsidR="008F456D" w:rsidRDefault="00000000" w:rsidP="008F456D">
    <w:pPr>
      <w:pStyle w:val="Footer"/>
      <w:jc w:val="right"/>
      <w:rPr>
        <w:rFonts w:ascii="Georgia" w:hAnsi="Georgia"/>
      </w:rPr>
      <w:pPrChange w:id="2502" w:author="Jade Raposa [2]" w:date="2024-10-17T00:28:00Z">
        <w:pPr>
          <w:pStyle w:val="Footer"/>
        </w:pPr>
      </w:pPrChange>
    </w:pPr>
    <w:ins w:id="2503" w:author="Jade Raposa [2]" w:date="2024-10-17T00:28:00Z">
      <w:r>
        <w:rPr>
          <w:rFonts w:ascii="Georgia" w:hAnsi="Georgia"/>
        </w:rPr>
        <w:t xml:space="preserve">Appendix </w:t>
      </w:r>
    </w:ins>
    <w:ins w:id="2504" w:author="Jade Raposa [2]" w:date="2024-10-17T00:50:00Z">
      <w:r>
        <w:rPr>
          <w:rFonts w:ascii="Georgia" w:hAnsi="Georgia"/>
        </w:rPr>
        <w:t>D</w:t>
      </w:r>
    </w:ins>
    <w:ins w:id="2505" w:author="Jade Raposa [2]" w:date="2024-10-17T00:29:00Z">
      <w:r>
        <w:rPr>
          <w:rFonts w:ascii="Georgia" w:hAnsi="Georgia"/>
        </w:rPr>
        <w:t xml:space="preserve">  </w:t>
      </w:r>
    </w:ins>
    <w:ins w:id="2506" w:author="Jade Raposa [2]" w:date="2024-10-17T00:28:00Z">
      <w:r>
        <w:rPr>
          <w:rFonts w:ascii="Georgia" w:hAnsi="Georgia"/>
        </w:rPr>
        <w:t xml:space="preserve">| </w:t>
      </w:r>
    </w:ins>
    <w:ins w:id="2507" w:author="Jade Raposa [2]" w:date="2024-10-17T00:29:00Z">
      <w:r>
        <w:rPr>
          <w:rFonts w:ascii="Georgia" w:hAnsi="Georgia"/>
        </w:rPr>
        <w:t xml:space="preserve"> </w:t>
      </w:r>
    </w:ins>
    <w:ins w:id="2508" w:author="Jade Raposa [2]" w:date="2024-10-17T00:39:00Z">
      <w:r>
        <w:rPr>
          <w:rFonts w:ascii="Georgia" w:hAnsi="Georgia"/>
        </w:rPr>
        <w:t>7</w:t>
      </w:r>
    </w:ins>
    <w:ins w:id="2509" w:author="Jade Raposa [2]" w:date="2024-10-17T00:58:00Z">
      <w:r>
        <w:rPr>
          <w:rFonts w:ascii="Georgia" w:hAnsi="Georgia"/>
        </w:rPr>
        <w:t>9</w:t>
      </w:r>
    </w:ins>
    <w:del w:id="2510" w:author="Jade Raposa [2]" w:date="2024-10-17T00:28:00Z">
      <w:r>
        <w:rPr>
          <w:rFonts w:ascii="Georgia" w:hAnsi="Georgia"/>
        </w:rPr>
        <w:tab/>
        <w:delText xml:space="preserve">                                                                                                                                              Appendix C| 6</w:delText>
      </w:r>
    </w:del>
    <w:r>
      <w:rPr>
        <w:noProof/>
        <w:lang w:val="en-US"/>
      </w:rPr>
      <w:drawing>
        <wp:anchor distT="0" distB="0" distL="114300" distR="114300" simplePos="0" relativeHeight="251799552" behindDoc="1" locked="0" layoutInCell="1" allowOverlap="1" wp14:anchorId="12D29F22" wp14:editId="352F8AEF">
          <wp:simplePos x="0" y="0"/>
          <wp:positionH relativeFrom="margin">
            <wp:posOffset>373380</wp:posOffset>
          </wp:positionH>
          <wp:positionV relativeFrom="paragraph">
            <wp:posOffset>-343535</wp:posOffset>
          </wp:positionV>
          <wp:extent cx="5057775" cy="680085"/>
          <wp:effectExtent l="0" t="0" r="9525" b="5715"/>
          <wp:wrapTopAndBottom/>
          <wp:docPr id="404546384" name="Picture 40454638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6384" name="Picture 40454638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511" w:author="Jade Raposa [2]" w:date="2024-10-17T00:28:00Z">
      <w:r>
        <w:rPr>
          <w:rFonts w:ascii="Georgia" w:hAnsi="Georgia"/>
        </w:rPr>
        <w:delText>7</w:delText>
      </w:r>
    </w:del>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77777777" w:rsidR="008F456D" w:rsidRDefault="00000000">
    <w:pPr>
      <w:pStyle w:val="Footer"/>
      <w:rPr>
        <w:rFonts w:ascii="Georgia" w:hAnsi="Georgia"/>
      </w:rPr>
    </w:pPr>
    <w:r>
      <w:rPr>
        <w:noProof/>
        <w:lang w:val="en-US"/>
      </w:rPr>
      <w:drawing>
        <wp:anchor distT="0" distB="0" distL="114300" distR="114300" simplePos="0" relativeHeight="251756544" behindDoc="1" locked="0" layoutInCell="1" allowOverlap="1" wp14:anchorId="7BF1B369" wp14:editId="027CB304">
          <wp:simplePos x="0" y="0"/>
          <wp:positionH relativeFrom="margin">
            <wp:posOffset>441960</wp:posOffset>
          </wp:positionH>
          <wp:positionV relativeFrom="paragraph">
            <wp:posOffset>-320040</wp:posOffset>
          </wp:positionV>
          <wp:extent cx="5057775" cy="680085"/>
          <wp:effectExtent l="0" t="0" r="9525" b="5715"/>
          <wp:wrapTopAndBottom/>
          <wp:docPr id="1844464709" name="Picture 18444647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4709" name="Picture 184446470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9FA"/>
    <w:multiLevelType w:val="multilevel"/>
    <w:tmpl w:val="04A019F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C7E4E06"/>
    <w:multiLevelType w:val="multilevel"/>
    <w:tmpl w:val="1C7E4E0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4BA36A5"/>
    <w:multiLevelType w:val="multilevel"/>
    <w:tmpl w:val="24BA36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88416E8"/>
    <w:multiLevelType w:val="multilevel"/>
    <w:tmpl w:val="28841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460C6B37"/>
    <w:multiLevelType w:val="multilevel"/>
    <w:tmpl w:val="460C6B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4B2341FD"/>
    <w:multiLevelType w:val="multilevel"/>
    <w:tmpl w:val="4B2341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FE71B43"/>
    <w:multiLevelType w:val="multilevel"/>
    <w:tmpl w:val="4FE71B43"/>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52A25FF7"/>
    <w:multiLevelType w:val="multilevel"/>
    <w:tmpl w:val="52A25FF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4F513A0"/>
    <w:multiLevelType w:val="multilevel"/>
    <w:tmpl w:val="54F513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550A31D7"/>
    <w:multiLevelType w:val="multilevel"/>
    <w:tmpl w:val="550A31D7"/>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722091E"/>
    <w:multiLevelType w:val="multilevel"/>
    <w:tmpl w:val="5722091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AE70F42"/>
    <w:multiLevelType w:val="multilevel"/>
    <w:tmpl w:val="5AE70F42"/>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70414A27"/>
    <w:multiLevelType w:val="multilevel"/>
    <w:tmpl w:val="70414A2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799C1BE4"/>
    <w:multiLevelType w:val="multilevel"/>
    <w:tmpl w:val="799C1BE4"/>
    <w:lvl w:ilvl="0">
      <w:start w:val="1"/>
      <w:numFmt w:val="decimal"/>
      <w:lvlText w:val="%1."/>
      <w:lvlJc w:val="left"/>
      <w:pPr>
        <w:tabs>
          <w:tab w:val="left"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79B56BB8"/>
    <w:multiLevelType w:val="multilevel"/>
    <w:tmpl w:val="79B56BB8"/>
    <w:lvl w:ilvl="0">
      <w:start w:val="1"/>
      <w:numFmt w:val="decimal"/>
      <w:lvlText w:val="%1."/>
      <w:lvlJc w:val="left"/>
      <w:pPr>
        <w:tabs>
          <w:tab w:val="left" w:pos="720"/>
        </w:tabs>
        <w:ind w:left="720" w:hanging="360"/>
      </w:pPr>
    </w:lvl>
    <w:lvl w:ilvl="1">
      <w:start w:val="9"/>
      <w:numFmt w:val="decimal"/>
      <w:lvlText w:val="%2."/>
      <w:lvlJc w:val="left"/>
      <w:pPr>
        <w:ind w:left="1440" w:hanging="360"/>
      </w:pPr>
      <w:rPr>
        <w:rFonts w:hint="default"/>
        <w:b w:val="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7B647A9C"/>
    <w:multiLevelType w:val="multilevel"/>
    <w:tmpl w:val="7B647A9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7F441F86"/>
    <w:multiLevelType w:val="multilevel"/>
    <w:tmpl w:val="7F441F8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772773666">
    <w:abstractNumId w:val="10"/>
  </w:num>
  <w:num w:numId="2" w16cid:durableId="1841969301">
    <w:abstractNumId w:val="9"/>
  </w:num>
  <w:num w:numId="3" w16cid:durableId="517737640">
    <w:abstractNumId w:val="12"/>
    <w:lvlOverride w:ilvl="0">
      <w:lvl w:ilvl="0">
        <w:numFmt w:val="lowerLetter"/>
        <w:lvlText w:val="%1."/>
        <w:lvlJc w:val="left"/>
      </w:lvl>
    </w:lvlOverride>
  </w:num>
  <w:num w:numId="4" w16cid:durableId="1551721375">
    <w:abstractNumId w:val="13"/>
    <w:lvlOverride w:ilvl="0">
      <w:lvl w:ilvl="0">
        <w:numFmt w:val="lowerLetter"/>
        <w:lvlText w:val="%1."/>
        <w:lvlJc w:val="left"/>
      </w:lvl>
    </w:lvlOverride>
  </w:num>
  <w:num w:numId="5" w16cid:durableId="1028218246">
    <w:abstractNumId w:val="2"/>
    <w:lvlOverride w:ilvl="0">
      <w:lvl w:ilvl="0">
        <w:numFmt w:val="lowerLetter"/>
        <w:lvlText w:val="%1."/>
        <w:lvlJc w:val="left"/>
      </w:lvl>
    </w:lvlOverride>
  </w:num>
  <w:num w:numId="6" w16cid:durableId="291787790">
    <w:abstractNumId w:val="4"/>
  </w:num>
  <w:num w:numId="7" w16cid:durableId="798844855">
    <w:abstractNumId w:val="3"/>
  </w:num>
  <w:num w:numId="8" w16cid:durableId="115832078">
    <w:abstractNumId w:val="5"/>
    <w:lvlOverride w:ilvl="0">
      <w:lvl w:ilvl="0">
        <w:numFmt w:val="bullet"/>
        <w:lvlText w:val=""/>
        <w:lvlJc w:val="left"/>
        <w:pPr>
          <w:tabs>
            <w:tab w:val="left" w:pos="720"/>
          </w:tabs>
          <w:ind w:left="720" w:hanging="360"/>
        </w:pPr>
        <w:rPr>
          <w:rFonts w:ascii="Wingdings" w:hAnsi="Wingdings" w:hint="default"/>
          <w:sz w:val="20"/>
        </w:rPr>
      </w:lvl>
    </w:lvlOverride>
  </w:num>
  <w:num w:numId="9" w16cid:durableId="1827474760">
    <w:abstractNumId w:val="7"/>
  </w:num>
  <w:num w:numId="10" w16cid:durableId="17976191">
    <w:abstractNumId w:val="15"/>
  </w:num>
  <w:num w:numId="11" w16cid:durableId="143015082">
    <w:abstractNumId w:val="0"/>
  </w:num>
  <w:num w:numId="12" w16cid:durableId="1784228538">
    <w:abstractNumId w:val="1"/>
  </w:num>
  <w:num w:numId="13" w16cid:durableId="1605187031">
    <w:abstractNumId w:val="16"/>
  </w:num>
  <w:num w:numId="14" w16cid:durableId="854002586">
    <w:abstractNumId w:val="14"/>
  </w:num>
  <w:num w:numId="15" w16cid:durableId="879323639">
    <w:abstractNumId w:val="8"/>
  </w:num>
  <w:num w:numId="16" w16cid:durableId="67387998">
    <w:abstractNumId w:val="6"/>
  </w:num>
  <w:num w:numId="17" w16cid:durableId="101580980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Windows Live" w15:userId="2625a9268fe50675"/>
  </w15:person>
  <w15:person w15:author="Jade Raposa [2]">
    <w15:presenceInfo w15:providerId="None" w15:userId="Jade Rapo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CB8"/>
    <w:rsid w:val="00001EAB"/>
    <w:rsid w:val="00006BC3"/>
    <w:rsid w:val="00006E6A"/>
    <w:rsid w:val="0002130C"/>
    <w:rsid w:val="00023F3F"/>
    <w:rsid w:val="0002501F"/>
    <w:rsid w:val="00027408"/>
    <w:rsid w:val="000321BD"/>
    <w:rsid w:val="00035720"/>
    <w:rsid w:val="00035FAB"/>
    <w:rsid w:val="00037228"/>
    <w:rsid w:val="0006137D"/>
    <w:rsid w:val="00066D70"/>
    <w:rsid w:val="000717F3"/>
    <w:rsid w:val="00072C49"/>
    <w:rsid w:val="000730EC"/>
    <w:rsid w:val="00073B63"/>
    <w:rsid w:val="0007586B"/>
    <w:rsid w:val="00084CB8"/>
    <w:rsid w:val="00087919"/>
    <w:rsid w:val="000A01ED"/>
    <w:rsid w:val="000A08CD"/>
    <w:rsid w:val="000A0952"/>
    <w:rsid w:val="000A7FDF"/>
    <w:rsid w:val="000C1E6A"/>
    <w:rsid w:val="000C2474"/>
    <w:rsid w:val="000C4E16"/>
    <w:rsid w:val="000D0181"/>
    <w:rsid w:val="000D3B07"/>
    <w:rsid w:val="000D498F"/>
    <w:rsid w:val="000D5A9B"/>
    <w:rsid w:val="000E1241"/>
    <w:rsid w:val="000E2777"/>
    <w:rsid w:val="000E4B52"/>
    <w:rsid w:val="000F35FE"/>
    <w:rsid w:val="000F4C58"/>
    <w:rsid w:val="000F6601"/>
    <w:rsid w:val="0010328F"/>
    <w:rsid w:val="001072CD"/>
    <w:rsid w:val="0011486E"/>
    <w:rsid w:val="00115D66"/>
    <w:rsid w:val="00116EBE"/>
    <w:rsid w:val="00117178"/>
    <w:rsid w:val="00122E73"/>
    <w:rsid w:val="00131972"/>
    <w:rsid w:val="001325A4"/>
    <w:rsid w:val="00133DEA"/>
    <w:rsid w:val="00142F21"/>
    <w:rsid w:val="0014538E"/>
    <w:rsid w:val="00151634"/>
    <w:rsid w:val="0015621C"/>
    <w:rsid w:val="001578EA"/>
    <w:rsid w:val="00170627"/>
    <w:rsid w:val="00172E6B"/>
    <w:rsid w:val="00173B76"/>
    <w:rsid w:val="00174EDA"/>
    <w:rsid w:val="00175BCC"/>
    <w:rsid w:val="001857EC"/>
    <w:rsid w:val="00193C96"/>
    <w:rsid w:val="00195B8E"/>
    <w:rsid w:val="001A40A8"/>
    <w:rsid w:val="001A431B"/>
    <w:rsid w:val="001B0268"/>
    <w:rsid w:val="001B42CB"/>
    <w:rsid w:val="001B537F"/>
    <w:rsid w:val="001B723C"/>
    <w:rsid w:val="001C2152"/>
    <w:rsid w:val="001C243C"/>
    <w:rsid w:val="001C747D"/>
    <w:rsid w:val="001D10A9"/>
    <w:rsid w:val="001D147D"/>
    <w:rsid w:val="001E2C32"/>
    <w:rsid w:val="001F1383"/>
    <w:rsid w:val="001F14FE"/>
    <w:rsid w:val="001F1F65"/>
    <w:rsid w:val="00204A51"/>
    <w:rsid w:val="00207F21"/>
    <w:rsid w:val="00212BAE"/>
    <w:rsid w:val="002165B3"/>
    <w:rsid w:val="00225740"/>
    <w:rsid w:val="0023212F"/>
    <w:rsid w:val="00234346"/>
    <w:rsid w:val="002412B9"/>
    <w:rsid w:val="00247ED7"/>
    <w:rsid w:val="002537FF"/>
    <w:rsid w:val="002627B8"/>
    <w:rsid w:val="00265009"/>
    <w:rsid w:val="002652BA"/>
    <w:rsid w:val="002664AB"/>
    <w:rsid w:val="0027106F"/>
    <w:rsid w:val="002736D8"/>
    <w:rsid w:val="00274569"/>
    <w:rsid w:val="00274884"/>
    <w:rsid w:val="00276C84"/>
    <w:rsid w:val="00277960"/>
    <w:rsid w:val="00277E9C"/>
    <w:rsid w:val="0028002D"/>
    <w:rsid w:val="002804F9"/>
    <w:rsid w:val="002810CD"/>
    <w:rsid w:val="00282E19"/>
    <w:rsid w:val="002917F2"/>
    <w:rsid w:val="00293F3F"/>
    <w:rsid w:val="00294238"/>
    <w:rsid w:val="002943B9"/>
    <w:rsid w:val="00294C9B"/>
    <w:rsid w:val="00294CC3"/>
    <w:rsid w:val="002A08C7"/>
    <w:rsid w:val="002A1C3E"/>
    <w:rsid w:val="002A4036"/>
    <w:rsid w:val="002B02D6"/>
    <w:rsid w:val="002B335C"/>
    <w:rsid w:val="002C6634"/>
    <w:rsid w:val="002D4A56"/>
    <w:rsid w:val="002D4F66"/>
    <w:rsid w:val="002D6E04"/>
    <w:rsid w:val="002E11F7"/>
    <w:rsid w:val="002E6D74"/>
    <w:rsid w:val="002F0214"/>
    <w:rsid w:val="002F5B72"/>
    <w:rsid w:val="002F7062"/>
    <w:rsid w:val="003032D0"/>
    <w:rsid w:val="00306E71"/>
    <w:rsid w:val="0031509C"/>
    <w:rsid w:val="00315B0D"/>
    <w:rsid w:val="00321671"/>
    <w:rsid w:val="003219B3"/>
    <w:rsid w:val="00337866"/>
    <w:rsid w:val="00337C0F"/>
    <w:rsid w:val="003400AB"/>
    <w:rsid w:val="003403C2"/>
    <w:rsid w:val="003418DF"/>
    <w:rsid w:val="00341A86"/>
    <w:rsid w:val="003561AC"/>
    <w:rsid w:val="00357FD3"/>
    <w:rsid w:val="003633BD"/>
    <w:rsid w:val="003710EA"/>
    <w:rsid w:val="0037612D"/>
    <w:rsid w:val="0038049B"/>
    <w:rsid w:val="00380915"/>
    <w:rsid w:val="00392D50"/>
    <w:rsid w:val="00395DDB"/>
    <w:rsid w:val="003A0C5B"/>
    <w:rsid w:val="003A36A6"/>
    <w:rsid w:val="003A7F0E"/>
    <w:rsid w:val="003B3B50"/>
    <w:rsid w:val="003B3DE4"/>
    <w:rsid w:val="003B41AC"/>
    <w:rsid w:val="003B7418"/>
    <w:rsid w:val="003C3A16"/>
    <w:rsid w:val="003D29A0"/>
    <w:rsid w:val="003D3B33"/>
    <w:rsid w:val="003D64C6"/>
    <w:rsid w:val="003E154A"/>
    <w:rsid w:val="003E2A30"/>
    <w:rsid w:val="003E3502"/>
    <w:rsid w:val="003F1076"/>
    <w:rsid w:val="003F32CB"/>
    <w:rsid w:val="003F7A10"/>
    <w:rsid w:val="0040093C"/>
    <w:rsid w:val="00401E7D"/>
    <w:rsid w:val="00410E0C"/>
    <w:rsid w:val="00411803"/>
    <w:rsid w:val="0041569F"/>
    <w:rsid w:val="00416219"/>
    <w:rsid w:val="00420520"/>
    <w:rsid w:val="00422AE4"/>
    <w:rsid w:val="00425F68"/>
    <w:rsid w:val="004276C2"/>
    <w:rsid w:val="0043178F"/>
    <w:rsid w:val="00431977"/>
    <w:rsid w:val="0043265C"/>
    <w:rsid w:val="00433593"/>
    <w:rsid w:val="00435F52"/>
    <w:rsid w:val="00440B99"/>
    <w:rsid w:val="00447C25"/>
    <w:rsid w:val="00450DAF"/>
    <w:rsid w:val="0045104A"/>
    <w:rsid w:val="00455DE6"/>
    <w:rsid w:val="00457262"/>
    <w:rsid w:val="00466D60"/>
    <w:rsid w:val="0047226D"/>
    <w:rsid w:val="00472F1B"/>
    <w:rsid w:val="00472F80"/>
    <w:rsid w:val="00474309"/>
    <w:rsid w:val="004761B0"/>
    <w:rsid w:val="00477861"/>
    <w:rsid w:val="004853B0"/>
    <w:rsid w:val="0048572D"/>
    <w:rsid w:val="00486E14"/>
    <w:rsid w:val="004970F4"/>
    <w:rsid w:val="004A4245"/>
    <w:rsid w:val="004A62B0"/>
    <w:rsid w:val="004A7DEE"/>
    <w:rsid w:val="004B0326"/>
    <w:rsid w:val="004B333C"/>
    <w:rsid w:val="004C4382"/>
    <w:rsid w:val="004C4DC7"/>
    <w:rsid w:val="004D362F"/>
    <w:rsid w:val="004D593D"/>
    <w:rsid w:val="004E1C87"/>
    <w:rsid w:val="004E39F0"/>
    <w:rsid w:val="004F10A5"/>
    <w:rsid w:val="00502C86"/>
    <w:rsid w:val="00505E8F"/>
    <w:rsid w:val="005115BB"/>
    <w:rsid w:val="00513324"/>
    <w:rsid w:val="00516CCD"/>
    <w:rsid w:val="0051764D"/>
    <w:rsid w:val="005177A4"/>
    <w:rsid w:val="00522AB8"/>
    <w:rsid w:val="00525EC4"/>
    <w:rsid w:val="00527EF4"/>
    <w:rsid w:val="005314EC"/>
    <w:rsid w:val="00531FCC"/>
    <w:rsid w:val="005352BC"/>
    <w:rsid w:val="005518CD"/>
    <w:rsid w:val="00561BB1"/>
    <w:rsid w:val="00566C43"/>
    <w:rsid w:val="00567F83"/>
    <w:rsid w:val="00571605"/>
    <w:rsid w:val="00580E98"/>
    <w:rsid w:val="0058174D"/>
    <w:rsid w:val="005860B0"/>
    <w:rsid w:val="005A410C"/>
    <w:rsid w:val="005A57C5"/>
    <w:rsid w:val="005B2921"/>
    <w:rsid w:val="005B39A4"/>
    <w:rsid w:val="005B409B"/>
    <w:rsid w:val="005B668F"/>
    <w:rsid w:val="005B71AD"/>
    <w:rsid w:val="005C333F"/>
    <w:rsid w:val="005D1765"/>
    <w:rsid w:val="005D3E30"/>
    <w:rsid w:val="005E6543"/>
    <w:rsid w:val="005F1D01"/>
    <w:rsid w:val="006011E7"/>
    <w:rsid w:val="00602F85"/>
    <w:rsid w:val="0060573F"/>
    <w:rsid w:val="00617169"/>
    <w:rsid w:val="00621298"/>
    <w:rsid w:val="00624E05"/>
    <w:rsid w:val="006319FD"/>
    <w:rsid w:val="00633BC8"/>
    <w:rsid w:val="00633FD7"/>
    <w:rsid w:val="00636046"/>
    <w:rsid w:val="00637024"/>
    <w:rsid w:val="00637121"/>
    <w:rsid w:val="00637B0F"/>
    <w:rsid w:val="00640481"/>
    <w:rsid w:val="00641650"/>
    <w:rsid w:val="00641A9A"/>
    <w:rsid w:val="00650131"/>
    <w:rsid w:val="006522DE"/>
    <w:rsid w:val="006538B4"/>
    <w:rsid w:val="00661753"/>
    <w:rsid w:val="006625F6"/>
    <w:rsid w:val="00667FBA"/>
    <w:rsid w:val="00671127"/>
    <w:rsid w:val="00672400"/>
    <w:rsid w:val="00677F59"/>
    <w:rsid w:val="00682BB0"/>
    <w:rsid w:val="0068375F"/>
    <w:rsid w:val="00683DE8"/>
    <w:rsid w:val="0069007C"/>
    <w:rsid w:val="00691FBD"/>
    <w:rsid w:val="0069207F"/>
    <w:rsid w:val="006925E7"/>
    <w:rsid w:val="006A22A5"/>
    <w:rsid w:val="006A3271"/>
    <w:rsid w:val="006B0480"/>
    <w:rsid w:val="006B3E23"/>
    <w:rsid w:val="006B45E7"/>
    <w:rsid w:val="006B7169"/>
    <w:rsid w:val="006C3ED2"/>
    <w:rsid w:val="006C5B53"/>
    <w:rsid w:val="006D4C70"/>
    <w:rsid w:val="006D5A85"/>
    <w:rsid w:val="006E6318"/>
    <w:rsid w:val="006E670C"/>
    <w:rsid w:val="006E7B7B"/>
    <w:rsid w:val="006F2EB8"/>
    <w:rsid w:val="007006B2"/>
    <w:rsid w:val="007017C0"/>
    <w:rsid w:val="00704997"/>
    <w:rsid w:val="0071096E"/>
    <w:rsid w:val="0071195E"/>
    <w:rsid w:val="00717F2A"/>
    <w:rsid w:val="00721906"/>
    <w:rsid w:val="007226BA"/>
    <w:rsid w:val="0072287B"/>
    <w:rsid w:val="00724EAD"/>
    <w:rsid w:val="0072754E"/>
    <w:rsid w:val="0072790A"/>
    <w:rsid w:val="00731B67"/>
    <w:rsid w:val="00743CC4"/>
    <w:rsid w:val="00750479"/>
    <w:rsid w:val="007524B5"/>
    <w:rsid w:val="00756F8F"/>
    <w:rsid w:val="00764444"/>
    <w:rsid w:val="00765D28"/>
    <w:rsid w:val="0076761C"/>
    <w:rsid w:val="00771213"/>
    <w:rsid w:val="0077757E"/>
    <w:rsid w:val="00777679"/>
    <w:rsid w:val="007823FC"/>
    <w:rsid w:val="00783996"/>
    <w:rsid w:val="00786058"/>
    <w:rsid w:val="0078643E"/>
    <w:rsid w:val="007B30BA"/>
    <w:rsid w:val="007B6A2D"/>
    <w:rsid w:val="007B7A0C"/>
    <w:rsid w:val="007C0617"/>
    <w:rsid w:val="007C0891"/>
    <w:rsid w:val="007D28B1"/>
    <w:rsid w:val="007D6B4D"/>
    <w:rsid w:val="007D72EF"/>
    <w:rsid w:val="007E0EA7"/>
    <w:rsid w:val="007F5B4E"/>
    <w:rsid w:val="0080214E"/>
    <w:rsid w:val="0080221A"/>
    <w:rsid w:val="0080223B"/>
    <w:rsid w:val="0080342D"/>
    <w:rsid w:val="008052D6"/>
    <w:rsid w:val="0080686A"/>
    <w:rsid w:val="00811EB1"/>
    <w:rsid w:val="00813342"/>
    <w:rsid w:val="0081345B"/>
    <w:rsid w:val="008144CE"/>
    <w:rsid w:val="00833024"/>
    <w:rsid w:val="0083310C"/>
    <w:rsid w:val="00833F95"/>
    <w:rsid w:val="00837B3A"/>
    <w:rsid w:val="00842E30"/>
    <w:rsid w:val="00857CCA"/>
    <w:rsid w:val="008642E7"/>
    <w:rsid w:val="008650B8"/>
    <w:rsid w:val="00884CAA"/>
    <w:rsid w:val="008850A6"/>
    <w:rsid w:val="00885E8A"/>
    <w:rsid w:val="008927FD"/>
    <w:rsid w:val="0089452D"/>
    <w:rsid w:val="008A5E2D"/>
    <w:rsid w:val="008B1E4F"/>
    <w:rsid w:val="008B30FB"/>
    <w:rsid w:val="008C13CD"/>
    <w:rsid w:val="008C2D78"/>
    <w:rsid w:val="008D27A4"/>
    <w:rsid w:val="008D33A4"/>
    <w:rsid w:val="008D6083"/>
    <w:rsid w:val="008E26CC"/>
    <w:rsid w:val="008E29E6"/>
    <w:rsid w:val="008E49F5"/>
    <w:rsid w:val="008F1830"/>
    <w:rsid w:val="008F456D"/>
    <w:rsid w:val="008F4CDE"/>
    <w:rsid w:val="008F6A3D"/>
    <w:rsid w:val="008F6E12"/>
    <w:rsid w:val="00903697"/>
    <w:rsid w:val="00920423"/>
    <w:rsid w:val="00926C97"/>
    <w:rsid w:val="00931D48"/>
    <w:rsid w:val="00940218"/>
    <w:rsid w:val="009409CE"/>
    <w:rsid w:val="00942BB0"/>
    <w:rsid w:val="00942C04"/>
    <w:rsid w:val="009440EA"/>
    <w:rsid w:val="00944E62"/>
    <w:rsid w:val="00944F39"/>
    <w:rsid w:val="009466BC"/>
    <w:rsid w:val="00947823"/>
    <w:rsid w:val="00947DBD"/>
    <w:rsid w:val="009536D0"/>
    <w:rsid w:val="009551B5"/>
    <w:rsid w:val="00960983"/>
    <w:rsid w:val="009619FF"/>
    <w:rsid w:val="00961BC1"/>
    <w:rsid w:val="009634E6"/>
    <w:rsid w:val="00963C4D"/>
    <w:rsid w:val="009670C2"/>
    <w:rsid w:val="009673CD"/>
    <w:rsid w:val="00980EF0"/>
    <w:rsid w:val="00982834"/>
    <w:rsid w:val="00991897"/>
    <w:rsid w:val="009965EE"/>
    <w:rsid w:val="009968DD"/>
    <w:rsid w:val="009978BF"/>
    <w:rsid w:val="00997999"/>
    <w:rsid w:val="009A47BB"/>
    <w:rsid w:val="009A6B1F"/>
    <w:rsid w:val="009B0DE4"/>
    <w:rsid w:val="009B46C9"/>
    <w:rsid w:val="009C29C8"/>
    <w:rsid w:val="009C78CA"/>
    <w:rsid w:val="009C7B4C"/>
    <w:rsid w:val="009D124E"/>
    <w:rsid w:val="009D2F0D"/>
    <w:rsid w:val="009D5D9A"/>
    <w:rsid w:val="009D60B0"/>
    <w:rsid w:val="009D6953"/>
    <w:rsid w:val="009E1FEA"/>
    <w:rsid w:val="009E2166"/>
    <w:rsid w:val="009E5F09"/>
    <w:rsid w:val="009F0416"/>
    <w:rsid w:val="009F5E1C"/>
    <w:rsid w:val="009F6DC2"/>
    <w:rsid w:val="00A01962"/>
    <w:rsid w:val="00A0209A"/>
    <w:rsid w:val="00A13271"/>
    <w:rsid w:val="00A16C90"/>
    <w:rsid w:val="00A16E35"/>
    <w:rsid w:val="00A17322"/>
    <w:rsid w:val="00A22105"/>
    <w:rsid w:val="00A226AF"/>
    <w:rsid w:val="00A23429"/>
    <w:rsid w:val="00A25A48"/>
    <w:rsid w:val="00A263AC"/>
    <w:rsid w:val="00A27272"/>
    <w:rsid w:val="00A2733C"/>
    <w:rsid w:val="00A3351E"/>
    <w:rsid w:val="00A37BB7"/>
    <w:rsid w:val="00A44E02"/>
    <w:rsid w:val="00A473B5"/>
    <w:rsid w:val="00A51072"/>
    <w:rsid w:val="00A522FD"/>
    <w:rsid w:val="00A53BD0"/>
    <w:rsid w:val="00A6003D"/>
    <w:rsid w:val="00A63CF5"/>
    <w:rsid w:val="00A67CDD"/>
    <w:rsid w:val="00A70FF2"/>
    <w:rsid w:val="00A85397"/>
    <w:rsid w:val="00A86CDE"/>
    <w:rsid w:val="00A90576"/>
    <w:rsid w:val="00A93238"/>
    <w:rsid w:val="00A9396F"/>
    <w:rsid w:val="00AA3FAE"/>
    <w:rsid w:val="00AC2E77"/>
    <w:rsid w:val="00AC39CE"/>
    <w:rsid w:val="00AC39D4"/>
    <w:rsid w:val="00AC5E65"/>
    <w:rsid w:val="00AC60DD"/>
    <w:rsid w:val="00AC7EE8"/>
    <w:rsid w:val="00AD17BF"/>
    <w:rsid w:val="00AD2CB2"/>
    <w:rsid w:val="00AD4360"/>
    <w:rsid w:val="00AE089B"/>
    <w:rsid w:val="00AE2277"/>
    <w:rsid w:val="00AE3B16"/>
    <w:rsid w:val="00AE4F6E"/>
    <w:rsid w:val="00AE5535"/>
    <w:rsid w:val="00AF3539"/>
    <w:rsid w:val="00AF4A0D"/>
    <w:rsid w:val="00B00B08"/>
    <w:rsid w:val="00B04722"/>
    <w:rsid w:val="00B0534D"/>
    <w:rsid w:val="00B05AA0"/>
    <w:rsid w:val="00B11358"/>
    <w:rsid w:val="00B142AE"/>
    <w:rsid w:val="00B170BB"/>
    <w:rsid w:val="00B17B35"/>
    <w:rsid w:val="00B212F0"/>
    <w:rsid w:val="00B23EA0"/>
    <w:rsid w:val="00B23F64"/>
    <w:rsid w:val="00B332FF"/>
    <w:rsid w:val="00B348CF"/>
    <w:rsid w:val="00B412C2"/>
    <w:rsid w:val="00B4283E"/>
    <w:rsid w:val="00B46B60"/>
    <w:rsid w:val="00B54266"/>
    <w:rsid w:val="00B55876"/>
    <w:rsid w:val="00B57F49"/>
    <w:rsid w:val="00B6269F"/>
    <w:rsid w:val="00B8001B"/>
    <w:rsid w:val="00B8082E"/>
    <w:rsid w:val="00B86A29"/>
    <w:rsid w:val="00B879B0"/>
    <w:rsid w:val="00B9653A"/>
    <w:rsid w:val="00BA4258"/>
    <w:rsid w:val="00BA4C24"/>
    <w:rsid w:val="00BA6556"/>
    <w:rsid w:val="00BA6AE1"/>
    <w:rsid w:val="00BA70F0"/>
    <w:rsid w:val="00BA795E"/>
    <w:rsid w:val="00BA7C11"/>
    <w:rsid w:val="00BB324F"/>
    <w:rsid w:val="00BC3C3D"/>
    <w:rsid w:val="00BC3C76"/>
    <w:rsid w:val="00BC6A6A"/>
    <w:rsid w:val="00BD3857"/>
    <w:rsid w:val="00BD6A8C"/>
    <w:rsid w:val="00BD74DF"/>
    <w:rsid w:val="00BD7542"/>
    <w:rsid w:val="00BE3E01"/>
    <w:rsid w:val="00BE56F8"/>
    <w:rsid w:val="00BE7F13"/>
    <w:rsid w:val="00BF04B9"/>
    <w:rsid w:val="00C02E64"/>
    <w:rsid w:val="00C04F7C"/>
    <w:rsid w:val="00C0613D"/>
    <w:rsid w:val="00C10A50"/>
    <w:rsid w:val="00C1236F"/>
    <w:rsid w:val="00C1357C"/>
    <w:rsid w:val="00C154FB"/>
    <w:rsid w:val="00C15EAB"/>
    <w:rsid w:val="00C205B9"/>
    <w:rsid w:val="00C2643E"/>
    <w:rsid w:val="00C30011"/>
    <w:rsid w:val="00C33689"/>
    <w:rsid w:val="00C42534"/>
    <w:rsid w:val="00C46EC7"/>
    <w:rsid w:val="00C50F19"/>
    <w:rsid w:val="00C5286C"/>
    <w:rsid w:val="00C56093"/>
    <w:rsid w:val="00C730A9"/>
    <w:rsid w:val="00C743FC"/>
    <w:rsid w:val="00C77602"/>
    <w:rsid w:val="00C80D75"/>
    <w:rsid w:val="00C81A6B"/>
    <w:rsid w:val="00C81E4A"/>
    <w:rsid w:val="00C92B67"/>
    <w:rsid w:val="00C95ECB"/>
    <w:rsid w:val="00C976DF"/>
    <w:rsid w:val="00C97BA5"/>
    <w:rsid w:val="00CA795E"/>
    <w:rsid w:val="00CB12D0"/>
    <w:rsid w:val="00CB1392"/>
    <w:rsid w:val="00CB5A4A"/>
    <w:rsid w:val="00CB75C7"/>
    <w:rsid w:val="00CB7D44"/>
    <w:rsid w:val="00CC11CE"/>
    <w:rsid w:val="00CC4CAB"/>
    <w:rsid w:val="00CD0D74"/>
    <w:rsid w:val="00CE5D1F"/>
    <w:rsid w:val="00CF2C83"/>
    <w:rsid w:val="00CF2E71"/>
    <w:rsid w:val="00CF4CA3"/>
    <w:rsid w:val="00D03AFC"/>
    <w:rsid w:val="00D03BE4"/>
    <w:rsid w:val="00D047A9"/>
    <w:rsid w:val="00D05FD3"/>
    <w:rsid w:val="00D13453"/>
    <w:rsid w:val="00D13BCB"/>
    <w:rsid w:val="00D16186"/>
    <w:rsid w:val="00D22172"/>
    <w:rsid w:val="00D25035"/>
    <w:rsid w:val="00D250D0"/>
    <w:rsid w:val="00D25A31"/>
    <w:rsid w:val="00D26261"/>
    <w:rsid w:val="00D269CF"/>
    <w:rsid w:val="00D4279B"/>
    <w:rsid w:val="00D43D7A"/>
    <w:rsid w:val="00D50247"/>
    <w:rsid w:val="00D52A19"/>
    <w:rsid w:val="00D54C64"/>
    <w:rsid w:val="00D65807"/>
    <w:rsid w:val="00D72BC1"/>
    <w:rsid w:val="00D95F40"/>
    <w:rsid w:val="00DA27E8"/>
    <w:rsid w:val="00DA29A3"/>
    <w:rsid w:val="00DA3531"/>
    <w:rsid w:val="00DA3F84"/>
    <w:rsid w:val="00DA58E5"/>
    <w:rsid w:val="00DB10B3"/>
    <w:rsid w:val="00DB1E48"/>
    <w:rsid w:val="00DB5FC9"/>
    <w:rsid w:val="00DB6622"/>
    <w:rsid w:val="00DC13A9"/>
    <w:rsid w:val="00DD6DE3"/>
    <w:rsid w:val="00DE03B4"/>
    <w:rsid w:val="00DE3BCD"/>
    <w:rsid w:val="00DE4D03"/>
    <w:rsid w:val="00DF137B"/>
    <w:rsid w:val="00DF2B21"/>
    <w:rsid w:val="00DF5940"/>
    <w:rsid w:val="00E00308"/>
    <w:rsid w:val="00E057CA"/>
    <w:rsid w:val="00E10B76"/>
    <w:rsid w:val="00E12A2C"/>
    <w:rsid w:val="00E14670"/>
    <w:rsid w:val="00E17267"/>
    <w:rsid w:val="00E21550"/>
    <w:rsid w:val="00E2541E"/>
    <w:rsid w:val="00E25C6F"/>
    <w:rsid w:val="00E2635E"/>
    <w:rsid w:val="00E26B93"/>
    <w:rsid w:val="00E31BD1"/>
    <w:rsid w:val="00E346C1"/>
    <w:rsid w:val="00E352C6"/>
    <w:rsid w:val="00E35712"/>
    <w:rsid w:val="00E464F1"/>
    <w:rsid w:val="00E47D5D"/>
    <w:rsid w:val="00E52A05"/>
    <w:rsid w:val="00E62A67"/>
    <w:rsid w:val="00E62A6E"/>
    <w:rsid w:val="00E64323"/>
    <w:rsid w:val="00E7266D"/>
    <w:rsid w:val="00E75D98"/>
    <w:rsid w:val="00E822AF"/>
    <w:rsid w:val="00E86435"/>
    <w:rsid w:val="00E913F6"/>
    <w:rsid w:val="00E91BEE"/>
    <w:rsid w:val="00E96DAF"/>
    <w:rsid w:val="00E9738A"/>
    <w:rsid w:val="00EA2225"/>
    <w:rsid w:val="00EA2604"/>
    <w:rsid w:val="00EA522E"/>
    <w:rsid w:val="00EA7D96"/>
    <w:rsid w:val="00EB1388"/>
    <w:rsid w:val="00EB256D"/>
    <w:rsid w:val="00ED3283"/>
    <w:rsid w:val="00EE1661"/>
    <w:rsid w:val="00EF6505"/>
    <w:rsid w:val="00EF7078"/>
    <w:rsid w:val="00EF74A6"/>
    <w:rsid w:val="00F00594"/>
    <w:rsid w:val="00F027AC"/>
    <w:rsid w:val="00F072AC"/>
    <w:rsid w:val="00F1782A"/>
    <w:rsid w:val="00F22834"/>
    <w:rsid w:val="00F25BA2"/>
    <w:rsid w:val="00F3115C"/>
    <w:rsid w:val="00F33A26"/>
    <w:rsid w:val="00F34321"/>
    <w:rsid w:val="00F43BDA"/>
    <w:rsid w:val="00F47788"/>
    <w:rsid w:val="00F525EE"/>
    <w:rsid w:val="00F535C9"/>
    <w:rsid w:val="00F63467"/>
    <w:rsid w:val="00F63D9C"/>
    <w:rsid w:val="00F64401"/>
    <w:rsid w:val="00F677D3"/>
    <w:rsid w:val="00F7103B"/>
    <w:rsid w:val="00F831FF"/>
    <w:rsid w:val="00F86BFC"/>
    <w:rsid w:val="00F92A21"/>
    <w:rsid w:val="00F92F92"/>
    <w:rsid w:val="00F94DB2"/>
    <w:rsid w:val="00FA3F95"/>
    <w:rsid w:val="00FB430C"/>
    <w:rsid w:val="00FC2D77"/>
    <w:rsid w:val="00FC5080"/>
    <w:rsid w:val="00FD29A9"/>
    <w:rsid w:val="00FD494C"/>
    <w:rsid w:val="00FD75FB"/>
    <w:rsid w:val="00FE3CB8"/>
    <w:rsid w:val="00FE4246"/>
    <w:rsid w:val="00FE44EF"/>
    <w:rsid w:val="00FF2985"/>
    <w:rsid w:val="00FF312F"/>
    <w:rsid w:val="00FF7168"/>
    <w:rsid w:val="00FF7FB7"/>
    <w:rsid w:val="1B7A44CF"/>
    <w:rsid w:val="26F52986"/>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2567CB"/>
  <w15:docId w15:val="{52FB6CA1-31DC-4E6C-8C63-1B8187155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PH"/>
    </w:rPr>
  </w:style>
  <w:style w:type="paragraph" w:styleId="Heading1">
    <w:name w:val="heading 1"/>
    <w:basedOn w:val="Normal"/>
    <w:link w:val="Heading1Char"/>
    <w:uiPriority w:val="9"/>
    <w:qFormat/>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Pr>
      <w:rFonts w:ascii="Georgia" w:eastAsia="Times New Roman" w:hAnsi="Georgia" w:cs="Times New Roman"/>
      <w:b/>
      <w:bCs/>
      <w:szCs w:val="36"/>
      <w:lang w:eastAsia="en-PH"/>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sz w:val="22"/>
      <w:szCs w:val="22"/>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eader" Target="header14.xml"/><Relationship Id="rId117" Type="http://schemas.openxmlformats.org/officeDocument/2006/relationships/header" Target="header82.xml"/><Relationship Id="rId21" Type="http://schemas.openxmlformats.org/officeDocument/2006/relationships/header" Target="header9.xml"/><Relationship Id="rId42" Type="http://schemas.openxmlformats.org/officeDocument/2006/relationships/header" Target="header26.xml"/><Relationship Id="rId47" Type="http://schemas.openxmlformats.org/officeDocument/2006/relationships/header" Target="header30.xml"/><Relationship Id="rId63" Type="http://schemas.openxmlformats.org/officeDocument/2006/relationships/header" Target="header42.xml"/><Relationship Id="rId68" Type="http://schemas.openxmlformats.org/officeDocument/2006/relationships/header" Target="header44.xml"/><Relationship Id="rId84" Type="http://schemas.openxmlformats.org/officeDocument/2006/relationships/header" Target="header57.xml"/><Relationship Id="rId89" Type="http://schemas.openxmlformats.org/officeDocument/2006/relationships/footer" Target="footer9.xml"/><Relationship Id="rId112" Type="http://schemas.openxmlformats.org/officeDocument/2006/relationships/header" Target="header78.xml"/><Relationship Id="rId133" Type="http://schemas.openxmlformats.org/officeDocument/2006/relationships/image" Target="media/image18.jpeg"/><Relationship Id="rId138" Type="http://schemas.openxmlformats.org/officeDocument/2006/relationships/image" Target="media/image21.jpeg"/><Relationship Id="rId154" Type="http://schemas.openxmlformats.org/officeDocument/2006/relationships/image" Target="media/image30.jpeg"/><Relationship Id="rId159" Type="http://schemas.openxmlformats.org/officeDocument/2006/relationships/image" Target="media/image33.jpeg"/><Relationship Id="rId175" Type="http://schemas.openxmlformats.org/officeDocument/2006/relationships/fontTable" Target="fontTable.xml"/><Relationship Id="rId170" Type="http://schemas.openxmlformats.org/officeDocument/2006/relationships/header" Target="header108.xml"/><Relationship Id="rId16" Type="http://schemas.openxmlformats.org/officeDocument/2006/relationships/comments" Target="comments.xml"/><Relationship Id="rId107" Type="http://schemas.openxmlformats.org/officeDocument/2006/relationships/footer" Target="footer11.xml"/><Relationship Id="rId11" Type="http://schemas.openxmlformats.org/officeDocument/2006/relationships/header" Target="header2.xml"/><Relationship Id="rId32" Type="http://schemas.openxmlformats.org/officeDocument/2006/relationships/header" Target="header19.xml"/><Relationship Id="rId37" Type="http://schemas.openxmlformats.org/officeDocument/2006/relationships/header" Target="header23.xml"/><Relationship Id="rId53" Type="http://schemas.openxmlformats.org/officeDocument/2006/relationships/header" Target="header36.xml"/><Relationship Id="rId58" Type="http://schemas.openxmlformats.org/officeDocument/2006/relationships/image" Target="media/image4.png"/><Relationship Id="rId74" Type="http://schemas.openxmlformats.org/officeDocument/2006/relationships/header" Target="header47.xml"/><Relationship Id="rId79" Type="http://schemas.openxmlformats.org/officeDocument/2006/relationships/header" Target="header52.xml"/><Relationship Id="rId102" Type="http://schemas.openxmlformats.org/officeDocument/2006/relationships/header" Target="header72.xml"/><Relationship Id="rId123" Type="http://schemas.openxmlformats.org/officeDocument/2006/relationships/header" Target="header88.xml"/><Relationship Id="rId128" Type="http://schemas.openxmlformats.org/officeDocument/2006/relationships/image" Target="media/image15.jpeg"/><Relationship Id="rId144" Type="http://schemas.openxmlformats.org/officeDocument/2006/relationships/image" Target="media/image24.jpeg"/><Relationship Id="rId149" Type="http://schemas.openxmlformats.org/officeDocument/2006/relationships/header" Target="header99.xml"/><Relationship Id="rId5" Type="http://schemas.openxmlformats.org/officeDocument/2006/relationships/settings" Target="settings.xml"/><Relationship Id="rId90" Type="http://schemas.openxmlformats.org/officeDocument/2006/relationships/header" Target="header61.xml"/><Relationship Id="rId95" Type="http://schemas.openxmlformats.org/officeDocument/2006/relationships/header" Target="header65.xml"/><Relationship Id="rId160" Type="http://schemas.openxmlformats.org/officeDocument/2006/relationships/image" Target="media/image34.jpeg"/><Relationship Id="rId165" Type="http://schemas.openxmlformats.org/officeDocument/2006/relationships/header" Target="header105.xml"/><Relationship Id="rId22" Type="http://schemas.openxmlformats.org/officeDocument/2006/relationships/header" Target="header10.xml"/><Relationship Id="rId27" Type="http://schemas.openxmlformats.org/officeDocument/2006/relationships/header" Target="header15.xml"/><Relationship Id="rId43" Type="http://schemas.openxmlformats.org/officeDocument/2006/relationships/footer" Target="footer4.xml"/><Relationship Id="rId48" Type="http://schemas.openxmlformats.org/officeDocument/2006/relationships/header" Target="header31.xml"/><Relationship Id="rId64" Type="http://schemas.openxmlformats.org/officeDocument/2006/relationships/footer" Target="footer6.xml"/><Relationship Id="rId69" Type="http://schemas.openxmlformats.org/officeDocument/2006/relationships/footer" Target="footer7.xml"/><Relationship Id="rId113" Type="http://schemas.openxmlformats.org/officeDocument/2006/relationships/footer" Target="footer14.xml"/><Relationship Id="rId118" Type="http://schemas.openxmlformats.org/officeDocument/2006/relationships/header" Target="header83.xml"/><Relationship Id="rId134" Type="http://schemas.openxmlformats.org/officeDocument/2006/relationships/header" Target="header92.xml"/><Relationship Id="rId139" Type="http://schemas.openxmlformats.org/officeDocument/2006/relationships/header" Target="header94.xml"/><Relationship Id="rId80" Type="http://schemas.openxmlformats.org/officeDocument/2006/relationships/header" Target="header53.xml"/><Relationship Id="rId85" Type="http://schemas.openxmlformats.org/officeDocument/2006/relationships/header" Target="header58.xml"/><Relationship Id="rId150" Type="http://schemas.openxmlformats.org/officeDocument/2006/relationships/header" Target="header100.xml"/><Relationship Id="rId155" Type="http://schemas.openxmlformats.org/officeDocument/2006/relationships/header" Target="header101.xml"/><Relationship Id="rId171" Type="http://schemas.openxmlformats.org/officeDocument/2006/relationships/header" Target="header109.xml"/><Relationship Id="rId176" Type="http://schemas.microsoft.com/office/2011/relationships/people" Target="people.xml"/><Relationship Id="rId12" Type="http://schemas.openxmlformats.org/officeDocument/2006/relationships/header" Target="header3.xml"/><Relationship Id="rId17" Type="http://schemas.microsoft.com/office/2011/relationships/commentsExtended" Target="commentsExtended.xml"/><Relationship Id="rId33" Type="http://schemas.openxmlformats.org/officeDocument/2006/relationships/header" Target="header20.xml"/><Relationship Id="rId38" Type="http://schemas.openxmlformats.org/officeDocument/2006/relationships/footer" Target="footer2.xml"/><Relationship Id="rId59" Type="http://schemas.openxmlformats.org/officeDocument/2006/relationships/header" Target="header39.xml"/><Relationship Id="rId103" Type="http://schemas.openxmlformats.org/officeDocument/2006/relationships/header" Target="header73.xml"/><Relationship Id="rId108" Type="http://schemas.openxmlformats.org/officeDocument/2006/relationships/footer" Target="footer12.xml"/><Relationship Id="rId124" Type="http://schemas.openxmlformats.org/officeDocument/2006/relationships/image" Target="media/image12.jpeg"/><Relationship Id="rId129" Type="http://schemas.openxmlformats.org/officeDocument/2006/relationships/image" Target="media/image16.jpeg"/><Relationship Id="rId54" Type="http://schemas.openxmlformats.org/officeDocument/2006/relationships/image" Target="media/image3.png"/><Relationship Id="rId70" Type="http://schemas.openxmlformats.org/officeDocument/2006/relationships/image" Target="media/image8.png"/><Relationship Id="rId75" Type="http://schemas.openxmlformats.org/officeDocument/2006/relationships/header" Target="header48.xml"/><Relationship Id="rId91" Type="http://schemas.openxmlformats.org/officeDocument/2006/relationships/header" Target="header62.xml"/><Relationship Id="rId96" Type="http://schemas.openxmlformats.org/officeDocument/2006/relationships/header" Target="header66.xml"/><Relationship Id="rId140" Type="http://schemas.openxmlformats.org/officeDocument/2006/relationships/header" Target="header95.xml"/><Relationship Id="rId145" Type="http://schemas.openxmlformats.org/officeDocument/2006/relationships/header" Target="header97.xml"/><Relationship Id="rId161" Type="http://schemas.openxmlformats.org/officeDocument/2006/relationships/header" Target="header103.xml"/><Relationship Id="rId166"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11.xml"/><Relationship Id="rId28" Type="http://schemas.openxmlformats.org/officeDocument/2006/relationships/header" Target="header16.xml"/><Relationship Id="rId49" Type="http://schemas.openxmlformats.org/officeDocument/2006/relationships/header" Target="header32.xml"/><Relationship Id="rId114" Type="http://schemas.openxmlformats.org/officeDocument/2006/relationships/header" Target="header79.xml"/><Relationship Id="rId119" Type="http://schemas.openxmlformats.org/officeDocument/2006/relationships/header" Target="header84.xml"/><Relationship Id="rId10" Type="http://schemas.openxmlformats.org/officeDocument/2006/relationships/footer" Target="footer1.xml"/><Relationship Id="rId31" Type="http://schemas.openxmlformats.org/officeDocument/2006/relationships/header" Target="header18.xml"/><Relationship Id="rId44" Type="http://schemas.openxmlformats.org/officeDocument/2006/relationships/header" Target="header27.xml"/><Relationship Id="rId52" Type="http://schemas.openxmlformats.org/officeDocument/2006/relationships/header" Target="header35.xml"/><Relationship Id="rId60" Type="http://schemas.openxmlformats.org/officeDocument/2006/relationships/header" Target="header40.xml"/><Relationship Id="rId65" Type="http://schemas.openxmlformats.org/officeDocument/2006/relationships/image" Target="media/image6.png"/><Relationship Id="rId73" Type="http://schemas.openxmlformats.org/officeDocument/2006/relationships/image" Target="media/image9.png"/><Relationship Id="rId78" Type="http://schemas.openxmlformats.org/officeDocument/2006/relationships/header" Target="header51.xml"/><Relationship Id="rId81" Type="http://schemas.openxmlformats.org/officeDocument/2006/relationships/header" Target="header54.xml"/><Relationship Id="rId86" Type="http://schemas.openxmlformats.org/officeDocument/2006/relationships/footer" Target="footer8.xml"/><Relationship Id="rId94" Type="http://schemas.openxmlformats.org/officeDocument/2006/relationships/header" Target="header64.xml"/><Relationship Id="rId99" Type="http://schemas.openxmlformats.org/officeDocument/2006/relationships/header" Target="header69.xml"/><Relationship Id="rId101" Type="http://schemas.openxmlformats.org/officeDocument/2006/relationships/header" Target="header71.xml"/><Relationship Id="rId122" Type="http://schemas.openxmlformats.org/officeDocument/2006/relationships/header" Target="header87.xml"/><Relationship Id="rId130" Type="http://schemas.openxmlformats.org/officeDocument/2006/relationships/header" Target="header90.xml"/><Relationship Id="rId135" Type="http://schemas.openxmlformats.org/officeDocument/2006/relationships/header" Target="header93.xml"/><Relationship Id="rId143" Type="http://schemas.openxmlformats.org/officeDocument/2006/relationships/image" Target="media/image23.jpeg"/><Relationship Id="rId148" Type="http://schemas.openxmlformats.org/officeDocument/2006/relationships/image" Target="media/image26.jpeg"/><Relationship Id="rId151" Type="http://schemas.openxmlformats.org/officeDocument/2006/relationships/image" Target="media/image27.jpeg"/><Relationship Id="rId156" Type="http://schemas.openxmlformats.org/officeDocument/2006/relationships/header" Target="header102.xml"/><Relationship Id="rId164" Type="http://schemas.openxmlformats.org/officeDocument/2006/relationships/header" Target="header104.xml"/><Relationship Id="rId169" Type="http://schemas.openxmlformats.org/officeDocument/2006/relationships/image" Target="media/image38.jpeg"/><Relationship Id="rId177"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72" Type="http://schemas.openxmlformats.org/officeDocument/2006/relationships/image" Target="media/image39.jpeg"/><Relationship Id="rId13" Type="http://schemas.openxmlformats.org/officeDocument/2006/relationships/header" Target="header4.xml"/><Relationship Id="rId18" Type="http://schemas.microsoft.com/office/2016/09/relationships/commentsIds" Target="commentsIds.xml"/><Relationship Id="rId39" Type="http://schemas.openxmlformats.org/officeDocument/2006/relationships/header" Target="header24.xml"/><Relationship Id="rId109" Type="http://schemas.openxmlformats.org/officeDocument/2006/relationships/header" Target="header76.xml"/><Relationship Id="rId34" Type="http://schemas.openxmlformats.org/officeDocument/2006/relationships/header" Target="header21.xml"/><Relationship Id="rId50" Type="http://schemas.openxmlformats.org/officeDocument/2006/relationships/header" Target="header33.xml"/><Relationship Id="rId55" Type="http://schemas.openxmlformats.org/officeDocument/2006/relationships/header" Target="header37.xml"/><Relationship Id="rId76" Type="http://schemas.openxmlformats.org/officeDocument/2006/relationships/header" Target="header49.xml"/><Relationship Id="rId97" Type="http://schemas.openxmlformats.org/officeDocument/2006/relationships/header" Target="header67.xml"/><Relationship Id="rId104" Type="http://schemas.openxmlformats.org/officeDocument/2006/relationships/header" Target="header74.xml"/><Relationship Id="rId120" Type="http://schemas.openxmlformats.org/officeDocument/2006/relationships/header" Target="header85.xml"/><Relationship Id="rId125" Type="http://schemas.openxmlformats.org/officeDocument/2006/relationships/image" Target="media/image13.jpeg"/><Relationship Id="rId141" Type="http://schemas.openxmlformats.org/officeDocument/2006/relationships/image" Target="media/image22.jpeg"/><Relationship Id="rId146" Type="http://schemas.openxmlformats.org/officeDocument/2006/relationships/header" Target="header98.xml"/><Relationship Id="rId167" Type="http://schemas.openxmlformats.org/officeDocument/2006/relationships/header" Target="header106.xml"/><Relationship Id="rId7" Type="http://schemas.openxmlformats.org/officeDocument/2006/relationships/footnotes" Target="footnotes.xml"/><Relationship Id="rId71" Type="http://schemas.openxmlformats.org/officeDocument/2006/relationships/header" Target="header45.xml"/><Relationship Id="rId92" Type="http://schemas.openxmlformats.org/officeDocument/2006/relationships/image" Target="media/image10.png"/><Relationship Id="rId162" Type="http://schemas.openxmlformats.org/officeDocument/2006/relationships/image" Target="media/image35.jpeg"/><Relationship Id="rId2" Type="http://schemas.openxmlformats.org/officeDocument/2006/relationships/customXml" Target="../customXml/item2.xml"/><Relationship Id="rId29" Type="http://schemas.openxmlformats.org/officeDocument/2006/relationships/header" Target="header17.xml"/><Relationship Id="rId24" Type="http://schemas.openxmlformats.org/officeDocument/2006/relationships/header" Target="header12.xml"/><Relationship Id="rId40" Type="http://schemas.openxmlformats.org/officeDocument/2006/relationships/footer" Target="footer3.xml"/><Relationship Id="rId45" Type="http://schemas.openxmlformats.org/officeDocument/2006/relationships/header" Target="header28.xml"/><Relationship Id="rId66" Type="http://schemas.openxmlformats.org/officeDocument/2006/relationships/image" Target="media/image7.png"/><Relationship Id="rId87" Type="http://schemas.openxmlformats.org/officeDocument/2006/relationships/header" Target="header59.xml"/><Relationship Id="rId110" Type="http://schemas.openxmlformats.org/officeDocument/2006/relationships/footer" Target="footer13.xml"/><Relationship Id="rId115" Type="http://schemas.openxmlformats.org/officeDocument/2006/relationships/header" Target="header80.xml"/><Relationship Id="rId131" Type="http://schemas.openxmlformats.org/officeDocument/2006/relationships/header" Target="header91.xml"/><Relationship Id="rId136" Type="http://schemas.openxmlformats.org/officeDocument/2006/relationships/image" Target="media/image19.jpeg"/><Relationship Id="rId157" Type="http://schemas.openxmlformats.org/officeDocument/2006/relationships/image" Target="media/image31.jpeg"/><Relationship Id="rId61" Type="http://schemas.openxmlformats.org/officeDocument/2006/relationships/image" Target="media/image5.png"/><Relationship Id="rId82" Type="http://schemas.openxmlformats.org/officeDocument/2006/relationships/header" Target="header55.xml"/><Relationship Id="rId152" Type="http://schemas.openxmlformats.org/officeDocument/2006/relationships/image" Target="media/image28.jpeg"/><Relationship Id="rId173" Type="http://schemas.openxmlformats.org/officeDocument/2006/relationships/header" Target="header110.xml"/><Relationship Id="rId19" Type="http://schemas.openxmlformats.org/officeDocument/2006/relationships/header" Target="header7.xml"/><Relationship Id="rId14" Type="http://schemas.openxmlformats.org/officeDocument/2006/relationships/header" Target="header5.xml"/><Relationship Id="rId30" Type="http://schemas.microsoft.com/office/2018/08/relationships/commentsExtensible" Target="commentsExtensible.xml"/><Relationship Id="rId35" Type="http://schemas.openxmlformats.org/officeDocument/2006/relationships/header" Target="header22.xml"/><Relationship Id="rId56" Type="http://schemas.openxmlformats.org/officeDocument/2006/relationships/header" Target="header38.xml"/><Relationship Id="rId77" Type="http://schemas.openxmlformats.org/officeDocument/2006/relationships/header" Target="header50.xml"/><Relationship Id="rId100" Type="http://schemas.openxmlformats.org/officeDocument/2006/relationships/header" Target="header70.xml"/><Relationship Id="rId105" Type="http://schemas.openxmlformats.org/officeDocument/2006/relationships/footer" Target="footer10.xml"/><Relationship Id="rId126" Type="http://schemas.openxmlformats.org/officeDocument/2006/relationships/header" Target="header89.xml"/><Relationship Id="rId147" Type="http://schemas.openxmlformats.org/officeDocument/2006/relationships/image" Target="media/image25.jpeg"/><Relationship Id="rId168" Type="http://schemas.openxmlformats.org/officeDocument/2006/relationships/header" Target="header107.xml"/><Relationship Id="rId8" Type="http://schemas.openxmlformats.org/officeDocument/2006/relationships/endnotes" Target="endnotes.xml"/><Relationship Id="rId51" Type="http://schemas.openxmlformats.org/officeDocument/2006/relationships/header" Target="header34.xml"/><Relationship Id="rId72" Type="http://schemas.openxmlformats.org/officeDocument/2006/relationships/header" Target="header46.xml"/><Relationship Id="rId93" Type="http://schemas.openxmlformats.org/officeDocument/2006/relationships/header" Target="header63.xml"/><Relationship Id="rId98" Type="http://schemas.openxmlformats.org/officeDocument/2006/relationships/header" Target="header68.xml"/><Relationship Id="rId121" Type="http://schemas.openxmlformats.org/officeDocument/2006/relationships/header" Target="header86.xml"/><Relationship Id="rId142" Type="http://schemas.openxmlformats.org/officeDocument/2006/relationships/header" Target="header96.xml"/><Relationship Id="rId163" Type="http://schemas.openxmlformats.org/officeDocument/2006/relationships/image" Target="media/image36.jpeg"/><Relationship Id="rId3" Type="http://schemas.openxmlformats.org/officeDocument/2006/relationships/numbering" Target="numbering.xml"/><Relationship Id="rId25" Type="http://schemas.openxmlformats.org/officeDocument/2006/relationships/header" Target="header13.xml"/><Relationship Id="rId46" Type="http://schemas.openxmlformats.org/officeDocument/2006/relationships/header" Target="header29.xml"/><Relationship Id="rId67" Type="http://schemas.openxmlformats.org/officeDocument/2006/relationships/header" Target="header43.xml"/><Relationship Id="rId116" Type="http://schemas.openxmlformats.org/officeDocument/2006/relationships/header" Target="header81.xml"/><Relationship Id="rId137" Type="http://schemas.openxmlformats.org/officeDocument/2006/relationships/image" Target="media/image20.jpeg"/><Relationship Id="rId158" Type="http://schemas.openxmlformats.org/officeDocument/2006/relationships/image" Target="media/image32.jpeg"/><Relationship Id="rId20" Type="http://schemas.openxmlformats.org/officeDocument/2006/relationships/header" Target="header8.xml"/><Relationship Id="rId41" Type="http://schemas.openxmlformats.org/officeDocument/2006/relationships/header" Target="header25.xml"/><Relationship Id="rId62" Type="http://schemas.openxmlformats.org/officeDocument/2006/relationships/header" Target="header41.xml"/><Relationship Id="rId83" Type="http://schemas.openxmlformats.org/officeDocument/2006/relationships/header" Target="header56.xml"/><Relationship Id="rId88" Type="http://schemas.openxmlformats.org/officeDocument/2006/relationships/header" Target="header60.xml"/><Relationship Id="rId111" Type="http://schemas.openxmlformats.org/officeDocument/2006/relationships/header" Target="header77.xml"/><Relationship Id="rId132" Type="http://schemas.openxmlformats.org/officeDocument/2006/relationships/image" Target="media/image17.jpeg"/><Relationship Id="rId153" Type="http://schemas.openxmlformats.org/officeDocument/2006/relationships/image" Target="media/image29.jpeg"/><Relationship Id="rId174" Type="http://schemas.openxmlformats.org/officeDocument/2006/relationships/header" Target="header111.xml"/><Relationship Id="rId15" Type="http://schemas.openxmlformats.org/officeDocument/2006/relationships/header" Target="header6.xml"/><Relationship Id="rId36" Type="http://schemas.openxmlformats.org/officeDocument/2006/relationships/image" Target="media/image2.GIF"/><Relationship Id="rId57" Type="http://schemas.openxmlformats.org/officeDocument/2006/relationships/footer" Target="footer5.xml"/><Relationship Id="rId106" Type="http://schemas.openxmlformats.org/officeDocument/2006/relationships/header" Target="header75.xml"/><Relationship Id="rId127"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00.xml.rels><?xml version="1.0" encoding="UTF-8" standalone="yes"?>
<Relationships xmlns="http://schemas.openxmlformats.org/package/2006/relationships"><Relationship Id="rId1" Type="http://schemas.openxmlformats.org/officeDocument/2006/relationships/image" Target="media/image11.png"/></Relationships>
</file>

<file path=word/_rels/header101.xml.rels><?xml version="1.0" encoding="UTF-8" standalone="yes"?>
<Relationships xmlns="http://schemas.openxmlformats.org/package/2006/relationships"><Relationship Id="rId1" Type="http://schemas.openxmlformats.org/officeDocument/2006/relationships/image" Target="media/image11.png"/></Relationships>
</file>

<file path=word/_rels/header102.xml.rels><?xml version="1.0" encoding="UTF-8" standalone="yes"?>
<Relationships xmlns="http://schemas.openxmlformats.org/package/2006/relationships"><Relationship Id="rId1" Type="http://schemas.openxmlformats.org/officeDocument/2006/relationships/image" Target="media/image11.png"/></Relationships>
</file>

<file path=word/_rels/header103.xml.rels><?xml version="1.0" encoding="UTF-8" standalone="yes"?>
<Relationships xmlns="http://schemas.openxmlformats.org/package/2006/relationships"><Relationship Id="rId1" Type="http://schemas.openxmlformats.org/officeDocument/2006/relationships/image" Target="media/image11.png"/></Relationships>
</file>

<file path=word/_rels/header104.xml.rels><?xml version="1.0" encoding="UTF-8" standalone="yes"?>
<Relationships xmlns="http://schemas.openxmlformats.org/package/2006/relationships"><Relationship Id="rId1" Type="http://schemas.openxmlformats.org/officeDocument/2006/relationships/image" Target="media/image11.png"/></Relationships>
</file>

<file path=word/_rels/header105.xml.rels><?xml version="1.0" encoding="UTF-8" standalone="yes"?>
<Relationships xmlns="http://schemas.openxmlformats.org/package/2006/relationships"><Relationship Id="rId1" Type="http://schemas.openxmlformats.org/officeDocument/2006/relationships/image" Target="media/image11.png"/></Relationships>
</file>

<file path=word/_rels/header106.xml.rels><?xml version="1.0" encoding="UTF-8" standalone="yes"?>
<Relationships xmlns="http://schemas.openxmlformats.org/package/2006/relationships"><Relationship Id="rId1" Type="http://schemas.openxmlformats.org/officeDocument/2006/relationships/image" Target="media/image11.png"/></Relationships>
</file>

<file path=word/_rels/header107.xml.rels><?xml version="1.0" encoding="UTF-8" standalone="yes"?>
<Relationships xmlns="http://schemas.openxmlformats.org/package/2006/relationships"><Relationship Id="rId1" Type="http://schemas.openxmlformats.org/officeDocument/2006/relationships/image" Target="media/image11.png"/></Relationships>
</file>

<file path=word/_rels/header108.xml.rels><?xml version="1.0" encoding="UTF-8" standalone="yes"?>
<Relationships xmlns="http://schemas.openxmlformats.org/package/2006/relationships"><Relationship Id="rId1" Type="http://schemas.openxmlformats.org/officeDocument/2006/relationships/image" Target="media/image11.png"/></Relationships>
</file>

<file path=word/_rels/header109.xml.rels><?xml version="1.0" encoding="UTF-8" standalone="yes"?>
<Relationships xmlns="http://schemas.openxmlformats.org/package/2006/relationships"><Relationship Id="rId1" Type="http://schemas.openxmlformats.org/officeDocument/2006/relationships/image" Target="media/image1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10.xml.rels><?xml version="1.0" encoding="UTF-8" standalone="yes"?>
<Relationships xmlns="http://schemas.openxmlformats.org/package/2006/relationships"><Relationship Id="rId1" Type="http://schemas.openxmlformats.org/officeDocument/2006/relationships/image" Target="media/image11.png"/></Relationships>
</file>

<file path=word/_rels/header111.xml.rels><?xml version="1.0" encoding="UTF-8" standalone="yes"?>
<Relationships xmlns="http://schemas.openxmlformats.org/package/2006/relationships"><Relationship Id="rId1" Type="http://schemas.openxmlformats.org/officeDocument/2006/relationships/image" Target="media/image1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png"/></Relationships>
</file>

<file path=word/_rels/header61.xml.rels><?xml version="1.0" encoding="UTF-8" standalone="yes"?>
<Relationships xmlns="http://schemas.openxmlformats.org/package/2006/relationships"><Relationship Id="rId1" Type="http://schemas.openxmlformats.org/officeDocument/2006/relationships/image" Target="media/image1.png"/></Relationships>
</file>

<file path=word/_rels/header62.xml.rels><?xml version="1.0" encoding="UTF-8" standalone="yes"?>
<Relationships xmlns="http://schemas.openxmlformats.org/package/2006/relationships"><Relationship Id="rId1" Type="http://schemas.openxmlformats.org/officeDocument/2006/relationships/image" Target="media/image1.png"/></Relationships>
</file>

<file path=word/_rels/header63.xml.rels><?xml version="1.0" encoding="UTF-8" standalone="yes"?>
<Relationships xmlns="http://schemas.openxmlformats.org/package/2006/relationships"><Relationship Id="rId1" Type="http://schemas.openxmlformats.org/officeDocument/2006/relationships/image" Target="media/image1.png"/></Relationships>
</file>

<file path=word/_rels/header64.xml.rels><?xml version="1.0" encoding="UTF-8" standalone="yes"?>
<Relationships xmlns="http://schemas.openxmlformats.org/package/2006/relationships"><Relationship Id="rId1" Type="http://schemas.openxmlformats.org/officeDocument/2006/relationships/image" Target="media/image1.png"/></Relationships>
</file>

<file path=word/_rels/header65.xml.rels><?xml version="1.0" encoding="UTF-8" standalone="yes"?>
<Relationships xmlns="http://schemas.openxmlformats.org/package/2006/relationships"><Relationship Id="rId1" Type="http://schemas.openxmlformats.org/officeDocument/2006/relationships/image" Target="media/image1.png"/></Relationships>
</file>

<file path=word/_rels/header66.xml.rels><?xml version="1.0" encoding="UTF-8" standalone="yes"?>
<Relationships xmlns="http://schemas.openxmlformats.org/package/2006/relationships"><Relationship Id="rId1" Type="http://schemas.openxmlformats.org/officeDocument/2006/relationships/image" Target="media/image11.png"/></Relationships>
</file>

<file path=word/_rels/header67.xml.rels><?xml version="1.0" encoding="UTF-8" standalone="yes"?>
<Relationships xmlns="http://schemas.openxmlformats.org/package/2006/relationships"><Relationship Id="rId1" Type="http://schemas.openxmlformats.org/officeDocument/2006/relationships/image" Target="media/image11.png"/></Relationships>
</file>

<file path=word/_rels/header68.xml.rels><?xml version="1.0" encoding="UTF-8" standalone="yes"?>
<Relationships xmlns="http://schemas.openxmlformats.org/package/2006/relationships"><Relationship Id="rId1" Type="http://schemas.openxmlformats.org/officeDocument/2006/relationships/image" Target="media/image11.png"/></Relationships>
</file>

<file path=word/_rels/header69.xml.rels><?xml version="1.0" encoding="UTF-8" standalone="yes"?>
<Relationships xmlns="http://schemas.openxmlformats.org/package/2006/relationships"><Relationship Id="rId1" Type="http://schemas.openxmlformats.org/officeDocument/2006/relationships/image" Target="media/image1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1.png"/></Relationships>
</file>

<file path=word/_rels/header71.xml.rels><?xml version="1.0" encoding="UTF-8" standalone="yes"?>
<Relationships xmlns="http://schemas.openxmlformats.org/package/2006/relationships"><Relationship Id="rId1" Type="http://schemas.openxmlformats.org/officeDocument/2006/relationships/image" Target="media/image11.png"/></Relationships>
</file>

<file path=word/_rels/header72.xml.rels><?xml version="1.0" encoding="UTF-8" standalone="yes"?>
<Relationships xmlns="http://schemas.openxmlformats.org/package/2006/relationships"><Relationship Id="rId1" Type="http://schemas.openxmlformats.org/officeDocument/2006/relationships/image" Target="media/image11.png"/></Relationships>
</file>

<file path=word/_rels/header73.xml.rels><?xml version="1.0" encoding="UTF-8" standalone="yes"?>
<Relationships xmlns="http://schemas.openxmlformats.org/package/2006/relationships"><Relationship Id="rId1" Type="http://schemas.openxmlformats.org/officeDocument/2006/relationships/image" Target="media/image11.png"/></Relationships>
</file>

<file path=word/_rels/header74.xml.rels><?xml version="1.0" encoding="UTF-8" standalone="yes"?>
<Relationships xmlns="http://schemas.openxmlformats.org/package/2006/relationships"><Relationship Id="rId1" Type="http://schemas.openxmlformats.org/officeDocument/2006/relationships/image" Target="media/image11.png"/></Relationships>
</file>

<file path=word/_rels/header75.xml.rels><?xml version="1.0" encoding="UTF-8" standalone="yes"?>
<Relationships xmlns="http://schemas.openxmlformats.org/package/2006/relationships"><Relationship Id="rId1" Type="http://schemas.openxmlformats.org/officeDocument/2006/relationships/image" Target="media/image11.png"/></Relationships>
</file>

<file path=word/_rels/header76.xml.rels><?xml version="1.0" encoding="UTF-8" standalone="yes"?>
<Relationships xmlns="http://schemas.openxmlformats.org/package/2006/relationships"><Relationship Id="rId1" Type="http://schemas.openxmlformats.org/officeDocument/2006/relationships/image" Target="media/image11.png"/></Relationships>
</file>

<file path=word/_rels/header77.xml.rels><?xml version="1.0" encoding="UTF-8" standalone="yes"?>
<Relationships xmlns="http://schemas.openxmlformats.org/package/2006/relationships"><Relationship Id="rId1" Type="http://schemas.openxmlformats.org/officeDocument/2006/relationships/image" Target="media/image11.png"/></Relationships>
</file>

<file path=word/_rels/header78.xml.rels><?xml version="1.0" encoding="UTF-8" standalone="yes"?>
<Relationships xmlns="http://schemas.openxmlformats.org/package/2006/relationships"><Relationship Id="rId1" Type="http://schemas.openxmlformats.org/officeDocument/2006/relationships/image" Target="media/image11.png"/></Relationships>
</file>

<file path=word/_rels/header79.xml.rels><?xml version="1.0" encoding="UTF-8" standalone="yes"?>
<Relationships xmlns="http://schemas.openxmlformats.org/package/2006/relationships"><Relationship Id="rId1" Type="http://schemas.openxmlformats.org/officeDocument/2006/relationships/image" Target="media/image1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1.png"/></Relationships>
</file>

<file path=word/_rels/header81.xml.rels><?xml version="1.0" encoding="UTF-8" standalone="yes"?>
<Relationships xmlns="http://schemas.openxmlformats.org/package/2006/relationships"><Relationship Id="rId1" Type="http://schemas.openxmlformats.org/officeDocument/2006/relationships/image" Target="media/image11.png"/></Relationships>
</file>

<file path=word/_rels/header82.xml.rels><?xml version="1.0" encoding="UTF-8" standalone="yes"?>
<Relationships xmlns="http://schemas.openxmlformats.org/package/2006/relationships"><Relationship Id="rId1" Type="http://schemas.openxmlformats.org/officeDocument/2006/relationships/image" Target="media/image11.png"/></Relationships>
</file>

<file path=word/_rels/header83.xml.rels><?xml version="1.0" encoding="UTF-8" standalone="yes"?>
<Relationships xmlns="http://schemas.openxmlformats.org/package/2006/relationships"><Relationship Id="rId1" Type="http://schemas.openxmlformats.org/officeDocument/2006/relationships/image" Target="media/image11.png"/></Relationships>
</file>

<file path=word/_rels/header84.xml.rels><?xml version="1.0" encoding="UTF-8" standalone="yes"?>
<Relationships xmlns="http://schemas.openxmlformats.org/package/2006/relationships"><Relationship Id="rId1" Type="http://schemas.openxmlformats.org/officeDocument/2006/relationships/image" Target="media/image11.png"/></Relationships>
</file>

<file path=word/_rels/header85.xml.rels><?xml version="1.0" encoding="UTF-8" standalone="yes"?>
<Relationships xmlns="http://schemas.openxmlformats.org/package/2006/relationships"><Relationship Id="rId1" Type="http://schemas.openxmlformats.org/officeDocument/2006/relationships/image" Target="media/image11.png"/></Relationships>
</file>

<file path=word/_rels/header86.xml.rels><?xml version="1.0" encoding="UTF-8" standalone="yes"?>
<Relationships xmlns="http://schemas.openxmlformats.org/package/2006/relationships"><Relationship Id="rId1" Type="http://schemas.openxmlformats.org/officeDocument/2006/relationships/image" Target="media/image11.png"/></Relationships>
</file>

<file path=word/_rels/header87.xml.rels><?xml version="1.0" encoding="UTF-8" standalone="yes"?>
<Relationships xmlns="http://schemas.openxmlformats.org/package/2006/relationships"><Relationship Id="rId1" Type="http://schemas.openxmlformats.org/officeDocument/2006/relationships/image" Target="media/image11.png"/></Relationships>
</file>

<file path=word/_rels/header88.xml.rels><?xml version="1.0" encoding="UTF-8" standalone="yes"?>
<Relationships xmlns="http://schemas.openxmlformats.org/package/2006/relationships"><Relationship Id="rId1" Type="http://schemas.openxmlformats.org/officeDocument/2006/relationships/image" Target="media/image11.png"/></Relationships>
</file>

<file path=word/_rels/header89.xml.rels><?xml version="1.0" encoding="UTF-8" standalone="yes"?>
<Relationships xmlns="http://schemas.openxmlformats.org/package/2006/relationships"><Relationship Id="rId1" Type="http://schemas.openxmlformats.org/officeDocument/2006/relationships/image" Target="media/image1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header90.xml.rels><?xml version="1.0" encoding="UTF-8" standalone="yes"?>
<Relationships xmlns="http://schemas.openxmlformats.org/package/2006/relationships"><Relationship Id="rId1" Type="http://schemas.openxmlformats.org/officeDocument/2006/relationships/image" Target="media/image11.png"/></Relationships>
</file>

<file path=word/_rels/header91.xml.rels><?xml version="1.0" encoding="UTF-8" standalone="yes"?>
<Relationships xmlns="http://schemas.openxmlformats.org/package/2006/relationships"><Relationship Id="rId1" Type="http://schemas.openxmlformats.org/officeDocument/2006/relationships/image" Target="media/image11.png"/></Relationships>
</file>

<file path=word/_rels/header92.xml.rels><?xml version="1.0" encoding="UTF-8" standalone="yes"?>
<Relationships xmlns="http://schemas.openxmlformats.org/package/2006/relationships"><Relationship Id="rId1" Type="http://schemas.openxmlformats.org/officeDocument/2006/relationships/image" Target="media/image11.png"/></Relationships>
</file>

<file path=word/_rels/header93.xml.rels><?xml version="1.0" encoding="UTF-8" standalone="yes"?>
<Relationships xmlns="http://schemas.openxmlformats.org/package/2006/relationships"><Relationship Id="rId1" Type="http://schemas.openxmlformats.org/officeDocument/2006/relationships/image" Target="media/image11.png"/></Relationships>
</file>

<file path=word/_rels/header94.xml.rels><?xml version="1.0" encoding="UTF-8" standalone="yes"?>
<Relationships xmlns="http://schemas.openxmlformats.org/package/2006/relationships"><Relationship Id="rId1" Type="http://schemas.openxmlformats.org/officeDocument/2006/relationships/image" Target="media/image11.png"/></Relationships>
</file>

<file path=word/_rels/header95.xml.rels><?xml version="1.0" encoding="UTF-8" standalone="yes"?>
<Relationships xmlns="http://schemas.openxmlformats.org/package/2006/relationships"><Relationship Id="rId1" Type="http://schemas.openxmlformats.org/officeDocument/2006/relationships/image" Target="media/image11.png"/></Relationships>
</file>

<file path=word/_rels/header96.xml.rels><?xml version="1.0" encoding="UTF-8" standalone="yes"?>
<Relationships xmlns="http://schemas.openxmlformats.org/package/2006/relationships"><Relationship Id="rId1" Type="http://schemas.openxmlformats.org/officeDocument/2006/relationships/image" Target="media/image11.png"/></Relationships>
</file>

<file path=word/_rels/header97.xml.rels><?xml version="1.0" encoding="UTF-8" standalone="yes"?>
<Relationships xmlns="http://schemas.openxmlformats.org/package/2006/relationships"><Relationship Id="rId1" Type="http://schemas.openxmlformats.org/officeDocument/2006/relationships/image" Target="media/image11.png"/></Relationships>
</file>

<file path=word/_rels/header98.xml.rels><?xml version="1.0" encoding="UTF-8" standalone="yes"?>
<Relationships xmlns="http://schemas.openxmlformats.org/package/2006/relationships"><Relationship Id="rId1" Type="http://schemas.openxmlformats.org/officeDocument/2006/relationships/image" Target="media/image11.png"/></Relationships>
</file>

<file path=word/_rels/header99.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F50505-2ED9-4293-9F37-92BE4FB98AB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102</Pages>
  <Words>20021</Words>
  <Characters>114122</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Marcaustinbonagua@gmail.com</dc:creator>
  <cp:lastModifiedBy>Jade Raposa</cp:lastModifiedBy>
  <cp:revision>79</cp:revision>
  <cp:lastPrinted>2024-10-14T00:35:00Z</cp:lastPrinted>
  <dcterms:created xsi:type="dcterms:W3CDTF">2024-10-14T00:06:00Z</dcterms:created>
  <dcterms:modified xsi:type="dcterms:W3CDTF">2024-10-26T20:17:00Z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5656C970D7154C658CB9484A6C13CDD5_12</vt:lpwstr>
  </property>
</Properties>
</file>