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7.xml" ContentType="application/vnd.openxmlformats-officedocument.wordprocessingml.footer+xml"/>
  <Override PartName="/word/header6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9.xml" ContentType="application/vnd.openxmlformats-officedocument.wordprocessingml.header+xml"/>
  <Override PartName="/word/footer1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headerReference w:type="default" r:id="rId9"/>
          <w:footerReference w:type="default" r:id="rId10"/>
          <w:headerReference w:type="first" r:id="rId11"/>
          <w:pgSz w:w="12240" w:h="15840"/>
          <w:pgMar w:top="994" w:right="1440" w:bottom="1440" w:left="2160" w:header="706" w:footer="706" w:gutter="0"/>
          <w:pgNumType w:fmt="lowerRoman" w:start="1"/>
          <w:cols w:space="708"/>
          <w:titlePg/>
          <w:docGrid w:linePitch="360"/>
        </w:sectPr>
      </w:pPr>
    </w:p>
    <w:p w14:paraId="4A39981D" w14:textId="77777777" w:rsidR="008F456D" w:rsidRDefault="002B278F">
      <w:pPr>
        <w:jc w:val="center"/>
        <w:rPr>
          <w:rFonts w:ascii="Georgia" w:eastAsia="Times New Roman" w:hAnsi="Georgia" w:cs="Times New Roman"/>
          <w:lang w:eastAsia="en-PH"/>
        </w:rPr>
        <w:pPrChange w:id="20"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1"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2" w:author="Jade Raposa" w:date="2024-10-16T21:07:00Z"/>
          <w:rFonts w:ascii="Georgia" w:eastAsia="Times New Roman" w:hAnsi="Georgia" w:cs="Times New Roman"/>
          <w:color w:val="000000"/>
          <w:lang w:eastAsia="en-PH"/>
        </w:rPr>
        <w:pPrChange w:id="23" w:author="Jade Raposa" w:date="2024-10-16T21:04:00Z">
          <w:pPr>
            <w:spacing w:before="240" w:after="240" w:line="240" w:lineRule="auto"/>
            <w:jc w:val="center"/>
          </w:pPr>
        </w:pPrChange>
      </w:pPr>
    </w:p>
    <w:p w14:paraId="135A67D2" w14:textId="77777777" w:rsidR="008F456D" w:rsidRDefault="008F456D">
      <w:pPr>
        <w:rPr>
          <w:ins w:id="24" w:author="Jade Raposa" w:date="2024-10-16T21:04:00Z"/>
          <w:rFonts w:ascii="Georgia" w:eastAsia="Times New Roman" w:hAnsi="Georgia" w:cs="Times New Roman"/>
          <w:b/>
          <w:bCs/>
          <w:color w:val="000000"/>
          <w:lang w:eastAsia="en-PH"/>
        </w:rPr>
      </w:pPr>
    </w:p>
    <w:p w14:paraId="51EB1770" w14:textId="77777777" w:rsidR="008F456D" w:rsidRDefault="008F456D">
      <w:pPr>
        <w:rPr>
          <w:ins w:id="25" w:author="Jade Raposa" w:date="2024-10-16T21:09:00Z"/>
          <w:rFonts w:ascii="Georgia" w:eastAsia="Times New Roman" w:hAnsi="Georgia" w:cs="Times New Roman"/>
          <w:b/>
          <w:bCs/>
          <w:color w:val="000000"/>
          <w:lang w:eastAsia="en-PH"/>
        </w:rPr>
        <w:sectPr w:rsidR="008F456D">
          <w:headerReference w:type="first" r:id="rId12"/>
          <w:pgSz w:w="12240" w:h="15840"/>
          <w:pgMar w:top="1710" w:right="1440" w:bottom="1440" w:left="2160" w:header="720" w:footer="706" w:gutter="0"/>
          <w:pgNumType w:fmt="lowerRoman" w:start="1"/>
          <w:cols w:space="708"/>
          <w:titlePg/>
          <w:docGrid w:linePitch="360"/>
        </w:sectPr>
      </w:pPr>
    </w:p>
    <w:p w14:paraId="2D2B845C" w14:textId="77777777" w:rsidR="008F456D" w:rsidRDefault="002B278F">
      <w:pPr>
        <w:jc w:val="center"/>
        <w:rPr>
          <w:rFonts w:ascii="Georgia" w:eastAsia="Times New Roman" w:hAnsi="Georgia" w:cs="Times New Roman"/>
          <w:lang w:eastAsia="en-PH"/>
        </w:rPr>
        <w:pPrChange w:id="31"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2" w:author="Jade Raposa" w:date="2024-10-16T21:16:00Z"/>
          <w:rFonts w:ascii="Georgia" w:eastAsia="Times New Roman" w:hAnsi="Georgia" w:cs="Times New Roman"/>
          <w:color w:val="000000"/>
          <w:lang w:eastAsia="en-PH"/>
        </w:rPr>
        <w:sectPr w:rsidR="008F456D">
          <w:headerReference w:type="first" r:id="rId13"/>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39"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0"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1" w:author="Jade Raposa" w:date="2024-10-16T21:36:00Z"/>
          <w:rFonts w:ascii="Georgia" w:eastAsia="Times New Roman" w:hAnsi="Georgia" w:cs="Times New Roman"/>
          <w:color w:val="000000"/>
          <w:lang w:eastAsia="en-PH"/>
        </w:rPr>
        <w:sectPr w:rsidR="008F456D">
          <w:headerReference w:type="default" r:id="rId14"/>
          <w:headerReference w:type="first" r:id="rId15"/>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0"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1"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2" w:author="Jade Raposa" w:date="2024-10-16T17:41:00Z">
        <w:r>
          <w:rPr>
            <w:rFonts w:ascii="Georgia" w:eastAsia="Times New Roman" w:hAnsi="Georgia" w:cs="Times New Roman"/>
            <w:color w:val="000000"/>
            <w:lang w:eastAsia="en-PH"/>
          </w:rPr>
          <w:t xml:space="preserve"> </w:t>
        </w:r>
      </w:ins>
      <w:del w:id="63"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4" w:author="Jade Raposa" w:date="2024-10-16T18:13:00Z"/>
          <w:rFonts w:ascii="Georgia" w:eastAsia="Times New Roman" w:hAnsi="Georgia" w:cs="Times New Roman"/>
          <w:lang w:eastAsia="en-PH"/>
        </w:rPr>
        <w:pPrChange w:id="65" w:author="Jade Raposa" w:date="2024-10-16T18:14:00Z">
          <w:pPr>
            <w:spacing w:after="240" w:line="480" w:lineRule="auto"/>
            <w:ind w:firstLine="720"/>
            <w:jc w:val="both"/>
          </w:pPr>
        </w:pPrChange>
      </w:pPr>
      <w:commentRangeStart w:id="66"/>
      <w:commentRangeStart w:id="67"/>
      <w:ins w:id="68" w:author="Jade Raposa" w:date="2024-10-16T18:13:00Z">
        <w:r>
          <w:rPr>
            <w:rFonts w:ascii="Georgia" w:eastAsia="Times New Roman" w:hAnsi="Georgia" w:cs="Times New Roman"/>
            <w:lang w:eastAsia="en-PH"/>
          </w:rPr>
          <w:t>The</w:t>
        </w:r>
      </w:ins>
      <w:commentRangeEnd w:id="66"/>
      <w:ins w:id="69" w:author="Jade Raposa" w:date="2024-10-16T18:34:00Z">
        <w:r>
          <w:rPr>
            <w:rStyle w:val="CommentReference"/>
          </w:rPr>
          <w:commentReference w:id="66"/>
        </w:r>
      </w:ins>
      <w:commentRangeEnd w:id="67"/>
      <w:ins w:id="70" w:author="Jade Raposa" w:date="2024-10-16T18:35:00Z">
        <w:r>
          <w:rPr>
            <w:rStyle w:val="CommentReference"/>
          </w:rPr>
          <w:commentReference w:id="67"/>
        </w:r>
      </w:ins>
      <w:ins w:id="71"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2"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3" w:author="Jade Raposa" w:date="2024-10-16T18:10:00Z">
        <w:r>
          <w:rPr>
            <w:rFonts w:ascii="Georgia" w:eastAsia="Times New Roman" w:hAnsi="Georgia" w:cs="Times New Roman"/>
            <w:lang w:eastAsia="en-PH"/>
          </w:rPr>
          <w:delText xml:space="preserve"> </w:delText>
        </w:r>
      </w:del>
      <w:commentRangeStart w:id="74"/>
      <w:del w:id="75" w:author="Jade Raposa" w:date="2024-10-16T17:42:00Z">
        <w:r>
          <w:rPr>
            <w:rFonts w:ascii="Georgia" w:eastAsia="Times New Roman" w:hAnsi="Georgia" w:cs="Times New Roman"/>
            <w:lang w:eastAsia="en-PH"/>
          </w:rPr>
          <w:delText>increasing need</w:delText>
        </w:r>
        <w:commentRangeEnd w:id="74"/>
        <w:r>
          <w:rPr>
            <w:rStyle w:val="CommentReference"/>
          </w:rPr>
          <w:commentReference w:id="74"/>
        </w:r>
      </w:del>
      <w:del w:id="76" w:author="Jade Raposa" w:date="2024-10-16T17:43:00Z">
        <w:r>
          <w:rPr>
            <w:rFonts w:ascii="Georgia" w:eastAsia="Times New Roman" w:hAnsi="Georgia" w:cs="Times New Roman"/>
            <w:lang w:eastAsia="en-PH"/>
          </w:rPr>
          <w:delText xml:space="preserve"> </w:delText>
        </w:r>
      </w:del>
      <w:del w:id="77" w:author="Jade Raposa" w:date="2024-10-16T17:44:00Z">
        <w:r>
          <w:rPr>
            <w:rFonts w:ascii="Georgia" w:eastAsia="Times New Roman" w:hAnsi="Georgia" w:cs="Times New Roman"/>
            <w:lang w:eastAsia="en-PH"/>
          </w:rPr>
          <w:delText>for</w:delText>
        </w:r>
      </w:del>
      <w:del w:id="78" w:author="Jade Raposa" w:date="2024-10-16T18:10:00Z">
        <w:r>
          <w:rPr>
            <w:rFonts w:ascii="Georgia" w:eastAsia="Times New Roman" w:hAnsi="Georgia" w:cs="Times New Roman"/>
            <w:lang w:eastAsia="en-PH"/>
          </w:rPr>
          <w:delText xml:space="preserve"> </w:delText>
        </w:r>
      </w:del>
      <w:del w:id="79"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0" w:author="Jade Raposa" w:date="2024-10-16T18:13:00Z"/>
          <w:rFonts w:ascii="Georgia" w:eastAsia="Times New Roman" w:hAnsi="Georgia" w:cs="Times New Roman"/>
          <w:lang w:eastAsia="en-PH"/>
        </w:rPr>
        <w:pPrChange w:id="81"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2" w:author="Jade Raposa" w:date="2024-10-16T18:31:00Z"/>
          <w:rFonts w:ascii="Georgia" w:eastAsia="Times New Roman" w:hAnsi="Georgia" w:cs="Times New Roman"/>
          <w:lang w:eastAsia="en-PH"/>
        </w:rPr>
      </w:pPr>
      <w:ins w:id="83"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4"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5" w:author="Jade Raposa" w:date="2024-10-16T18:31:00Z"/>
          <w:rFonts w:ascii="Georgia" w:eastAsia="Times New Roman" w:hAnsi="Georgia" w:cs="Times New Roman"/>
          <w:lang w:eastAsia="en-PH"/>
        </w:rPr>
      </w:pPr>
      <w:ins w:id="86" w:author="Jade Raposa" w:date="2024-10-16T18:31:00Z">
        <w:r>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87" w:author="Jade Raposa" w:date="2024-10-16T18:32:00Z"/>
          <w:rFonts w:ascii="Georgia" w:eastAsia="Times New Roman" w:hAnsi="Georgia" w:cs="Times New Roman"/>
          <w:lang w:eastAsia="en-PH"/>
        </w:rPr>
      </w:pPr>
      <w:ins w:id="88"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89" w:author="Jade Raposa" w:date="2024-10-16T21:38:00Z"/>
          <w:rFonts w:ascii="Georgia" w:eastAsia="Times New Roman" w:hAnsi="Georgia" w:cs="Times New Roman"/>
          <w:lang w:eastAsia="en-PH"/>
        </w:rPr>
        <w:sectPr w:rsidR="008F456D">
          <w:headerReference w:type="default" r:id="rId19"/>
          <w:headerReference w:type="first" r:id="rId20"/>
          <w:pgSz w:w="12240" w:h="15840"/>
          <w:pgMar w:top="1620" w:right="1440" w:bottom="1440" w:left="2160" w:header="706" w:footer="706" w:gutter="0"/>
          <w:pgNumType w:fmt="lowerRoman" w:start="1"/>
          <w:cols w:space="708"/>
          <w:titlePg/>
          <w:docGrid w:linePitch="360"/>
        </w:sectPr>
      </w:pPr>
      <w:ins w:id="106"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07"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08"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09" w:author="Jade Raposa" w:date="2024-10-16T18:31:00Z"/>
          <w:rFonts w:ascii="Georgia" w:eastAsia="Times New Roman" w:hAnsi="Georgia" w:cs="Times New Roman"/>
          <w:lang w:eastAsia="en-PH"/>
        </w:rPr>
        <w:pPrChange w:id="110" w:author="Jade Raposa" w:date="2024-10-16T21:38:00Z">
          <w:pPr>
            <w:spacing w:after="240" w:line="480" w:lineRule="auto"/>
            <w:ind w:firstLine="720"/>
            <w:jc w:val="both"/>
          </w:pPr>
        </w:pPrChange>
      </w:pPr>
      <w:del w:id="111"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2" w:author="Jade Raposa" w:date="2024-10-16T18:31:00Z"/>
          <w:rFonts w:ascii="Georgia" w:eastAsia="Times New Roman" w:hAnsi="Georgia" w:cs="Times New Roman"/>
          <w:lang w:eastAsia="en-PH"/>
        </w:rPr>
        <w:pPrChange w:id="113" w:author="Jade Raposa" w:date="2024-10-16T21:38:00Z">
          <w:pPr>
            <w:spacing w:after="240" w:line="480" w:lineRule="auto"/>
            <w:ind w:firstLine="720"/>
            <w:jc w:val="both"/>
          </w:pPr>
        </w:pPrChange>
      </w:pPr>
      <w:del w:id="114"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15" w:author="Jade Raposa" w:date="2024-10-16T18:32:00Z"/>
          <w:rFonts w:ascii="Georgia" w:eastAsia="Times New Roman" w:hAnsi="Georgia" w:cs="Times New Roman"/>
          <w:lang w:eastAsia="en-PH"/>
        </w:rPr>
        <w:pPrChange w:id="116" w:author="Jade Raposa" w:date="2024-10-16T21:38:00Z">
          <w:pPr/>
        </w:pPrChange>
      </w:pPr>
      <w:del w:id="117"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18"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19"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0"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1"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2"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3"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4"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25"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6"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27"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8"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29" w:author="Jade Raposa" w:date="2024-10-18T22:19:00Z">
        <w:r>
          <w:rPr>
            <w:rFonts w:ascii="Georgia" w:eastAsia="Times New Roman" w:hAnsi="Georgia" w:cs="Times New Roman"/>
            <w:color w:val="000000"/>
            <w:lang w:eastAsia="en-PH"/>
          </w:rPr>
          <w:t xml:space="preserve">  .  .  .</w:t>
        </w:r>
      </w:ins>
      <w:ins w:id="130"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2"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4"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5"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6"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37"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39" w:author="Jade Raposa" w:date="2024-10-18T22:27:00Z">
        <w:r>
          <w:rPr>
            <w:rFonts w:ascii="Georgia" w:eastAsia="Times New Roman" w:hAnsi="Georgia" w:cs="Times New Roman"/>
            <w:color w:val="000000"/>
            <w:lang w:eastAsia="en-PH"/>
          </w:rPr>
          <w:delText>vii</w:delText>
        </w:r>
      </w:del>
      <w:ins w:id="140" w:author="Jade Raposa" w:date="2024-10-18T22:27:00Z">
        <w:r>
          <w:rPr>
            <w:rFonts w:ascii="Georgia" w:eastAsia="Times New Roman" w:hAnsi="Georgia" w:cs="Times New Roman"/>
            <w:color w:val="000000"/>
            <w:lang w:eastAsia="en-PH"/>
          </w:rPr>
          <w:t>ix</w:t>
        </w:r>
      </w:ins>
      <w:del w:id="141"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2" w:author="Jade Raposa" w:date="2024-10-18T22:28:00Z">
        <w:r>
          <w:rPr>
            <w:rFonts w:ascii="Georgia" w:eastAsia="Times New Roman" w:hAnsi="Georgia" w:cs="Times New Roman"/>
            <w:color w:val="000000"/>
            <w:lang w:eastAsia="en-PH"/>
          </w:rPr>
          <w:delText xml:space="preserve">Tables </w:delText>
        </w:r>
      </w:del>
      <w:proofErr w:type="gramStart"/>
      <w:ins w:id="143"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4" w:author="Jade Raposa" w:date="2024-10-18T22:21:00Z">
        <w:r>
          <w:rPr>
            <w:rFonts w:ascii="Georgia" w:eastAsia="Times New Roman" w:hAnsi="Georgia" w:cs="Times New Roman"/>
            <w:color w:val="000000"/>
            <w:lang w:eastAsia="en-PH"/>
          </w:rPr>
          <w:t xml:space="preserve">  .  .  .</w:t>
        </w:r>
      </w:ins>
      <w:ins w:id="145" w:author="Jade Raposa" w:date="2024-10-18T22:29:00Z">
        <w:r>
          <w:rPr>
            <w:rFonts w:ascii="Georgia" w:eastAsia="Times New Roman" w:hAnsi="Georgia" w:cs="Times New Roman"/>
            <w:color w:val="000000"/>
            <w:lang w:eastAsia="en-PH"/>
          </w:rPr>
          <w:tab/>
        </w:r>
      </w:ins>
      <w:del w:id="146"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47" w:author="Jade Raposa" w:date="2024-10-18T22:28:00Z">
        <w:r>
          <w:rPr>
            <w:rFonts w:ascii="Georgia" w:eastAsia="Times New Roman" w:hAnsi="Georgia" w:cs="Times New Roman"/>
            <w:color w:val="000000"/>
            <w:lang w:eastAsia="en-PH"/>
          </w:rPr>
          <w:delText>ix</w:delText>
        </w:r>
      </w:del>
      <w:ins w:id="148"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9" w:author="Jade Raposa" w:date="2024-10-18T22:28:00Z">
        <w:r>
          <w:rPr>
            <w:rFonts w:ascii="Georgia" w:eastAsia="Times New Roman" w:hAnsi="Georgia" w:cs="Times New Roman"/>
            <w:color w:val="000000"/>
            <w:lang w:eastAsia="en-PH"/>
          </w:rPr>
          <w:delText xml:space="preserve">Figures </w:delText>
        </w:r>
      </w:del>
      <w:proofErr w:type="gramStart"/>
      <w:ins w:id="150"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1" w:author="Jade Raposa" w:date="2024-10-18T22:21:00Z">
        <w:r>
          <w:rPr>
            <w:rFonts w:ascii="Georgia" w:eastAsia="Times New Roman" w:hAnsi="Georgia" w:cs="Times New Roman"/>
            <w:color w:val="000000"/>
            <w:lang w:eastAsia="en-PH"/>
          </w:rPr>
          <w:t xml:space="preserve">  .  .  .</w:t>
        </w:r>
      </w:ins>
      <w:ins w:id="152"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3"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4" w:author="Jade Raposa" w:date="2024-10-18T22:28:00Z">
        <w:r>
          <w:rPr>
            <w:rFonts w:ascii="Georgia" w:eastAsia="Times New Roman" w:hAnsi="Georgia" w:cs="Times New Roman"/>
            <w:color w:val="000000"/>
            <w:lang w:eastAsia="en-PH"/>
          </w:rPr>
          <w:t>ii</w:t>
        </w:r>
      </w:ins>
      <w:ins w:id="155"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56" w:author="Jade Raposa" w:date="2024-10-18T22:21:00Z">
        <w:r>
          <w:rPr>
            <w:rFonts w:ascii="Georgia" w:eastAsia="Times New Roman" w:hAnsi="Georgia" w:cs="Times New Roman"/>
            <w:color w:val="000000"/>
            <w:lang w:eastAsia="en-PH"/>
          </w:rPr>
          <w:t xml:space="preserve">  .  .  .  .</w:t>
        </w:r>
      </w:ins>
      <w:ins w:id="157"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59" w:author="Jade Raposa" w:date="2024-10-18T22:21:00Z">
        <w:r>
          <w:rPr>
            <w:rFonts w:ascii="Georgia" w:eastAsia="Times New Roman" w:hAnsi="Georgia" w:cs="Times New Roman"/>
            <w:color w:val="000000"/>
            <w:lang w:eastAsia="en-PH"/>
          </w:rPr>
          <w:t xml:space="preserve">  .  .  .  . </w:t>
        </w:r>
      </w:ins>
      <w:ins w:id="160"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2" w:author="Jade Raposa" w:date="2024-10-18T22:29:00Z">
        <w:r>
          <w:rPr>
            <w:rFonts w:ascii="Georgia" w:eastAsia="Times New Roman" w:hAnsi="Georgia" w:cs="Times New Roman"/>
            <w:color w:val="000000"/>
            <w:lang w:eastAsia="en-PH"/>
          </w:rPr>
          <w:t>6</w:t>
        </w:r>
      </w:ins>
      <w:del w:id="163"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4"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66"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7"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68" w:author="Jade Raposa" w:date="2024-10-18T22:30:00Z">
        <w:r>
          <w:rPr>
            <w:rFonts w:ascii="Georgia" w:eastAsia="Times New Roman" w:hAnsi="Georgia" w:cs="Times New Roman"/>
            <w:color w:val="000000"/>
            <w:lang w:eastAsia="en-PH"/>
          </w:rPr>
          <w:delText>10</w:delText>
        </w:r>
      </w:del>
      <w:ins w:id="169"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0"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1"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2" w:author="Jade Raposa" w:date="2024-10-18T22:30:00Z">
        <w:r>
          <w:rPr>
            <w:rFonts w:ascii="Georgia" w:eastAsia="Times New Roman" w:hAnsi="Georgia" w:cs="Times New Roman"/>
            <w:color w:val="000000"/>
            <w:lang w:eastAsia="en-PH"/>
          </w:rPr>
          <w:t>0</w:t>
        </w:r>
      </w:ins>
      <w:del w:id="173"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4"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6" w:author="Jade Raposa" w:date="2024-10-18T22:30:00Z">
        <w:r>
          <w:rPr>
            <w:rFonts w:ascii="Georgia" w:eastAsia="Times New Roman" w:hAnsi="Georgia" w:cs="Times New Roman"/>
            <w:color w:val="000000"/>
            <w:lang w:eastAsia="en-PH"/>
          </w:rPr>
          <w:t>1</w:t>
        </w:r>
      </w:ins>
      <w:del w:id="177"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78"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9"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0" w:author="Jade Raposa" w:date="2024-10-18T22:31:00Z">
        <w:r>
          <w:rPr>
            <w:rFonts w:ascii="Georgia" w:eastAsia="Times New Roman" w:hAnsi="Georgia" w:cs="Times New Roman"/>
            <w:color w:val="000000"/>
            <w:lang w:eastAsia="en-PH"/>
          </w:rPr>
          <w:t>2</w:t>
        </w:r>
      </w:ins>
      <w:del w:id="181"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2"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3"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4" w:author="Jade Raposa" w:date="2024-10-16T21:48:00Z"/>
          <w:rFonts w:ascii="Georgia" w:eastAsia="Times New Roman" w:hAnsi="Georgia" w:cs="Times New Roman"/>
          <w:b/>
          <w:bCs/>
          <w:color w:val="000000"/>
          <w:lang w:eastAsia="en-PH"/>
        </w:rPr>
        <w:sectPr w:rsidR="008F456D">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77777777" w:rsidR="008F456D" w:rsidRDefault="002B278F">
      <w:pPr>
        <w:rPr>
          <w:rFonts w:ascii="Georgia" w:eastAsia="Times New Roman" w:hAnsi="Georgia" w:cs="Times New Roman"/>
          <w:lang w:eastAsia="en-PH"/>
        </w:rPr>
        <w:pPrChange w:id="200"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1" w:author="Jade Raposa" w:date="2024-10-18T22:44:00Z">
        <w:r>
          <w:rPr>
            <w:rFonts w:ascii="Georgia" w:eastAsia="Times New Roman" w:hAnsi="Georgia" w:cs="Times New Roman"/>
            <w:color w:val="000000"/>
            <w:lang w:eastAsia="en-PH"/>
          </w:rPr>
          <w:delText xml:space="preserve"> </w:delText>
        </w:r>
      </w:del>
      <w:ins w:id="202" w:author="Jade Raposa" w:date="2024-10-18T22:44:00Z">
        <w:r>
          <w:rPr>
            <w:rFonts w:ascii="Georgia" w:eastAsia="Times New Roman" w:hAnsi="Georgia" w:cs="Times New Roman"/>
            <w:color w:val="000000"/>
            <w:lang w:eastAsia="en-PH"/>
          </w:rPr>
          <w:t xml:space="preserve"> </w:t>
        </w:r>
      </w:ins>
      <w:del w:id="203"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04" w:author="Jade Raposa" w:date="2024-10-18T22:23:00Z">
        <w:r>
          <w:rPr>
            <w:rFonts w:ascii="Georgia" w:eastAsia="Times New Roman" w:hAnsi="Georgia" w:cs="Times New Roman"/>
            <w:color w:val="000000"/>
            <w:lang w:eastAsia="en-PH"/>
          </w:rPr>
          <w:delText> </w:delText>
        </w:r>
      </w:del>
      <w:ins w:id="205" w:author="Jade Raposa" w:date="2024-10-18T22:23:00Z">
        <w:r>
          <w:rPr>
            <w:rFonts w:ascii="Georgia" w:eastAsia="Times New Roman" w:hAnsi="Georgia" w:cs="Times New Roman"/>
            <w:color w:val="000000"/>
            <w:lang w:eastAsia="en-PH"/>
          </w:rPr>
          <w:t xml:space="preserve">  .  .  .  .</w:t>
        </w:r>
      </w:ins>
      <w:ins w:id="206"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0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0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0"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14"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36" w:author="Jade Raposa" w:date="2024-10-16T21:49:00Z"/>
          <w:rFonts w:ascii="Georgia" w:eastAsia="Times New Roman" w:hAnsi="Georgia" w:cs="Times New Roman"/>
          <w:b/>
          <w:bCs/>
          <w:color w:val="000000"/>
          <w:lang w:eastAsia="en-PH"/>
        </w:rPr>
        <w:sectPr w:rsidR="008F456D">
          <w:headerReference w:type="first" r:id="rId23"/>
          <w:pgSz w:w="12240" w:h="15840"/>
          <w:pgMar w:top="1620" w:right="1440" w:bottom="1440" w:left="2160" w:header="706" w:footer="706" w:gutter="0"/>
          <w:pgNumType w:fmt="lowerRoman" w:start="1"/>
          <w:cols w:space="708"/>
          <w:titlePg/>
          <w:docGrid w:linePitch="360"/>
        </w:sectPr>
      </w:pPr>
    </w:p>
    <w:p w14:paraId="47537610" w14:textId="77777777" w:rsidR="008F456D" w:rsidRDefault="002B278F">
      <w:pPr>
        <w:rPr>
          <w:rFonts w:ascii="Georgia" w:eastAsia="Times New Roman" w:hAnsi="Georgia" w:cs="Times New Roman"/>
          <w:lang w:eastAsia="en-PH"/>
        </w:rPr>
        <w:pPrChange w:id="245"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2B278F">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46"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47" w:author="Jade Raposa" w:date="2024-10-16T21:50:00Z"/>
          <w:rFonts w:ascii="Georgia" w:eastAsia="Times New Roman" w:hAnsi="Georgia" w:cs="Times New Roman"/>
          <w:lang w:eastAsia="en-PH"/>
        </w:rPr>
        <w:sectPr w:rsidR="008F456D">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8F456D" w:rsidRDefault="008F456D">
      <w:pPr>
        <w:spacing w:after="240" w:line="240" w:lineRule="auto"/>
        <w:jc w:val="center"/>
        <w:rPr>
          <w:del w:id="257" w:author="Jade Raposa" w:date="2024-10-16T21:49:00Z"/>
          <w:rFonts w:ascii="Georgia" w:eastAsia="Times New Roman" w:hAnsi="Georgia" w:cs="Times New Roman"/>
          <w:lang w:eastAsia="en-PH"/>
        </w:rPr>
        <w:pPrChange w:id="258" w:author="Jade Raposa" w:date="2024-10-16T21:50:00Z">
          <w:pPr>
            <w:spacing w:after="240" w:line="240" w:lineRule="auto"/>
          </w:pPr>
        </w:pPrChange>
      </w:pPr>
    </w:p>
    <w:p w14:paraId="467A4291" w14:textId="77777777" w:rsidR="008F456D" w:rsidRDefault="008F456D">
      <w:pPr>
        <w:spacing w:after="240" w:line="240" w:lineRule="auto"/>
        <w:jc w:val="center"/>
        <w:rPr>
          <w:del w:id="259" w:author="Jade Raposa" w:date="2024-10-16T21:49:00Z"/>
          <w:rFonts w:ascii="Georgia" w:eastAsia="Times New Roman" w:hAnsi="Georgia" w:cs="Times New Roman"/>
          <w:lang w:eastAsia="en-PH"/>
        </w:rPr>
        <w:pPrChange w:id="260" w:author="Jade Raposa" w:date="2024-10-16T21:50:00Z">
          <w:pPr>
            <w:spacing w:after="240" w:line="240" w:lineRule="auto"/>
          </w:pPr>
        </w:pPrChange>
      </w:pPr>
    </w:p>
    <w:p w14:paraId="7234C2C0" w14:textId="77777777" w:rsidR="008F456D" w:rsidRDefault="008F456D">
      <w:pPr>
        <w:spacing w:after="240" w:line="240" w:lineRule="auto"/>
        <w:jc w:val="center"/>
        <w:rPr>
          <w:del w:id="261" w:author="Jade Raposa" w:date="2024-10-16T21:50:00Z"/>
          <w:rFonts w:ascii="Georgia" w:eastAsia="Times New Roman" w:hAnsi="Georgia" w:cs="Times New Roman"/>
          <w:lang w:eastAsia="en-PH"/>
        </w:rPr>
        <w:pPrChange w:id="262"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3"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64" w:author="Jade Raposa" w:date="2024-10-14T22:57:00Z">
        <w:r>
          <w:rPr>
            <w:rFonts w:ascii="Georgia" w:eastAsia="Times New Roman" w:hAnsi="Georgia" w:cs="Times New Roman"/>
            <w:color w:val="000000"/>
            <w:lang w:eastAsia="en-PH"/>
          </w:rPr>
          <w:t xml:space="preserve">  .  .  .  .  .   </w:t>
        </w:r>
      </w:ins>
      <w:del w:id="265"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66" w:author="Jade Raposa" w:date="2024-10-14T22:57:00Z">
        <w:r>
          <w:rPr>
            <w:rFonts w:ascii="Georgia" w:eastAsia="Times New Roman" w:hAnsi="Georgia" w:cs="Times New Roman"/>
            <w:color w:val="000000"/>
            <w:lang w:eastAsia="en-PH"/>
          </w:rPr>
          <w:t xml:space="preserve">  .  .  .  .  .  </w:t>
        </w:r>
      </w:ins>
      <w:del w:id="267"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68" w:author="Jade Raposa" w:date="2024-10-14T22:57:00Z">
        <w:r>
          <w:rPr>
            <w:rFonts w:ascii="Georgia" w:eastAsia="Times New Roman" w:hAnsi="Georgia" w:cs="Times New Roman"/>
            <w:color w:val="000000"/>
            <w:lang w:eastAsia="en-PH"/>
          </w:rPr>
          <w:t xml:space="preserve">  .  .  .  .  .  </w:t>
        </w:r>
      </w:ins>
      <w:del w:id="269"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0" w:author="Jade Raposa" w:date="2024-10-14T22:56:00Z">
        <w:r>
          <w:rPr>
            <w:rFonts w:ascii="Georgia" w:eastAsia="Times New Roman" w:hAnsi="Georgia" w:cs="Times New Roman"/>
            <w:color w:val="000000"/>
            <w:lang w:eastAsia="en-PH"/>
          </w:rPr>
          <w:t xml:space="preserve"> .  </w:t>
        </w:r>
      </w:ins>
      <w:ins w:id="271" w:author="Jade Raposa" w:date="2024-10-14T22:57:00Z">
        <w:r>
          <w:rPr>
            <w:rFonts w:ascii="Georgia" w:eastAsia="Times New Roman" w:hAnsi="Georgia" w:cs="Times New Roman"/>
            <w:color w:val="000000"/>
            <w:lang w:eastAsia="en-PH"/>
          </w:rPr>
          <w:t xml:space="preserve">.  .  .  .  </w:t>
        </w:r>
      </w:ins>
      <w:del w:id="272"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73" w:author="Jade Raposa" w:date="2024-10-14T22:56:00Z">
        <w:r>
          <w:rPr>
            <w:rFonts w:ascii="Georgia" w:eastAsia="Times New Roman" w:hAnsi="Georgia" w:cs="Times New Roman"/>
            <w:color w:val="000000"/>
            <w:lang w:eastAsia="en-PH"/>
          </w:rPr>
          <w:t xml:space="preserve">  .  .  .  .  .  </w:t>
        </w:r>
      </w:ins>
      <w:del w:id="274"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5" w:author="Jade Raposa" w:date="2024-10-14T22:56:00Z">
        <w:r>
          <w:rPr>
            <w:rFonts w:ascii="Georgia" w:eastAsia="Times New Roman" w:hAnsi="Georgia" w:cs="Times New Roman"/>
            <w:color w:val="000000"/>
            <w:lang w:eastAsia="en-PH"/>
          </w:rPr>
          <w:t xml:space="preserve">  .  .  .  .  .  </w:t>
        </w:r>
      </w:ins>
      <w:del w:id="276"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7" w:author="Jade Raposa" w:date="2024-10-14T22:56:00Z">
        <w:r>
          <w:rPr>
            <w:rFonts w:ascii="Georgia" w:eastAsia="Times New Roman" w:hAnsi="Georgia" w:cs="Times New Roman"/>
            <w:color w:val="000000"/>
            <w:lang w:eastAsia="en-PH"/>
          </w:rPr>
          <w:t xml:space="preserve">  .  .  .  .  .   </w:t>
        </w:r>
      </w:ins>
      <w:del w:id="278"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79" w:author="Jade Raposa" w:date="2024-10-14T22:55:00Z">
        <w:r>
          <w:rPr>
            <w:rFonts w:ascii="Georgia" w:eastAsia="Times New Roman" w:hAnsi="Georgia" w:cs="Times New Roman"/>
            <w:color w:val="000000"/>
            <w:lang w:eastAsia="en-PH"/>
          </w:rPr>
          <w:t xml:space="preserve">.  .  .  .  .  </w:t>
        </w:r>
      </w:ins>
      <w:ins w:id="280" w:author="Jade Raposa" w:date="2024-10-14T22:57:00Z">
        <w:r>
          <w:rPr>
            <w:rFonts w:ascii="Georgia" w:eastAsia="Times New Roman" w:hAnsi="Georgia" w:cs="Times New Roman"/>
            <w:color w:val="000000"/>
            <w:lang w:eastAsia="en-PH"/>
          </w:rPr>
          <w:t>.</w:t>
        </w:r>
      </w:ins>
      <w:ins w:id="281" w:author="Jade Raposa" w:date="2024-10-14T22:55:00Z">
        <w:r>
          <w:rPr>
            <w:rFonts w:ascii="Georgia" w:eastAsia="Times New Roman" w:hAnsi="Georgia" w:cs="Times New Roman"/>
            <w:color w:val="000000"/>
            <w:lang w:eastAsia="en-PH"/>
          </w:rPr>
          <w:t xml:space="preserve"> </w:t>
        </w:r>
      </w:ins>
      <w:del w:id="282"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3" w:author="Jade Raposa" w:date="2024-10-16T21:51:00Z"/>
          <w:rFonts w:ascii="Georgia" w:eastAsia="Times New Roman" w:hAnsi="Georgia" w:cs="Times New Roman"/>
          <w:b/>
          <w:bCs/>
          <w:color w:val="000000"/>
          <w:lang w:eastAsia="en-PH"/>
        </w:rPr>
        <w:sectPr w:rsidR="008F456D">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8F456D" w:rsidRDefault="008F456D">
      <w:pPr>
        <w:spacing w:after="0" w:line="480" w:lineRule="auto"/>
        <w:jc w:val="center"/>
        <w:rPr>
          <w:del w:id="294"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295"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296" w:author="Jade Raposa" w:date="2024-10-14T22:27:00Z">
        <w:r>
          <w:rPr>
            <w:rFonts w:ascii="Georgia" w:eastAsia="Times New Roman" w:hAnsi="Georgia" w:cs="Times New Roman"/>
            <w:color w:val="000000"/>
            <w:lang w:eastAsia="en-PH"/>
          </w:rPr>
          <w:t>.</w:t>
        </w:r>
      </w:ins>
      <w:ins w:id="297" w:author="Jade Raposa" w:date="2024-10-14T22:58:00Z">
        <w:r>
          <w:rPr>
            <w:rFonts w:ascii="Georgia" w:eastAsia="Times New Roman" w:hAnsi="Georgia" w:cs="Times New Roman"/>
            <w:color w:val="000000"/>
            <w:lang w:eastAsia="en-PH"/>
          </w:rPr>
          <w:t xml:space="preserve">  .  .  .  .   </w:t>
        </w:r>
      </w:ins>
      <w:del w:id="29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299" w:author="Jade Raposa" w:date="2024-10-14T22:58:00Z">
        <w:r>
          <w:rPr>
            <w:rFonts w:ascii="Georgia" w:eastAsia="Times New Roman" w:hAnsi="Georgia" w:cs="Times New Roman"/>
            <w:color w:val="000000"/>
            <w:lang w:eastAsia="en-PH"/>
          </w:rPr>
          <w:t xml:space="preserve">  .  .  .  .  .   </w:t>
        </w:r>
      </w:ins>
      <w:del w:id="300"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01" w:author="Jade Raposa" w:date="2024-10-14T22:58:00Z">
        <w:r>
          <w:rPr>
            <w:rFonts w:ascii="Georgia" w:eastAsia="Times New Roman" w:hAnsi="Georgia" w:cs="Times New Roman"/>
            <w:color w:val="000000"/>
            <w:lang w:eastAsia="en-PH"/>
          </w:rPr>
          <w:t xml:space="preserve">  .  .  .  .  .   </w:t>
        </w:r>
      </w:ins>
      <w:del w:id="302"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03" w:author="Jade Raposa" w:date="2024-10-14T22:58:00Z">
        <w:r>
          <w:rPr>
            <w:rFonts w:ascii="Georgia" w:eastAsia="Times New Roman" w:hAnsi="Georgia" w:cs="Times New Roman"/>
            <w:color w:val="000000"/>
            <w:lang w:eastAsia="en-PH"/>
          </w:rPr>
          <w:t xml:space="preserve">  .  .  .  .  </w:t>
        </w:r>
      </w:ins>
      <w:del w:id="304"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05" w:author="Jade Raposa" w:date="2024-10-14T22:58:00Z">
        <w:r>
          <w:rPr>
            <w:rFonts w:ascii="Georgia" w:eastAsia="Times New Roman" w:hAnsi="Georgia" w:cs="Times New Roman"/>
            <w:color w:val="000000"/>
            <w:lang w:eastAsia="en-PH"/>
          </w:rPr>
          <w:t xml:space="preserve">  .  .  .  .  .  </w:t>
        </w:r>
      </w:ins>
      <w:del w:id="30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07" w:author="Jade Raposa" w:date="2024-10-14T22:58:00Z">
        <w:r>
          <w:rPr>
            <w:rFonts w:ascii="Georgia" w:eastAsia="Times New Roman" w:hAnsi="Georgia" w:cs="Times New Roman"/>
            <w:color w:val="000000"/>
            <w:lang w:eastAsia="en-PH"/>
          </w:rPr>
          <w:t xml:space="preserve">  .   </w:t>
        </w:r>
      </w:ins>
      <w:del w:id="308"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09" w:author="Jade Raposa" w:date="2024-10-14T22:58:00Z">
        <w:r>
          <w:rPr>
            <w:rFonts w:ascii="Georgia" w:eastAsia="Times New Roman" w:hAnsi="Georgia" w:cs="Times New Roman"/>
            <w:color w:val="000000"/>
            <w:lang w:eastAsia="en-PH"/>
          </w:rPr>
          <w:t xml:space="preserve">  .  .  . </w:t>
        </w:r>
      </w:ins>
      <w:ins w:id="310" w:author="Jade Raposa" w:date="2024-10-14T22:59:00Z">
        <w:r>
          <w:rPr>
            <w:rFonts w:ascii="Georgia" w:eastAsia="Times New Roman" w:hAnsi="Georgia" w:cs="Times New Roman"/>
            <w:color w:val="000000"/>
            <w:lang w:eastAsia="en-PH"/>
          </w:rPr>
          <w:t xml:space="preserve"> .  </w:t>
        </w:r>
      </w:ins>
      <w:del w:id="311"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12" w:author="Jade Raposa" w:date="2024-10-14T22:59:00Z">
        <w:r>
          <w:rPr>
            <w:rFonts w:ascii="Georgia" w:eastAsia="Times New Roman" w:hAnsi="Georgia" w:cs="Times New Roman"/>
            <w:color w:val="000000"/>
            <w:lang w:eastAsia="en-PH"/>
          </w:rPr>
          <w:t xml:space="preserve">  .  .  .  .  </w:t>
        </w:r>
      </w:ins>
      <w:del w:id="313"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14"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15" w:author="Jade Raposa" w:date="2024-10-14T22:59:00Z">
        <w:r>
          <w:rPr>
            <w:rFonts w:ascii="Georgia" w:eastAsia="Times New Roman" w:hAnsi="Georgia" w:cs="Times New Roman"/>
            <w:color w:val="000000"/>
            <w:lang w:eastAsia="en-PH"/>
          </w:rPr>
          <w:t xml:space="preserve">  .  .    </w:t>
        </w:r>
      </w:ins>
      <w:del w:id="316"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17" w:author="Jade Raposa" w:date="2024-10-14T22:59:00Z">
        <w:r>
          <w:rPr>
            <w:rFonts w:ascii="Georgia" w:eastAsia="Times New Roman" w:hAnsi="Georgia" w:cs="Times New Roman"/>
            <w:color w:val="000000"/>
            <w:lang w:eastAsia="en-PH"/>
          </w:rPr>
          <w:t xml:space="preserve"> </w:t>
        </w:r>
      </w:ins>
      <w:del w:id="318"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19"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20" w:author="Jade Raposa" w:date="2024-10-14T22:59:00Z">
        <w:r>
          <w:rPr>
            <w:rFonts w:ascii="Georgia" w:eastAsia="Times New Roman" w:hAnsi="Georgia" w:cs="Times New Roman"/>
            <w:color w:val="000000"/>
            <w:lang w:eastAsia="en-PH"/>
          </w:rPr>
          <w:t xml:space="preserve">  </w:t>
        </w:r>
      </w:ins>
      <w:ins w:id="321" w:author="Jade Raposa" w:date="2024-10-14T23:00:00Z">
        <w:r>
          <w:rPr>
            <w:rFonts w:ascii="Georgia" w:eastAsia="Times New Roman" w:hAnsi="Georgia" w:cs="Times New Roman"/>
            <w:color w:val="000000"/>
            <w:lang w:eastAsia="en-PH"/>
          </w:rPr>
          <w:t xml:space="preserve"> </w:t>
        </w:r>
      </w:ins>
      <w:ins w:id="322" w:author="Jade Raposa" w:date="2024-10-14T22:59:00Z">
        <w:r>
          <w:rPr>
            <w:rFonts w:ascii="Georgia" w:eastAsia="Times New Roman" w:hAnsi="Georgia" w:cs="Times New Roman"/>
            <w:color w:val="000000"/>
            <w:lang w:eastAsia="en-PH"/>
          </w:rPr>
          <w:t xml:space="preserve"> </w:t>
        </w:r>
      </w:ins>
      <w:del w:id="32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24" w:author="Jade Raposa" w:date="2024-10-14T22:59:00Z">
        <w:r>
          <w:rPr>
            <w:rFonts w:ascii="Georgia" w:eastAsia="Times New Roman" w:hAnsi="Georgia" w:cs="Times New Roman"/>
            <w:color w:val="000000"/>
            <w:lang w:eastAsia="en-PH"/>
          </w:rPr>
          <w:t>.</w:t>
        </w:r>
      </w:ins>
      <w:del w:id="325"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2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27"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2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29"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0"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31" w:author="Jade Raposa" w:date="2024-10-16T21:53:00Z"/>
          <w:rFonts w:ascii="Georgia" w:eastAsia="Times New Roman" w:hAnsi="Georgia" w:cs="Times New Roman"/>
          <w:color w:val="000000"/>
          <w:lang w:eastAsia="en-PH"/>
        </w:rPr>
        <w:sectPr w:rsidR="008F456D">
          <w:headerReference w:type="first" r:id="rId26"/>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42"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43" w:author="Jade Raposa" w:date="2024-10-14T23:00:00Z">
        <w:r>
          <w:rPr>
            <w:rFonts w:ascii="Georgia" w:eastAsia="Times New Roman" w:hAnsi="Georgia" w:cs="Times New Roman"/>
            <w:color w:val="000000"/>
            <w:lang w:eastAsia="en-PH"/>
          </w:rPr>
          <w:t xml:space="preserve">  .   </w:t>
        </w:r>
      </w:ins>
      <w:del w:id="344"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45"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46"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47" w:author="Jade Raposa" w:date="2024-10-14T23:01:00Z">
        <w:r>
          <w:rPr>
            <w:rFonts w:ascii="Georgia" w:eastAsia="Times New Roman" w:hAnsi="Georgia" w:cs="Times New Roman"/>
            <w:color w:val="000000"/>
            <w:lang w:eastAsia="en-PH"/>
          </w:rPr>
          <w:t xml:space="preserve">  .  . </w:t>
        </w:r>
      </w:ins>
      <w:del w:id="348"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49" w:author="Jade Raposa" w:date="2024-10-14T23:01:00Z">
        <w:r>
          <w:rPr>
            <w:rFonts w:ascii="Georgia" w:eastAsia="Times New Roman" w:hAnsi="Georgia" w:cs="Times New Roman"/>
            <w:color w:val="000000"/>
            <w:lang w:eastAsia="en-PH"/>
          </w:rPr>
          <w:t xml:space="preserve">  .  </w:t>
        </w:r>
      </w:ins>
      <w:del w:id="350"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headerReference w:type="first" r:id="rId27"/>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60" w:author="Jade Raposa" w:date="2024-10-14T23:01:00Z">
        <w:r>
          <w:rPr>
            <w:rFonts w:ascii="Georgia" w:eastAsia="Times New Roman" w:hAnsi="Georgia" w:cs="Times New Roman"/>
            <w:color w:val="000000"/>
            <w:lang w:eastAsia="en-PH"/>
          </w:rPr>
          <w:t xml:space="preserve">  .  </w:t>
        </w:r>
      </w:ins>
      <w:del w:id="36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Default="002B278F">
      <w:pPr>
        <w:pStyle w:val="Heading1"/>
        <w:spacing w:before="0" w:beforeAutospacing="0" w:after="0" w:line="480" w:lineRule="auto"/>
        <w:pPrChange w:id="362" w:author="Jade Raposa" w:date="2024-10-15T01:52:00Z">
          <w:pPr>
            <w:spacing w:after="0" w:line="480" w:lineRule="auto"/>
            <w:jc w:val="center"/>
          </w:pPr>
        </w:pPrChange>
      </w:pPr>
      <w:r>
        <w:lastRenderedPageBreak/>
        <w:t>Chapter 1</w:t>
      </w:r>
    </w:p>
    <w:p w14:paraId="1762B8F9" w14:textId="77777777" w:rsidR="008F456D" w:rsidRDefault="002B278F">
      <w:pPr>
        <w:spacing w:before="264" w:after="0" w:line="480" w:lineRule="auto"/>
        <w:jc w:val="center"/>
        <w:rPr>
          <w:del w:id="363" w:author="Jade Raposa" w:date="2024-10-15T01:51:00Z"/>
          <w:rFonts w:ascii="Georgia" w:eastAsia="Times New Roman" w:hAnsi="Georgia" w:cs="Times New Roman"/>
          <w:lang w:eastAsia="en-PH"/>
        </w:rPr>
      </w:pPr>
      <w:commentRangeStart w:id="364"/>
      <w:commentRangeStart w:id="365"/>
      <w:del w:id="366"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67" w:author="Jade Raposa" w:date="2024-10-15T01:51:00Z"/>
          <w:rFonts w:ascii="Georgia" w:eastAsia="Times New Roman" w:hAnsi="Georgia" w:cs="Times New Roman"/>
          <w:lang w:eastAsia="en-PH"/>
        </w:rPr>
      </w:pPr>
      <w:del w:id="368"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64"/>
        <w:r>
          <w:rPr>
            <w:rStyle w:val="CommentReference"/>
          </w:rPr>
          <w:commentReference w:id="364"/>
        </w:r>
        <w:commentRangeEnd w:id="365"/>
        <w:r>
          <w:rPr>
            <w:rStyle w:val="CommentReference"/>
          </w:rPr>
          <w:commentReference w:id="365"/>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69" w:author="Jade Raposa" w:date="2024-10-20T17:19:00Z">
            <w:rPr>
              <w:rFonts w:ascii="Georgia" w:eastAsia="Times New Roman" w:hAnsi="Georgia" w:cs="Times New Roman"/>
              <w:lang w:eastAsia="en-PH"/>
            </w:rPr>
          </w:rPrChange>
        </w:rPr>
        <w:pPrChange w:id="370" w:author="Jade Raposa" w:date="2024-10-20T17:25:00Z">
          <w:pPr>
            <w:spacing w:before="264" w:after="0" w:line="480" w:lineRule="auto"/>
            <w:jc w:val="both"/>
          </w:pPr>
        </w:pPrChange>
      </w:pPr>
      <w:ins w:id="371"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72" w:author="Jade Raposa" w:date="2024-10-26T03:27:00Z">
        <w:r>
          <w:rPr>
            <w:rFonts w:ascii="Georgia" w:eastAsia="Times New Roman" w:hAnsi="Georgia" w:cs="Times New Roman"/>
            <w:color w:val="000000"/>
            <w:lang w:eastAsia="en-PH"/>
          </w:rPr>
          <w:t>by</w:t>
        </w:r>
      </w:ins>
      <w:ins w:id="373"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74"/>
      <w:commentRangeStart w:id="375"/>
      <w:commentRangeStart w:id="376"/>
      <w:commentRangeStart w:id="377"/>
      <w:del w:id="378"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74"/>
        <w:r>
          <w:rPr>
            <w:rStyle w:val="CommentReference"/>
          </w:rPr>
          <w:commentReference w:id="374"/>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79"/>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80" w:author="Jade Raposa" w:date="2024-10-15T01:52:00Z">
        <w:r>
          <w:rPr>
            <w:rFonts w:ascii="Georgia" w:eastAsia="Times New Roman" w:hAnsi="Georgia" w:cs="Times New Roman"/>
            <w:color w:val="000000"/>
            <w:lang w:eastAsia="en-PH"/>
          </w:rPr>
          <w:delText>by the use of</w:delText>
        </w:r>
      </w:del>
      <w:del w:id="381"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79"/>
        <w:r>
          <w:rPr>
            <w:rStyle w:val="CommentReference"/>
          </w:rPr>
          <w:commentReference w:id="379"/>
        </w:r>
      </w:del>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82" w:author="Jade Raposa" w:date="2024-10-20T17:42:00Z"/>
          <w:rFonts w:ascii="Georgia" w:eastAsia="Times New Roman" w:hAnsi="Georgia" w:cs="Times New Roman"/>
          <w:color w:val="000000"/>
          <w:lang w:eastAsia="en-PH"/>
        </w:rPr>
        <w:pPrChange w:id="383"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16"/>
      <w:commentRangeEnd w:id="416"/>
      <w:r w:rsidR="00516CCD">
        <w:rPr>
          <w:rStyle w:val="CommentReference"/>
        </w:rPr>
        <w:commentReference w:id="416"/>
      </w:r>
    </w:p>
    <w:p w14:paraId="00260A14" w14:textId="34E1FD2C" w:rsidR="008F456D" w:rsidRDefault="002B278F">
      <w:pPr>
        <w:spacing w:after="0" w:line="480" w:lineRule="auto"/>
        <w:jc w:val="both"/>
        <w:rPr>
          <w:rFonts w:ascii="Georgia" w:eastAsia="Times New Roman" w:hAnsi="Georgia" w:cs="Times New Roman"/>
          <w:lang w:eastAsia="en-PH"/>
        </w:rPr>
        <w:pPrChange w:id="417"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18" w:author="Jade Raposa" w:date="2024-10-20T22:16:00Z"/>
          <w:rFonts w:ascii="Georgia" w:eastAsia="Times New Roman" w:hAnsi="Georgia" w:cs="Times New Roman"/>
          <w:color w:val="000000"/>
          <w:lang w:eastAsia="en-PH"/>
          <w:rPrChange w:id="419" w:author="Jade Raposa" w:date="2024-10-20T22:16:00Z">
            <w:rPr>
              <w:ins w:id="420"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21" w:author="Jade Raposa" w:date="2024-10-20T22:16:00Z">
        <w:r>
          <w:rPr>
            <w:rFonts w:ascii="Georgia" w:eastAsia="Times New Roman" w:hAnsi="Georgia" w:cs="Times New Roman"/>
            <w:color w:val="000000"/>
            <w:lang w:eastAsia="en-PH"/>
            <w:rPrChange w:id="422"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23" w:author="Jade Raposa" w:date="2024-10-20T22:16:00Z"/>
          <w:rFonts w:ascii="Georgia" w:eastAsia="Times New Roman" w:hAnsi="Georgia" w:cs="Times New Roman"/>
          <w:color w:val="000000"/>
          <w:lang w:eastAsia="en-PH"/>
          <w:rPrChange w:id="424" w:author="Jade Raposa" w:date="2024-10-20T22:16:00Z">
            <w:rPr>
              <w:ins w:id="425" w:author="Jade Raposa" w:date="2024-10-20T22:16:00Z"/>
              <w:rFonts w:ascii="Georgia" w:eastAsia="Times New Roman" w:hAnsi="Georgia" w:cs="Times New Roman"/>
              <w:b/>
              <w:bCs/>
              <w:color w:val="000000"/>
              <w:lang w:eastAsia="en-PH"/>
            </w:rPr>
          </w:rPrChange>
        </w:rPr>
        <w:pPrChange w:id="426" w:author="Jade Raposa" w:date="2024-10-20T22:17:00Z">
          <w:pPr>
            <w:spacing w:before="240" w:after="0" w:line="480" w:lineRule="auto"/>
            <w:jc w:val="both"/>
          </w:pPr>
        </w:pPrChange>
      </w:pPr>
      <w:ins w:id="427" w:author="Jade Raposa" w:date="2024-10-20T22:16:00Z">
        <w:r>
          <w:rPr>
            <w:rFonts w:ascii="Georgia" w:eastAsia="Times New Roman" w:hAnsi="Georgia" w:cs="Times New Roman"/>
            <w:color w:val="000000"/>
            <w:lang w:eastAsia="en-PH"/>
            <w:rPrChange w:id="428"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29"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30" w:author="Jade Raposa" w:date="2024-10-20T22:14:00Z"/>
          <w:rFonts w:ascii="Georgia" w:eastAsia="Times New Roman" w:hAnsi="Georgia" w:cs="Times New Roman"/>
          <w:color w:val="000000"/>
          <w:lang w:eastAsia="en-PH"/>
        </w:rPr>
      </w:pPr>
      <w:ins w:id="431" w:author="Jade Raposa" w:date="2024-10-20T22:16:00Z">
        <w:r>
          <w:rPr>
            <w:rFonts w:ascii="Georgia" w:eastAsia="Times New Roman" w:hAnsi="Georgia" w:cs="Times New Roman"/>
            <w:color w:val="000000"/>
            <w:lang w:eastAsia="en-PH"/>
            <w:rPrChange w:id="432"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33"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34"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35"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36"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37"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38"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39" w:author="Jade Raposa" w:date="2024-10-20T22:21:00Z"/>
          <w:rFonts w:ascii="Georgia" w:eastAsia="Times New Roman" w:hAnsi="Georgia" w:cs="Times New Roman"/>
          <w:lang w:eastAsia="en-PH"/>
        </w:rPr>
        <w:pPrChange w:id="440"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41"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42" w:author="Jade Raposa" w:date="2024-10-26T03:24:00Z">
        <w:r>
          <w:rPr>
            <w:rFonts w:ascii="Georgia" w:eastAsia="Times New Roman" w:hAnsi="Georgia" w:cs="Times New Roman"/>
            <w:color w:val="000000"/>
            <w:lang w:eastAsia="en-PH"/>
          </w:rPr>
          <w:delText xml:space="preserve"> These cutting-edge</w:delText>
        </w:r>
      </w:del>
      <w:del w:id="443" w:author="Jade Raposa" w:date="2024-10-26T03:23:00Z">
        <w:r>
          <w:rPr>
            <w:rFonts w:ascii="Georgia" w:eastAsia="Times New Roman" w:hAnsi="Georgia" w:cs="Times New Roman"/>
            <w:color w:val="000000"/>
            <w:lang w:eastAsia="en-PH"/>
          </w:rPr>
          <w:delText xml:space="preserve"> </w:delText>
        </w:r>
      </w:del>
      <w:del w:id="444"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54"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55"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77777777" w:rsidR="00A535C6" w:rsidRDefault="002B278F">
      <w:pPr>
        <w:spacing w:after="0" w:line="480" w:lineRule="auto"/>
        <w:ind w:firstLine="720"/>
        <w:jc w:val="both"/>
        <w:rPr>
          <w:rFonts w:ascii="Georgia" w:eastAsia="Times New Roman" w:hAnsi="Georgia" w:cs="Times New Roman"/>
          <w:color w:val="000000"/>
          <w:lang w:eastAsia="en-PH"/>
        </w:rPr>
      </w:pPr>
      <w:commentRangeStart w:id="456"/>
      <w:r>
        <w:rPr>
          <w:rFonts w:ascii="Georgia" w:eastAsia="Times New Roman" w:hAnsi="Georgia" w:cs="Times New Roman"/>
          <w:b/>
          <w:bCs/>
          <w:color w:val="000000"/>
          <w:lang w:eastAsia="en-PH"/>
        </w:rPr>
        <w:t>Certification</w:t>
      </w:r>
      <w:commentRangeEnd w:id="456"/>
      <w:r>
        <w:rPr>
          <w:rStyle w:val="CommentReference"/>
        </w:rPr>
        <w:commentReference w:id="456"/>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57"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458"/>
      <w:commentRangeStart w:id="459"/>
      <w:commentRangeStart w:id="460"/>
      <w:commentRangeEnd w:id="460"/>
      <w:r>
        <w:rPr>
          <w:rStyle w:val="CommentReference"/>
        </w:rPr>
        <w:commentReference w:id="460"/>
      </w:r>
      <w:commentRangeEnd w:id="458"/>
      <w:commentRangeEnd w:id="459"/>
      <w:r w:rsidR="009D5D9A">
        <w:rPr>
          <w:rStyle w:val="CommentReference"/>
        </w:rPr>
        <w:commentReference w:id="458"/>
      </w:r>
      <w:r>
        <w:rPr>
          <w:rStyle w:val="CommentReference"/>
        </w:rPr>
        <w:commentReference w:id="459"/>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479"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development to catch defects early. Automated testing is also a key practice, ensuring that changes do not introduce new issues and maintaining software quality.</w:t>
      </w:r>
      <w:r w:rsidR="006E1A8A" w:rsidRPr="006E1A8A">
        <w:rPr>
          <w:rFonts w:ascii="Georgia" w:eastAsia="Times New Roman" w:hAnsi="Georgia" w:cs="Times New Roman"/>
          <w:color w:val="000000"/>
          <w:lang w:eastAsia="en-PH"/>
        </w:rPr>
        <w:t xml:space="preserve">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480" w:author="Jade Raposa" w:date="2024-10-16T23:53:00Z"/>
          <w:rFonts w:ascii="Georgia" w:eastAsia="Times New Roman" w:hAnsi="Georgia" w:cs="Times New Roman"/>
          <w:color w:val="000000"/>
          <w:lang w:eastAsia="en-PH"/>
        </w:rPr>
      </w:pPr>
    </w:p>
    <w:p w14:paraId="41D5527D" w14:textId="479BAEF8" w:rsidR="008F456D" w:rsidRDefault="00982E16" w:rsidP="005B13F7">
      <w:pPr>
        <w:spacing w:after="0" w:line="480" w:lineRule="auto"/>
        <w:ind w:firstLine="810"/>
        <w:jc w:val="both"/>
        <w:rPr>
          <w:rFonts w:ascii="Georgia" w:eastAsia="Times New Roman" w:hAnsi="Georgia" w:cs="Times New Roman"/>
          <w:lang w:eastAsia="en-PH"/>
        </w:rPr>
        <w:pPrChange w:id="481"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173"/>
        <w:gridCol w:w="2422"/>
        <w:gridCol w:w="2124"/>
        <w:gridCol w:w="3641"/>
      </w:tblGrid>
      <w:tr w:rsidR="008F456D" w14:paraId="7FC60EDD" w14:textId="77777777" w:rsidTr="00F43973">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A2D0708" w14:textId="01574584"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739B0A"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FC65E" w14:textId="0C129413"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A39E808"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5E32419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Activities</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482" w:author="Jade Raposa" w:date="2024-10-16T23:57:00Z"/>
          <w:rFonts w:ascii="Georgia" w:eastAsia="Times New Roman" w:hAnsi="Georgia" w:cs="Times New Roman"/>
          <w:color w:val="000000"/>
          <w:lang w:eastAsia="en-PH"/>
        </w:rPr>
      </w:pPr>
      <w:ins w:id="483"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484"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485"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70"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595" w:author="Jade Raposa" w:date="2024-10-18T22:52:00Z">
        <w:r>
          <w:rPr>
            <w:rFonts w:ascii="Georgia" w:eastAsia="Times New Roman" w:hAnsi="Georgia" w:cs="Times New Roman"/>
            <w:color w:val="000000"/>
            <w:lang w:eastAsia="en-PH"/>
          </w:rPr>
          <w:delText>all of</w:delText>
        </w:r>
      </w:del>
      <w:ins w:id="596" w:author="Jade Raposa"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597"/>
      <w:commentRangeStart w:id="598"/>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597"/>
      <w:r>
        <w:rPr>
          <w:rStyle w:val="CommentReference"/>
        </w:rPr>
        <w:commentReference w:id="597"/>
      </w:r>
      <w:commentRangeEnd w:id="598"/>
      <w:r w:rsidR="00472F1B">
        <w:rPr>
          <w:rStyle w:val="CommentReference"/>
        </w:rPr>
        <w:commentReference w:id="598"/>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599"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605"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1E9A2F48">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06"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11"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2B278F">
      <w:pPr>
        <w:spacing w:after="0" w:line="480" w:lineRule="auto"/>
        <w:ind w:firstLine="720"/>
        <w:jc w:val="both"/>
        <w:rPr>
          <w:rFonts w:ascii="Georgia" w:eastAsia="Times New Roman" w:hAnsi="Georgia" w:cs="Times New Roman"/>
          <w:lang w:eastAsia="en-PH"/>
        </w:rPr>
        <w:pPrChange w:id="612" w:author="Jade Raposa"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13" w:author="Jade Raposa" w:date="2024-10-17T00:10:00Z">
        <w:r>
          <w:rPr>
            <w:rFonts w:ascii="Georgia" w:eastAsia="Times New Roman" w:hAnsi="Georgia" w:cs="Times New Roman"/>
            <w:color w:val="000000"/>
            <w:lang w:eastAsia="en-PH"/>
          </w:rPr>
          <w:delText>ultimate aim</w:delText>
        </w:r>
      </w:del>
      <w:ins w:id="614" w:author="Jade Raposa"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2B278F">
      <w:pPr>
        <w:spacing w:after="0" w:line="480" w:lineRule="auto"/>
        <w:rPr>
          <w:rFonts w:ascii="Georgia" w:eastAsia="Times New Roman" w:hAnsi="Georgia" w:cs="Times New Roman"/>
          <w:i/>
          <w:iCs/>
          <w:lang w:eastAsia="en-PH"/>
        </w:rPr>
      </w:pPr>
      <w:commentRangeStart w:id="617"/>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60C4D49A">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890260" cy="5067300"/>
                    </a:xfrm>
                    <a:prstGeom prst="rect">
                      <a:avLst/>
                    </a:prstGeom>
                    <a:noFill/>
                    <a:ln>
                      <a:noFill/>
                    </a:ln>
                  </pic:spPr>
                </pic:pic>
              </a:graphicData>
            </a:graphic>
          </wp:anchor>
        </w:drawing>
      </w:r>
      <w:commentRangeEnd w:id="617"/>
      <w:r>
        <w:rPr>
          <w:rStyle w:val="CommentReference"/>
        </w:rPr>
        <w:commentReference w:id="617"/>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2995C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24A90A35" w14:textId="77777777" w:rsidR="008F456D" w:rsidRDefault="002B278F">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r>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2B278F">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31"/>
      <w:r>
        <w:rPr>
          <w:rFonts w:ascii="Georgia" w:eastAsia="Times New Roman" w:hAnsi="Georgia" w:cs="Times New Roman"/>
          <w:i/>
          <w:iCs/>
          <w:color w:val="000000"/>
          <w:lang w:eastAsia="en-PH"/>
        </w:rPr>
        <w:t>Use-Case Diagram</w:t>
      </w:r>
    </w:p>
    <w:p w14:paraId="06E21C79" w14:textId="7645E895" w:rsidR="008F456D" w:rsidRDefault="000208B1">
      <w:pPr>
        <w:spacing w:after="0" w:line="480" w:lineRule="auto"/>
        <w:jc w:val="center"/>
        <w:rPr>
          <w:rFonts w:ascii="Georgia" w:eastAsia="Times New Roman" w:hAnsi="Georgia" w:cs="Times New Roman"/>
          <w:lang w:eastAsia="en-PH"/>
        </w:rPr>
      </w:pPr>
      <w:r>
        <w:rPr>
          <w:rFonts w:ascii="Georgia" w:eastAsia="Times New Roman" w:hAnsi="Georgia" w:cs="Times New Roman"/>
          <w:noProof/>
          <w:lang w:eastAsia="en-PH"/>
        </w:rPr>
        <w:drawing>
          <wp:inline distT="0" distB="0" distL="0" distR="0" wp14:anchorId="72F88D58" wp14:editId="3121FE0E">
            <wp:extent cx="5943600" cy="4585970"/>
            <wp:effectExtent l="0" t="0" r="0" b="5080"/>
            <wp:docPr id="71923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8494" name="Picture 71923849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14:paraId="3467D567" w14:textId="5F1A41BC" w:rsidR="00477080" w:rsidRPr="00477080"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477080" w:rsidRPr="00477080">
        <w:rPr>
          <w:rFonts w:ascii="Georgia" w:eastAsia="Times New Roman" w:hAnsi="Georgia" w:cs="Times New Roman"/>
          <w:color w:val="000000"/>
          <w:lang w:eastAsia="en-PH"/>
        </w:rPr>
        <w:t xml:space="preserve">The use-case diagram for the Mentor-Shift app features two primary user types: Learner and Educator. Learners can search for subjects or courses and request mentorship, with educators having the final say to accept or decline these requests. Learners can manage their profiles by setting a profile picture and changing their password, view enrolled subjects, and access study materials and activities posted by their educators. They can also message educators, download </w:t>
      </w:r>
      <w:r w:rsidR="00477080" w:rsidRPr="00477080">
        <w:rPr>
          <w:rFonts w:ascii="Georgia" w:eastAsia="Times New Roman" w:hAnsi="Georgia" w:cs="Times New Roman"/>
          <w:color w:val="000000"/>
          <w:lang w:eastAsia="en-PH"/>
        </w:rPr>
        <w:lastRenderedPageBreak/>
        <w:t>certificates once uploaded, and check their reports and progress, which are defined by the educator.</w:t>
      </w:r>
    </w:p>
    <w:p w14:paraId="0D58B13A" w14:textId="149FCFAE" w:rsidR="00477080" w:rsidRDefault="00477080" w:rsidP="00477080">
      <w:pPr>
        <w:spacing w:line="480" w:lineRule="auto"/>
        <w:ind w:firstLine="720"/>
        <w:jc w:val="both"/>
        <w:rPr>
          <w:rFonts w:ascii="Georgia" w:eastAsia="Times New Roman" w:hAnsi="Georgia" w:cs="Times New Roman"/>
          <w:color w:val="000000"/>
          <w:lang w:eastAsia="en-PH"/>
        </w:rPr>
        <w:sectPr w:rsidR="00477080">
          <w:headerReference w:type="default" r:id="rId60"/>
          <w:headerReference w:type="first" r:id="rId61"/>
          <w:pgSz w:w="12240" w:h="15840"/>
          <w:pgMar w:top="1620" w:right="1440" w:bottom="1440" w:left="1440" w:header="708" w:footer="708" w:gutter="0"/>
          <w:pgNumType w:start="1"/>
          <w:cols w:space="708"/>
          <w:titlePg/>
          <w:docGrid w:linePitch="360"/>
        </w:sectPr>
      </w:pPr>
      <w:r w:rsidRPr="00477080">
        <w:rPr>
          <w:rFonts w:ascii="Georgia" w:eastAsia="Times New Roman" w:hAnsi="Georgia" w:cs="Times New Roman"/>
          <w:color w:val="000000"/>
          <w:lang w:eastAsia="en-PH"/>
        </w:rPr>
        <w:t xml:space="preserve">Educators can review and either accept or decline mentorship requests from learners, manage their profiles, add new courses or subjects, and post relevant study materials and activities. They can also communicate with learners through messaging, upload certificates for completed tasks, and input and update reports and progress for each learner. </w:t>
      </w:r>
    </w:p>
    <w:p w14:paraId="011FB0D0" w14:textId="0E72A46A" w:rsidR="008F456D"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55A34B17">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631"/>
      <w:r>
        <w:rPr>
          <w:rStyle w:val="CommentReference"/>
        </w:rPr>
        <w:commentReference w:id="631"/>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2B278F">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pgSz w:w="12240" w:h="15840"/>
          <w:pgMar w:top="1620" w:right="1440" w:bottom="1440" w:left="1440" w:header="708" w:footer="708" w:gutter="0"/>
          <w:pgNumType w:start="1"/>
          <w:cols w:space="708"/>
          <w:titlePg/>
          <w:docGrid w:linePitch="360"/>
        </w:sectPr>
      </w:pPr>
    </w:p>
    <w:p w14:paraId="4418361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646"/>
      <w:r>
        <w:rPr>
          <w:rFonts w:ascii="Georgia" w:eastAsia="Times New Roman" w:hAnsi="Georgia" w:cs="Times New Roman"/>
          <w:noProof/>
          <w:lang w:eastAsia="en-PH"/>
        </w:rPr>
        <w:drawing>
          <wp:inline distT="0" distB="0" distL="0" distR="0" wp14:anchorId="045A82EB" wp14:editId="1F5D115E">
            <wp:extent cx="5942965"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646"/>
      <w:r>
        <w:rPr>
          <w:rStyle w:val="CommentReference"/>
        </w:rPr>
        <w:commentReference w:id="646"/>
      </w:r>
    </w:p>
    <w:p w14:paraId="2A835725" w14:textId="77777777" w:rsidR="008F456D" w:rsidRDefault="008F456D">
      <w:pPr>
        <w:spacing w:after="0" w:line="240" w:lineRule="auto"/>
        <w:rPr>
          <w:rFonts w:ascii="Georgia" w:eastAsia="Times New Roman" w:hAnsi="Georgia" w:cs="Times New Roman"/>
          <w:lang w:eastAsia="en-PH"/>
        </w:rPr>
      </w:pPr>
    </w:p>
    <w:p w14:paraId="6A8699B3" w14:textId="77777777" w:rsidR="008F456D" w:rsidRDefault="002B278F">
      <w:pPr>
        <w:spacing w:after="200" w:line="480" w:lineRule="auto"/>
        <w:jc w:val="both"/>
        <w:rPr>
          <w:del w:id="647"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t>The class diagram depicts the 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648"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64"/>
          <w:headerReference w:type="first" r:id="rId65"/>
          <w:pgSz w:w="12240" w:h="15840"/>
          <w:pgMar w:top="1440" w:right="1440" w:bottom="1440" w:left="1440" w:header="708" w:footer="708" w:gutter="0"/>
          <w:pgNumType w:start="1"/>
          <w:cols w:space="708"/>
          <w:titlePg/>
          <w:docGrid w:linePitch="360"/>
        </w:sectPr>
      </w:pPr>
    </w:p>
    <w:p w14:paraId="408DA218"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2B278F">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66"/>
          <w:headerReference w:type="first" r:id="rId67"/>
          <w:pgSz w:w="12240" w:h="15840"/>
          <w:pgMar w:top="1620" w:right="1440" w:bottom="1440" w:left="1440" w:header="708" w:footer="708" w:gutter="0"/>
          <w:pgNumType w:start="1"/>
          <w:cols w:space="708"/>
          <w:titlePg/>
          <w:docGrid w:linePitch="360"/>
        </w:sectPr>
      </w:pPr>
    </w:p>
    <w:p w14:paraId="74980E6A"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2B278F">
      <w:pPr>
        <w:spacing w:after="0" w:line="480" w:lineRule="auto"/>
        <w:ind w:firstLine="720"/>
        <w:rPr>
          <w:rFonts w:ascii="Georgia" w:eastAsia="Times New Roman" w:hAnsi="Georgia" w:cs="Times New Roman"/>
          <w:lang w:eastAsia="en-PH"/>
        </w:rPr>
        <w:sectPr w:rsidR="008F456D">
          <w:headerReference w:type="default" r:id="rId68"/>
          <w:headerReference w:type="first" r:id="rId69"/>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693" w:author="Jade Raposa" w:date="2024-10-16T22:47:00Z">
              <w:r>
                <w:rPr>
                  <w:rFonts w:ascii="Georgia" w:eastAsia="Georgia" w:hAnsi="Georgia" w:cs="Georgia"/>
                </w:rPr>
                <w:delText>quiz_title</w:delText>
              </w:r>
            </w:del>
            <w:ins w:id="694" w:author="Jade Raposa" w:date="2024-10-16T22:47:00Z">
              <w:r>
                <w:rPr>
                  <w:rFonts w:ascii="Georgia" w:eastAsia="Georgia" w:hAnsi="Georgia" w:cs="Georgia"/>
                </w:rPr>
                <w:t>quiz</w:t>
              </w:r>
            </w:ins>
            <w:ins w:id="695" w:author="Jade Raposa" w:date="2024-10-16T22:48:00Z">
              <w:r>
                <w:rPr>
                  <w:rFonts w:ascii="Georgia" w:eastAsia="Georgia" w:hAnsi="Georgia" w:cs="Georgia"/>
                </w:rPr>
                <w:t>-</w:t>
              </w:r>
            </w:ins>
            <w:ins w:id="696"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697" w:author="Jade Raposa" w:date="2024-10-16T22:47:00Z">
        <w:r>
          <w:rPr>
            <w:rFonts w:ascii="Georgia" w:eastAsia="Times New Roman" w:hAnsi="Georgia" w:cs="Times New Roman"/>
            <w:lang w:eastAsia="en-PH"/>
          </w:rPr>
          <w:delText>quiz_title</w:delText>
        </w:r>
      </w:del>
      <w:ins w:id="698"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70"/>
          <w:headerReference w:type="first" r:id="rId71"/>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2"/>
          <w:headerReference w:type="first" r:id="rId7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2B278F">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4"/>
          <w:headerReference w:type="first" r:id="rId75"/>
          <w:footerReference w:type="first" r:id="rId76"/>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77"/>
          <w:headerReference w:type="first" r:id="rId78"/>
          <w:footerReference w:type="first" r:id="rId79"/>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80"/>
          <w:headerReference w:type="first" r:id="rId8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776" w:author="Jade Raposa" w:date="2024-10-17T00:20:00Z"/>
          <w:rFonts w:ascii="Georgia" w:eastAsia="Times New Roman" w:hAnsi="Georgia" w:cs="Times New Roman"/>
          <w:color w:val="434343"/>
          <w:lang w:eastAsia="en-PH"/>
        </w:rPr>
        <w:sectPr w:rsidR="008F456D">
          <w:headerReference w:type="default" r:id="rId83"/>
          <w:headerReference w:type="first" r:id="rId8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793" w:author="Jade Raposa" w:date="2024-10-17T00:20:00Z"/>
          <w:rFonts w:ascii="Georgia" w:eastAsia="Times New Roman" w:hAnsi="Georgia" w:cs="Times New Roman"/>
          <w:color w:val="434343"/>
          <w:lang w:eastAsia="en-PH"/>
        </w:rPr>
      </w:pPr>
      <w:del w:id="794"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800"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801"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802"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803" w:author="Jade Raposa" w:date="2024-10-15T01:53:00Z"/>
          <w:rFonts w:ascii="Georgia" w:eastAsia="Georgia" w:hAnsi="Georgia" w:cs="Georgia"/>
        </w:rPr>
      </w:pPr>
      <w:del w:id="804" w:author="Jade Raposa" w:date="2024-10-15T01:53:00Z">
        <w:r>
          <w:rPr>
            <w:rFonts w:ascii="Georgia" w:eastAsia="Georgia" w:hAnsi="Georgia" w:cs="Georgia"/>
            <w:rPrChange w:id="805" w:author="Jade Raposa" w:date="2024-10-15T01:53:00Z">
              <w:rPr/>
            </w:rPrChange>
          </w:rPr>
          <w:delText>1.</w:delText>
        </w:r>
        <w:r>
          <w:rPr>
            <w:rFonts w:ascii="Georgia" w:eastAsia="Georgia" w:hAnsi="Georgia" w:cs="Georgia"/>
            <w:rPrChange w:id="806" w:author="Jade Raposa" w:date="2024-10-15T01:53:00Z">
              <w:rPr/>
            </w:rPrChange>
          </w:rPr>
          <w:tab/>
        </w:r>
      </w:del>
      <w:r>
        <w:rPr>
          <w:rFonts w:ascii="Georgia" w:eastAsia="Georgia" w:hAnsi="Georgia" w:cs="Georgia"/>
          <w:rPrChange w:id="807"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808"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809"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particular academic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810"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particular learning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811" w:author="Jade Raposa" w:date="2024-10-15T01:53:00Z"/>
          <w:rFonts w:ascii="Georgia" w:eastAsia="Georgia" w:hAnsi="Georgia" w:cs="Georgia"/>
        </w:rPr>
        <w:pPrChange w:id="812"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effectively as this may affect both learners and educators. In regards to the certification of successfully accomplished tasks and achievements for which students have received excellent ratings, it becomes complex in terms of the procedure in getting timely and valid certification.</w:t>
      </w:r>
      <w:del w:id="813"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814" w:author="Jade Raposa" w:date="2024-10-15T01:53:00Z"/>
          <w:rFonts w:ascii="Georgia" w:eastAsia="Georgia" w:hAnsi="Georgia" w:cs="Georgia"/>
        </w:rPr>
        <w:pPrChange w:id="815"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816" w:author="Jade Raposa" w:date="2024-10-15T01:53:00Z"/>
          <w:rFonts w:ascii="Georgia" w:eastAsia="Georgia" w:hAnsi="Georgia" w:cs="Georgia"/>
        </w:rPr>
        <w:pPrChange w:id="817"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818" w:author="Jade Raposa" w:date="2024-10-15T01:53:00Z"/>
          <w:rFonts w:ascii="Georgia" w:eastAsia="Georgia" w:hAnsi="Georgia" w:cs="Georgia"/>
        </w:rPr>
        <w:pPrChange w:id="819"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820" w:author="Jade Raposa" w:date="2024-10-15T01:53:00Z"/>
          <w:rFonts w:ascii="Georgia" w:eastAsia="Georgia" w:hAnsi="Georgia" w:cs="Georgia"/>
        </w:rPr>
        <w:pPrChange w:id="821"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822" w:author="Jade Raposa" w:date="2024-10-15T01:53:00Z"/>
          <w:rFonts w:ascii="Georgia" w:eastAsia="Georgia" w:hAnsi="Georgia" w:cs="Georgia"/>
        </w:rPr>
        <w:pPrChange w:id="823"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824" w:author="Jade Raposa" w:date="2024-10-15T01:53:00Z"/>
          <w:rFonts w:ascii="Georgia" w:eastAsia="Georgia" w:hAnsi="Georgia" w:cs="Georgia"/>
        </w:rPr>
        <w:pPrChange w:id="825" w:author="Jade Raposa" w:date="2024-10-15T01:55:00Z">
          <w:pPr>
            <w:pStyle w:val="ListParagraph"/>
            <w:numPr>
              <w:numId w:val="4"/>
            </w:numPr>
            <w:spacing w:after="0" w:line="480" w:lineRule="auto"/>
            <w:jc w:val="both"/>
          </w:pPr>
        </w:pPrChange>
      </w:pPr>
      <w:del w:id="826"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827"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828"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829"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830"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831"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832" w:author="Jade Raposa" w:date="2024-10-15T01:53:00Z"/>
          <w:rFonts w:ascii="Georgia" w:eastAsia="Georgia" w:hAnsi="Georgia" w:cs="Georgia"/>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Change w:id="833" w:author="Jade Raposa" w:date="2024-10-15T01:55:00Z">
          <w:pPr>
            <w:pStyle w:val="ListParagraph"/>
            <w:numPr>
              <w:numId w:val="4"/>
            </w:numPr>
            <w:spacing w:after="0" w:line="480" w:lineRule="auto"/>
            <w:jc w:val="both"/>
          </w:pPr>
        </w:pPrChange>
      </w:pPr>
      <w:del w:id="834"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835" w:author="Jade Raposa" w:date="2024-10-15T01:55:00Z"/>
          <w:rFonts w:ascii="Georgia" w:eastAsia="Georgia" w:hAnsi="Georgia" w:cs="Georgia"/>
        </w:rPr>
        <w:pPrChange w:id="836"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837"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838"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839"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840" w:author="Jade Raposa" w:date="2024-10-15T01:55:00Z">
            <w:rPr/>
          </w:rPrChange>
        </w:rPr>
        <w:pPrChange w:id="841" w:author="Jade Raposa" w:date="2024-10-15T01:55:00Z">
          <w:pPr>
            <w:spacing w:after="0" w:line="480" w:lineRule="auto"/>
            <w:jc w:val="both"/>
          </w:pPr>
        </w:pPrChange>
      </w:pPr>
      <w:del w:id="842" w:author="Jade Raposa" w:date="2024-10-15T01:55:00Z">
        <w:r>
          <w:rPr>
            <w:rFonts w:ascii="Georgia" w:eastAsia="Georgia" w:hAnsi="Georgia" w:cs="Georgia"/>
            <w:rPrChange w:id="843" w:author="Jade Raposa" w:date="2024-10-15T01:55:00Z">
              <w:rPr/>
            </w:rPrChange>
          </w:rPr>
          <w:delText>2.</w:delText>
        </w:r>
        <w:r>
          <w:rPr>
            <w:rFonts w:ascii="Georgia" w:eastAsia="Georgia" w:hAnsi="Georgia" w:cs="Georgia"/>
            <w:rPrChange w:id="844"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845"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r w:rsidR="00BD54F6">
        <w:rPr>
          <w:rFonts w:ascii="Georgia" w:eastAsia="Georgia" w:hAnsi="Georgia" w:cs="Georgia"/>
        </w:rPr>
        <w:t>direct-messaging</w:t>
      </w:r>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846"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After successful completion and evaluation of tasks and assessments, the students are given personal certificates of accomplishment for the work done. These certificates are available and can be downloaded, thus becoming actual proof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847" w:author="Jade Raposa" w:date="2024-10-15T01:57:00Z">
            <w:rPr/>
          </w:rPrChange>
        </w:rPr>
        <w:pPrChange w:id="848" w:author="Jade Raposa" w:date="2024-10-15T01:57:00Z">
          <w:pPr>
            <w:spacing w:after="0" w:line="480" w:lineRule="auto"/>
            <w:jc w:val="both"/>
          </w:pPr>
        </w:pPrChange>
      </w:pPr>
      <w:ins w:id="849" w:author="Jade Raposa" w:date="2024-10-15T01:57:00Z">
        <w:r>
          <w:rPr>
            <w:rFonts w:ascii="Georgia" w:eastAsia="Georgia" w:hAnsi="Georgia" w:cs="Georgia"/>
          </w:rPr>
          <w:t>The system was evaluated using the ISO 25010 quality model.</w:t>
        </w:r>
      </w:ins>
      <w:del w:id="850" w:author="Jade Raposa" w:date="2024-10-15T01:57:00Z">
        <w:r>
          <w:rPr>
            <w:rFonts w:ascii="Georgia" w:eastAsia="Georgia" w:hAnsi="Georgia" w:cs="Georgia"/>
            <w:rPrChange w:id="851" w:author="Jade Raposa" w:date="2024-10-15T01:57:00Z">
              <w:rPr/>
            </w:rPrChange>
          </w:rPr>
          <w:delText>3.</w:delText>
        </w:r>
        <w:r>
          <w:rPr>
            <w:rFonts w:ascii="Georgia" w:eastAsia="Georgia" w:hAnsi="Georgia" w:cs="Georgia"/>
            <w:rPrChange w:id="852"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853" w:author="Jade Raposa" w:date="2024-10-15T01:58:00Z">
            <w:rPr/>
          </w:rPrChange>
        </w:rPr>
        <w:pPrChange w:id="854" w:author="Jade Raposa" w:date="2024-10-15T01:58:00Z">
          <w:pPr>
            <w:spacing w:after="0" w:line="480" w:lineRule="auto"/>
            <w:ind w:left="720"/>
            <w:jc w:val="both"/>
          </w:pPr>
        </w:pPrChange>
      </w:pPr>
      <w:del w:id="855" w:author="Jade Raposa" w:date="2024-10-15T01:58:00Z">
        <w:r>
          <w:rPr>
            <w:rFonts w:ascii="Georgia" w:eastAsia="Georgia" w:hAnsi="Georgia" w:cs="Georgia"/>
            <w:rPrChange w:id="856" w:author="Jade Raposa" w:date="2024-10-15T01:58:00Z">
              <w:rPr/>
            </w:rPrChange>
          </w:rPr>
          <w:delText>a.</w:delText>
        </w:r>
        <w:r>
          <w:rPr>
            <w:rFonts w:ascii="Georgia" w:eastAsia="Georgia" w:hAnsi="Georgia" w:cs="Georgia"/>
            <w:rPrChange w:id="857" w:author="Jade Raposa" w:date="2024-10-15T01:58:00Z">
              <w:rPr/>
            </w:rPrChange>
          </w:rPr>
          <w:tab/>
        </w:r>
      </w:del>
      <w:r>
        <w:rPr>
          <w:rFonts w:ascii="Georgia" w:eastAsia="Georgia" w:hAnsi="Georgia" w:cs="Georgia"/>
          <w:rPrChange w:id="858"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859" w:author="Jade Raposa" w:date="2024-10-15T01:58:00Z">
        <w:r>
          <w:rPr>
            <w:rFonts w:ascii="Georgia" w:eastAsia="Georgia" w:hAnsi="Georgia" w:cs="Georgia"/>
            <w:rPrChange w:id="860" w:author="Jade Raposa" w:date="2024-10-15T01:58:00Z">
              <w:rPr/>
            </w:rPrChange>
          </w:rPr>
          <w:delText>b.</w:delText>
        </w:r>
        <w:r>
          <w:rPr>
            <w:rFonts w:ascii="Georgia" w:eastAsia="Georgia" w:hAnsi="Georgia" w:cs="Georgia"/>
            <w:rPrChange w:id="861" w:author="Jade Raposa" w:date="2024-10-15T01:58:00Z">
              <w:rPr/>
            </w:rPrChange>
          </w:rPr>
          <w:tab/>
        </w:r>
      </w:del>
      <w:r>
        <w:rPr>
          <w:rFonts w:ascii="Georgia" w:eastAsia="Georgia" w:hAnsi="Georgia" w:cs="Georgia"/>
          <w:rPrChange w:id="862"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863"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88"/>
          <w:headerReference w:type="first" r:id="rId8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870" w:author="Jade Raposa" w:date="2024-10-15T02:03:00Z"/>
          <w:rFonts w:eastAsia="Georgia"/>
        </w:rPr>
        <w:pPrChange w:id="871" w:author="Jade Raposa" w:date="2024-10-15T02:04:00Z">
          <w:pPr>
            <w:spacing w:after="0" w:line="480" w:lineRule="auto"/>
            <w:jc w:val="both"/>
          </w:pPr>
        </w:pPrChange>
      </w:pPr>
      <w:ins w:id="872"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873"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in order to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874"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875"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4569ED" w:rsidRDefault="0064706E" w:rsidP="004569ED">
      <w:pPr>
        <w:pStyle w:val="ListParagraph"/>
        <w:numPr>
          <w:ilvl w:val="0"/>
          <w:numId w:val="22"/>
        </w:numPr>
        <w:spacing w:line="480" w:lineRule="auto"/>
        <w:jc w:val="both"/>
        <w:sectPr w:rsidR="0064706E" w:rsidRPr="004569ED">
          <w:pgSz w:w="12240" w:h="15840"/>
          <w:pgMar w:top="1620" w:right="1440" w:bottom="1440" w:left="2160" w:header="706" w:footer="706" w:gutter="0"/>
          <w:pgNumType w:start="7"/>
          <w:cols w:space="708"/>
          <w:titlePg/>
          <w:docGrid w:linePitch="360"/>
        </w:sectPr>
      </w:pPr>
      <w:r w:rsidRPr="004569ED">
        <w:rPr>
          <w:rFonts w:ascii="Georgia" w:hAnsi="Georgia"/>
        </w:rPr>
        <w:t>Continuous Updates and Feedback Mechanism:</w:t>
      </w:r>
      <w:r w:rsidR="00ED3AF6">
        <w:rPr>
          <w:rFonts w:ascii="Georgia" w:hAnsi="Georgia"/>
        </w:rPr>
        <w:t xml:space="preserve"> </w:t>
      </w:r>
      <w:r w:rsidR="00ED3AF6" w:rsidRPr="00ED3AF6">
        <w:rPr>
          <w:rFonts w:ascii="Georgia" w:hAnsi="Georgia"/>
        </w:rPr>
        <w:t xml:space="preserve">Establishing a continuous update and feedback mechanism would ensure that the app remains relevant and user-friendly. Regular updates based on user feedback and technological advancements would enhance the app's functionality and usability. </w:t>
      </w:r>
      <w:r w:rsidR="00AE6AB6" w:rsidRPr="00AE6AB6">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876" w:author="Jade Raposa" w:date="2024-10-15T01:59:00Z"/>
        </w:rPr>
        <w:pPrChange w:id="877" w:author="Jade Raposa" w:date="2024-10-16T22:55:00Z">
          <w:pPr/>
        </w:pPrChange>
      </w:pPr>
      <w:del w:id="878" w:author="Jade Raposa" w:date="2024-10-15T01:59:00Z">
        <w:r>
          <w:lastRenderedPageBreak/>
          <w:delText>Conclusions</w:delText>
        </w:r>
      </w:del>
    </w:p>
    <w:p w14:paraId="7CA5B93D" w14:textId="77777777" w:rsidR="008F456D" w:rsidRDefault="008F456D">
      <w:pPr>
        <w:jc w:val="center"/>
        <w:rPr>
          <w:del w:id="879" w:author="Jade Raposa" w:date="2024-10-15T01:59:00Z"/>
        </w:rPr>
        <w:pPrChange w:id="880" w:author="Jade Raposa" w:date="2024-10-16T22:55:00Z">
          <w:pPr>
            <w:pStyle w:val="Heading2"/>
          </w:pPr>
        </w:pPrChange>
      </w:pPr>
    </w:p>
    <w:p w14:paraId="7B170C2F" w14:textId="77777777" w:rsidR="008F456D" w:rsidRDefault="008F456D">
      <w:pPr>
        <w:jc w:val="center"/>
        <w:rPr>
          <w:del w:id="881" w:author="Jade Raposa" w:date="2024-10-15T01:59:00Z"/>
        </w:rPr>
        <w:pPrChange w:id="882" w:author="Jade Raposa" w:date="2024-10-16T22:55:00Z">
          <w:pPr>
            <w:spacing w:line="480" w:lineRule="auto"/>
            <w:jc w:val="both"/>
          </w:pPr>
        </w:pPrChange>
      </w:pPr>
    </w:p>
    <w:p w14:paraId="0588FC7A" w14:textId="77777777" w:rsidR="008F456D" w:rsidRDefault="008F456D">
      <w:pPr>
        <w:jc w:val="center"/>
        <w:rPr>
          <w:del w:id="883" w:author="Jade Raposa" w:date="2024-10-15T01:59:00Z"/>
        </w:rPr>
        <w:pPrChange w:id="884" w:author="Jade Raposa" w:date="2024-10-16T22:55:00Z">
          <w:pPr>
            <w:spacing w:line="480" w:lineRule="auto"/>
            <w:jc w:val="both"/>
          </w:pPr>
        </w:pPrChange>
      </w:pPr>
    </w:p>
    <w:p w14:paraId="0F6D7615" w14:textId="77777777" w:rsidR="008F456D" w:rsidRDefault="008F456D">
      <w:pPr>
        <w:jc w:val="center"/>
        <w:rPr>
          <w:del w:id="885" w:author="Jade Raposa" w:date="2024-10-15T01:59:00Z"/>
        </w:rPr>
        <w:pPrChange w:id="886" w:author="Jade Raposa" w:date="2024-10-16T22:55:00Z">
          <w:pPr>
            <w:spacing w:line="480" w:lineRule="auto"/>
            <w:jc w:val="both"/>
          </w:pPr>
        </w:pPrChange>
      </w:pPr>
    </w:p>
    <w:p w14:paraId="43CFF92F" w14:textId="77777777" w:rsidR="008F456D" w:rsidRDefault="008F456D">
      <w:pPr>
        <w:jc w:val="center"/>
        <w:rPr>
          <w:del w:id="887" w:author="Jade Raposa" w:date="2024-10-15T01:59:00Z"/>
        </w:rPr>
        <w:pPrChange w:id="888" w:author="Jade Raposa" w:date="2024-10-16T22:55:00Z">
          <w:pPr>
            <w:spacing w:line="480" w:lineRule="auto"/>
            <w:jc w:val="both"/>
          </w:pPr>
        </w:pPrChange>
      </w:pPr>
    </w:p>
    <w:p w14:paraId="7555B832" w14:textId="77777777" w:rsidR="008F456D" w:rsidRDefault="008F456D">
      <w:pPr>
        <w:jc w:val="center"/>
        <w:rPr>
          <w:del w:id="889" w:author="Jade Raposa" w:date="2024-10-15T01:59:00Z"/>
        </w:rPr>
        <w:pPrChange w:id="890" w:author="Jade Raposa" w:date="2024-10-16T22:55:00Z">
          <w:pPr>
            <w:spacing w:line="480" w:lineRule="auto"/>
            <w:jc w:val="both"/>
          </w:pPr>
        </w:pPrChange>
      </w:pPr>
    </w:p>
    <w:p w14:paraId="2A0D8C70" w14:textId="77777777" w:rsidR="008F456D" w:rsidRDefault="008F456D">
      <w:pPr>
        <w:jc w:val="center"/>
        <w:rPr>
          <w:del w:id="891" w:author="Jade Raposa" w:date="2024-10-15T01:59:00Z"/>
        </w:rPr>
        <w:pPrChange w:id="892" w:author="Jade Raposa" w:date="2024-10-16T22:55:00Z">
          <w:pPr>
            <w:spacing w:line="480" w:lineRule="auto"/>
            <w:jc w:val="both"/>
          </w:pPr>
        </w:pPrChange>
      </w:pPr>
    </w:p>
    <w:p w14:paraId="4F3E48C6" w14:textId="77777777" w:rsidR="008F456D" w:rsidRDefault="008F456D">
      <w:pPr>
        <w:jc w:val="center"/>
        <w:rPr>
          <w:del w:id="893" w:author="Jade Raposa" w:date="2024-10-15T01:59:00Z"/>
        </w:rPr>
        <w:pPrChange w:id="894" w:author="Jade Raposa" w:date="2024-10-16T22:55:00Z">
          <w:pPr>
            <w:spacing w:line="480" w:lineRule="auto"/>
            <w:jc w:val="both"/>
          </w:pPr>
        </w:pPrChange>
      </w:pPr>
    </w:p>
    <w:p w14:paraId="1812DDA0" w14:textId="77777777" w:rsidR="008F456D" w:rsidRDefault="008F456D">
      <w:pPr>
        <w:jc w:val="center"/>
        <w:rPr>
          <w:del w:id="895" w:author="Jade Raposa" w:date="2024-10-15T01:59:00Z"/>
        </w:rPr>
        <w:pPrChange w:id="896" w:author="Jade Raposa" w:date="2024-10-16T22:55:00Z">
          <w:pPr>
            <w:spacing w:line="480" w:lineRule="auto"/>
            <w:jc w:val="both"/>
          </w:pPr>
        </w:pPrChange>
      </w:pPr>
    </w:p>
    <w:p w14:paraId="22B265E0" w14:textId="77777777" w:rsidR="008F456D" w:rsidRDefault="008F456D">
      <w:pPr>
        <w:jc w:val="center"/>
        <w:rPr>
          <w:del w:id="897" w:author="Jade Raposa" w:date="2024-10-15T01:59:00Z"/>
          <w:highlight w:val="yellow"/>
        </w:rPr>
        <w:pPrChange w:id="898" w:author="Jade Raposa" w:date="2024-10-16T22:55:00Z">
          <w:pPr>
            <w:spacing w:line="480" w:lineRule="auto"/>
            <w:jc w:val="both"/>
          </w:pPr>
        </w:pPrChange>
      </w:pPr>
    </w:p>
    <w:p w14:paraId="3EF8E022" w14:textId="77777777" w:rsidR="008F456D" w:rsidRDefault="008F456D">
      <w:pPr>
        <w:jc w:val="center"/>
        <w:rPr>
          <w:del w:id="899" w:author="Jade Raposa" w:date="2024-10-15T01:59:00Z"/>
          <w:rFonts w:eastAsia="Times New Roman"/>
        </w:rPr>
        <w:pPrChange w:id="900" w:author="Jade Raposa" w:date="2024-10-16T22:55:00Z">
          <w:pPr>
            <w:spacing w:after="0" w:line="480" w:lineRule="auto"/>
            <w:jc w:val="both"/>
          </w:pPr>
        </w:pPrChange>
      </w:pPr>
    </w:p>
    <w:p w14:paraId="170A67E2" w14:textId="77777777" w:rsidR="008F456D" w:rsidRDefault="008F456D">
      <w:pPr>
        <w:jc w:val="center"/>
        <w:rPr>
          <w:del w:id="901" w:author="Jade Raposa" w:date="2024-10-15T01:59:00Z"/>
          <w:rFonts w:eastAsia="Times New Roman"/>
        </w:rPr>
        <w:pPrChange w:id="902" w:author="Jade Raposa" w:date="2024-10-16T22:55:00Z">
          <w:pPr>
            <w:spacing w:after="0" w:line="480" w:lineRule="auto"/>
            <w:jc w:val="both"/>
          </w:pPr>
        </w:pPrChange>
      </w:pPr>
    </w:p>
    <w:p w14:paraId="4B1C6185" w14:textId="77777777" w:rsidR="008F456D" w:rsidRDefault="002B278F">
      <w:pPr>
        <w:spacing w:line="480" w:lineRule="auto"/>
        <w:jc w:val="center"/>
        <w:rPr>
          <w:del w:id="903"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904" w:author="Jade Raposa" w:date="2024-10-16T22:55:00Z">
          <w:pPr>
            <w:spacing w:line="480" w:lineRule="auto"/>
            <w:jc w:val="both"/>
          </w:pPr>
        </w:pPrChange>
      </w:pPr>
      <w:del w:id="905" w:author="Jade Raposa" w:date="2024-10-15T01:59:00Z">
        <w:r>
          <w:rPr>
            <w:rFonts w:ascii="Georgia" w:eastAsia="Georgia" w:hAnsi="Georgia" w:cs="Georgia"/>
            <w:b/>
          </w:rPr>
          <w:delText>Recommendations</w:delText>
        </w:r>
      </w:del>
    </w:p>
    <w:p w14:paraId="178262D3" w14:textId="77777777" w:rsidR="008F456D" w:rsidRDefault="008F456D">
      <w:pPr>
        <w:jc w:val="center"/>
        <w:rPr>
          <w:del w:id="906" w:author="Jade Raposa" w:date="2024-10-15T01:58:00Z"/>
          <w:rFonts w:ascii="Georgia" w:eastAsia="Georgia" w:hAnsi="Georgia" w:cs="Georgia"/>
          <w:b/>
        </w:rPr>
        <w:pPrChange w:id="907" w:author="Jade Raposa" w:date="2024-10-16T22:55:00Z">
          <w:pPr>
            <w:spacing w:line="480" w:lineRule="auto"/>
            <w:jc w:val="both"/>
          </w:pPr>
        </w:pPrChange>
      </w:pPr>
    </w:p>
    <w:p w14:paraId="04227BEC" w14:textId="77777777" w:rsidR="008F456D" w:rsidRDefault="008F456D">
      <w:pPr>
        <w:jc w:val="center"/>
        <w:rPr>
          <w:del w:id="908" w:author="Jade Raposa" w:date="2024-10-15T01:58:00Z"/>
          <w:rFonts w:ascii="Georgia" w:eastAsia="Times New Roman" w:hAnsi="Georgia" w:cs="Times New Roman"/>
          <w:b/>
          <w:bCs/>
          <w:lang w:eastAsia="en-PH"/>
        </w:rPr>
        <w:pPrChange w:id="909" w:author="Jade Raposa" w:date="2024-10-16T22:55:00Z">
          <w:pPr>
            <w:spacing w:after="0" w:line="480" w:lineRule="auto"/>
            <w:jc w:val="both"/>
          </w:pPr>
        </w:pPrChange>
      </w:pPr>
    </w:p>
    <w:p w14:paraId="347AADF5" w14:textId="77777777" w:rsidR="008F456D" w:rsidRDefault="008F456D">
      <w:pPr>
        <w:jc w:val="center"/>
        <w:rPr>
          <w:del w:id="910" w:author="Jade Raposa" w:date="2024-10-15T01:58:00Z"/>
          <w:rFonts w:ascii="Georgia" w:eastAsia="Times New Roman" w:hAnsi="Georgia" w:cs="Times New Roman"/>
          <w:b/>
          <w:bCs/>
          <w:lang w:eastAsia="en-PH"/>
        </w:rPr>
        <w:pPrChange w:id="911" w:author="Jade Raposa" w:date="2024-10-16T22:55:00Z">
          <w:pPr>
            <w:spacing w:after="0" w:line="480" w:lineRule="auto"/>
            <w:jc w:val="both"/>
          </w:pPr>
        </w:pPrChange>
      </w:pPr>
    </w:p>
    <w:p w14:paraId="2EC7AA18" w14:textId="77777777" w:rsidR="008F456D" w:rsidRDefault="008F456D">
      <w:pPr>
        <w:jc w:val="center"/>
        <w:rPr>
          <w:del w:id="912" w:author="Jade Raposa" w:date="2024-10-15T01:58:00Z"/>
          <w:rFonts w:ascii="Georgia" w:eastAsia="Times New Roman" w:hAnsi="Georgia" w:cs="Times New Roman"/>
          <w:b/>
          <w:bCs/>
          <w:lang w:eastAsia="en-PH"/>
        </w:rPr>
        <w:pPrChange w:id="913" w:author="Jade Raposa" w:date="2024-10-16T22:55:00Z">
          <w:pPr>
            <w:spacing w:after="0" w:line="480" w:lineRule="auto"/>
            <w:jc w:val="both"/>
          </w:pPr>
        </w:pPrChange>
      </w:pPr>
    </w:p>
    <w:p w14:paraId="56CD4BF8" w14:textId="77777777" w:rsidR="008F456D" w:rsidRDefault="008F456D">
      <w:pPr>
        <w:jc w:val="center"/>
        <w:rPr>
          <w:del w:id="914" w:author="Jade Raposa" w:date="2024-10-15T01:58:00Z"/>
          <w:rFonts w:ascii="Georgia" w:eastAsia="Times New Roman" w:hAnsi="Georgia" w:cs="Times New Roman"/>
          <w:b/>
          <w:bCs/>
          <w:lang w:eastAsia="en-PH"/>
        </w:rPr>
        <w:pPrChange w:id="915" w:author="Jade Raposa" w:date="2024-10-16T22:55:00Z">
          <w:pPr>
            <w:spacing w:after="0" w:line="480" w:lineRule="auto"/>
            <w:jc w:val="both"/>
          </w:pPr>
        </w:pPrChange>
      </w:pPr>
    </w:p>
    <w:p w14:paraId="18423B22" w14:textId="77777777" w:rsidR="008F456D" w:rsidRDefault="008F456D">
      <w:pPr>
        <w:jc w:val="center"/>
        <w:rPr>
          <w:del w:id="916" w:author="Jade Raposa" w:date="2024-10-15T01:58:00Z"/>
          <w:rFonts w:ascii="Georgia" w:eastAsia="Times New Roman" w:hAnsi="Georgia" w:cs="Times New Roman"/>
          <w:b/>
          <w:bCs/>
          <w:lang w:eastAsia="en-PH"/>
        </w:rPr>
        <w:pPrChange w:id="917" w:author="Jade Raposa" w:date="2024-10-16T22:55:00Z">
          <w:pPr>
            <w:spacing w:after="0" w:line="480" w:lineRule="auto"/>
            <w:jc w:val="both"/>
          </w:pPr>
        </w:pPrChange>
      </w:pPr>
    </w:p>
    <w:p w14:paraId="1053086E" w14:textId="77777777" w:rsidR="008F456D" w:rsidRDefault="008F456D">
      <w:pPr>
        <w:jc w:val="center"/>
        <w:rPr>
          <w:del w:id="918" w:author="Jade Raposa" w:date="2024-10-15T01:58:00Z"/>
          <w:rFonts w:ascii="Georgia" w:eastAsia="Times New Roman" w:hAnsi="Georgia" w:cs="Times New Roman"/>
          <w:b/>
          <w:bCs/>
          <w:lang w:eastAsia="en-PH"/>
        </w:rPr>
        <w:pPrChange w:id="919" w:author="Jade Raposa" w:date="2024-10-16T22:55:00Z">
          <w:pPr>
            <w:spacing w:after="0" w:line="480" w:lineRule="auto"/>
            <w:jc w:val="both"/>
          </w:pPr>
        </w:pPrChange>
      </w:pPr>
    </w:p>
    <w:p w14:paraId="5E668565" w14:textId="77777777" w:rsidR="008F456D" w:rsidRDefault="008F456D">
      <w:pPr>
        <w:jc w:val="center"/>
        <w:rPr>
          <w:del w:id="920" w:author="Jade Raposa" w:date="2024-10-15T01:58:00Z"/>
          <w:rFonts w:ascii="Georgia" w:eastAsia="Times New Roman" w:hAnsi="Georgia" w:cs="Times New Roman"/>
          <w:b/>
          <w:bCs/>
          <w:lang w:eastAsia="en-PH"/>
        </w:rPr>
        <w:pPrChange w:id="921" w:author="Jade Raposa" w:date="2024-10-16T22:55:00Z">
          <w:pPr>
            <w:spacing w:after="0" w:line="480" w:lineRule="auto"/>
            <w:jc w:val="both"/>
          </w:pPr>
        </w:pPrChange>
      </w:pPr>
    </w:p>
    <w:p w14:paraId="272957A5" w14:textId="77777777" w:rsidR="008F456D" w:rsidRDefault="008F456D">
      <w:pPr>
        <w:jc w:val="center"/>
        <w:rPr>
          <w:del w:id="922" w:author="Jade Raposa" w:date="2024-10-15T01:58:00Z"/>
          <w:rFonts w:ascii="Georgia" w:eastAsia="Times New Roman" w:hAnsi="Georgia" w:cs="Times New Roman"/>
          <w:b/>
          <w:bCs/>
          <w:lang w:eastAsia="en-PH"/>
        </w:rPr>
        <w:pPrChange w:id="923" w:author="Jade Raposa" w:date="2024-10-16T22:55:00Z">
          <w:pPr>
            <w:spacing w:after="0" w:line="480" w:lineRule="auto"/>
            <w:jc w:val="both"/>
          </w:pPr>
        </w:pPrChange>
      </w:pPr>
    </w:p>
    <w:p w14:paraId="396A7F4B" w14:textId="77777777" w:rsidR="008F456D" w:rsidRDefault="008F456D">
      <w:pPr>
        <w:jc w:val="center"/>
        <w:rPr>
          <w:del w:id="924" w:author="Jade Raposa" w:date="2024-10-15T01:58:00Z"/>
          <w:rFonts w:ascii="Georgia" w:eastAsia="Times New Roman" w:hAnsi="Georgia" w:cs="Times New Roman"/>
          <w:b/>
          <w:bCs/>
          <w:lang w:eastAsia="en-PH"/>
        </w:rPr>
        <w:pPrChange w:id="925" w:author="Jade Raposa" w:date="2024-10-16T22:55:00Z">
          <w:pPr>
            <w:spacing w:after="0" w:line="480" w:lineRule="auto"/>
            <w:jc w:val="both"/>
          </w:pPr>
        </w:pPrChange>
      </w:pPr>
    </w:p>
    <w:p w14:paraId="7C5EA6DE" w14:textId="77777777" w:rsidR="008F456D" w:rsidRDefault="008F456D">
      <w:pPr>
        <w:jc w:val="center"/>
        <w:rPr>
          <w:del w:id="926" w:author="Jade Raposa" w:date="2024-10-15T01:58:00Z"/>
          <w:rFonts w:ascii="Georgia" w:eastAsia="Times New Roman" w:hAnsi="Georgia" w:cs="Times New Roman"/>
          <w:b/>
          <w:bCs/>
          <w:lang w:eastAsia="en-PH"/>
        </w:rPr>
        <w:pPrChange w:id="927" w:author="Jade Raposa" w:date="2024-10-16T22:55:00Z">
          <w:pPr>
            <w:spacing w:after="0" w:line="480" w:lineRule="auto"/>
            <w:jc w:val="both"/>
          </w:pPr>
        </w:pPrChange>
      </w:pPr>
    </w:p>
    <w:p w14:paraId="3820DBE5" w14:textId="77777777" w:rsidR="008F456D" w:rsidRDefault="008F456D">
      <w:pPr>
        <w:jc w:val="center"/>
        <w:rPr>
          <w:del w:id="928" w:author="Jade Raposa" w:date="2024-10-15T01:58:00Z"/>
          <w:rFonts w:ascii="Georgia" w:eastAsia="Times New Roman" w:hAnsi="Georgia" w:cs="Times New Roman"/>
          <w:b/>
          <w:bCs/>
          <w:lang w:eastAsia="en-PH"/>
        </w:rPr>
        <w:pPrChange w:id="929" w:author="Jade Raposa" w:date="2024-10-16T22:55:00Z">
          <w:pPr>
            <w:spacing w:after="0" w:line="480" w:lineRule="auto"/>
            <w:jc w:val="both"/>
          </w:pPr>
        </w:pPrChange>
      </w:pPr>
    </w:p>
    <w:p w14:paraId="319812E7" w14:textId="77777777" w:rsidR="008F456D" w:rsidRDefault="008F456D">
      <w:pPr>
        <w:jc w:val="center"/>
        <w:rPr>
          <w:del w:id="930" w:author="Jade Raposa" w:date="2024-10-15T01:58:00Z"/>
          <w:rFonts w:ascii="Georgia" w:eastAsia="Times New Roman" w:hAnsi="Georgia" w:cs="Times New Roman"/>
          <w:b/>
          <w:bCs/>
          <w:lang w:eastAsia="en-PH"/>
        </w:rPr>
        <w:pPrChange w:id="931" w:author="Jade Raposa" w:date="2024-10-16T22:55:00Z">
          <w:pPr>
            <w:spacing w:after="0" w:line="480" w:lineRule="auto"/>
            <w:jc w:val="both"/>
          </w:pPr>
        </w:pPrChange>
      </w:pPr>
    </w:p>
    <w:p w14:paraId="27F6815A" w14:textId="77777777" w:rsidR="008F456D" w:rsidRDefault="008F456D">
      <w:pPr>
        <w:jc w:val="center"/>
        <w:rPr>
          <w:del w:id="932" w:author="Jade Raposa" w:date="2024-10-15T01:58:00Z"/>
          <w:rFonts w:ascii="Georgia" w:eastAsia="Times New Roman" w:hAnsi="Georgia" w:cs="Times New Roman"/>
          <w:b/>
          <w:bCs/>
          <w:lang w:eastAsia="en-PH"/>
        </w:rPr>
        <w:pPrChange w:id="933" w:author="Jade Raposa" w:date="2024-10-16T22:55:00Z">
          <w:pPr>
            <w:spacing w:after="0" w:line="480" w:lineRule="auto"/>
            <w:jc w:val="both"/>
          </w:pPr>
        </w:pPrChange>
      </w:pPr>
    </w:p>
    <w:p w14:paraId="77BAD1E6" w14:textId="77777777" w:rsidR="008F456D" w:rsidRDefault="008F456D">
      <w:pPr>
        <w:jc w:val="center"/>
        <w:rPr>
          <w:del w:id="934" w:author="Jade Raposa" w:date="2024-10-15T01:58:00Z"/>
          <w:rFonts w:ascii="Georgia" w:eastAsia="Times New Roman" w:hAnsi="Georgia" w:cs="Times New Roman"/>
          <w:b/>
          <w:bCs/>
          <w:lang w:eastAsia="en-PH"/>
        </w:rPr>
        <w:pPrChange w:id="935" w:author="Jade Raposa" w:date="2024-10-16T22:55:00Z">
          <w:pPr>
            <w:spacing w:after="0" w:line="480" w:lineRule="auto"/>
            <w:jc w:val="both"/>
          </w:pPr>
        </w:pPrChange>
      </w:pPr>
    </w:p>
    <w:p w14:paraId="611EFA0D" w14:textId="77777777" w:rsidR="008F456D" w:rsidRDefault="008F456D">
      <w:pPr>
        <w:jc w:val="center"/>
        <w:rPr>
          <w:del w:id="936" w:author="Jade Raposa" w:date="2024-10-15T01:58:00Z"/>
          <w:rFonts w:ascii="Georgia" w:eastAsia="Times New Roman" w:hAnsi="Georgia" w:cs="Times New Roman"/>
          <w:b/>
          <w:bCs/>
          <w:lang w:eastAsia="en-PH"/>
        </w:rPr>
        <w:pPrChange w:id="937" w:author="Jade Raposa" w:date="2024-10-16T22:55:00Z">
          <w:pPr>
            <w:spacing w:after="0" w:line="480" w:lineRule="auto"/>
            <w:jc w:val="both"/>
          </w:pPr>
        </w:pPrChange>
      </w:pPr>
    </w:p>
    <w:p w14:paraId="49EAD240" w14:textId="77777777" w:rsidR="008F456D" w:rsidRDefault="008F456D">
      <w:pPr>
        <w:jc w:val="center"/>
        <w:rPr>
          <w:del w:id="938" w:author="Jade Raposa" w:date="2024-10-15T01:58:00Z"/>
          <w:rFonts w:ascii="Georgia" w:eastAsia="Times New Roman" w:hAnsi="Georgia" w:cs="Times New Roman"/>
          <w:b/>
          <w:bCs/>
          <w:lang w:eastAsia="en-PH"/>
        </w:rPr>
        <w:pPrChange w:id="939" w:author="Jade Raposa" w:date="2024-10-16T22:55:00Z">
          <w:pPr>
            <w:spacing w:after="0" w:line="480" w:lineRule="auto"/>
            <w:jc w:val="both"/>
          </w:pPr>
        </w:pPrChange>
      </w:pPr>
    </w:p>
    <w:p w14:paraId="592D0CA2" w14:textId="77777777" w:rsidR="008F456D" w:rsidRDefault="008F456D">
      <w:pPr>
        <w:jc w:val="center"/>
        <w:rPr>
          <w:del w:id="940" w:author="Jade Raposa" w:date="2024-10-15T01:58:00Z"/>
          <w:rFonts w:ascii="Georgia" w:eastAsia="Times New Roman" w:hAnsi="Georgia" w:cs="Times New Roman"/>
          <w:b/>
          <w:bCs/>
          <w:lang w:eastAsia="en-PH"/>
        </w:rPr>
        <w:pPrChange w:id="941" w:author="Jade Raposa" w:date="2024-10-16T22:55:00Z">
          <w:pPr>
            <w:spacing w:after="0" w:line="480" w:lineRule="auto"/>
            <w:jc w:val="both"/>
          </w:pPr>
        </w:pPrChange>
      </w:pPr>
    </w:p>
    <w:p w14:paraId="3619D2E7" w14:textId="77777777" w:rsidR="008F456D" w:rsidRDefault="008F456D">
      <w:pPr>
        <w:jc w:val="center"/>
        <w:rPr>
          <w:del w:id="942" w:author="Jade Raposa" w:date="2024-10-15T01:58:00Z"/>
          <w:rFonts w:ascii="Georgia" w:eastAsia="Times New Roman" w:hAnsi="Georgia" w:cs="Times New Roman"/>
          <w:b/>
          <w:bCs/>
          <w:lang w:eastAsia="en-PH"/>
        </w:rPr>
        <w:pPrChange w:id="943" w:author="Jade Raposa" w:date="2024-10-16T22:55:00Z">
          <w:pPr>
            <w:spacing w:after="0" w:line="480" w:lineRule="auto"/>
            <w:jc w:val="both"/>
          </w:pPr>
        </w:pPrChange>
      </w:pPr>
    </w:p>
    <w:p w14:paraId="3E484DD3" w14:textId="77777777" w:rsidR="008F456D" w:rsidRDefault="008F456D">
      <w:pPr>
        <w:jc w:val="center"/>
        <w:rPr>
          <w:del w:id="944" w:author="Jade Raposa" w:date="2024-10-15T01:58:00Z"/>
          <w:rFonts w:ascii="Georgia" w:eastAsia="Times New Roman" w:hAnsi="Georgia" w:cs="Times New Roman"/>
          <w:b/>
          <w:bCs/>
          <w:lang w:eastAsia="en-PH"/>
        </w:rPr>
        <w:pPrChange w:id="945" w:author="Jade Raposa" w:date="2024-10-16T22:55:00Z">
          <w:pPr>
            <w:spacing w:after="0" w:line="480" w:lineRule="auto"/>
            <w:jc w:val="both"/>
          </w:pPr>
        </w:pPrChange>
      </w:pPr>
    </w:p>
    <w:p w14:paraId="4BEBE085" w14:textId="77777777" w:rsidR="008F456D" w:rsidRDefault="008F456D">
      <w:pPr>
        <w:jc w:val="center"/>
        <w:rPr>
          <w:del w:id="946" w:author="Jade Raposa" w:date="2024-10-15T01:58:00Z"/>
          <w:rFonts w:ascii="Georgia" w:eastAsia="Times New Roman" w:hAnsi="Georgia" w:cs="Times New Roman"/>
          <w:b/>
          <w:bCs/>
          <w:lang w:eastAsia="en-PH"/>
        </w:rPr>
        <w:pPrChange w:id="947" w:author="Jade Raposa" w:date="2024-10-16T22:55:00Z">
          <w:pPr>
            <w:spacing w:after="0" w:line="480" w:lineRule="auto"/>
            <w:jc w:val="both"/>
          </w:pPr>
        </w:pPrChange>
      </w:pPr>
    </w:p>
    <w:p w14:paraId="3221F084" w14:textId="77777777" w:rsidR="008F456D" w:rsidRDefault="008F456D">
      <w:pPr>
        <w:jc w:val="center"/>
        <w:rPr>
          <w:del w:id="948" w:author="Jade Raposa" w:date="2024-10-15T01:58:00Z"/>
          <w:rFonts w:ascii="Georgia" w:eastAsia="Times New Roman" w:hAnsi="Georgia" w:cs="Times New Roman"/>
          <w:b/>
          <w:bCs/>
          <w:lang w:eastAsia="en-PH"/>
        </w:rPr>
        <w:pPrChange w:id="949" w:author="Jade Raposa" w:date="2024-10-16T22:55:00Z">
          <w:pPr>
            <w:spacing w:after="0" w:line="480" w:lineRule="auto"/>
            <w:jc w:val="both"/>
          </w:pPr>
        </w:pPrChange>
      </w:pPr>
    </w:p>
    <w:p w14:paraId="49CF5E43" w14:textId="77777777" w:rsidR="008F456D" w:rsidRDefault="008F456D">
      <w:pPr>
        <w:jc w:val="center"/>
        <w:rPr>
          <w:del w:id="950" w:author="Jade Raposa" w:date="2024-10-15T01:58:00Z"/>
          <w:rFonts w:ascii="Georgia" w:eastAsia="Times New Roman" w:hAnsi="Georgia" w:cs="Times New Roman"/>
          <w:b/>
          <w:bCs/>
          <w:lang w:eastAsia="en-PH"/>
        </w:rPr>
        <w:pPrChange w:id="951" w:author="Jade Raposa" w:date="2024-10-16T22:55:00Z">
          <w:pPr>
            <w:spacing w:after="0" w:line="480" w:lineRule="auto"/>
            <w:jc w:val="both"/>
          </w:pPr>
        </w:pPrChange>
      </w:pPr>
    </w:p>
    <w:p w14:paraId="05D25FA1" w14:textId="77777777" w:rsidR="008F456D" w:rsidRDefault="008F456D">
      <w:pPr>
        <w:jc w:val="center"/>
        <w:rPr>
          <w:del w:id="952" w:author="Jade Raposa" w:date="2024-10-15T01:58:00Z"/>
          <w:rFonts w:ascii="Georgia" w:eastAsia="Times New Roman" w:hAnsi="Georgia" w:cs="Times New Roman"/>
          <w:b/>
          <w:bCs/>
          <w:lang w:eastAsia="en-PH"/>
        </w:rPr>
        <w:pPrChange w:id="953" w:author="Jade Raposa" w:date="2024-10-16T22:55:00Z">
          <w:pPr>
            <w:spacing w:after="0" w:line="480" w:lineRule="auto"/>
            <w:jc w:val="both"/>
          </w:pPr>
        </w:pPrChange>
      </w:pPr>
    </w:p>
    <w:p w14:paraId="4C78EA65" w14:textId="77777777" w:rsidR="008F456D" w:rsidRDefault="008F456D">
      <w:pPr>
        <w:jc w:val="center"/>
        <w:rPr>
          <w:del w:id="954" w:author="Jade Raposa" w:date="2024-10-15T01:59:00Z"/>
          <w:rFonts w:ascii="Georgia" w:eastAsia="Times New Roman" w:hAnsi="Georgia" w:cs="Times New Roman"/>
          <w:b/>
          <w:bCs/>
          <w:lang w:eastAsia="en-PH"/>
        </w:rPr>
        <w:pPrChange w:id="955"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956"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957" w:author="Jade Raposa" w:date="2024-10-16T23:12:00Z">
          <w:pPr>
            <w:spacing w:after="0" w:line="480" w:lineRule="auto"/>
            <w:ind w:left="709" w:hanging="720"/>
            <w:jc w:val="both"/>
          </w:pPr>
        </w:pPrChange>
      </w:pPr>
      <w:del w:id="958"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959"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960" w:author="Jade Raposa" w:date="2024-10-16T23:11:00Z">
          <w:pPr>
            <w:spacing w:after="0" w:line="480" w:lineRule="auto"/>
            <w:ind w:left="709" w:hanging="720"/>
            <w:jc w:val="both"/>
          </w:pPr>
        </w:pPrChange>
      </w:pPr>
      <w:del w:id="961"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962"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963" w:author="Jade Raposa" w:date="2024-10-16T23:11:00Z">
        <w:r>
          <w:rPr>
            <w:rFonts w:ascii="Georgia" w:eastAsia="Times New Roman" w:hAnsi="Georgia" w:cs="Times New Roman"/>
            <w:i/>
            <w:iCs/>
            <w:color w:val="000000"/>
            <w:lang w:eastAsia="en-PH"/>
          </w:rPr>
          <w:delText>Problem Solving</w:delText>
        </w:r>
      </w:del>
      <w:ins w:id="964"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965" w:author="Jade Raposa" w:date="2024-10-16T23:11:00Z">
          <w:pPr>
            <w:spacing w:after="0" w:line="480" w:lineRule="auto"/>
            <w:ind w:left="709" w:hanging="720"/>
            <w:jc w:val="both"/>
          </w:pPr>
        </w:pPrChange>
      </w:pPr>
      <w:del w:id="966"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967" w:author="Jade Raposa" w:date="2024-10-16T23:11:00Z">
        <w:r>
          <w:rPr>
            <w:rFonts w:ascii="Georgia" w:eastAsia="Times New Roman" w:hAnsi="Georgia" w:cs="Times New Roman"/>
            <w:color w:val="000000"/>
            <w:lang w:eastAsia="en-PH"/>
          </w:rPr>
          <w:t>-</w:t>
        </w:r>
      </w:ins>
      <w:del w:id="968"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0"/>
          <w:headerReference w:type="first" r:id="rId9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981" w:author="Jade Raposa" w:date="2024-10-16T22:59:00Z">
        <w:r>
          <w:rPr>
            <w:rFonts w:ascii="Georgia" w:eastAsia="Times New Roman" w:hAnsi="Georgia" w:cs="Times New Roman"/>
            <w:color w:val="000000"/>
            <w:lang w:eastAsia="en-PH"/>
          </w:rPr>
          <w:t>.</w:t>
        </w:r>
      </w:ins>
      <w:del w:id="982"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2B278F">
      <w:pPr>
        <w:spacing w:after="0" w:line="480" w:lineRule="auto"/>
        <w:ind w:left="709"/>
        <w:jc w:val="both"/>
        <w:rPr>
          <w:rFonts w:ascii="Georgia" w:eastAsia="Times New Roman" w:hAnsi="Georgia" w:cs="Times New Roman"/>
          <w:lang w:eastAsia="en-PH"/>
        </w:rPr>
        <w:pPrChange w:id="983" w:author="Jade Raposa" w:date="2024-10-16T22:59:00Z">
          <w:pPr>
            <w:spacing w:after="0" w:line="480" w:lineRule="auto"/>
            <w:ind w:left="709" w:hanging="720"/>
            <w:jc w:val="both"/>
          </w:pPr>
        </w:pPrChange>
      </w:pPr>
      <w:del w:id="984" w:author="Jade Raposa"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985"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986" w:author="Jade Raposa" w:date="2024-10-16T23:11:00Z">
          <w:pPr>
            <w:spacing w:after="0" w:line="480" w:lineRule="auto"/>
            <w:ind w:left="709" w:hanging="720"/>
            <w:jc w:val="both"/>
          </w:pPr>
        </w:pPrChange>
      </w:pPr>
      <w:del w:id="987"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98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2B278F">
      <w:pPr>
        <w:spacing w:after="0" w:line="480" w:lineRule="auto"/>
        <w:ind w:left="709"/>
        <w:jc w:val="both"/>
        <w:rPr>
          <w:rFonts w:ascii="Georgia" w:eastAsia="Times New Roman" w:hAnsi="Georgia" w:cs="Times New Roman"/>
          <w:lang w:eastAsia="en-PH"/>
        </w:rPr>
        <w:pPrChange w:id="989" w:author="Jade Raposa" w:date="2024-10-16T23:11:00Z">
          <w:pPr>
            <w:spacing w:after="0" w:line="480" w:lineRule="auto"/>
            <w:ind w:left="709" w:hanging="720"/>
            <w:jc w:val="both"/>
          </w:pPr>
        </w:pPrChange>
      </w:pPr>
      <w:del w:id="990"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2B278F">
      <w:pPr>
        <w:spacing w:after="0" w:line="480" w:lineRule="auto"/>
        <w:ind w:left="709" w:hanging="709"/>
        <w:jc w:val="both"/>
        <w:rPr>
          <w:ins w:id="991"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2B278F">
      <w:pPr>
        <w:spacing w:after="0" w:line="480" w:lineRule="auto"/>
        <w:ind w:left="709"/>
        <w:jc w:val="both"/>
        <w:rPr>
          <w:rFonts w:ascii="Georgia" w:eastAsia="Times New Roman" w:hAnsi="Georgia" w:cs="Times New Roman"/>
          <w:lang w:eastAsia="en-PH"/>
        </w:rPr>
        <w:pPrChange w:id="992" w:author="Jade Raposa" w:date="2024-10-16T23:10:00Z">
          <w:pPr>
            <w:spacing w:after="0" w:line="480" w:lineRule="auto"/>
            <w:ind w:left="709" w:hanging="709"/>
            <w:jc w:val="both"/>
          </w:pPr>
        </w:pPrChange>
      </w:pPr>
      <w:del w:id="993"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994"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7777777" w:rsidR="008F456D" w:rsidRDefault="002B278F">
      <w:pPr>
        <w:spacing w:after="0" w:line="480" w:lineRule="auto"/>
        <w:ind w:left="709"/>
        <w:jc w:val="both"/>
        <w:rPr>
          <w:rFonts w:ascii="Georgia" w:eastAsia="Times New Roman" w:hAnsi="Georgia" w:cs="Times New Roman"/>
          <w:lang w:eastAsia="en-PH"/>
        </w:rPr>
        <w:pPrChange w:id="995" w:author="Jade Raposa" w:date="2024-10-16T23:10:00Z">
          <w:pPr>
            <w:spacing w:after="0" w:line="480" w:lineRule="auto"/>
            <w:ind w:left="709" w:hanging="720"/>
            <w:jc w:val="both"/>
          </w:pPr>
        </w:pPrChange>
      </w:pPr>
      <w:del w:id="996"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2B278F">
      <w:pPr>
        <w:spacing w:after="0" w:line="480" w:lineRule="auto"/>
        <w:ind w:left="709" w:hanging="720"/>
        <w:jc w:val="both"/>
        <w:rPr>
          <w:ins w:id="997"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2B278F">
      <w:pPr>
        <w:spacing w:after="0" w:line="480" w:lineRule="auto"/>
        <w:ind w:left="709"/>
        <w:jc w:val="both"/>
        <w:rPr>
          <w:rFonts w:ascii="Georgia" w:eastAsia="Times New Roman" w:hAnsi="Georgia" w:cs="Times New Roman"/>
          <w:lang w:eastAsia="en-PH"/>
        </w:rPr>
        <w:pPrChange w:id="998" w:author="Jade Raposa" w:date="2024-10-16T23:10:00Z">
          <w:pPr>
            <w:spacing w:after="0" w:line="480" w:lineRule="auto"/>
            <w:ind w:left="709" w:hanging="720"/>
            <w:jc w:val="both"/>
          </w:pPr>
        </w:pPrChange>
      </w:pPr>
      <w:del w:id="999"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2B278F">
      <w:pPr>
        <w:spacing w:after="0" w:line="480" w:lineRule="auto"/>
        <w:ind w:left="709" w:hanging="720"/>
        <w:jc w:val="both"/>
        <w:rPr>
          <w:ins w:id="100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001" w:author="Jade Raposa" w:date="2024-10-16T23:10:00Z">
          <w:pPr>
            <w:spacing w:after="0" w:line="480" w:lineRule="auto"/>
            <w:ind w:left="709" w:hanging="720"/>
            <w:jc w:val="both"/>
          </w:pPr>
        </w:pPrChange>
      </w:pPr>
      <w:del w:id="1002"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2"/>
          <w:headerReference w:type="first" r:id="rId9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017"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018" w:author="Jade Raposa" w:date="2024-10-16T23:10:00Z">
          <w:pPr>
            <w:spacing w:after="0" w:line="480" w:lineRule="auto"/>
            <w:ind w:left="709" w:hanging="720"/>
            <w:jc w:val="both"/>
          </w:pPr>
        </w:pPrChange>
      </w:pPr>
      <w:del w:id="1019"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020"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2B278F">
      <w:pPr>
        <w:spacing w:after="0" w:line="480" w:lineRule="auto"/>
        <w:ind w:left="709"/>
        <w:jc w:val="both"/>
        <w:rPr>
          <w:rFonts w:ascii="Georgia" w:eastAsia="Times New Roman" w:hAnsi="Georgia" w:cs="Times New Roman"/>
          <w:lang w:eastAsia="en-PH"/>
        </w:rPr>
        <w:pPrChange w:id="1021" w:author="Jade Raposa" w:date="2024-10-16T23:10:00Z">
          <w:pPr>
            <w:spacing w:after="0" w:line="480" w:lineRule="auto"/>
            <w:ind w:left="709" w:hanging="720"/>
            <w:jc w:val="both"/>
          </w:pPr>
        </w:pPrChange>
      </w:pPr>
      <w:del w:id="1022"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2B278F">
      <w:pPr>
        <w:spacing w:after="0" w:line="480" w:lineRule="auto"/>
        <w:ind w:left="709" w:hanging="720"/>
        <w:jc w:val="both"/>
        <w:rPr>
          <w:ins w:id="1023"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2B278F">
      <w:pPr>
        <w:spacing w:after="0" w:line="480" w:lineRule="auto"/>
        <w:ind w:left="709"/>
        <w:jc w:val="both"/>
        <w:rPr>
          <w:rFonts w:ascii="Georgia" w:eastAsia="Times New Roman" w:hAnsi="Georgia" w:cs="Times New Roman"/>
          <w:lang w:eastAsia="en-PH"/>
        </w:rPr>
        <w:pPrChange w:id="1024" w:author="Jade Raposa" w:date="2024-10-16T23:10:00Z">
          <w:pPr>
            <w:spacing w:after="0" w:line="480" w:lineRule="auto"/>
            <w:ind w:left="709" w:hanging="720"/>
            <w:jc w:val="both"/>
          </w:pPr>
        </w:pPrChange>
      </w:pPr>
      <w:del w:id="1025"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8F456D" w:rsidRDefault="002B278F">
      <w:pPr>
        <w:spacing w:after="0" w:line="480" w:lineRule="auto"/>
        <w:ind w:left="709" w:hanging="720"/>
        <w:jc w:val="both"/>
        <w:rPr>
          <w:ins w:id="1026"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6B42FB69" w14:textId="77777777" w:rsidR="008F456D" w:rsidRDefault="002B278F">
      <w:pPr>
        <w:spacing w:after="0" w:line="480" w:lineRule="auto"/>
        <w:ind w:left="709"/>
        <w:jc w:val="both"/>
        <w:rPr>
          <w:del w:id="1027" w:author="Jade Raposa" w:date="2024-10-16T23:15:00Z"/>
          <w:rFonts w:ascii="Georgia" w:eastAsia="Times New Roman" w:hAnsi="Georgia" w:cs="Times New Roman"/>
          <w:color w:val="000000"/>
          <w:lang w:eastAsia="en-PH"/>
        </w:rPr>
      </w:pPr>
      <w:del w:id="1028" w:author="Jade Raposa" w:date="2024-10-16T23:10:00Z">
        <w:r>
          <w:rPr>
            <w:rFonts w:ascii="Georgia" w:eastAsia="Times New Roman" w:hAnsi="Georgia" w:cs="Times New Roman"/>
            <w:color w:val="000000"/>
            <w:lang w:eastAsia="en-PH"/>
          </w:rPr>
          <w:br/>
        </w:r>
      </w:del>
      <w:ins w:id="1029" w:author="Jade Raposa" w:date="2024-10-16T23:15: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r>
        <w:rPr>
          <w:rFonts w:ascii="Georgia" w:eastAsia="Times New Roman" w:hAnsi="Georgia" w:cs="Times New Roman"/>
          <w:color w:val="000000"/>
          <w:lang w:eastAsia="en-PH"/>
        </w:rPr>
        <w:instrText>https://doi.org/10.1186/s40561-020-00140-9</w:instrText>
      </w:r>
      <w:ins w:id="1030" w:author="Jade Raposa" w:date="2024-10-16T23:15: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r>
        <w:rPr>
          <w:rStyle w:val="Hyperlink"/>
          <w:rFonts w:ascii="Georgia" w:eastAsia="Times New Roman" w:hAnsi="Georgia" w:cs="Times New Roman"/>
          <w:lang w:eastAsia="en-PH"/>
        </w:rPr>
        <w:t>https://doi.org/10.1186/s40561-020-00140-9</w:t>
      </w:r>
      <w:ins w:id="1031" w:author="Jade Raposa" w:date="2024-10-16T23:15:00Z">
        <w:r>
          <w:rPr>
            <w:rFonts w:ascii="Georgia" w:eastAsia="Times New Roman" w:hAnsi="Georgia" w:cs="Times New Roman"/>
            <w:color w:val="000000"/>
            <w:lang w:eastAsia="en-PH"/>
          </w:rPr>
          <w:fldChar w:fldCharType="end"/>
        </w:r>
      </w:ins>
      <w:r>
        <w:rPr>
          <w:rFonts w:ascii="Georgia" w:eastAsia="Times New Roman" w:hAnsi="Georgia" w:cs="Times New Roman"/>
          <w:color w:val="000000"/>
          <w:lang w:eastAsia="en-PH"/>
        </w:rPr>
        <w:t> </w:t>
      </w:r>
    </w:p>
    <w:p w14:paraId="00C7D4F3" w14:textId="77777777" w:rsidR="008F456D" w:rsidRDefault="008F456D">
      <w:pPr>
        <w:spacing w:after="0" w:line="480" w:lineRule="auto"/>
        <w:ind w:left="709"/>
        <w:jc w:val="both"/>
        <w:rPr>
          <w:ins w:id="1032" w:author="Jade Raposa" w:date="2024-10-16T23:15:00Z"/>
          <w:rFonts w:ascii="Georgia" w:eastAsia="Times New Roman" w:hAnsi="Georgia" w:cs="Times New Roman"/>
          <w:lang w:eastAsia="en-PH"/>
        </w:rPr>
        <w:pPrChange w:id="1033" w:author="Jade Raposa" w:date="2024-10-16T23:10: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034" w:author="Jade Raposa" w:date="2024-10-16T23:09:00Z"/>
          <w:rFonts w:ascii="Georgia" w:eastAsia="Times New Roman" w:hAnsi="Georgia" w:cs="Times New Roman"/>
          <w:color w:val="000000"/>
          <w:lang w:eastAsia="en-PH"/>
        </w:rPr>
        <w:pPrChange w:id="1035"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77777777" w:rsidR="008F456D" w:rsidRDefault="002B278F">
      <w:pPr>
        <w:spacing w:after="0" w:line="480" w:lineRule="auto"/>
        <w:ind w:left="709"/>
        <w:jc w:val="both"/>
        <w:rPr>
          <w:rFonts w:ascii="Georgia" w:eastAsia="Times New Roman" w:hAnsi="Georgia" w:cs="Times New Roman"/>
          <w:lang w:eastAsia="en-PH"/>
        </w:rPr>
        <w:pPrChange w:id="1036" w:author="Jade Raposa" w:date="2024-10-16T23:09:00Z">
          <w:pPr>
            <w:spacing w:after="0" w:line="480" w:lineRule="auto"/>
            <w:ind w:left="709" w:hanging="720"/>
            <w:jc w:val="both"/>
          </w:pPr>
        </w:pPrChange>
      </w:pPr>
      <w:del w:id="1037"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8F456D" w:rsidRDefault="002B278F">
      <w:pPr>
        <w:spacing w:after="0" w:line="480" w:lineRule="auto"/>
        <w:ind w:left="709" w:hanging="720"/>
        <w:jc w:val="both"/>
        <w:rPr>
          <w:ins w:id="1038"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77777777" w:rsidR="008F456D" w:rsidRDefault="002B278F">
      <w:pPr>
        <w:spacing w:after="0" w:line="480" w:lineRule="auto"/>
        <w:ind w:left="709"/>
        <w:jc w:val="both"/>
        <w:rPr>
          <w:rFonts w:ascii="Georgia" w:eastAsia="Times New Roman" w:hAnsi="Georgia" w:cs="Times New Roman"/>
          <w:lang w:eastAsia="en-PH"/>
        </w:rPr>
        <w:pPrChange w:id="1039" w:author="Jade Raposa" w:date="2024-10-16T23:09:00Z">
          <w:pPr>
            <w:spacing w:after="0" w:line="480" w:lineRule="auto"/>
            <w:ind w:left="709" w:hanging="720"/>
            <w:jc w:val="both"/>
          </w:pPr>
        </w:pPrChange>
      </w:pPr>
      <w:del w:id="1040"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8F456D" w:rsidRDefault="002B278F">
      <w:pPr>
        <w:spacing w:after="0" w:line="480" w:lineRule="auto"/>
        <w:ind w:left="709" w:hanging="720"/>
        <w:jc w:val="both"/>
        <w:rPr>
          <w:ins w:id="1041"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7777777" w:rsidR="008F456D" w:rsidRDefault="002B278F">
      <w:pPr>
        <w:spacing w:after="0" w:line="480" w:lineRule="auto"/>
        <w:ind w:left="709"/>
        <w:jc w:val="both"/>
        <w:rPr>
          <w:rFonts w:ascii="Georgia" w:eastAsia="Times New Roman" w:hAnsi="Georgia" w:cs="Times New Roman"/>
          <w:lang w:eastAsia="en-PH"/>
        </w:rPr>
        <w:pPrChange w:id="1042" w:author="Jade Raposa" w:date="2024-10-16T23:09:00Z">
          <w:pPr>
            <w:spacing w:after="0" w:line="480" w:lineRule="auto"/>
            <w:ind w:left="709" w:hanging="720"/>
            <w:jc w:val="both"/>
          </w:pPr>
        </w:pPrChange>
      </w:pPr>
      <w:del w:id="1043"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8F456D" w:rsidRDefault="002B278F">
      <w:pPr>
        <w:spacing w:after="0" w:line="480" w:lineRule="auto"/>
        <w:ind w:left="709" w:hanging="709"/>
        <w:jc w:val="both"/>
        <w:rPr>
          <w:ins w:id="1044"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77777777" w:rsidR="008F456D" w:rsidRDefault="002B278F">
      <w:pPr>
        <w:spacing w:after="0" w:line="480" w:lineRule="auto"/>
        <w:ind w:left="709"/>
        <w:jc w:val="both"/>
        <w:rPr>
          <w:rFonts w:ascii="Georgia" w:eastAsia="Times New Roman" w:hAnsi="Georgia" w:cs="Times New Roman"/>
          <w:lang w:eastAsia="en-PH"/>
        </w:rPr>
        <w:pPrChange w:id="1045" w:author="Jade Raposa" w:date="2024-10-16T23:09:00Z">
          <w:pPr>
            <w:spacing w:after="0" w:line="480" w:lineRule="auto"/>
            <w:ind w:left="709" w:hanging="709"/>
            <w:jc w:val="both"/>
          </w:pPr>
        </w:pPrChange>
      </w:pPr>
      <w:ins w:id="1046" w:author="Jade Raposa" w:date="2024-10-16T23:09:00Z">
        <w:r>
          <w:rPr>
            <w:rFonts w:ascii="Georgia" w:eastAsia="Times New Roman" w:hAnsi="Georgia" w:cs="Times New Roman"/>
            <w:color w:val="000000"/>
            <w:lang w:eastAsia="en-PH"/>
          </w:rPr>
          <w:t xml:space="preserve"> </w:t>
        </w:r>
      </w:ins>
      <w:del w:id="1047"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77777777" w:rsidR="008F456D" w:rsidRDefault="002B278F">
      <w:pPr>
        <w:spacing w:after="0" w:line="480" w:lineRule="auto"/>
        <w:ind w:left="709"/>
        <w:jc w:val="both"/>
        <w:rPr>
          <w:del w:id="1048" w:author="Jade Raposa" w:date="2024-10-16T23:06:00Z"/>
          <w:rFonts w:ascii="Georgia" w:eastAsia="Times New Roman" w:hAnsi="Georgia" w:cs="Times New Roman"/>
          <w:color w:val="000000"/>
          <w:lang w:eastAsia="en-PH"/>
        </w:rPr>
      </w:pPr>
      <w:r>
        <w:rPr>
          <w:rFonts w:ascii="Georgia" w:eastAsia="Times New Roman" w:hAnsi="Georgia" w:cs="Times New Roman"/>
          <w:color w:val="000000"/>
          <w:lang w:eastAsia="en-PH"/>
        </w:rPr>
        <w:t>Garrison, Anderson &amp; Archer (2000, 2001).</w:t>
      </w:r>
      <w:r>
        <w:rPr>
          <w:rFonts w:ascii="Georgia" w:eastAsia="Times New Roman" w:hAnsi="Georgia" w:cs="Times New Roman"/>
          <w:i/>
          <w:iCs/>
          <w:color w:val="000000"/>
          <w:lang w:eastAsia="en-PH"/>
        </w:rPr>
        <w:t xml:space="preserve"> Community of Inquiry</w:t>
      </w:r>
      <w:r>
        <w:rPr>
          <w:rFonts w:ascii="Georgia" w:eastAsia="Times New Roman" w:hAnsi="Georgia" w:cs="Times New Roman"/>
          <w:color w:val="000000"/>
          <w:lang w:eastAsia="en-PH"/>
        </w:rPr>
        <w:t>, Office of Curriculum, Assessment and Teaching Transformation, University at Buffalo.</w:t>
      </w:r>
      <w:r>
        <w:rPr>
          <w:rFonts w:ascii="Georgia" w:eastAsia="Times New Roman" w:hAnsi="Georgia" w:cs="Times New Roman"/>
          <w:color w:val="000000"/>
          <w:lang w:eastAsia="en-PH"/>
        </w:rPr>
        <w:br/>
        <w:t>https://www.buffalo.edu/catt/teach/develop/teach/learning</w:t>
      </w:r>
      <w:ins w:id="1049" w:author="Jade Raposa" w:date="2024-10-16T23:06:00Z">
        <w:r>
          <w:rPr>
            <w:rFonts w:ascii="Georgia" w:eastAsia="Times New Roman" w:hAnsi="Georgia" w:cs="Times New Roman"/>
            <w:color w:val="000000"/>
            <w:lang w:eastAsia="en-PH"/>
          </w:rPr>
          <w:t>-</w:t>
        </w:r>
      </w:ins>
      <w:del w:id="1050" w:author="Jade Raposa" w:date="2024-10-16T23:06: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environments/community-of-inquiry.html</w:t>
      </w:r>
      <w:del w:id="1051" w:author="Jade Raposa" w:date="2024-10-16T23:06:00Z">
        <w:r>
          <w:rPr>
            <w:rFonts w:ascii="Georgia" w:eastAsia="Times New Roman" w:hAnsi="Georgia" w:cs="Times New Roman"/>
            <w:color w:val="000000"/>
            <w:lang w:eastAsia="en-PH"/>
          </w:rPr>
          <w:delText> </w:delText>
        </w:r>
      </w:del>
    </w:p>
    <w:p w14:paraId="73A08550" w14:textId="77777777" w:rsidR="008F456D" w:rsidRDefault="008F456D">
      <w:pPr>
        <w:spacing w:after="0" w:line="480" w:lineRule="auto"/>
        <w:ind w:left="709" w:hanging="720"/>
        <w:jc w:val="both"/>
        <w:rPr>
          <w:ins w:id="1052" w:author="Jade Raposa" w:date="2024-10-16T23:06:00Z"/>
          <w:rFonts w:ascii="Georgia" w:eastAsia="Times New Roman" w:hAnsi="Georgia" w:cs="Times New Roman"/>
          <w:lang w:eastAsia="en-PH"/>
        </w:rPr>
      </w:pPr>
    </w:p>
    <w:p w14:paraId="24C98543" w14:textId="77777777" w:rsidR="008F456D" w:rsidRDefault="002B278F">
      <w:pPr>
        <w:spacing w:after="0" w:line="480" w:lineRule="auto"/>
        <w:ind w:left="709" w:hanging="709"/>
        <w:jc w:val="both"/>
        <w:rPr>
          <w:ins w:id="1053"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Srivastava, S. (2020). </w:t>
      </w:r>
      <w:r>
        <w:rPr>
          <w:rFonts w:ascii="Georgia" w:eastAsia="Times New Roman" w:hAnsi="Georgia" w:cs="Times New Roman"/>
          <w:i/>
          <w:iCs/>
          <w:color w:val="000000"/>
          <w:lang w:eastAsia="en-PH"/>
        </w:rPr>
        <w:t>How We Align Lean Principles in Our Software Development Process</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Appinventiv</w:t>
      </w:r>
      <w:proofErr w:type="spellEnd"/>
      <w:r>
        <w:rPr>
          <w:rFonts w:ascii="Georgia" w:eastAsia="Times New Roman" w:hAnsi="Georgia" w:cs="Times New Roman"/>
          <w:color w:val="000000"/>
          <w:lang w:eastAsia="en-PH"/>
        </w:rPr>
        <w:t>.</w:t>
      </w:r>
    </w:p>
    <w:p w14:paraId="3068DCEC" w14:textId="77777777" w:rsidR="008F456D" w:rsidRDefault="002B278F">
      <w:pPr>
        <w:spacing w:after="0" w:line="480" w:lineRule="auto"/>
        <w:ind w:left="709"/>
        <w:jc w:val="both"/>
        <w:rPr>
          <w:del w:id="1054" w:author="Jade Raposa" w:date="2024-10-16T23:04:00Z"/>
          <w:rFonts w:ascii="Georgia" w:eastAsia="Times New Roman" w:hAnsi="Georgia" w:cs="Times New Roman"/>
          <w:color w:val="000000"/>
          <w:lang w:eastAsia="en-PH"/>
        </w:rPr>
        <w:pPrChange w:id="1055" w:author="Jade Raposa" w:date="2024-10-16T23:12:00Z">
          <w:pPr>
            <w:spacing w:after="0" w:line="480" w:lineRule="auto"/>
            <w:ind w:left="709" w:hanging="709"/>
            <w:jc w:val="both"/>
          </w:pPr>
        </w:pPrChange>
      </w:pPr>
      <w:ins w:id="1056" w:author="Jade Raposa" w:date="2024-10-16T23:09:00Z">
        <w:r>
          <w:rPr>
            <w:rFonts w:ascii="Georgia" w:eastAsia="Times New Roman" w:hAnsi="Georgia" w:cs="Times New Roman"/>
            <w:color w:val="000000"/>
            <w:lang w:eastAsia="en-PH"/>
          </w:rPr>
          <w:t>https://appinventiv.com/blog/how-we-integrate-lean-principles-in-software-development/</w:t>
        </w:r>
      </w:ins>
      <w:del w:id="1057" w:author="Jade Raposa" w:date="2024-10-16T23:03:00Z">
        <w:r>
          <w:rPr>
            <w:rFonts w:ascii="Georgia" w:eastAsia="Times New Roman" w:hAnsi="Georgia" w:cs="Times New Roman"/>
            <w:color w:val="000000"/>
            <w:lang w:eastAsia="en-PH"/>
          </w:rPr>
          <w:br/>
        </w:r>
      </w:del>
    </w:p>
    <w:p w14:paraId="4C6E129A" w14:textId="77777777" w:rsidR="008F456D" w:rsidRDefault="008F456D">
      <w:pPr>
        <w:spacing w:after="0" w:line="480" w:lineRule="auto"/>
        <w:ind w:left="709"/>
        <w:jc w:val="both"/>
        <w:rPr>
          <w:ins w:id="1058" w:author="Jade Raposa" w:date="2024-10-16T23:07:00Z"/>
          <w:rFonts w:ascii="Georgia" w:eastAsia="Times New Roman" w:hAnsi="Georgia" w:cs="Times New Roman"/>
          <w:color w:val="000000"/>
          <w:lang w:eastAsia="en-PH"/>
        </w:rPr>
        <w:pPrChange w:id="1059" w:author="Jade Raposa" w:date="2024-10-16T23:12:00Z">
          <w:pPr>
            <w:spacing w:after="0" w:line="480" w:lineRule="auto"/>
            <w:ind w:left="709" w:hanging="720"/>
            <w:jc w:val="both"/>
          </w:pPr>
        </w:pPrChange>
      </w:pPr>
    </w:p>
    <w:p w14:paraId="30392069" w14:textId="77777777" w:rsidR="008F456D" w:rsidRDefault="008F456D">
      <w:pPr>
        <w:spacing w:before="240" w:after="240" w:line="240" w:lineRule="auto"/>
        <w:jc w:val="center"/>
        <w:rPr>
          <w:ins w:id="1060" w:author="Jade Raposa" w:date="2024-10-16T23:08:00Z"/>
          <w:rFonts w:ascii="Georgia" w:eastAsia="Times New Roman" w:hAnsi="Georgia" w:cs="Times New Roman"/>
          <w:color w:val="000000"/>
          <w:lang w:eastAsia="en-PH"/>
        </w:rPr>
        <w:sectPr w:rsidR="008F456D">
          <w:headerReference w:type="default" r:id="rId94"/>
          <w:footerReference w:type="default" r:id="rId95"/>
          <w:headerReference w:type="first" r:id="rId96"/>
          <w:footerReference w:type="first" r:id="rId97"/>
          <w:pgSz w:w="12240" w:h="15840"/>
          <w:pgMar w:top="1440" w:right="1440" w:bottom="990" w:left="1440" w:header="708" w:footer="270" w:gutter="0"/>
          <w:pgNumType w:start="7"/>
          <w:cols w:space="708"/>
          <w:titlePg/>
          <w:docGrid w:linePitch="360"/>
        </w:sectPr>
      </w:pPr>
    </w:p>
    <w:p w14:paraId="656EFC4F" w14:textId="77777777" w:rsidR="008F456D" w:rsidRDefault="002B278F">
      <w:pPr>
        <w:spacing w:after="0" w:line="480" w:lineRule="auto"/>
        <w:ind w:left="709" w:hanging="709"/>
        <w:jc w:val="both"/>
        <w:rPr>
          <w:del w:id="1078"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079" w:author="Jade Raposa" w:date="2024-10-16T23:06:00Z">
          <w:pPr>
            <w:spacing w:after="0" w:line="480" w:lineRule="auto"/>
            <w:ind w:left="709" w:firstLine="11"/>
            <w:jc w:val="both"/>
          </w:pPr>
        </w:pPrChange>
      </w:pPr>
      <w:del w:id="1080"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98"/>
          <w:headerReference w:type="first" r:id="rId99"/>
          <w:footerReference w:type="first" r:id="rId10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1"/>
          <w:headerReference w:type="first" r:id="rId102"/>
          <w:footerReference w:type="first" r:id="rId10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4"/>
          <w:headerReference w:type="first" r:id="rId10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120" w:author="Jade Raposa" w:date="2024-10-17T00:34:00Z"/>
          <w:rFonts w:ascii="Georgia" w:eastAsia="Georgia" w:hAnsi="Georgia" w:cs="Georgia"/>
          <w:b/>
          <w:bCs/>
          <w:lang w:val="en-US"/>
        </w:rPr>
      </w:pPr>
      <w:ins w:id="1121"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ins w:id="1122" w:author="Jade Raposa" w:date="2024-10-17T00:45:00Z"/>
                <w:rFonts w:ascii="Georgia" w:eastAsia="Times New Roman" w:hAnsi="Georgia" w:cs="Arial"/>
              </w:rPr>
            </w:pPr>
            <w:ins w:id="1123"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ins w:id="1124"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ins w:id="1125" w:author="Jade Raposa" w:date="2024-10-17T00:45:00Z"/>
                <w:rFonts w:ascii="Georgia" w:eastAsia="Times New Roman" w:hAnsi="Georgia" w:cs="Arial"/>
                <w:i/>
                <w:iCs/>
              </w:rPr>
            </w:pPr>
            <w:ins w:id="1126"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ins w:id="1127" w:author="Jade Raposa" w:date="2024-10-17T00:45:00Z"/>
                <w:rFonts w:ascii="Georgia" w:eastAsia="Times New Roman" w:hAnsi="Georgia" w:cs="Arial"/>
              </w:rPr>
            </w:pPr>
            <w:ins w:id="112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ins w:id="1129" w:author="Jade Raposa" w:date="2024-10-17T00:45:00Z"/>
                <w:rFonts w:ascii="Georgia" w:eastAsia="Times New Roman" w:hAnsi="Georgia" w:cs="Arial"/>
              </w:rPr>
            </w:pPr>
            <w:ins w:id="1130"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ins w:id="1131" w:author="Jade Raposa" w:date="2024-10-17T00:45:00Z"/>
                <w:rFonts w:ascii="Georgia" w:eastAsia="Times New Roman" w:hAnsi="Georgia" w:cs="Arial"/>
              </w:rPr>
            </w:pPr>
            <w:ins w:id="113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ins w:id="1133" w:author="Jade Raposa" w:date="2024-10-17T00:45:00Z"/>
                <w:rFonts w:ascii="Georgia" w:eastAsia="Times New Roman" w:hAnsi="Georgia" w:cs="Arial"/>
              </w:rPr>
            </w:pPr>
            <w:ins w:id="113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ins w:id="1135" w:author="Jade Raposa" w:date="2024-10-17T00:45:00Z"/>
                <w:rFonts w:ascii="Georgia" w:eastAsia="Times New Roman" w:hAnsi="Georgia" w:cs="Arial"/>
              </w:rPr>
            </w:pPr>
            <w:ins w:id="1136"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ins w:id="1137" w:author="Jade Raposa" w:date="2024-10-17T00:45:00Z"/>
                <w:rFonts w:ascii="Georgia" w:eastAsia="Times New Roman" w:hAnsi="Georgia" w:cs="Arial"/>
              </w:rPr>
            </w:pPr>
            <w:ins w:id="113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ins w:id="1139" w:author="Jade Raposa" w:date="2024-10-17T00:45:00Z"/>
                <w:rFonts w:ascii="Georgia" w:eastAsia="Times New Roman" w:hAnsi="Georgia" w:cs="Arial"/>
                <w:b/>
                <w:bCs/>
              </w:rPr>
            </w:pPr>
            <w:ins w:id="1140"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ins w:id="1141" w:author="Jade Raposa" w:date="2024-10-17T00:45:00Z"/>
                <w:rFonts w:ascii="Georgia" w:eastAsia="Times New Roman" w:hAnsi="Georgia" w:cs="Arial"/>
              </w:rPr>
            </w:pPr>
            <w:ins w:id="1142"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ins w:id="1143"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ins w:id="1144" w:author="Jade Raposa" w:date="2024-10-17T00:45:00Z"/>
                <w:rFonts w:ascii="Georgia" w:eastAsia="Times New Roman" w:hAnsi="Georgia" w:cs="Arial"/>
                <w:i/>
                <w:iCs/>
              </w:rPr>
            </w:pPr>
            <w:ins w:id="1145"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ins w:id="1146" w:author="Jade Raposa" w:date="2024-10-17T00:45:00Z"/>
                <w:rFonts w:ascii="Georgia" w:eastAsia="Times New Roman" w:hAnsi="Georgia" w:cs="Arial"/>
              </w:rPr>
            </w:pPr>
            <w:ins w:id="1147"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ins w:id="1148" w:author="Jade Raposa" w:date="2024-10-17T00:45:00Z"/>
                <w:rFonts w:ascii="Georgia" w:eastAsia="Times New Roman" w:hAnsi="Georgia" w:cs="Arial"/>
              </w:rPr>
            </w:pPr>
            <w:ins w:id="1149"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ins w:id="1150" w:author="Jade Raposa" w:date="2024-10-17T00:45:00Z"/>
                <w:rFonts w:ascii="Georgia" w:eastAsia="Times New Roman" w:hAnsi="Georgia" w:cs="Arial"/>
              </w:rPr>
            </w:pPr>
            <w:ins w:id="115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ins w:id="1152" w:author="Jade Raposa" w:date="2024-10-17T00:45:00Z"/>
                <w:rFonts w:ascii="Georgia" w:eastAsia="Times New Roman" w:hAnsi="Georgia" w:cs="Arial"/>
              </w:rPr>
            </w:pPr>
            <w:ins w:id="115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ins w:id="1154" w:author="Jade Raposa" w:date="2024-10-17T00:45:00Z"/>
                <w:rFonts w:ascii="Georgia" w:eastAsia="Times New Roman" w:hAnsi="Georgia" w:cs="Arial"/>
              </w:rPr>
            </w:pPr>
            <w:ins w:id="115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ins w:id="1156" w:author="Jade Raposa"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ins w:id="1157" w:author="Jade Raposa" w:date="2024-10-17T00:45:00Z"/>
                <w:rFonts w:ascii="Georgia" w:eastAsia="Times New Roman" w:hAnsi="Georgia" w:cs="Arial"/>
                <w:b/>
                <w:bCs/>
              </w:rPr>
            </w:pPr>
            <w:ins w:id="1158"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ins w:id="1159" w:author="Jade Raposa" w:date="2024-10-17T00:45:00Z"/>
                <w:rFonts w:ascii="Georgia" w:eastAsia="Times New Roman" w:hAnsi="Georgia" w:cs="Arial"/>
              </w:rPr>
            </w:pPr>
            <w:ins w:id="1160"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ins w:id="1161"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ins w:id="1162" w:author="Jade Raposa" w:date="2024-10-17T00:45:00Z"/>
                <w:rFonts w:ascii="Georgia" w:eastAsia="Times New Roman" w:hAnsi="Georgia" w:cs="Arial"/>
                <w:i/>
                <w:iCs/>
              </w:rPr>
            </w:pPr>
            <w:ins w:id="1163"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ins w:id="1164" w:author="Jade Raposa" w:date="2024-10-17T00:45:00Z"/>
                <w:rFonts w:ascii="Georgia" w:eastAsia="Times New Roman" w:hAnsi="Georgia" w:cs="Arial"/>
              </w:rPr>
            </w:pPr>
            <w:ins w:id="1165"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ins w:id="1166" w:author="Jade Raposa" w:date="2024-10-17T00:45:00Z"/>
                <w:rFonts w:ascii="Georgia" w:eastAsia="Times New Roman" w:hAnsi="Georgia" w:cs="Arial"/>
              </w:rPr>
            </w:pPr>
            <w:ins w:id="1167"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ins w:id="1168" w:author="Jade Raposa" w:date="2024-10-17T00:45:00Z"/>
                <w:rFonts w:ascii="Georgia" w:eastAsia="Times New Roman" w:hAnsi="Georgia" w:cs="Arial"/>
              </w:rPr>
            </w:pPr>
            <w:ins w:id="116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ins w:id="1170" w:author="Jade Raposa" w:date="2024-10-17T00:45:00Z"/>
                <w:rFonts w:ascii="Georgia" w:eastAsia="Times New Roman" w:hAnsi="Georgia" w:cs="Arial"/>
              </w:rPr>
            </w:pPr>
            <w:ins w:id="117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ins w:id="1172" w:author="Jade Raposa" w:date="2024-10-17T00:45:00Z"/>
                <w:rFonts w:ascii="Georgia" w:eastAsia="Times New Roman" w:hAnsi="Georgia" w:cs="Arial"/>
              </w:rPr>
            </w:pPr>
            <w:ins w:id="1173"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ins w:id="1174" w:author="Jade Raposa" w:date="2024-10-17T00:45:00Z"/>
                <w:rFonts w:ascii="Georgia" w:eastAsia="Times New Roman" w:hAnsi="Georgia" w:cs="Arial"/>
              </w:rPr>
            </w:pPr>
            <w:ins w:id="1175"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ins w:id="1176" w:author="Jade Raposa" w:date="2024-10-17T00:45:00Z"/>
                <w:rFonts w:ascii="Georgia" w:eastAsia="Times New Roman" w:hAnsi="Georgia" w:cs="Arial"/>
                <w:b/>
                <w:bCs/>
              </w:rPr>
            </w:pPr>
            <w:ins w:id="1177"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ins w:id="1178" w:author="Jade Raposa" w:date="2024-10-17T00:45:00Z"/>
                <w:rFonts w:ascii="Georgia" w:eastAsia="Times New Roman" w:hAnsi="Georgia" w:cs="Arial"/>
              </w:rPr>
            </w:pPr>
            <w:ins w:id="1179"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ins w:id="1180"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ins w:id="1181" w:author="Jade Raposa" w:date="2024-10-17T00:45:00Z"/>
                <w:rFonts w:ascii="Georgia" w:eastAsia="Times New Roman" w:hAnsi="Georgia" w:cs="Arial"/>
                <w:i/>
                <w:iCs/>
              </w:rPr>
            </w:pPr>
            <w:ins w:id="1182"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ins w:id="1183" w:author="Jade Raposa" w:date="2024-10-17T00:45:00Z"/>
                <w:rFonts w:ascii="Georgia" w:eastAsia="Times New Roman" w:hAnsi="Georgia" w:cs="Arial"/>
              </w:rPr>
            </w:pPr>
            <w:ins w:id="118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ins w:id="1185" w:author="Jade Raposa" w:date="2024-10-17T00:45:00Z"/>
                <w:rFonts w:ascii="Georgia" w:eastAsia="Times New Roman" w:hAnsi="Georgia" w:cs="Arial"/>
              </w:rPr>
            </w:pPr>
            <w:ins w:id="1186"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ins w:id="1187" w:author="Jade Raposa" w:date="2024-10-17T00:45:00Z"/>
                <w:rFonts w:ascii="Georgia" w:eastAsia="Times New Roman" w:hAnsi="Georgia" w:cs="Arial"/>
              </w:rPr>
            </w:pPr>
            <w:ins w:id="1188"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ins w:id="1189" w:author="Jade Raposa" w:date="2024-10-17T00:45:00Z"/>
                <w:rFonts w:ascii="Georgia" w:eastAsia="Times New Roman" w:hAnsi="Georgia" w:cs="Arial"/>
              </w:rPr>
            </w:pPr>
            <w:ins w:id="119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ins w:id="1191" w:author="Jade Raposa" w:date="2024-10-17T00:45:00Z"/>
                <w:rFonts w:ascii="Georgia" w:eastAsia="Times New Roman" w:hAnsi="Georgia" w:cs="Arial"/>
              </w:rPr>
            </w:pPr>
            <w:ins w:id="1192"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ins w:id="1193" w:author="Jade Raposa" w:date="2024-10-17T00:45:00Z"/>
                <w:rFonts w:ascii="Georgia" w:eastAsia="Times New Roman" w:hAnsi="Georgia" w:cs="Arial"/>
              </w:rPr>
            </w:pPr>
            <w:ins w:id="1194"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ins w:id="1195" w:author="Jade Raposa" w:date="2024-10-17T00:45:00Z"/>
                <w:rFonts w:ascii="Georgia" w:eastAsia="Times New Roman" w:hAnsi="Georgia" w:cs="Arial"/>
                <w:b/>
                <w:bCs/>
              </w:rPr>
            </w:pPr>
            <w:ins w:id="1196"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ins w:id="1197" w:author="Jade Raposa" w:date="2024-10-17T00:45:00Z"/>
                <w:rFonts w:ascii="Georgia" w:eastAsia="Times New Roman" w:hAnsi="Georgia" w:cs="Arial"/>
              </w:rPr>
            </w:pPr>
            <w:ins w:id="1198"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ins w:id="1199"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ins w:id="1200" w:author="Jade Raposa" w:date="2024-10-17T00:45:00Z"/>
                <w:rFonts w:ascii="Georgia" w:eastAsia="Times New Roman" w:hAnsi="Georgia" w:cs="Arial"/>
                <w:i/>
                <w:iCs/>
              </w:rPr>
            </w:pPr>
            <w:ins w:id="1201"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ins w:id="1202" w:author="Jade Raposa" w:date="2024-10-17T00:45:00Z"/>
                <w:rFonts w:ascii="Georgia" w:eastAsia="Times New Roman" w:hAnsi="Georgia" w:cs="Arial"/>
              </w:rPr>
            </w:pPr>
            <w:ins w:id="120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ins w:id="1204" w:author="Jade Raposa" w:date="2024-10-17T00:45:00Z"/>
                <w:rFonts w:ascii="Georgia" w:eastAsia="Times New Roman" w:hAnsi="Georgia" w:cs="Arial"/>
              </w:rPr>
            </w:pPr>
            <w:ins w:id="1205"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ins w:id="1206" w:author="Jade Raposa" w:date="2024-10-17T00:45:00Z"/>
                <w:rFonts w:ascii="Georgia" w:eastAsia="Times New Roman" w:hAnsi="Georgia" w:cs="Arial"/>
              </w:rPr>
            </w:pPr>
            <w:ins w:id="120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ins w:id="1208" w:author="Jade Raposa" w:date="2024-10-17T00:45:00Z"/>
                <w:rFonts w:ascii="Georgia" w:eastAsia="Times New Roman" w:hAnsi="Georgia" w:cs="Arial"/>
              </w:rPr>
            </w:pPr>
            <w:ins w:id="120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ins w:id="1210" w:author="Jade Raposa" w:date="2024-10-17T00:45:00Z"/>
                <w:rFonts w:ascii="Georgia" w:eastAsia="Times New Roman" w:hAnsi="Georgia" w:cs="Arial"/>
              </w:rPr>
            </w:pPr>
            <w:ins w:id="1211"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ins w:id="1212" w:author="Jade Raposa" w:date="2024-10-17T00:45:00Z"/>
                <w:rFonts w:ascii="Georgia" w:eastAsia="Times New Roman" w:hAnsi="Georgia" w:cs="Arial"/>
              </w:rPr>
            </w:pPr>
            <w:ins w:id="1213"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ins w:id="1214" w:author="Jade Raposa" w:date="2024-10-17T00:45:00Z"/>
                <w:rFonts w:ascii="Georgia" w:eastAsia="Times New Roman" w:hAnsi="Georgia" w:cs="Arial"/>
                <w:b/>
                <w:bCs/>
              </w:rPr>
            </w:pPr>
            <w:ins w:id="1215"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ins w:id="1216" w:author="Jade Raposa" w:date="2024-10-17T00:45:00Z"/>
                <w:rFonts w:ascii="Georgia" w:eastAsia="Times New Roman" w:hAnsi="Georgia" w:cs="Arial"/>
              </w:rPr>
            </w:pPr>
            <w:ins w:id="1217"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ins w:id="1218" w:author="Jade Raposa"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ins w:id="1219" w:author="Jade Raposa" w:date="2024-10-17T00:45:00Z"/>
                <w:rFonts w:ascii="Georgia" w:eastAsia="Times New Roman" w:hAnsi="Georgia" w:cs="Arial"/>
                <w:b/>
                <w:bCs/>
              </w:rPr>
            </w:pPr>
            <w:ins w:id="1220"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ins w:id="1221" w:author="Jade Raposa" w:date="2024-10-17T00:45:00Z"/>
                <w:rFonts w:ascii="Georgia" w:eastAsia="Times New Roman" w:hAnsi="Georgia" w:cs="Arial"/>
                <w:b/>
                <w:bCs/>
              </w:rPr>
            </w:pPr>
            <w:ins w:id="1222"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ins w:id="1223" w:author="Jade Raposa" w:date="2024-10-17T00:45:00Z"/>
                <w:rFonts w:ascii="Georgia" w:eastAsia="Times New Roman" w:hAnsi="Georgia" w:cs="Arial"/>
                <w:b/>
                <w:bCs/>
              </w:rPr>
            </w:pPr>
            <w:ins w:id="1224"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ins w:id="1225" w:author="Jade Raposa" w:date="2024-10-17T00:45:00Z"/>
                <w:rFonts w:ascii="Georgia" w:eastAsia="Times New Roman" w:hAnsi="Georgia" w:cs="Arial"/>
              </w:rPr>
            </w:pPr>
            <w:ins w:id="1226"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ins w:id="1227"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ins w:id="1228" w:author="Jade Raposa" w:date="2024-10-17T00:45:00Z"/>
                <w:rFonts w:ascii="Georgia" w:eastAsia="Times New Roman" w:hAnsi="Georgia" w:cs="Arial"/>
                <w:i/>
                <w:iCs/>
              </w:rPr>
            </w:pPr>
            <w:ins w:id="1229"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ins w:id="1230" w:author="Jade Raposa" w:date="2024-10-17T00:45:00Z"/>
                <w:rFonts w:ascii="Georgia" w:eastAsia="Times New Roman" w:hAnsi="Georgia" w:cs="Arial"/>
              </w:rPr>
            </w:pPr>
            <w:ins w:id="123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ins w:id="1232" w:author="Jade Raposa" w:date="2024-10-17T00:45:00Z"/>
                <w:rFonts w:ascii="Georgia" w:eastAsia="Times New Roman" w:hAnsi="Georgia" w:cs="Arial"/>
              </w:rPr>
            </w:pPr>
            <w:ins w:id="1233"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ins w:id="1234" w:author="Jade Raposa" w:date="2024-10-17T00:45:00Z"/>
                <w:rFonts w:ascii="Georgia" w:eastAsia="Times New Roman" w:hAnsi="Georgia" w:cs="Arial"/>
              </w:rPr>
            </w:pPr>
            <w:ins w:id="1235"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ins w:id="1236" w:author="Jade Raposa" w:date="2024-10-17T00:45:00Z"/>
                <w:rFonts w:ascii="Georgia" w:eastAsia="Times New Roman" w:hAnsi="Georgia" w:cs="Arial"/>
              </w:rPr>
            </w:pPr>
            <w:ins w:id="123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ins w:id="1238" w:author="Jade Raposa" w:date="2024-10-17T00:45:00Z"/>
                <w:rFonts w:ascii="Georgia" w:eastAsia="Times New Roman" w:hAnsi="Georgia" w:cs="Arial"/>
              </w:rPr>
            </w:pPr>
            <w:ins w:id="123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ins w:id="1240" w:author="Jade Raposa" w:date="2024-10-17T00:45:00Z"/>
                <w:rFonts w:ascii="Georgia" w:eastAsia="Times New Roman" w:hAnsi="Georgia" w:cs="Arial"/>
              </w:rPr>
            </w:pPr>
            <w:ins w:id="1241"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ins w:id="1242" w:author="Jade Raposa" w:date="2024-10-17T00:45:00Z"/>
                <w:rFonts w:ascii="Georgia" w:eastAsia="Times New Roman" w:hAnsi="Georgia" w:cs="Arial"/>
                <w:b/>
                <w:bCs/>
              </w:rPr>
            </w:pPr>
            <w:ins w:id="1243"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ins w:id="1244" w:author="Jade Raposa" w:date="2024-10-17T00:45:00Z"/>
                <w:rFonts w:ascii="Georgia" w:eastAsia="Times New Roman" w:hAnsi="Georgia" w:cs="Arial"/>
              </w:rPr>
            </w:pPr>
            <w:ins w:id="1245"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ins w:id="1246"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ins w:id="1247" w:author="Jade Raposa" w:date="2024-10-17T00:45:00Z"/>
                <w:rFonts w:ascii="Georgia" w:eastAsia="Times New Roman" w:hAnsi="Georgia" w:cs="Arial"/>
                <w:i/>
                <w:iCs/>
              </w:rPr>
            </w:pPr>
            <w:ins w:id="1248"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ins w:id="1249" w:author="Jade Raposa" w:date="2024-10-17T00:45:00Z"/>
                <w:rFonts w:ascii="Georgia" w:eastAsia="Times New Roman" w:hAnsi="Georgia" w:cs="Arial"/>
              </w:rPr>
            </w:pPr>
            <w:ins w:id="1250"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ins w:id="1251" w:author="Jade Raposa" w:date="2024-10-17T00:45:00Z"/>
                <w:rFonts w:ascii="Georgia" w:eastAsia="Times New Roman" w:hAnsi="Georgia" w:cs="Arial"/>
              </w:rPr>
            </w:pPr>
            <w:ins w:id="1252"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ins w:id="1253" w:author="Jade Raposa" w:date="2024-10-17T00:45:00Z"/>
                <w:rFonts w:ascii="Georgia" w:eastAsia="Times New Roman" w:hAnsi="Georgia" w:cs="Arial"/>
              </w:rPr>
            </w:pPr>
            <w:ins w:id="125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ins w:id="1255" w:author="Jade Raposa" w:date="2024-10-17T00:45:00Z"/>
                <w:rFonts w:ascii="Georgia" w:eastAsia="Times New Roman" w:hAnsi="Georgia" w:cs="Arial"/>
              </w:rPr>
            </w:pPr>
            <w:ins w:id="125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ins w:id="1257" w:author="Jade Raposa" w:date="2024-10-17T00:45:00Z"/>
                <w:rFonts w:ascii="Georgia" w:eastAsia="Times New Roman" w:hAnsi="Georgia" w:cs="Arial"/>
              </w:rPr>
            </w:pPr>
            <w:ins w:id="125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ins w:id="1259" w:author="Jade Raposa" w:date="2024-10-17T00:45:00Z"/>
                <w:rFonts w:ascii="Georgia" w:eastAsia="Times New Roman" w:hAnsi="Georgia" w:cs="Arial"/>
              </w:rPr>
            </w:pPr>
            <w:ins w:id="1260"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ins w:id="1261" w:author="Jade Raposa" w:date="2024-10-17T00:45:00Z"/>
                <w:rFonts w:ascii="Georgia" w:eastAsia="Times New Roman" w:hAnsi="Georgia" w:cs="Arial"/>
                <w:b/>
                <w:bCs/>
              </w:rPr>
            </w:pPr>
            <w:ins w:id="1262"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ins w:id="1263" w:author="Jade Raposa" w:date="2024-10-17T00:45:00Z"/>
                <w:rFonts w:ascii="Georgia" w:eastAsia="Times New Roman" w:hAnsi="Georgia" w:cs="Arial"/>
              </w:rPr>
            </w:pPr>
            <w:ins w:id="1264"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265" w:author="Jade Raposa" w:date="2024-10-17T00:45:00Z"/>
                <w:rFonts w:ascii="Georgia" w:eastAsia="Times New Roman" w:hAnsi="Georgia" w:cs="Arial"/>
                <w:b/>
                <w:bCs/>
              </w:rPr>
            </w:pPr>
          </w:p>
          <w:p w14:paraId="0F2CA624" w14:textId="77777777" w:rsidR="00A272BF" w:rsidRDefault="00A272BF" w:rsidP="00A272BF">
            <w:pPr>
              <w:rPr>
                <w:ins w:id="1266" w:author="Jade Raposa"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ins w:id="1267" w:author="Jade Raposa" w:date="2024-10-17T00:45:00Z"/>
                <w:rFonts w:ascii="Georgia" w:eastAsia="Times New Roman" w:hAnsi="Georgia" w:cs="Arial"/>
                <w:b/>
                <w:bCs/>
              </w:rPr>
            </w:pPr>
            <w:ins w:id="1268"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ins w:id="1269" w:author="Jade Raposa" w:date="2024-10-17T00:45:00Z"/>
                <w:rFonts w:ascii="Georgia" w:eastAsia="Times New Roman" w:hAnsi="Georgia" w:cs="Arial"/>
                <w:b/>
                <w:bCs/>
              </w:rPr>
            </w:pPr>
            <w:ins w:id="1270"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ins w:id="1271" w:author="Jade Raposa" w:date="2024-10-17T00:45:00Z"/>
                <w:rFonts w:ascii="Georgia" w:eastAsia="Times New Roman" w:hAnsi="Georgia" w:cs="Arial"/>
                <w:b/>
                <w:bCs/>
              </w:rPr>
            </w:pPr>
            <w:ins w:id="1272"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273" w:author="Jade Raposa" w:date="2024-10-17T00:38:00Z"/>
          <w:rFonts w:ascii="Georgia" w:eastAsia="Times New Roman" w:hAnsi="Georgia" w:cs="Arial"/>
          <w:b/>
          <w:bCs/>
        </w:rPr>
        <w:sectPr w:rsidR="008F456D">
          <w:headerReference w:type="default" r:id="rId106"/>
          <w:headerReference w:type="first" r:id="rId10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289" w:author="Jade Raposa" w:date="2024-10-17T00:43:00Z"/>
          <w:rFonts w:ascii="Georgia" w:eastAsia="Georgia" w:hAnsi="Georgia" w:cs="Georgia"/>
          <w:b/>
          <w:bCs/>
          <w:lang w:val="en-US"/>
        </w:rPr>
        <w:sectPr w:rsidR="008F456D">
          <w:headerReference w:type="default" r:id="rId108"/>
          <w:headerReference w:type="first" r:id="rId10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310"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311"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312"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313"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0"/>
          <w:headerReference w:type="first" r:id="rId11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326"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327"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328" w:author="Jade Raposa" w:date="2024-10-15T02:18:00Z">
            <w:rPr>
              <w:b/>
              <w:bCs/>
            </w:rPr>
          </w:rPrChange>
        </w:rPr>
        <w:pPrChange w:id="1329" w:author="Jade Raposa" w:date="2024-10-15T02:46:00Z">
          <w:pPr>
            <w:ind w:left="720"/>
          </w:pPr>
        </w:pPrChange>
      </w:pPr>
      <w:bookmarkStart w:id="1330" w:name="_Hlk179778553"/>
      <w:r>
        <w:rPr>
          <w:rFonts w:ascii="Georgia" w:hAnsi="Georgia"/>
          <w:b/>
          <w:bCs/>
          <w:rPrChange w:id="1331"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332" w:author="Jade Raposa" w:date="2024-10-15T02:18:00Z">
            <w:rPr>
              <w:b/>
              <w:bCs/>
            </w:rPr>
          </w:rPrChange>
        </w:rPr>
        <w:pPrChange w:id="1333" w:author="Jade Raposa" w:date="2024-10-15T02:46:00Z">
          <w:pPr>
            <w:pStyle w:val="ListParagraph"/>
            <w:numPr>
              <w:numId w:val="16"/>
            </w:numPr>
            <w:ind w:left="2160" w:hanging="360"/>
          </w:pPr>
        </w:pPrChange>
      </w:pPr>
      <w:r>
        <w:rPr>
          <w:rFonts w:ascii="Georgia" w:hAnsi="Georgia"/>
          <w:rPrChange w:id="1334" w:author="Jade Raposa" w:date="2024-10-15T02:18:00Z">
            <w:rPr/>
          </w:rPrChange>
        </w:rPr>
        <w:t xml:space="preserve">Select your role, the option is </w:t>
      </w:r>
      <w:r>
        <w:rPr>
          <w:rFonts w:ascii="Georgia" w:hAnsi="Georgia"/>
          <w:b/>
          <w:bCs/>
          <w:rPrChange w:id="1335"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336" w:author="Jade Raposa" w:date="2024-10-15T02:18:00Z">
            <w:rPr>
              <w:b/>
              <w:bCs/>
            </w:rPr>
          </w:rPrChange>
        </w:rPr>
        <w:pPrChange w:id="1337" w:author="Jade Raposa" w:date="2024-10-15T02:46:00Z">
          <w:pPr>
            <w:ind w:left="720"/>
          </w:pPr>
        </w:pPrChange>
      </w:pPr>
      <w:r>
        <w:rPr>
          <w:rFonts w:ascii="Georgia" w:hAnsi="Georgia"/>
          <w:b/>
          <w:bCs/>
          <w:noProof/>
          <w:rPrChange w:id="1338"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339" w:author="Jade Raposa" w:date="2024-10-15T02:18:00Z">
            <w:rPr>
              <w:b/>
              <w:bCs/>
            </w:rPr>
          </w:rPrChange>
        </w:rPr>
        <w:pPrChange w:id="1340"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341" w:author="Jade Raposa" w:date="2024-10-15T02:18:00Z">
            <w:rPr>
              <w:b/>
              <w:bCs/>
            </w:rPr>
          </w:rPrChange>
        </w:rPr>
        <w:pPrChange w:id="1342"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343" w:author="Jade Raposa" w:date="2024-10-15T02:18:00Z">
            <w:rPr>
              <w:b/>
              <w:bCs/>
            </w:rPr>
          </w:rPrChange>
        </w:rPr>
        <w:pPrChange w:id="1344"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345" w:author="Jade Raposa" w:date="2024-10-15T02:18:00Z">
            <w:rPr>
              <w:b/>
              <w:bCs/>
            </w:rPr>
          </w:rPrChange>
        </w:rPr>
        <w:pPrChange w:id="1346"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347" w:author="Jade Raposa" w:date="2024-10-15T02:18:00Z">
            <w:rPr>
              <w:b/>
              <w:bCs/>
            </w:rPr>
          </w:rPrChange>
        </w:rPr>
        <w:pPrChange w:id="1348" w:author="Jade Raposa" w:date="2024-10-15T02:46:00Z">
          <w:pPr>
            <w:ind w:left="720"/>
          </w:pPr>
        </w:pPrChange>
      </w:pPr>
      <w:r>
        <w:rPr>
          <w:rFonts w:ascii="Georgia" w:hAnsi="Georgia"/>
          <w:b/>
          <w:bCs/>
          <w:noProof/>
          <w:rPrChange w:id="1349"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5CF59D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350" w:author="Jade Raposa" w:date="2024-10-15T02:18:00Z">
            <w:rPr>
              <w:b/>
              <w:bCs/>
            </w:rPr>
          </w:rPrChange>
        </w:rPr>
        <w:pPrChange w:id="1351" w:author="Jade Raposa" w:date="2024-10-15T02:46:00Z">
          <w:pPr>
            <w:ind w:left="720"/>
          </w:pPr>
        </w:pPrChange>
      </w:pPr>
    </w:p>
    <w:p w14:paraId="5CEDA771" w14:textId="77777777" w:rsidR="008F456D" w:rsidRPr="008F456D" w:rsidRDefault="008F456D">
      <w:pPr>
        <w:spacing w:line="360" w:lineRule="auto"/>
        <w:ind w:left="1620" w:hanging="450"/>
        <w:rPr>
          <w:del w:id="1352" w:author="Jade Raposa" w:date="2024-10-15T02:47:00Z"/>
          <w:rFonts w:ascii="Georgia" w:hAnsi="Georgia"/>
          <w:b/>
          <w:bCs/>
          <w:rPrChange w:id="1353" w:author="Jade Raposa" w:date="2024-10-15T02:18:00Z">
            <w:rPr>
              <w:del w:id="1354" w:author="Jade Raposa" w:date="2024-10-15T02:47:00Z"/>
              <w:b/>
              <w:bCs/>
            </w:rPr>
          </w:rPrChange>
        </w:rPr>
        <w:pPrChange w:id="1355" w:author="Jade Raposa" w:date="2024-10-15T02:46:00Z">
          <w:pPr>
            <w:ind w:left="720"/>
          </w:pPr>
        </w:pPrChange>
      </w:pPr>
    </w:p>
    <w:p w14:paraId="243D70E5" w14:textId="77777777" w:rsidR="008F456D" w:rsidRPr="008F456D" w:rsidRDefault="008F456D">
      <w:pPr>
        <w:spacing w:line="360" w:lineRule="auto"/>
        <w:rPr>
          <w:rFonts w:ascii="Georgia" w:hAnsi="Georgia"/>
          <w:b/>
          <w:bCs/>
          <w:rPrChange w:id="1356" w:author="Jade Raposa" w:date="2024-10-15T02:18:00Z">
            <w:rPr>
              <w:b/>
              <w:bCs/>
            </w:rPr>
          </w:rPrChange>
        </w:rPr>
        <w:pPrChange w:id="1357"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358" w:author="Jade Raposa" w:date="2024-10-15T02:18:00Z">
            <w:rPr/>
          </w:rPrChange>
        </w:rPr>
        <w:pPrChange w:id="1359" w:author="Jade Raposa" w:date="2024-10-15T02:46:00Z">
          <w:pPr>
            <w:pStyle w:val="ListParagraph"/>
            <w:numPr>
              <w:numId w:val="16"/>
            </w:numPr>
            <w:ind w:left="2160" w:hanging="360"/>
          </w:pPr>
        </w:pPrChange>
      </w:pPr>
      <w:r>
        <w:rPr>
          <w:rFonts w:ascii="Georgia" w:hAnsi="Georgia"/>
          <w:rPrChange w:id="1360" w:author="Jade Raposa" w:date="2024-10-15T02:18:00Z">
            <w:rPr/>
          </w:rPrChange>
        </w:rPr>
        <w:t xml:space="preserve">Tap </w:t>
      </w:r>
      <w:r>
        <w:rPr>
          <w:rFonts w:ascii="Georgia" w:hAnsi="Georgia"/>
          <w:b/>
          <w:bCs/>
          <w:rPrChange w:id="1361" w:author="Jade Raposa" w:date="2024-10-15T02:18:00Z">
            <w:rPr>
              <w:b/>
              <w:bCs/>
            </w:rPr>
          </w:rPrChange>
        </w:rPr>
        <w:t>“SIGN UP”</w:t>
      </w:r>
      <w:r>
        <w:rPr>
          <w:rFonts w:ascii="Georgia" w:hAnsi="Georgia"/>
          <w:rPrChange w:id="1362" w:author="Jade Raposa" w:date="2024-10-15T02:18:00Z">
            <w:rPr/>
          </w:rPrChange>
        </w:rPr>
        <w:t xml:space="preserve"> to create an account. Make sure to use your </w:t>
      </w:r>
      <w:r>
        <w:rPr>
          <w:rFonts w:ascii="Georgia" w:hAnsi="Georgia"/>
          <w:b/>
          <w:bCs/>
          <w:rPrChange w:id="1363" w:author="Jade Raposa" w:date="2024-10-15T02:18:00Z">
            <w:rPr>
              <w:b/>
              <w:bCs/>
            </w:rPr>
          </w:rPrChange>
        </w:rPr>
        <w:t>“@dwc-legazpi.edu”</w:t>
      </w:r>
      <w:r>
        <w:rPr>
          <w:rFonts w:ascii="Georgia" w:hAnsi="Georgia"/>
          <w:rPrChange w:id="1364"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365" w:author="Jade Raposa" w:date="2024-10-15T02:18:00Z">
            <w:rPr/>
          </w:rPrChange>
        </w:rPr>
        <w:pPrChange w:id="1366" w:author="Jade Raposa" w:date="2024-10-15T02:46:00Z">
          <w:pPr>
            <w:ind w:left="720"/>
          </w:pPr>
        </w:pPrChange>
      </w:pPr>
      <w:r>
        <w:rPr>
          <w:rFonts w:ascii="Georgia" w:hAnsi="Georgia"/>
          <w:b/>
          <w:bCs/>
          <w:noProof/>
          <w:rPrChange w:id="1367"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368" w:author="Jade Raposa" w:date="2024-10-15T02:18:00Z">
            <w:rPr/>
          </w:rPrChange>
        </w:rPr>
        <w:pPrChange w:id="1369"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370" w:author="Jade Raposa" w:date="2024-10-15T02:18:00Z">
            <w:rPr/>
          </w:rPrChange>
        </w:rPr>
        <w:pPrChange w:id="1371"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372" w:author="Jade Raposa" w:date="2024-10-15T02:18:00Z">
            <w:rPr/>
          </w:rPrChange>
        </w:rPr>
        <w:pPrChange w:id="1373"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374" w:author="Jade Raposa" w:date="2024-10-15T02:18:00Z">
            <w:rPr/>
          </w:rPrChange>
        </w:rPr>
        <w:pPrChange w:id="1375" w:author="Jade Raposa" w:date="2024-10-15T02:46:00Z">
          <w:pPr>
            <w:ind w:left="720"/>
          </w:pPr>
        </w:pPrChange>
      </w:pPr>
      <w:r>
        <w:rPr>
          <w:rFonts w:ascii="Georgia" w:hAnsi="Georgia"/>
          <w:b/>
          <w:bCs/>
          <w:noProof/>
          <w:rPrChange w:id="1376"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6F4DD9"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377" w:author="Jade Raposa" w:date="2024-10-17T00:49:00Z"/>
          <w:rFonts w:ascii="Georgia" w:hAnsi="Georgia"/>
        </w:rPr>
      </w:pPr>
    </w:p>
    <w:p w14:paraId="6C2D0B8D" w14:textId="77777777" w:rsidR="008F456D" w:rsidRDefault="008F456D">
      <w:pPr>
        <w:spacing w:line="360" w:lineRule="auto"/>
        <w:ind w:left="1620" w:hanging="450"/>
        <w:rPr>
          <w:ins w:id="1378" w:author="Jade Raposa" w:date="2024-10-17T00:51:00Z"/>
          <w:rFonts w:ascii="Georgia" w:hAnsi="Georgia"/>
        </w:rPr>
      </w:pPr>
    </w:p>
    <w:p w14:paraId="365AC7B0" w14:textId="77777777" w:rsidR="008F456D" w:rsidRDefault="008F456D">
      <w:pPr>
        <w:spacing w:line="360" w:lineRule="auto"/>
        <w:ind w:left="1620" w:hanging="450"/>
        <w:rPr>
          <w:ins w:id="1379" w:author="Jade Raposa" w:date="2024-10-17T00:51:00Z"/>
          <w:rFonts w:ascii="Georgia" w:hAnsi="Georgia"/>
        </w:rPr>
      </w:pPr>
    </w:p>
    <w:p w14:paraId="5A975658" w14:textId="77777777" w:rsidR="008F456D" w:rsidRPr="008F456D" w:rsidRDefault="008F456D">
      <w:pPr>
        <w:spacing w:line="360" w:lineRule="auto"/>
        <w:ind w:left="1620" w:hanging="450"/>
        <w:rPr>
          <w:ins w:id="1380" w:author="Jade Raposa" w:date="2024-10-17T00:51:00Z"/>
          <w:rFonts w:ascii="Georgia" w:hAnsi="Georgia"/>
          <w:rPrChange w:id="1381" w:author="Jade Raposa" w:date="2024-10-15T02:18:00Z">
            <w:rPr>
              <w:ins w:id="1382" w:author="Jade Raposa" w:date="2024-10-17T00:51:00Z"/>
            </w:rPr>
          </w:rPrChange>
        </w:rPr>
        <w:pPrChange w:id="1383" w:author="Jade Raposa" w:date="2024-10-15T02:46:00Z">
          <w:pPr>
            <w:ind w:left="720"/>
          </w:pPr>
        </w:pPrChange>
      </w:pPr>
    </w:p>
    <w:p w14:paraId="6C17B47E" w14:textId="77777777" w:rsidR="008F456D" w:rsidRDefault="008F456D">
      <w:pPr>
        <w:spacing w:line="360" w:lineRule="auto"/>
        <w:rPr>
          <w:ins w:id="1384" w:author="Jade Raposa" w:date="2024-10-17T00:48:00Z"/>
          <w:rFonts w:ascii="Georgia" w:hAnsi="Georgia"/>
        </w:rPr>
        <w:sectPr w:rsidR="008F456D">
          <w:headerReference w:type="default" r:id="rId114"/>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395" w:author="Jade Raposa" w:date="2024-10-15T02:47:00Z"/>
          <w:rFonts w:ascii="Georgia" w:hAnsi="Georgia"/>
          <w:rPrChange w:id="1396" w:author="Jade Raposa" w:date="2024-10-15T02:18:00Z">
            <w:rPr>
              <w:del w:id="1397" w:author="Jade Raposa" w:date="2024-10-15T02:47:00Z"/>
            </w:rPr>
          </w:rPrChange>
        </w:rPr>
        <w:pPrChange w:id="1398" w:author="Jade Raposa" w:date="2024-10-17T00:47:00Z">
          <w:pPr>
            <w:ind w:left="720"/>
          </w:pPr>
        </w:pPrChange>
      </w:pPr>
    </w:p>
    <w:p w14:paraId="6C6357FC" w14:textId="77777777" w:rsidR="008F456D" w:rsidRPr="008F456D" w:rsidRDefault="008F456D">
      <w:pPr>
        <w:spacing w:line="360" w:lineRule="auto"/>
        <w:rPr>
          <w:rFonts w:ascii="Georgia" w:hAnsi="Georgia"/>
          <w:rPrChange w:id="1399" w:author="Jade Raposa" w:date="2024-10-15T02:18:00Z">
            <w:rPr/>
          </w:rPrChange>
        </w:rPr>
        <w:pPrChange w:id="1400" w:author="Jade Raposa" w:date="2024-10-15T02:47:00Z">
          <w:pPr>
            <w:ind w:left="720"/>
          </w:pPr>
        </w:pPrChange>
      </w:pPr>
    </w:p>
    <w:p w14:paraId="432E18FB" w14:textId="77777777" w:rsidR="00000000" w:rsidRDefault="002B278F">
      <w:pPr>
        <w:pStyle w:val="ListParagraph"/>
        <w:numPr>
          <w:ilvl w:val="0"/>
          <w:numId w:val="16"/>
        </w:numPr>
        <w:spacing w:line="360" w:lineRule="auto"/>
        <w:ind w:left="1620" w:hanging="450"/>
        <w:rPr>
          <w:del w:id="1401" w:author="Jade Raposa" w:date="2024-10-15T02:47:00Z"/>
          <w:rFonts w:ascii="Georgia" w:hAnsi="Georgia"/>
          <w:b/>
          <w:bCs/>
          <w:rPrChange w:id="1402" w:author="Jade Raposa" w:date="2024-10-15T02:47:00Z">
            <w:rPr>
              <w:del w:id="1403" w:author="Jade Raposa" w:date="2024-10-15T02:47:00Z"/>
              <w:b/>
              <w:bCs/>
            </w:rPr>
          </w:rPrChange>
        </w:rPr>
        <w:sectPr w:rsidR="00000000">
          <w:pgSz w:w="12240" w:h="15840"/>
          <w:pgMar w:top="1440" w:right="1440" w:bottom="1440" w:left="1440" w:header="708" w:footer="708" w:gutter="0"/>
          <w:pgNumType w:start="1"/>
          <w:cols w:space="708"/>
          <w:titlePg/>
          <w:docGrid w:linePitch="360"/>
        </w:sectPr>
        <w:pPrChange w:id="1404" w:author="Jade Raposa" w:date="2024-10-15T02:46:00Z">
          <w:pPr>
            <w:pStyle w:val="ListParagraph"/>
            <w:numPr>
              <w:numId w:val="16"/>
            </w:numPr>
            <w:ind w:left="2160" w:hanging="360"/>
          </w:pPr>
        </w:pPrChange>
      </w:pPr>
      <w:r>
        <w:rPr>
          <w:rFonts w:ascii="Georgia" w:hAnsi="Georgia"/>
          <w:rPrChange w:id="1405" w:author="Jade Raposa" w:date="2024-10-15T02:47:00Z">
            <w:rPr/>
          </w:rPrChange>
        </w:rPr>
        <w:t xml:space="preserve">Enter your </w:t>
      </w:r>
      <w:r>
        <w:rPr>
          <w:rFonts w:ascii="Georgia" w:hAnsi="Georgia"/>
          <w:b/>
          <w:bCs/>
          <w:rPrChange w:id="1406" w:author="Jade Raposa" w:date="2024-10-15T02:47:00Z">
            <w:rPr>
              <w:b/>
              <w:bCs/>
            </w:rPr>
          </w:rPrChange>
        </w:rPr>
        <w:t>“EMAIL”</w:t>
      </w:r>
      <w:r>
        <w:rPr>
          <w:rFonts w:ascii="Georgia" w:hAnsi="Georgia"/>
          <w:rPrChange w:id="1407" w:author="Jade Raposa" w:date="2024-10-15T02:47:00Z">
            <w:rPr/>
          </w:rPrChange>
        </w:rPr>
        <w:t xml:space="preserve"> using the school account, and set your </w:t>
      </w:r>
      <w:r>
        <w:rPr>
          <w:rFonts w:ascii="Georgia" w:hAnsi="Georgia"/>
          <w:b/>
          <w:bCs/>
          <w:rPrChange w:id="1408" w:author="Jade Raposa" w:date="2024-10-15T02:47:00Z">
            <w:rPr>
              <w:b/>
              <w:bCs/>
            </w:rPr>
          </w:rPrChange>
        </w:rPr>
        <w:t>“PASSWORD”.</w:t>
      </w:r>
      <w:r>
        <w:rPr>
          <w:rFonts w:ascii="Georgia" w:hAnsi="Georgia"/>
          <w:rPrChange w:id="1409" w:author="Jade Raposa" w:date="2024-10-15T02:47:00Z">
            <w:rPr/>
          </w:rPrChange>
        </w:rPr>
        <w:t xml:space="preserve"> Press </w:t>
      </w:r>
      <w:r>
        <w:rPr>
          <w:rFonts w:ascii="Georgia" w:hAnsi="Georgia"/>
          <w:b/>
          <w:bCs/>
          <w:rPrChange w:id="1410" w:author="Jade Raposa" w:date="2024-10-15T02:47:00Z">
            <w:rPr>
              <w:b/>
              <w:bCs/>
            </w:rPr>
          </w:rPrChange>
        </w:rPr>
        <w:t>“Next.”</w:t>
      </w:r>
      <w:ins w:id="1411"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412" w:author="Jade Raposa" w:date="2024-10-15T02:47:00Z"/>
          <w:rFonts w:ascii="Georgia" w:hAnsi="Georgia"/>
          <w:b/>
          <w:bCs/>
          <w:rPrChange w:id="1413" w:author="Jade Raposa" w:date="2024-10-15T02:18:00Z">
            <w:rPr>
              <w:del w:id="1414" w:author="Jade Raposa" w:date="2024-10-15T02:47:00Z"/>
              <w:b/>
              <w:bCs/>
            </w:rPr>
          </w:rPrChange>
        </w:rPr>
        <w:pPrChange w:id="1415"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416" w:author="Jade Raposa" w:date="2024-10-15T02:18:00Z">
            <w:rPr/>
          </w:rPrChange>
        </w:rPr>
        <w:pPrChange w:id="1417"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418" w:author="Jade Raposa" w:date="2024-10-15T02:18:00Z">
            <w:rPr/>
          </w:rPrChange>
        </w:rPr>
        <w:pPrChange w:id="1419" w:author="Jade Raposa" w:date="2024-10-15T02:46:00Z">
          <w:pPr>
            <w:ind w:left="720"/>
          </w:pPr>
        </w:pPrChange>
      </w:pPr>
      <w:r>
        <w:rPr>
          <w:rFonts w:ascii="Georgia" w:hAnsi="Georgia"/>
          <w:noProof/>
          <w:rPrChange w:id="1420"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421" w:author="Jade Raposa" w:date="2024-10-15T02:18:00Z">
            <w:rPr/>
          </w:rPrChange>
        </w:rPr>
        <w:pPrChange w:id="1422"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423" w:author="Jade Raposa" w:date="2024-10-15T02:18:00Z">
            <w:rPr/>
          </w:rPrChange>
        </w:rPr>
        <w:pPrChange w:id="1424"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425" w:author="Jade Raposa" w:date="2024-10-15T02:18:00Z">
            <w:rPr/>
          </w:rPrChange>
        </w:rPr>
        <w:pPrChange w:id="1426"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427" w:author="Jade Raposa" w:date="2024-10-15T02:18:00Z">
            <w:rPr/>
          </w:rPrChange>
        </w:rPr>
        <w:pPrChange w:id="1428" w:author="Jade Raposa" w:date="2024-10-15T02:46:00Z">
          <w:pPr>
            <w:ind w:left="720"/>
          </w:pPr>
        </w:pPrChange>
      </w:pPr>
    </w:p>
    <w:p w14:paraId="30865D5C" w14:textId="77777777" w:rsidR="008F456D" w:rsidRDefault="008F456D">
      <w:pPr>
        <w:spacing w:line="360" w:lineRule="auto"/>
        <w:rPr>
          <w:del w:id="1429" w:author="Jade Raposa" w:date="2024-10-17T00:49:00Z"/>
          <w:rFonts w:ascii="Georgia" w:hAnsi="Georgia"/>
        </w:rPr>
      </w:pPr>
    </w:p>
    <w:p w14:paraId="7AE8D66F" w14:textId="77777777" w:rsidR="008F456D" w:rsidRPr="008F456D" w:rsidRDefault="008F456D">
      <w:pPr>
        <w:spacing w:line="360" w:lineRule="auto"/>
        <w:ind w:left="1620" w:hanging="450"/>
        <w:rPr>
          <w:ins w:id="1430" w:author="Jade Raposa" w:date="2024-10-17T00:49:00Z"/>
          <w:rFonts w:ascii="Georgia" w:hAnsi="Georgia"/>
          <w:rPrChange w:id="1431" w:author="Jade Raposa" w:date="2024-10-15T02:18:00Z">
            <w:rPr>
              <w:ins w:id="1432" w:author="Jade Raposa" w:date="2024-10-17T00:49:00Z"/>
            </w:rPr>
          </w:rPrChange>
        </w:rPr>
        <w:pPrChange w:id="1433" w:author="Jade Raposa" w:date="2024-10-15T02:46:00Z">
          <w:pPr>
            <w:ind w:left="720"/>
          </w:pPr>
        </w:pPrChange>
      </w:pPr>
    </w:p>
    <w:p w14:paraId="38654123" w14:textId="77777777" w:rsidR="008F456D" w:rsidRPr="008F456D" w:rsidRDefault="008F456D">
      <w:pPr>
        <w:spacing w:line="360" w:lineRule="auto"/>
        <w:rPr>
          <w:rFonts w:ascii="Georgia" w:hAnsi="Georgia"/>
          <w:rPrChange w:id="1434" w:author="Jade Raposa" w:date="2024-10-15T02:18:00Z">
            <w:rPr/>
          </w:rPrChange>
        </w:rPr>
        <w:pPrChange w:id="1435"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436" w:author="Jade Raposa" w:date="2024-10-15T02:19:00Z">
            <w:rPr>
              <w:b/>
              <w:bCs/>
            </w:rPr>
          </w:rPrChange>
        </w:rPr>
        <w:pPrChange w:id="1437" w:author="Jade Raposa" w:date="2024-10-15T02:46:00Z">
          <w:pPr>
            <w:pStyle w:val="ListParagraph"/>
            <w:numPr>
              <w:numId w:val="16"/>
            </w:numPr>
            <w:ind w:left="2160" w:hanging="360"/>
          </w:pPr>
        </w:pPrChange>
      </w:pPr>
      <w:r>
        <w:rPr>
          <w:rFonts w:ascii="Georgia" w:hAnsi="Georgia"/>
          <w:rPrChange w:id="1438" w:author="Jade Raposa" w:date="2024-10-15T02:19:00Z">
            <w:rPr/>
          </w:rPrChange>
        </w:rPr>
        <w:t xml:space="preserve">You will enter your </w:t>
      </w:r>
      <w:r>
        <w:rPr>
          <w:rFonts w:ascii="Georgia" w:hAnsi="Georgia"/>
          <w:b/>
          <w:bCs/>
          <w:rPrChange w:id="1439" w:author="Jade Raposa" w:date="2024-10-15T02:19:00Z">
            <w:rPr>
              <w:b/>
              <w:bCs/>
            </w:rPr>
          </w:rPrChange>
        </w:rPr>
        <w:t>“FIRST NAME”,</w:t>
      </w:r>
      <w:r>
        <w:rPr>
          <w:rFonts w:ascii="Georgia" w:hAnsi="Georgia"/>
          <w:rPrChange w:id="1440" w:author="Jade Raposa" w:date="2024-10-15T02:19:00Z">
            <w:rPr/>
          </w:rPrChange>
        </w:rPr>
        <w:t xml:space="preserve"> </w:t>
      </w:r>
      <w:r>
        <w:rPr>
          <w:rFonts w:ascii="Georgia" w:hAnsi="Georgia"/>
          <w:b/>
          <w:bCs/>
          <w:rPrChange w:id="1441" w:author="Jade Raposa" w:date="2024-10-15T02:19:00Z">
            <w:rPr>
              <w:b/>
              <w:bCs/>
            </w:rPr>
          </w:rPrChange>
        </w:rPr>
        <w:t>“LAST NAME”, “GENDER”,</w:t>
      </w:r>
      <w:r>
        <w:rPr>
          <w:rFonts w:ascii="Georgia" w:hAnsi="Georgia"/>
          <w:rPrChange w:id="1442" w:author="Jade Raposa" w:date="2024-10-15T02:19:00Z">
            <w:rPr/>
          </w:rPrChange>
        </w:rPr>
        <w:t xml:space="preserve"> and </w:t>
      </w:r>
      <w:r>
        <w:rPr>
          <w:rFonts w:ascii="Georgia" w:hAnsi="Georgia"/>
          <w:b/>
          <w:bCs/>
          <w:rPrChange w:id="1443" w:author="Jade Raposa" w:date="2024-10-15T02:19:00Z">
            <w:rPr>
              <w:b/>
              <w:bCs/>
            </w:rPr>
          </w:rPrChange>
        </w:rPr>
        <w:t>“BIRTHDATE.”</w:t>
      </w:r>
      <w:r>
        <w:rPr>
          <w:rFonts w:ascii="Georgia" w:hAnsi="Georgia"/>
          <w:rPrChange w:id="1444" w:author="Jade Raposa" w:date="2024-10-15T02:19:00Z">
            <w:rPr/>
          </w:rPrChange>
        </w:rPr>
        <w:t xml:space="preserve"> After that, press </w:t>
      </w:r>
      <w:r>
        <w:rPr>
          <w:rFonts w:ascii="Georgia" w:hAnsi="Georgia"/>
          <w:b/>
          <w:bCs/>
          <w:rPrChange w:id="1445"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446" w:author="Jade Raposa" w:date="2024-10-15T02:18:00Z">
            <w:rPr/>
          </w:rPrChange>
        </w:rPr>
        <w:pPrChange w:id="1447" w:author="Jade Raposa" w:date="2024-10-15T02:46:00Z">
          <w:pPr>
            <w:ind w:left="720"/>
          </w:pPr>
        </w:pPrChange>
      </w:pPr>
      <w:r>
        <w:rPr>
          <w:rFonts w:ascii="Georgia" w:hAnsi="Georgia"/>
          <w:noProof/>
          <w:rPrChange w:id="1448"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449" w:author="Jade Raposa" w:date="2024-10-15T02:18:00Z">
            <w:rPr/>
          </w:rPrChange>
        </w:rPr>
        <w:pPrChange w:id="1450"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451" w:author="Jade Raposa" w:date="2024-10-15T02:18:00Z">
            <w:rPr/>
          </w:rPrChange>
        </w:rPr>
        <w:pPrChange w:id="1452"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453" w:author="Jade Raposa" w:date="2024-10-15T02:18:00Z">
            <w:rPr/>
          </w:rPrChange>
        </w:rPr>
        <w:pPrChange w:id="1454"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455" w:author="Jade Raposa" w:date="2024-10-15T02:18:00Z">
            <w:rPr/>
          </w:rPrChange>
        </w:rPr>
        <w:pPrChange w:id="1456"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457" w:author="Jade Raposa" w:date="2024-10-15T02:18:00Z">
            <w:rPr/>
          </w:rPrChange>
        </w:rPr>
        <w:pPrChange w:id="1458"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459" w:author="Jade Raposa" w:date="2024-10-17T00:48:00Z"/>
          <w:rFonts w:ascii="Georgia" w:hAnsi="Georgia"/>
          <w:rPrChange w:id="1460" w:author="Jade Raposa" w:date="2024-10-15T02:18:00Z">
            <w:rPr>
              <w:del w:id="1461" w:author="Jade Raposa" w:date="2024-10-17T00:48:00Z"/>
            </w:rPr>
          </w:rPrChange>
        </w:rPr>
        <w:pPrChange w:id="1462"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463" w:author="Jade Raposa" w:date="2024-10-17T00:48:00Z"/>
          <w:rFonts w:ascii="Georgia" w:hAnsi="Georgia"/>
          <w:rPrChange w:id="1464" w:author="Jade Raposa" w:date="2024-10-15T02:18:00Z">
            <w:rPr>
              <w:del w:id="1465" w:author="Jade Raposa" w:date="2024-10-17T00:48:00Z"/>
            </w:rPr>
          </w:rPrChange>
        </w:rPr>
        <w:pPrChange w:id="1466"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467" w:author="Jade Raposa" w:date="2024-10-17T00:48:00Z"/>
          <w:rFonts w:ascii="Georgia" w:hAnsi="Georgia"/>
          <w:rPrChange w:id="1468" w:author="Jade Raposa" w:date="2024-10-15T02:18:00Z">
            <w:rPr>
              <w:del w:id="1469" w:author="Jade Raposa" w:date="2024-10-17T00:48:00Z"/>
            </w:rPr>
          </w:rPrChange>
        </w:rPr>
        <w:pPrChange w:id="1470"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471" w:author="Jade Raposa" w:date="2024-10-17T00:48:00Z">
            <w:rPr/>
          </w:rPrChange>
        </w:rPr>
        <w:pPrChange w:id="1472"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473" w:author="Jade Raposa" w:date="2024-10-15T02:18:00Z">
            <w:rPr>
              <w:b/>
              <w:bCs/>
            </w:rPr>
          </w:rPrChange>
        </w:rPr>
        <w:pPrChange w:id="1474" w:author="Jade Raposa" w:date="2024-10-15T02:46:00Z">
          <w:pPr>
            <w:pStyle w:val="ListParagraph"/>
            <w:numPr>
              <w:numId w:val="16"/>
            </w:numPr>
            <w:ind w:left="2160" w:hanging="360"/>
          </w:pPr>
        </w:pPrChange>
      </w:pPr>
      <w:r>
        <w:rPr>
          <w:rFonts w:ascii="Georgia" w:hAnsi="Georgia"/>
          <w:noProof/>
          <w:rPrChange w:id="1475"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476" w:author="Jade Raposa" w:date="2024-10-15T02:18:00Z">
            <w:rPr/>
          </w:rPrChange>
        </w:rPr>
        <w:t xml:space="preserve">Now, enter your preferred </w:t>
      </w:r>
      <w:r>
        <w:rPr>
          <w:rFonts w:ascii="Georgia" w:hAnsi="Georgia"/>
          <w:b/>
          <w:bCs/>
          <w:rPrChange w:id="1477" w:author="Jade Raposa" w:date="2024-10-15T02:18:00Z">
            <w:rPr>
              <w:b/>
              <w:bCs/>
            </w:rPr>
          </w:rPrChange>
        </w:rPr>
        <w:t>“DISPLAY NAME”</w:t>
      </w:r>
      <w:r>
        <w:rPr>
          <w:rFonts w:ascii="Georgia" w:hAnsi="Georgia"/>
          <w:rPrChange w:id="1478" w:author="Jade Raposa" w:date="2024-10-15T02:18:00Z">
            <w:rPr/>
          </w:rPrChange>
        </w:rPr>
        <w:t xml:space="preserve"> and your </w:t>
      </w:r>
      <w:r>
        <w:rPr>
          <w:rFonts w:ascii="Georgia" w:hAnsi="Georgia"/>
          <w:b/>
          <w:bCs/>
          <w:rPrChange w:id="1479" w:author="Jade Raposa" w:date="2024-10-15T02:18:00Z">
            <w:rPr>
              <w:b/>
              <w:bCs/>
            </w:rPr>
          </w:rPrChange>
        </w:rPr>
        <w:t>“YEAR LEVEL.”</w:t>
      </w:r>
      <w:r>
        <w:rPr>
          <w:rFonts w:ascii="Georgia" w:hAnsi="Georgia"/>
          <w:rPrChange w:id="1480" w:author="Jade Raposa" w:date="2024-10-15T02:18:00Z">
            <w:rPr/>
          </w:rPrChange>
        </w:rPr>
        <w:t xml:space="preserve"> After that, press </w:t>
      </w:r>
      <w:r>
        <w:rPr>
          <w:rFonts w:ascii="Georgia" w:hAnsi="Georgia"/>
          <w:b/>
          <w:bCs/>
          <w:rPrChange w:id="1481"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482" w:author="Jade Raposa" w:date="2024-10-15T02:18:00Z">
            <w:rPr/>
          </w:rPrChange>
        </w:rPr>
        <w:pPrChange w:id="1483"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484" w:author="Jade Raposa" w:date="2024-10-15T02:18:00Z">
            <w:rPr/>
          </w:rPrChange>
        </w:rPr>
        <w:pPrChange w:id="1485" w:author="Jade Raposa" w:date="2024-10-15T02:46:00Z">
          <w:pPr>
            <w:ind w:left="720"/>
          </w:pPr>
        </w:pPrChange>
      </w:pPr>
    </w:p>
    <w:p w14:paraId="72464FF4" w14:textId="77777777" w:rsidR="008F456D" w:rsidRDefault="008F456D">
      <w:pPr>
        <w:spacing w:line="360" w:lineRule="auto"/>
        <w:ind w:left="1620" w:hanging="450"/>
        <w:rPr>
          <w:ins w:id="1486" w:author="Jade Raposa" w:date="2024-10-17T00:54:00Z"/>
          <w:rFonts w:ascii="Georgia" w:hAnsi="Georgia"/>
        </w:rPr>
      </w:pPr>
    </w:p>
    <w:p w14:paraId="03689799" w14:textId="77777777" w:rsidR="008F456D" w:rsidRDefault="008F456D">
      <w:pPr>
        <w:spacing w:line="360" w:lineRule="auto"/>
        <w:ind w:left="1620" w:hanging="450"/>
        <w:rPr>
          <w:ins w:id="1487" w:author="Jade Raposa" w:date="2024-10-17T00:54:00Z"/>
          <w:rFonts w:ascii="Georgia" w:hAnsi="Georgia"/>
        </w:rPr>
      </w:pPr>
    </w:p>
    <w:p w14:paraId="53A765C2" w14:textId="77777777" w:rsidR="008F456D" w:rsidRDefault="008F456D">
      <w:pPr>
        <w:spacing w:line="360" w:lineRule="auto"/>
        <w:ind w:left="1620" w:hanging="450"/>
        <w:rPr>
          <w:ins w:id="1488" w:author="Jade Raposa" w:date="2024-10-17T00:54:00Z"/>
          <w:rFonts w:ascii="Georgia" w:hAnsi="Georgia"/>
        </w:rPr>
        <w:sectPr w:rsidR="008F456D">
          <w:headerReference w:type="default" r:id="rId118"/>
          <w:headerReference w:type="first" r:id="rId119"/>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511" w:author="Jade Raposa" w:date="2024-10-15T02:18:00Z">
            <w:rPr/>
          </w:rPrChange>
        </w:rPr>
        <w:pPrChange w:id="1512" w:author="Jade Raposa" w:date="2024-10-15T02:46:00Z">
          <w:pPr>
            <w:ind w:left="720"/>
          </w:pPr>
        </w:pPrChange>
      </w:pPr>
    </w:p>
    <w:p w14:paraId="0E7647D1" w14:textId="77777777" w:rsidR="008F456D" w:rsidRPr="008F456D" w:rsidRDefault="008F456D">
      <w:pPr>
        <w:spacing w:line="360" w:lineRule="auto"/>
        <w:ind w:left="1620" w:hanging="450"/>
        <w:rPr>
          <w:del w:id="1513" w:author="Jade Raposa" w:date="2024-10-17T00:53:00Z"/>
          <w:rFonts w:ascii="Georgia" w:hAnsi="Georgia"/>
          <w:rPrChange w:id="1514" w:author="Jade Raposa" w:date="2024-10-15T02:18:00Z">
            <w:rPr>
              <w:del w:id="1515" w:author="Jade Raposa" w:date="2024-10-17T00:53:00Z"/>
            </w:rPr>
          </w:rPrChange>
        </w:rPr>
        <w:pPrChange w:id="1516" w:author="Jade Raposa" w:date="2024-10-15T02:46:00Z">
          <w:pPr>
            <w:ind w:left="720"/>
          </w:pPr>
        </w:pPrChange>
      </w:pPr>
    </w:p>
    <w:p w14:paraId="6AADE049" w14:textId="77777777" w:rsidR="008F456D" w:rsidRPr="008F456D" w:rsidRDefault="008F456D">
      <w:pPr>
        <w:spacing w:line="360" w:lineRule="auto"/>
        <w:ind w:left="1620" w:hanging="450"/>
        <w:rPr>
          <w:del w:id="1517" w:author="Jade Raposa" w:date="2024-10-17T00:53:00Z"/>
          <w:rFonts w:ascii="Georgia" w:hAnsi="Georgia"/>
          <w:rPrChange w:id="1518" w:author="Jade Raposa" w:date="2024-10-15T02:18:00Z">
            <w:rPr>
              <w:del w:id="1519" w:author="Jade Raposa" w:date="2024-10-17T00:53:00Z"/>
            </w:rPr>
          </w:rPrChange>
        </w:rPr>
        <w:pPrChange w:id="1520" w:author="Jade Raposa" w:date="2024-10-17T00:53:00Z">
          <w:pPr>
            <w:ind w:left="720"/>
          </w:pPr>
        </w:pPrChange>
      </w:pPr>
    </w:p>
    <w:p w14:paraId="2B8235AD" w14:textId="77777777" w:rsidR="008F456D" w:rsidRPr="008F456D" w:rsidRDefault="008F456D">
      <w:pPr>
        <w:rPr>
          <w:del w:id="1521" w:author="Jade Raposa" w:date="2024-10-17T00:49:00Z"/>
          <w:rFonts w:ascii="Georgia" w:hAnsi="Georgia"/>
          <w:rPrChange w:id="1522" w:author="Jade Raposa" w:date="2024-10-15T02:18:00Z">
            <w:rPr>
              <w:del w:id="1523" w:author="Jade Raposa" w:date="2024-10-17T00:49:00Z"/>
            </w:rPr>
          </w:rPrChange>
        </w:rPr>
        <w:pPrChange w:id="1524" w:author="Jade Raposa" w:date="2024-10-17T00:53:00Z">
          <w:pPr>
            <w:ind w:left="720"/>
          </w:pPr>
        </w:pPrChange>
      </w:pPr>
    </w:p>
    <w:p w14:paraId="3D51E991" w14:textId="77777777" w:rsidR="008F456D" w:rsidRPr="008F456D" w:rsidRDefault="008F456D">
      <w:pPr>
        <w:rPr>
          <w:del w:id="1525" w:author="Jade Raposa" w:date="2024-10-17T00:49:00Z"/>
          <w:rFonts w:ascii="Georgia" w:hAnsi="Georgia"/>
          <w:rPrChange w:id="1526" w:author="Jade Raposa" w:date="2024-10-15T02:18:00Z">
            <w:rPr>
              <w:del w:id="1527" w:author="Jade Raposa" w:date="2024-10-17T00:49:00Z"/>
            </w:rPr>
          </w:rPrChange>
        </w:rPr>
        <w:pPrChange w:id="1528" w:author="Jade Raposa" w:date="2024-10-17T00:53:00Z">
          <w:pPr>
            <w:ind w:left="720"/>
          </w:pPr>
        </w:pPrChange>
      </w:pPr>
    </w:p>
    <w:p w14:paraId="0A7A309A" w14:textId="77777777" w:rsidR="008F456D" w:rsidRPr="008F456D" w:rsidRDefault="008F456D">
      <w:pPr>
        <w:rPr>
          <w:del w:id="1529" w:author="Jade Raposa" w:date="2024-10-17T00:49:00Z"/>
          <w:rFonts w:ascii="Georgia" w:hAnsi="Georgia"/>
          <w:rPrChange w:id="1530" w:author="Jade Raposa" w:date="2024-10-15T02:18:00Z">
            <w:rPr>
              <w:del w:id="1531" w:author="Jade Raposa" w:date="2024-10-17T00:49:00Z"/>
            </w:rPr>
          </w:rPrChange>
        </w:rPr>
        <w:pPrChange w:id="1532" w:author="Jade Raposa" w:date="2024-10-17T00:53:00Z">
          <w:pPr>
            <w:ind w:left="720"/>
          </w:pPr>
        </w:pPrChange>
      </w:pPr>
    </w:p>
    <w:p w14:paraId="6EF84E5E" w14:textId="77777777" w:rsidR="00000000" w:rsidRDefault="00000000">
      <w:pPr>
        <w:ind w:left="2160"/>
        <w:rPr>
          <w:del w:id="1533" w:author="Jade Raposa" w:date="2024-10-17T00:54:00Z"/>
          <w:rFonts w:ascii="Georgia" w:hAnsi="Georgia"/>
          <w:rPrChange w:id="1534" w:author="Jade Raposa" w:date="2024-10-15T02:18:00Z">
            <w:rPr>
              <w:del w:id="1535" w:author="Jade Raposa" w:date="2024-10-17T00:54:00Z"/>
            </w:rPr>
          </w:rPrChange>
        </w:rPr>
        <w:sectPr w:rsidR="00000000">
          <w:pgSz w:w="12240" w:h="15840"/>
          <w:pgMar w:top="1440" w:right="1440" w:bottom="450" w:left="1440" w:header="708" w:footer="708" w:gutter="0"/>
          <w:pgNumType w:start="1"/>
          <w:cols w:space="708"/>
          <w:titlePg/>
          <w:docGrid w:linePitch="360"/>
        </w:sectPr>
        <w:pPrChange w:id="1536"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537" w:author="Jade Raposa" w:date="2024-10-15T02:18:00Z">
            <w:rPr/>
          </w:rPrChange>
        </w:rPr>
        <w:pPrChange w:id="1538" w:author="Jade Raposa" w:date="2024-10-15T02:46:00Z">
          <w:pPr>
            <w:pStyle w:val="ListParagraph"/>
            <w:numPr>
              <w:numId w:val="16"/>
            </w:numPr>
            <w:ind w:left="2160" w:hanging="360"/>
          </w:pPr>
        </w:pPrChange>
      </w:pPr>
      <w:r>
        <w:rPr>
          <w:rFonts w:ascii="Georgia" w:hAnsi="Georgia"/>
          <w:noProof/>
          <w:rPrChange w:id="1539"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540" w:author="Jade Raposa" w:date="2024-10-15T02:18:00Z">
            <w:rPr/>
          </w:rPrChange>
        </w:rPr>
        <w:t xml:space="preserve">You have now created an account. Enter your </w:t>
      </w:r>
      <w:r>
        <w:rPr>
          <w:rFonts w:ascii="Georgia" w:hAnsi="Georgia"/>
          <w:b/>
          <w:bCs/>
          <w:rPrChange w:id="1541" w:author="Jade Raposa" w:date="2024-10-15T02:18:00Z">
            <w:rPr>
              <w:b/>
              <w:bCs/>
            </w:rPr>
          </w:rPrChange>
        </w:rPr>
        <w:t>“EMAIL”</w:t>
      </w:r>
      <w:r>
        <w:rPr>
          <w:rFonts w:ascii="Georgia" w:hAnsi="Georgia"/>
          <w:rPrChange w:id="1542" w:author="Jade Raposa" w:date="2024-10-15T02:18:00Z">
            <w:rPr/>
          </w:rPrChange>
        </w:rPr>
        <w:t xml:space="preserve"> and </w:t>
      </w:r>
      <w:r>
        <w:rPr>
          <w:rFonts w:ascii="Georgia" w:hAnsi="Georgia"/>
          <w:b/>
          <w:bCs/>
          <w:rPrChange w:id="1543" w:author="Jade Raposa" w:date="2024-10-15T02:18:00Z">
            <w:rPr>
              <w:b/>
              <w:bCs/>
            </w:rPr>
          </w:rPrChange>
        </w:rPr>
        <w:t>“PASSWORD”</w:t>
      </w:r>
      <w:r>
        <w:rPr>
          <w:rFonts w:ascii="Georgia" w:hAnsi="Georgia"/>
          <w:rPrChange w:id="1544" w:author="Jade Raposa" w:date="2024-10-15T02:18:00Z">
            <w:rPr/>
          </w:rPrChange>
        </w:rPr>
        <w:t xml:space="preserve"> and press </w:t>
      </w:r>
      <w:r>
        <w:rPr>
          <w:rFonts w:ascii="Georgia" w:hAnsi="Georgia"/>
          <w:b/>
          <w:bCs/>
          <w:rPrChange w:id="1545" w:author="Jade Raposa" w:date="2024-10-15T02:18:00Z">
            <w:rPr>
              <w:b/>
              <w:bCs/>
            </w:rPr>
          </w:rPrChange>
        </w:rPr>
        <w:t xml:space="preserve">“SIGN IN” </w:t>
      </w:r>
      <w:r>
        <w:rPr>
          <w:rFonts w:ascii="Georgia" w:hAnsi="Georgia"/>
          <w:rPrChange w:id="1546"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547" w:author="Jade Raposa" w:date="2024-10-15T02:18:00Z">
            <w:rPr/>
          </w:rPrChange>
        </w:rPr>
        <w:pPrChange w:id="1548"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549" w:author="Jade Raposa" w:date="2024-10-15T02:18:00Z">
            <w:rPr/>
          </w:rPrChange>
        </w:rPr>
        <w:pPrChange w:id="1550"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551" w:author="Jade Raposa" w:date="2024-10-15T02:18:00Z">
            <w:rPr/>
          </w:rPrChange>
        </w:rPr>
        <w:pPrChange w:id="1552"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553" w:author="Jade Raposa" w:date="2024-10-15T02:18:00Z">
            <w:rPr/>
          </w:rPrChange>
        </w:rPr>
        <w:pPrChange w:id="1554"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555" w:author="Jade Raposa" w:date="2024-10-15T02:18:00Z">
            <w:rPr/>
          </w:rPrChange>
        </w:rPr>
        <w:pPrChange w:id="1556"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557" w:author="Jade Raposa" w:date="2024-10-15T02:18:00Z">
            <w:rPr/>
          </w:rPrChange>
        </w:rPr>
        <w:pPrChange w:id="1558" w:author="Jade Raposa" w:date="2024-10-15T02:46:00Z">
          <w:pPr>
            <w:ind w:left="720"/>
          </w:pPr>
        </w:pPrChange>
      </w:pPr>
    </w:p>
    <w:p w14:paraId="4D257E7F" w14:textId="77777777" w:rsidR="008F456D" w:rsidRPr="008F456D" w:rsidRDefault="008F456D">
      <w:pPr>
        <w:spacing w:line="360" w:lineRule="auto"/>
        <w:ind w:left="1620" w:hanging="450"/>
        <w:rPr>
          <w:del w:id="1559" w:author="Jade Raposa" w:date="2024-10-16T20:56:00Z"/>
          <w:rFonts w:ascii="Georgia" w:hAnsi="Georgia"/>
          <w:rPrChange w:id="1560" w:author="Jade Raposa" w:date="2024-10-15T02:18:00Z">
            <w:rPr>
              <w:del w:id="1561" w:author="Jade Raposa" w:date="2024-10-16T20:56:00Z"/>
            </w:rPr>
          </w:rPrChange>
        </w:rPr>
        <w:pPrChange w:id="1562" w:author="Jade Raposa" w:date="2024-10-15T02:46:00Z">
          <w:pPr>
            <w:ind w:left="720"/>
          </w:pPr>
        </w:pPrChange>
      </w:pPr>
    </w:p>
    <w:p w14:paraId="3272BD8E" w14:textId="77777777" w:rsidR="008F456D" w:rsidRPr="008F456D" w:rsidRDefault="008F456D">
      <w:pPr>
        <w:spacing w:line="360" w:lineRule="auto"/>
        <w:rPr>
          <w:rFonts w:ascii="Georgia" w:hAnsi="Georgia"/>
          <w:rPrChange w:id="1563" w:author="Jade Raposa" w:date="2024-10-15T02:18:00Z">
            <w:rPr/>
          </w:rPrChange>
        </w:rPr>
        <w:pPrChange w:id="1564"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565" w:author="Jade Raposa" w:date="2024-10-15T02:18:00Z">
            <w:rPr/>
          </w:rPrChange>
        </w:rPr>
        <w:pPrChange w:id="1566" w:author="Jade Raposa" w:date="2024-10-15T02:46:00Z">
          <w:pPr>
            <w:pStyle w:val="ListParagraph"/>
            <w:numPr>
              <w:numId w:val="16"/>
            </w:numPr>
            <w:ind w:left="2160" w:hanging="360"/>
          </w:pPr>
        </w:pPrChange>
      </w:pPr>
      <w:r>
        <w:rPr>
          <w:rFonts w:ascii="Georgia" w:hAnsi="Georgia"/>
          <w:noProof/>
          <w:rPrChange w:id="1567"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568"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569" w:author="Jade Raposa" w:date="2024-10-15T02:18:00Z">
            <w:rPr/>
          </w:rPrChange>
        </w:rPr>
        <w:pPrChange w:id="1570" w:author="Jade Raposa" w:date="2024-10-15T02:46:00Z">
          <w:pPr>
            <w:ind w:left="720"/>
          </w:pPr>
        </w:pPrChange>
      </w:pPr>
      <w:r>
        <w:rPr>
          <w:rFonts w:ascii="Georgia" w:hAnsi="Georgia"/>
          <w:b/>
          <w:bCs/>
          <w:noProof/>
          <w:rPrChange w:id="1571"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BD66CA"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572" w:author="Jade Raposa" w:date="2024-10-15T02:18:00Z">
            <w:rPr/>
          </w:rPrChange>
        </w:rPr>
        <w:pPrChange w:id="1573"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574" w:author="Jade Raposa" w:date="2024-10-15T02:18:00Z">
            <w:rPr/>
          </w:rPrChange>
        </w:rPr>
        <w:pPrChange w:id="1575"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576" w:author="Jade Raposa" w:date="2024-10-15T02:18:00Z">
            <w:rPr/>
          </w:rPrChange>
        </w:rPr>
        <w:pPrChange w:id="1577"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578" w:author="Jade Raposa" w:date="2024-10-15T02:18:00Z">
            <w:rPr/>
          </w:rPrChange>
        </w:rPr>
        <w:pPrChange w:id="1579"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580" w:author="Jade Raposa" w:date="2024-10-15T02:18:00Z">
            <w:rPr/>
          </w:rPrChange>
        </w:rPr>
        <w:pPrChange w:id="1581" w:author="Jade Raposa" w:date="2024-10-15T02:46:00Z">
          <w:pPr>
            <w:ind w:left="720"/>
          </w:pPr>
        </w:pPrChange>
      </w:pPr>
    </w:p>
    <w:p w14:paraId="42B42155" w14:textId="77777777" w:rsidR="008F456D" w:rsidRPr="008F456D" w:rsidRDefault="008F456D">
      <w:pPr>
        <w:spacing w:line="360" w:lineRule="auto"/>
        <w:ind w:left="1620" w:hanging="450"/>
        <w:rPr>
          <w:del w:id="1582" w:author="Jade Raposa" w:date="2024-10-16T20:56:00Z"/>
          <w:rFonts w:ascii="Georgia" w:hAnsi="Georgia"/>
          <w:rPrChange w:id="1583" w:author="Jade Raposa" w:date="2024-10-15T02:18:00Z">
            <w:rPr>
              <w:del w:id="1584" w:author="Jade Raposa" w:date="2024-10-16T20:56:00Z"/>
            </w:rPr>
          </w:rPrChange>
        </w:rPr>
        <w:pPrChange w:id="1585" w:author="Jade Raposa" w:date="2024-10-15T02:46:00Z">
          <w:pPr>
            <w:ind w:left="720"/>
          </w:pPr>
        </w:pPrChange>
      </w:pPr>
    </w:p>
    <w:p w14:paraId="136F92D2" w14:textId="77777777" w:rsidR="008F456D" w:rsidRPr="008F456D" w:rsidRDefault="008F456D">
      <w:pPr>
        <w:spacing w:line="360" w:lineRule="auto"/>
        <w:ind w:left="1620" w:hanging="450"/>
        <w:rPr>
          <w:del w:id="1586" w:author="Jade Raposa" w:date="2024-10-16T20:56:00Z"/>
          <w:rFonts w:ascii="Georgia" w:hAnsi="Georgia"/>
          <w:rPrChange w:id="1587" w:author="Jade Raposa" w:date="2024-10-15T02:18:00Z">
            <w:rPr>
              <w:del w:id="1588" w:author="Jade Raposa" w:date="2024-10-16T20:56:00Z"/>
            </w:rPr>
          </w:rPrChange>
        </w:rPr>
        <w:pPrChange w:id="1589" w:author="Jade Raposa" w:date="2024-10-15T02:46:00Z">
          <w:pPr>
            <w:ind w:left="720"/>
          </w:pPr>
        </w:pPrChange>
      </w:pPr>
    </w:p>
    <w:p w14:paraId="3A604D11" w14:textId="77777777" w:rsidR="008F456D" w:rsidRPr="008F456D" w:rsidRDefault="008F456D">
      <w:pPr>
        <w:spacing w:line="360" w:lineRule="auto"/>
        <w:ind w:left="1620"/>
        <w:rPr>
          <w:ins w:id="1590" w:author="Jade Raposa" w:date="2024-10-15T02:21:00Z"/>
          <w:rFonts w:ascii="Georgia" w:hAnsi="Georgia"/>
          <w:rPrChange w:id="1591" w:author="Jade Raposa" w:date="2024-10-16T20:56:00Z">
            <w:rPr>
              <w:ins w:id="1592" w:author="Jade Raposa" w:date="2024-10-15T02:21:00Z"/>
            </w:rPr>
          </w:rPrChange>
        </w:rPr>
        <w:pPrChange w:id="1593"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594" w:author="Jade Raposa" w:date="2024-10-15T02:18:00Z">
            <w:rPr/>
          </w:rPrChange>
        </w:rPr>
        <w:pPrChange w:id="1595"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596" w:author="Jade Raposa" w:date="2024-10-17T00:55:00Z"/>
          <w:rFonts w:ascii="Georgia" w:hAnsi="Georgia"/>
        </w:rPr>
        <w:sectPr w:rsidR="008F456D">
          <w:headerReference w:type="default" r:id="rId122"/>
          <w:headerReference w:type="first" r:id="rId123"/>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607" w:author="Jade Raposa" w:date="2024-10-15T02:18:00Z">
            <w:rPr>
              <w:b/>
              <w:bCs/>
            </w:rPr>
          </w:rPrChange>
        </w:rPr>
        <w:pPrChange w:id="1608" w:author="Jade Raposa" w:date="2024-10-15T02:46:00Z">
          <w:pPr>
            <w:pStyle w:val="ListParagraph"/>
            <w:numPr>
              <w:numId w:val="16"/>
            </w:numPr>
            <w:ind w:left="2160" w:hanging="360"/>
          </w:pPr>
        </w:pPrChange>
      </w:pPr>
      <w:r>
        <w:rPr>
          <w:rFonts w:ascii="Georgia" w:hAnsi="Georgia"/>
          <w:rPrChange w:id="1609" w:author="Jade Raposa" w:date="2024-10-15T02:18:00Z">
            <w:rPr/>
          </w:rPrChange>
        </w:rPr>
        <w:lastRenderedPageBreak/>
        <w:t xml:space="preserve">You will see options: </w:t>
      </w:r>
      <w:r>
        <w:rPr>
          <w:rFonts w:ascii="Georgia" w:hAnsi="Georgia"/>
          <w:b/>
          <w:bCs/>
          <w:rPrChange w:id="1610" w:author="Jade Raposa" w:date="2024-10-15T02:18:00Z">
            <w:rPr>
              <w:b/>
              <w:bCs/>
            </w:rPr>
          </w:rPrChange>
        </w:rPr>
        <w:t>“HOME”, “INBOX”, “SET PROFILE PIC”, “CHANGE PASSWORD”, “BROWSE SUBJECTS”, “SUBJECT ENROLLED”,</w:t>
      </w:r>
      <w:r>
        <w:rPr>
          <w:rFonts w:ascii="Georgia" w:hAnsi="Georgia"/>
          <w:rPrChange w:id="1611" w:author="Jade Raposa" w:date="2024-10-15T02:18:00Z">
            <w:rPr/>
          </w:rPrChange>
        </w:rPr>
        <w:t xml:space="preserve"> and </w:t>
      </w:r>
      <w:r>
        <w:rPr>
          <w:rFonts w:ascii="Georgia" w:hAnsi="Georgia"/>
          <w:b/>
          <w:bCs/>
          <w:rPrChange w:id="1612"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613" w:author="Jade Raposa" w:date="2024-10-15T02:18:00Z">
            <w:rPr/>
          </w:rPrChange>
        </w:rPr>
        <w:pPrChange w:id="1614" w:author="Jade Raposa" w:date="2024-10-15T02:46:00Z">
          <w:pPr>
            <w:ind w:left="720"/>
          </w:pPr>
        </w:pPrChange>
      </w:pPr>
      <w:r>
        <w:rPr>
          <w:rFonts w:ascii="Georgia" w:hAnsi="Georgia"/>
          <w:noProof/>
          <w:rPrChange w:id="1615"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616" w:author="Jade Raposa" w:date="2024-10-15T02:18:00Z">
            <w:rPr/>
          </w:rPrChange>
        </w:rPr>
        <w:pPrChange w:id="1617"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618" w:author="Jade Raposa" w:date="2024-10-15T02:18:00Z">
            <w:rPr/>
          </w:rPrChange>
        </w:rPr>
        <w:pPrChange w:id="1619"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620" w:author="Jade Raposa" w:date="2024-10-15T02:18:00Z">
            <w:rPr/>
          </w:rPrChange>
        </w:rPr>
        <w:pPrChange w:id="1621"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622" w:author="Jade Raposa" w:date="2024-10-15T02:18:00Z">
            <w:rPr/>
          </w:rPrChange>
        </w:rPr>
        <w:pPrChange w:id="1623"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624" w:author="Jade Raposa" w:date="2024-10-15T02:18:00Z">
            <w:rPr/>
          </w:rPrChange>
        </w:rPr>
        <w:pPrChange w:id="1625"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626" w:author="Jade Raposa" w:date="2024-10-15T02:18:00Z">
            <w:rPr/>
          </w:rPrChange>
        </w:rPr>
        <w:pPrChange w:id="1627" w:author="Jade Raposa" w:date="2024-10-15T02:46:00Z">
          <w:pPr>
            <w:ind w:left="720"/>
          </w:pPr>
        </w:pPrChange>
      </w:pPr>
    </w:p>
    <w:p w14:paraId="2CB0F273" w14:textId="77777777" w:rsidR="00000000" w:rsidRDefault="00000000">
      <w:pPr>
        <w:spacing w:line="360" w:lineRule="auto"/>
        <w:ind w:left="2160"/>
        <w:rPr>
          <w:del w:id="1628" w:author="Jade Raposa" w:date="2024-10-16T20:57:00Z"/>
          <w:rFonts w:ascii="Georgia" w:hAnsi="Georgia"/>
          <w:rPrChange w:id="1629" w:author="Jade Raposa" w:date="2024-10-15T02:22:00Z">
            <w:rPr>
              <w:del w:id="1630" w:author="Jade Raposa" w:date="2024-10-16T20:57:00Z"/>
            </w:rPr>
          </w:rPrChange>
        </w:rPr>
        <w:sectPr w:rsidR="00000000">
          <w:pgSz w:w="12240" w:h="15840"/>
          <w:pgMar w:top="1710" w:right="1440" w:bottom="1440" w:left="1440" w:header="708" w:footer="708" w:gutter="0"/>
          <w:pgNumType w:start="1"/>
          <w:cols w:space="708"/>
          <w:titlePg/>
          <w:docGrid w:linePitch="360"/>
        </w:sectPr>
        <w:pPrChange w:id="1631"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632" w:author="Jade Raposa" w:date="2024-10-15T02:22:00Z"/>
          <w:rFonts w:ascii="Georgia" w:hAnsi="Georgia"/>
        </w:rPr>
        <w:pPrChange w:id="1633"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634" w:author="Jade Raposa" w:date="2024-10-15T02:18:00Z">
            <w:rPr/>
          </w:rPrChange>
        </w:rPr>
        <w:pPrChange w:id="1635" w:author="Jade Raposa" w:date="2024-10-15T02:46:00Z">
          <w:pPr>
            <w:pStyle w:val="ListParagraph"/>
            <w:numPr>
              <w:numId w:val="16"/>
            </w:numPr>
            <w:ind w:left="2160" w:hanging="360"/>
          </w:pPr>
        </w:pPrChange>
      </w:pPr>
      <w:r>
        <w:rPr>
          <w:rFonts w:ascii="Georgia" w:hAnsi="Georgia"/>
          <w:rPrChange w:id="1636" w:author="Jade Raposa" w:date="2024-10-15T02:18:00Z">
            <w:rPr/>
          </w:rPrChange>
        </w:rPr>
        <w:t xml:space="preserve">Since you are a mentee, click </w:t>
      </w:r>
      <w:r>
        <w:rPr>
          <w:rFonts w:ascii="Georgia" w:hAnsi="Georgia"/>
          <w:b/>
          <w:bCs/>
          <w:rPrChange w:id="1637" w:author="Jade Raposa" w:date="2024-10-15T02:18:00Z">
            <w:rPr>
              <w:b/>
              <w:bCs/>
            </w:rPr>
          </w:rPrChange>
        </w:rPr>
        <w:t>“BROWSE SUBJECTS”</w:t>
      </w:r>
      <w:r>
        <w:rPr>
          <w:rFonts w:ascii="Georgia" w:hAnsi="Georgia"/>
          <w:rPrChange w:id="1638"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639" w:author="Jade Raposa" w:date="2024-10-15T02:18:00Z">
            <w:rPr>
              <w:b/>
              <w:bCs/>
            </w:rPr>
          </w:rPrChange>
        </w:rPr>
        <w:t>“SUBJECT ENROLLED”</w:t>
      </w:r>
      <w:r>
        <w:rPr>
          <w:rFonts w:ascii="Georgia" w:hAnsi="Georgia"/>
          <w:rPrChange w:id="1640"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641" w:author="Jade Raposa" w:date="2024-10-15T02:18:00Z">
            <w:rPr/>
          </w:rPrChange>
        </w:rPr>
        <w:pPrChange w:id="1642" w:author="Jade Raposa" w:date="2024-10-15T02:46:00Z">
          <w:pPr>
            <w:ind w:left="720"/>
          </w:pPr>
        </w:pPrChange>
      </w:pPr>
      <w:r>
        <w:rPr>
          <w:rFonts w:ascii="Georgia" w:hAnsi="Georgia"/>
          <w:noProof/>
          <w:rPrChange w:id="1643"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644"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645" w:author="Jade Raposa" w:date="2024-10-15T02:22:00Z"/>
          <w:rFonts w:ascii="Georgia" w:hAnsi="Georgia"/>
        </w:rPr>
      </w:pPr>
    </w:p>
    <w:p w14:paraId="5A35AA86" w14:textId="77777777" w:rsidR="008F456D" w:rsidRDefault="008F456D">
      <w:pPr>
        <w:spacing w:line="360" w:lineRule="auto"/>
        <w:ind w:left="1620" w:hanging="450"/>
        <w:rPr>
          <w:ins w:id="1646" w:author="Jade Raposa" w:date="2024-10-17T00:55:00Z"/>
          <w:rFonts w:ascii="Georgia" w:hAnsi="Georgia"/>
        </w:rPr>
      </w:pPr>
    </w:p>
    <w:p w14:paraId="3D42619D" w14:textId="77777777" w:rsidR="008F456D" w:rsidRDefault="008F456D">
      <w:pPr>
        <w:spacing w:line="360" w:lineRule="auto"/>
        <w:ind w:left="1620" w:hanging="450"/>
        <w:rPr>
          <w:ins w:id="1647" w:author="Jade Raposa" w:date="2024-10-17T00:55:00Z"/>
          <w:rFonts w:ascii="Georgia" w:hAnsi="Georgia"/>
        </w:rPr>
        <w:sectPr w:rsidR="008F456D">
          <w:headerReference w:type="default" r:id="rId127"/>
          <w:headerReference w:type="first" r:id="rId128"/>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658" w:author="Jade Raposa" w:date="2024-10-15T02:22:00Z"/>
          <w:rFonts w:ascii="Georgia" w:hAnsi="Georgia"/>
          <w:rPrChange w:id="1659" w:author="Jade Raposa" w:date="2024-10-15T02:18:00Z">
            <w:rPr>
              <w:del w:id="1660" w:author="Jade Raposa" w:date="2024-10-15T02:22:00Z"/>
            </w:rPr>
          </w:rPrChange>
        </w:rPr>
        <w:pPrChange w:id="1661" w:author="Jade Raposa" w:date="2024-10-17T00:55:00Z">
          <w:pPr>
            <w:ind w:left="720"/>
          </w:pPr>
        </w:pPrChange>
      </w:pPr>
    </w:p>
    <w:p w14:paraId="6810BC5E" w14:textId="77777777" w:rsidR="008F456D" w:rsidRPr="008F456D" w:rsidRDefault="008F456D">
      <w:pPr>
        <w:spacing w:line="360" w:lineRule="auto"/>
        <w:rPr>
          <w:del w:id="1662" w:author="Jade Raposa" w:date="2024-10-15T02:22:00Z"/>
          <w:rFonts w:ascii="Georgia" w:hAnsi="Georgia"/>
          <w:rPrChange w:id="1663" w:author="Jade Raposa" w:date="2024-10-15T02:18:00Z">
            <w:rPr>
              <w:del w:id="1664" w:author="Jade Raposa" w:date="2024-10-15T02:22:00Z"/>
            </w:rPr>
          </w:rPrChange>
        </w:rPr>
        <w:pPrChange w:id="1665" w:author="Jade Raposa" w:date="2024-10-17T00:55:00Z">
          <w:pPr>
            <w:ind w:left="720"/>
          </w:pPr>
        </w:pPrChange>
      </w:pPr>
    </w:p>
    <w:p w14:paraId="65174859" w14:textId="77777777" w:rsidR="008F456D" w:rsidRPr="008F456D" w:rsidRDefault="008F456D">
      <w:pPr>
        <w:spacing w:line="360" w:lineRule="auto"/>
        <w:rPr>
          <w:del w:id="1666" w:author="Jade Raposa" w:date="2024-10-15T02:22:00Z"/>
          <w:rFonts w:ascii="Georgia" w:hAnsi="Georgia"/>
          <w:rPrChange w:id="1667" w:author="Jade Raposa" w:date="2024-10-15T02:18:00Z">
            <w:rPr>
              <w:del w:id="1668" w:author="Jade Raposa" w:date="2024-10-15T02:22:00Z"/>
            </w:rPr>
          </w:rPrChange>
        </w:rPr>
        <w:pPrChange w:id="1669" w:author="Jade Raposa" w:date="2024-10-17T00:55:00Z">
          <w:pPr>
            <w:ind w:left="720"/>
          </w:pPr>
        </w:pPrChange>
      </w:pPr>
    </w:p>
    <w:p w14:paraId="493F753E" w14:textId="77777777" w:rsidR="008F456D" w:rsidRPr="008F456D" w:rsidRDefault="008F456D">
      <w:pPr>
        <w:spacing w:line="360" w:lineRule="auto"/>
        <w:rPr>
          <w:del w:id="1670" w:author="Jade Raposa" w:date="2024-10-15T02:46:00Z"/>
          <w:rFonts w:ascii="Georgia" w:hAnsi="Georgia"/>
          <w:rPrChange w:id="1671" w:author="Jade Raposa" w:date="2024-10-15T02:18:00Z">
            <w:rPr>
              <w:del w:id="1672" w:author="Jade Raposa" w:date="2024-10-15T02:46:00Z"/>
            </w:rPr>
          </w:rPrChange>
        </w:rPr>
        <w:pPrChange w:id="1673" w:author="Jade Raposa" w:date="2024-10-17T00:55:00Z">
          <w:pPr>
            <w:ind w:left="720"/>
          </w:pPr>
        </w:pPrChange>
      </w:pPr>
    </w:p>
    <w:p w14:paraId="2281AF7B" w14:textId="77777777" w:rsidR="008F456D" w:rsidRPr="008F456D" w:rsidRDefault="008F456D">
      <w:pPr>
        <w:spacing w:line="360" w:lineRule="auto"/>
        <w:rPr>
          <w:rFonts w:ascii="Georgia" w:hAnsi="Georgia"/>
          <w:rPrChange w:id="1674" w:author="Jade Raposa" w:date="2024-10-15T02:18:00Z">
            <w:rPr/>
          </w:rPrChange>
        </w:rPr>
        <w:pPrChange w:id="1675"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1676" w:author="Jade Raposa" w:date="2024-10-15T02:18:00Z">
            <w:rPr/>
          </w:rPrChange>
        </w:rPr>
        <w:pPrChange w:id="1677" w:author="Jade Raposa" w:date="2024-10-15T02:46:00Z">
          <w:pPr>
            <w:pStyle w:val="ListParagraph"/>
            <w:numPr>
              <w:numId w:val="16"/>
            </w:numPr>
            <w:ind w:left="2160" w:hanging="360"/>
          </w:pPr>
        </w:pPrChange>
      </w:pPr>
      <w:r>
        <w:rPr>
          <w:rFonts w:ascii="Georgia" w:hAnsi="Georgia"/>
          <w:noProof/>
          <w:rPrChange w:id="1678"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1679" w:author="Jade Raposa" w:date="2024-10-15T02:18:00Z">
            <w:rPr/>
          </w:rPrChange>
        </w:rPr>
        <w:t xml:space="preserve">If you have been enrolled, there will be a blue icon on the right side. Click it, and you will see four buttons: </w:t>
      </w:r>
      <w:r>
        <w:rPr>
          <w:rFonts w:ascii="Georgia" w:hAnsi="Georgia"/>
          <w:b/>
          <w:bCs/>
          <w:rPrChange w:id="1680" w:author="Jade Raposa" w:date="2024-10-15T02:18:00Z">
            <w:rPr>
              <w:b/>
              <w:bCs/>
            </w:rPr>
          </w:rPrChange>
        </w:rPr>
        <w:t>“LESSONS”</w:t>
      </w:r>
      <w:r>
        <w:rPr>
          <w:rFonts w:ascii="Georgia" w:hAnsi="Georgia"/>
          <w:rPrChange w:id="1681" w:author="Jade Raposa" w:date="2024-10-15T02:18:00Z">
            <w:rPr/>
          </w:rPrChange>
        </w:rPr>
        <w:t xml:space="preserve"> (where the professor will post lesson files), </w:t>
      </w:r>
      <w:r>
        <w:rPr>
          <w:rFonts w:ascii="Georgia" w:hAnsi="Georgia"/>
          <w:b/>
          <w:bCs/>
          <w:rPrChange w:id="1682" w:author="Jade Raposa" w:date="2024-10-15T02:18:00Z">
            <w:rPr>
              <w:b/>
              <w:bCs/>
            </w:rPr>
          </w:rPrChange>
        </w:rPr>
        <w:t>“ACTIVITY”</w:t>
      </w:r>
      <w:r>
        <w:rPr>
          <w:rFonts w:ascii="Georgia" w:hAnsi="Georgia"/>
          <w:rPrChange w:id="1683" w:author="Jade Raposa" w:date="2024-10-15T02:18:00Z">
            <w:rPr/>
          </w:rPrChange>
        </w:rPr>
        <w:t xml:space="preserve"> (where quizzes will be posted), and </w:t>
      </w:r>
      <w:r>
        <w:rPr>
          <w:rFonts w:ascii="Georgia" w:hAnsi="Georgia"/>
          <w:b/>
          <w:bCs/>
          <w:rPrChange w:id="1684" w:author="Jade Raposa" w:date="2024-10-15T02:18:00Z">
            <w:rPr>
              <w:b/>
              <w:bCs/>
            </w:rPr>
          </w:rPrChange>
        </w:rPr>
        <w:t>“REPORTS”</w:t>
      </w:r>
      <w:r>
        <w:rPr>
          <w:rFonts w:ascii="Georgia" w:hAnsi="Georgia"/>
          <w:rPrChange w:id="1685" w:author="Jade Raposa" w:date="2024-10-15T02:18:00Z">
            <w:rPr/>
          </w:rPrChange>
        </w:rPr>
        <w:t xml:space="preserve"> (where you will see your progress in the class, your scores, and test details). </w:t>
      </w:r>
      <w:r>
        <w:rPr>
          <w:rFonts w:ascii="Georgia" w:hAnsi="Georgia"/>
          <w:b/>
          <w:bCs/>
          <w:rPrChange w:id="1686" w:author="Jade Raposa" w:date="2024-10-15T02:18:00Z">
            <w:rPr>
              <w:b/>
              <w:bCs/>
            </w:rPr>
          </w:rPrChange>
        </w:rPr>
        <w:t>“</w:t>
      </w:r>
      <w:proofErr w:type="gramStart"/>
      <w:r>
        <w:rPr>
          <w:rFonts w:ascii="Georgia" w:hAnsi="Georgia"/>
          <w:b/>
          <w:bCs/>
          <w:rPrChange w:id="1687" w:author="Jade Raposa" w:date="2024-10-15T02:18:00Z">
            <w:rPr>
              <w:b/>
              <w:bCs/>
            </w:rPr>
          </w:rPrChange>
        </w:rPr>
        <w:t>PEOPLE”</w:t>
      </w:r>
      <w:r>
        <w:rPr>
          <w:rFonts w:ascii="Georgia" w:hAnsi="Georgia"/>
          <w:rPrChange w:id="1688" w:author="Jade Raposa" w:date="2024-10-15T02:18:00Z">
            <w:rPr/>
          </w:rPrChange>
        </w:rPr>
        <w:t>(</w:t>
      </w:r>
      <w:proofErr w:type="gramEnd"/>
      <w:r>
        <w:rPr>
          <w:rFonts w:ascii="Georgia" w:hAnsi="Georgia"/>
          <w:rPrChange w:id="1689"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1690" w:author="Jade Raposa" w:date="2024-10-15T02:46:00Z"/>
          <w:rFonts w:ascii="Georgia" w:hAnsi="Georgia"/>
        </w:rPr>
      </w:pPr>
    </w:p>
    <w:p w14:paraId="11645690" w14:textId="77777777" w:rsidR="008F456D" w:rsidRPr="008F456D" w:rsidRDefault="008F456D">
      <w:pPr>
        <w:spacing w:line="360" w:lineRule="auto"/>
        <w:ind w:left="1620" w:hanging="450"/>
        <w:rPr>
          <w:ins w:id="1691" w:author="Jade Raposa" w:date="2024-10-16T20:58:00Z"/>
          <w:rFonts w:ascii="Georgia" w:hAnsi="Georgia"/>
          <w:rPrChange w:id="1692" w:author="Jade Raposa" w:date="2024-10-15T02:18:00Z">
            <w:rPr>
              <w:ins w:id="1693" w:author="Jade Raposa" w:date="2024-10-16T20:58:00Z"/>
            </w:rPr>
          </w:rPrChange>
        </w:rPr>
        <w:pPrChange w:id="1694" w:author="Jade Raposa" w:date="2024-10-15T02:46:00Z">
          <w:pPr>
            <w:ind w:left="720"/>
          </w:pPr>
        </w:pPrChange>
      </w:pPr>
    </w:p>
    <w:p w14:paraId="30CB69CB" w14:textId="77777777" w:rsidR="008F456D" w:rsidRDefault="002B278F">
      <w:pPr>
        <w:pStyle w:val="ListParagraph"/>
        <w:spacing w:line="360" w:lineRule="auto"/>
        <w:ind w:left="1620" w:hanging="450"/>
        <w:rPr>
          <w:del w:id="1695" w:author="Jade Raposa" w:date="2024-10-15T02:46:00Z"/>
          <w:rFonts w:ascii="Georgia" w:hAnsi="Georgia"/>
        </w:rPr>
      </w:pPr>
      <w:del w:id="1696" w:author="Jade Raposa" w:date="2024-10-15T02:46:00Z">
        <w:r>
          <w:rPr>
            <w:rFonts w:ascii="Georgia" w:hAnsi="Georgia"/>
            <w:rPrChange w:id="1697" w:author="Jade Raposa" w:date="2024-10-15T02:18:00Z">
              <w:rPr/>
            </w:rPrChange>
          </w:rPr>
          <w:delText xml:space="preserve">    </w:delText>
        </w:r>
      </w:del>
    </w:p>
    <w:p w14:paraId="6AE56FE6" w14:textId="77777777" w:rsidR="008F456D" w:rsidRPr="008F456D" w:rsidRDefault="008F456D">
      <w:pPr>
        <w:spacing w:line="360" w:lineRule="auto"/>
        <w:ind w:left="1620" w:hanging="450"/>
        <w:rPr>
          <w:ins w:id="1698" w:author="Jade Raposa" w:date="2024-10-16T20:58:00Z"/>
          <w:rFonts w:ascii="Georgia" w:hAnsi="Georgia"/>
          <w:rPrChange w:id="1699" w:author="Jade Raposa" w:date="2024-10-15T02:18:00Z">
            <w:rPr>
              <w:ins w:id="1700" w:author="Jade Raposa" w:date="2024-10-16T20:58:00Z"/>
            </w:rPr>
          </w:rPrChange>
        </w:rPr>
        <w:pPrChange w:id="1701"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1702" w:author="Jade Raposa" w:date="2024-10-15T02:46:00Z"/>
          <w:rFonts w:ascii="Georgia" w:hAnsi="Georgia"/>
          <w:rPrChange w:id="1703" w:author="Jade Raposa" w:date="2024-10-15T02:18:00Z">
            <w:rPr>
              <w:del w:id="1704" w:author="Jade Raposa" w:date="2024-10-15T02:46:00Z"/>
            </w:rPr>
          </w:rPrChange>
        </w:rPr>
        <w:pPrChange w:id="1705"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1706" w:author="Jade Raposa" w:date="2024-10-15T02:46:00Z"/>
          <w:rFonts w:ascii="Georgia" w:hAnsi="Georgia"/>
          <w:rPrChange w:id="1707" w:author="Jade Raposa" w:date="2024-10-15T02:18:00Z">
            <w:rPr>
              <w:del w:id="1708" w:author="Jade Raposa" w:date="2024-10-15T02:46:00Z"/>
            </w:rPr>
          </w:rPrChange>
        </w:rPr>
        <w:pPrChange w:id="1709"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1710" w:author="Jade Raposa" w:date="2024-10-15T02:46:00Z"/>
          <w:rFonts w:ascii="Georgia" w:hAnsi="Georgia"/>
          <w:rPrChange w:id="1711" w:author="Jade Raposa" w:date="2024-10-15T02:18:00Z">
            <w:rPr>
              <w:del w:id="1712" w:author="Jade Raposa" w:date="2024-10-15T02:46:00Z"/>
            </w:rPr>
          </w:rPrChange>
        </w:rPr>
        <w:pPrChange w:id="1713"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1714" w:author="Jade Raposa" w:date="2024-10-15T02:46:00Z"/>
          <w:rFonts w:ascii="Georgia" w:hAnsi="Georgia"/>
          <w:rPrChange w:id="1715" w:author="Jade Raposa" w:date="2024-10-15T02:18:00Z">
            <w:rPr>
              <w:del w:id="1716" w:author="Jade Raposa" w:date="2024-10-15T02:46:00Z"/>
            </w:rPr>
          </w:rPrChange>
        </w:rPr>
        <w:pPrChange w:id="1717"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1718" w:author="Jade Raposa" w:date="2024-10-15T02:23:00Z"/>
          <w:rFonts w:ascii="Georgia" w:hAnsi="Georgia"/>
          <w:rPrChange w:id="1719" w:author="Jade Raposa" w:date="2024-10-15T02:18:00Z">
            <w:rPr>
              <w:del w:id="1720" w:author="Jade Raposa" w:date="2024-10-15T02:23:00Z"/>
            </w:rPr>
          </w:rPrChange>
        </w:rPr>
        <w:pPrChange w:id="1721"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1722" w:author="Jade Raposa" w:date="2024-10-15T02:23:00Z"/>
          <w:rFonts w:ascii="Georgia" w:hAnsi="Georgia"/>
          <w:rPrChange w:id="1723" w:author="Jade Raposa" w:date="2024-10-15T02:18:00Z">
            <w:rPr>
              <w:del w:id="1724" w:author="Jade Raposa" w:date="2024-10-15T02:23:00Z"/>
            </w:rPr>
          </w:rPrChange>
        </w:rPr>
        <w:pPrChange w:id="1725" w:author="Jade Raposa" w:date="2024-10-15T02:46:00Z">
          <w:pPr>
            <w:pStyle w:val="ListParagraph"/>
            <w:ind w:left="1800"/>
          </w:pPr>
        </w:pPrChange>
      </w:pPr>
    </w:p>
    <w:p w14:paraId="652814F6" w14:textId="77777777" w:rsidR="008F456D" w:rsidRPr="008F456D" w:rsidRDefault="008F456D">
      <w:pPr>
        <w:spacing w:line="360" w:lineRule="auto"/>
        <w:ind w:left="1800"/>
        <w:rPr>
          <w:del w:id="1726" w:author="Jade Raposa" w:date="2024-10-15T02:23:00Z"/>
          <w:rFonts w:ascii="Georgia" w:hAnsi="Georgia"/>
          <w:rPrChange w:id="1727" w:author="Jade Raposa" w:date="2024-10-15T02:23:00Z">
            <w:rPr>
              <w:del w:id="1728" w:author="Jade Raposa" w:date="2024-10-15T02:23:00Z"/>
            </w:rPr>
          </w:rPrChange>
        </w:rPr>
        <w:pPrChange w:id="1729"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1730" w:author="Jade Raposa" w:date="2024-10-15T02:46:00Z"/>
          <w:rFonts w:ascii="Georgia" w:hAnsi="Georgia"/>
          <w:rPrChange w:id="1731" w:author="Jade Raposa" w:date="2024-10-15T02:23:00Z">
            <w:rPr>
              <w:del w:id="1732" w:author="Jade Raposa" w:date="2024-10-15T02:46:00Z"/>
            </w:rPr>
          </w:rPrChange>
        </w:rPr>
        <w:pPrChange w:id="1733"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1734" w:author="Jade Raposa" w:date="2024-10-15T02:18:00Z">
            <w:rPr/>
          </w:rPrChange>
        </w:rPr>
        <w:pPrChange w:id="1735"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1736" w:author="Jade Raposa" w:date="2024-10-16T20:58:00Z"/>
          <w:rFonts w:ascii="Georgia" w:hAnsi="Georgia"/>
          <w:b/>
          <w:bCs/>
        </w:rPr>
        <w:pPrChange w:id="1737" w:author="Jade Raposa" w:date="2024-10-16T20:58:00Z">
          <w:pPr>
            <w:pStyle w:val="ListParagraph"/>
            <w:spacing w:line="360" w:lineRule="auto"/>
            <w:ind w:left="1620" w:hanging="450"/>
          </w:pPr>
        </w:pPrChange>
      </w:pPr>
      <w:del w:id="1738" w:author="Jade Raposa" w:date="2024-10-16T20:58:00Z">
        <w:r>
          <w:rPr>
            <w:rFonts w:ascii="Georgia" w:hAnsi="Georgia"/>
            <w:rPrChange w:id="1739" w:author="Jade Raposa" w:date="2024-10-15T02:18:00Z">
              <w:rPr/>
            </w:rPrChange>
          </w:rPr>
          <w:delText>11.</w:delText>
        </w:r>
        <w:r>
          <w:rPr>
            <w:rFonts w:ascii="Georgia" w:hAnsi="Georgia"/>
            <w:rPrChange w:id="1740" w:author="Jade Raposa" w:date="2024-10-15T02:18:00Z">
              <w:rPr/>
            </w:rPrChange>
          </w:rPr>
          <w:tab/>
        </w:r>
      </w:del>
      <w:r>
        <w:rPr>
          <w:rFonts w:ascii="Georgia" w:hAnsi="Georgia"/>
          <w:rPrChange w:id="1741" w:author="Jade Raposa" w:date="2024-10-15T02:18:00Z">
            <w:rPr/>
          </w:rPrChange>
        </w:rPr>
        <w:t xml:space="preserve">After completing quizzes and finishing the subject, you can view your certificate by clicking </w:t>
      </w:r>
      <w:r>
        <w:rPr>
          <w:rFonts w:ascii="Georgia" w:hAnsi="Georgia"/>
          <w:b/>
          <w:bCs/>
          <w:rPrChange w:id="1742"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1743" w:author="Jade Raposa" w:date="2024-10-16T20:58:00Z">
            <w:rPr/>
          </w:rPrChange>
        </w:rPr>
        <w:pPrChange w:id="1744"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1745" w:author="Jade Raposa" w:date="2024-10-15T02:18:00Z">
            <w:rPr>
              <w:b/>
              <w:bCs/>
            </w:rPr>
          </w:rPrChange>
        </w:rPr>
        <w:pPrChange w:id="1746" w:author="Jade Raposa" w:date="2024-10-15T02:46:00Z">
          <w:pPr>
            <w:pStyle w:val="ListParagraph"/>
            <w:ind w:left="1800"/>
          </w:pPr>
        </w:pPrChange>
      </w:pPr>
      <w:r>
        <w:rPr>
          <w:rFonts w:ascii="Georgia" w:hAnsi="Georgia"/>
          <w:rPrChange w:id="1747" w:author="Jade Raposa" w:date="2024-10-15T02:18:00Z">
            <w:rPr/>
          </w:rPrChange>
        </w:rPr>
        <w:t>12.</w:t>
      </w:r>
      <w:r>
        <w:rPr>
          <w:rFonts w:ascii="Georgia" w:hAnsi="Georgia"/>
          <w:rPrChange w:id="1748" w:author="Jade Raposa" w:date="2024-10-15T02:18:00Z">
            <w:rPr/>
          </w:rPrChange>
        </w:rPr>
        <w:tab/>
        <w:t xml:space="preserve">When you are done with everything, click </w:t>
      </w:r>
      <w:r>
        <w:rPr>
          <w:rFonts w:ascii="Georgia" w:hAnsi="Georgia"/>
          <w:b/>
          <w:bCs/>
          <w:rPrChange w:id="1749" w:author="Jade Raposa" w:date="2024-10-15T02:18:00Z">
            <w:rPr>
              <w:b/>
              <w:bCs/>
            </w:rPr>
          </w:rPrChange>
        </w:rPr>
        <w:t>“LOG OUT.”</w:t>
      </w:r>
    </w:p>
    <w:p w14:paraId="1606DD97" w14:textId="77777777" w:rsidR="008F456D" w:rsidRDefault="008F456D">
      <w:pPr>
        <w:ind w:left="1620" w:hanging="450"/>
        <w:rPr>
          <w:ins w:id="1750" w:author="Jade Raposa" w:date="2024-10-17T00:58:00Z"/>
          <w:rFonts w:ascii="Georgia" w:hAnsi="Georgia"/>
          <w:b/>
          <w:bCs/>
        </w:rPr>
        <w:sectPr w:rsidR="008F456D">
          <w:headerReference w:type="first" r:id="rId130"/>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1761" w:author="Jade Raposa" w:date="2024-10-15T02:46:00Z"/>
          <w:rFonts w:ascii="Georgia" w:hAnsi="Georgia"/>
          <w:b/>
          <w:bCs/>
          <w:rPrChange w:id="1762" w:author="Jade Raposa" w:date="2024-10-15T02:18:00Z">
            <w:rPr>
              <w:del w:id="1763" w:author="Jade Raposa" w:date="2024-10-15T02:46:00Z"/>
              <w:b/>
              <w:bCs/>
            </w:rPr>
          </w:rPrChange>
        </w:rPr>
        <w:pPrChange w:id="1764" w:author="Jade Raposa" w:date="2024-10-15T02:21:00Z">
          <w:pPr>
            <w:pStyle w:val="ListParagraph"/>
            <w:ind w:left="1800"/>
          </w:pPr>
        </w:pPrChange>
      </w:pPr>
    </w:p>
    <w:p w14:paraId="06DA32B3" w14:textId="77777777" w:rsidR="008F456D" w:rsidRPr="008F456D" w:rsidRDefault="008F456D">
      <w:pPr>
        <w:pStyle w:val="ListParagraph"/>
        <w:ind w:left="1620" w:hanging="450"/>
        <w:rPr>
          <w:del w:id="1765" w:author="Jade Raposa" w:date="2024-10-15T02:46:00Z"/>
          <w:rFonts w:ascii="Georgia" w:hAnsi="Georgia"/>
          <w:b/>
          <w:bCs/>
          <w:rPrChange w:id="1766" w:author="Jade Raposa" w:date="2024-10-15T02:18:00Z">
            <w:rPr>
              <w:del w:id="1767" w:author="Jade Raposa" w:date="2024-10-15T02:46:00Z"/>
              <w:b/>
              <w:bCs/>
            </w:rPr>
          </w:rPrChange>
        </w:rPr>
        <w:pPrChange w:id="1768" w:author="Jade Raposa" w:date="2024-10-15T02:21:00Z">
          <w:pPr>
            <w:pStyle w:val="ListParagraph"/>
            <w:ind w:left="1800"/>
          </w:pPr>
        </w:pPrChange>
      </w:pPr>
    </w:p>
    <w:p w14:paraId="7BD7AB54" w14:textId="77777777" w:rsidR="008F456D" w:rsidRPr="008F456D" w:rsidRDefault="008F456D">
      <w:pPr>
        <w:pStyle w:val="ListParagraph"/>
        <w:ind w:left="1620" w:hanging="450"/>
        <w:rPr>
          <w:del w:id="1769" w:author="Jade Raposa" w:date="2024-10-15T02:46:00Z"/>
          <w:rFonts w:ascii="Georgia" w:hAnsi="Georgia"/>
          <w:b/>
          <w:bCs/>
          <w:rPrChange w:id="1770" w:author="Jade Raposa" w:date="2024-10-15T02:18:00Z">
            <w:rPr>
              <w:del w:id="1771" w:author="Jade Raposa" w:date="2024-10-15T02:46:00Z"/>
              <w:b/>
              <w:bCs/>
            </w:rPr>
          </w:rPrChange>
        </w:rPr>
        <w:pPrChange w:id="1772" w:author="Jade Raposa" w:date="2024-10-15T02:21:00Z">
          <w:pPr>
            <w:pStyle w:val="ListParagraph"/>
            <w:ind w:left="1800"/>
          </w:pPr>
        </w:pPrChange>
      </w:pPr>
    </w:p>
    <w:p w14:paraId="1BD4BF76" w14:textId="77777777" w:rsidR="008F456D" w:rsidRPr="008F456D" w:rsidRDefault="008F456D">
      <w:pPr>
        <w:pStyle w:val="ListParagraph"/>
        <w:ind w:left="1620" w:hanging="450"/>
        <w:rPr>
          <w:del w:id="1773" w:author="Jade Raposa" w:date="2024-10-15T02:46:00Z"/>
          <w:rFonts w:ascii="Georgia" w:hAnsi="Georgia"/>
          <w:b/>
          <w:bCs/>
          <w:rPrChange w:id="1774" w:author="Jade Raposa" w:date="2024-10-15T02:18:00Z">
            <w:rPr>
              <w:del w:id="1775" w:author="Jade Raposa" w:date="2024-10-15T02:46:00Z"/>
              <w:b/>
              <w:bCs/>
            </w:rPr>
          </w:rPrChange>
        </w:rPr>
        <w:pPrChange w:id="1776" w:author="Jade Raposa" w:date="2024-10-15T02:21:00Z">
          <w:pPr>
            <w:pStyle w:val="ListParagraph"/>
            <w:ind w:left="1800"/>
          </w:pPr>
        </w:pPrChange>
      </w:pPr>
    </w:p>
    <w:p w14:paraId="4BC1D4C7" w14:textId="77777777" w:rsidR="008F456D" w:rsidRPr="008F456D" w:rsidRDefault="008F456D">
      <w:pPr>
        <w:ind w:left="1620" w:hanging="450"/>
        <w:rPr>
          <w:del w:id="1777" w:author="Jade Raposa" w:date="2024-10-15T02:46:00Z"/>
          <w:rFonts w:ascii="Georgia" w:hAnsi="Georgia"/>
          <w:b/>
          <w:bCs/>
          <w:rPrChange w:id="1778" w:author="Jade Raposa" w:date="2024-10-15T02:18:00Z">
            <w:rPr>
              <w:del w:id="1779" w:author="Jade Raposa" w:date="2024-10-15T02:46:00Z"/>
              <w:b/>
              <w:bCs/>
            </w:rPr>
          </w:rPrChange>
        </w:rPr>
        <w:pPrChange w:id="1780" w:author="Jade Raposa" w:date="2024-10-15T02:21:00Z">
          <w:pPr>
            <w:ind w:left="720"/>
          </w:pPr>
        </w:pPrChange>
      </w:pPr>
    </w:p>
    <w:p w14:paraId="10FBAC73" w14:textId="77777777" w:rsidR="008F456D" w:rsidRPr="008F456D" w:rsidRDefault="008F456D">
      <w:pPr>
        <w:ind w:left="1620" w:hanging="450"/>
        <w:rPr>
          <w:del w:id="1781" w:author="Jade Raposa" w:date="2024-10-15T02:46:00Z"/>
          <w:rFonts w:ascii="Georgia" w:hAnsi="Georgia"/>
          <w:b/>
          <w:bCs/>
          <w:rPrChange w:id="1782" w:author="Jade Raposa" w:date="2024-10-15T02:18:00Z">
            <w:rPr>
              <w:del w:id="1783" w:author="Jade Raposa" w:date="2024-10-15T02:46:00Z"/>
              <w:b/>
              <w:bCs/>
            </w:rPr>
          </w:rPrChange>
        </w:rPr>
        <w:pPrChange w:id="1784" w:author="Jade Raposa" w:date="2024-10-15T02:21:00Z">
          <w:pPr/>
        </w:pPrChange>
      </w:pPr>
    </w:p>
    <w:p w14:paraId="5A030D83" w14:textId="77777777" w:rsidR="008F456D" w:rsidRPr="008F456D" w:rsidRDefault="008F456D">
      <w:pPr>
        <w:ind w:left="720"/>
        <w:rPr>
          <w:del w:id="1785" w:author="Jade Raposa" w:date="2024-10-17T00:58:00Z"/>
          <w:rFonts w:ascii="Georgia" w:hAnsi="Georgia"/>
          <w:b/>
          <w:bCs/>
          <w:rPrChange w:id="1786" w:author="Jade Raposa" w:date="2024-10-15T02:18:00Z">
            <w:rPr>
              <w:del w:id="1787"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1788" w:author="Jade Raposa" w:date="2024-10-15T02:18:00Z">
            <w:rPr>
              <w:b/>
              <w:bCs/>
            </w:rPr>
          </w:rPrChange>
        </w:rPr>
        <w:pPrChange w:id="1789" w:author="Jade Raposa" w:date="2024-10-15T02:21:00Z">
          <w:pPr>
            <w:ind w:left="720"/>
          </w:pPr>
        </w:pPrChange>
      </w:pPr>
      <w:r>
        <w:rPr>
          <w:rFonts w:ascii="Georgia" w:hAnsi="Georgia"/>
          <w:b/>
          <w:bCs/>
          <w:rPrChange w:id="1790"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1791" w:author="Jade Raposa" w:date="2024-10-15T02:18:00Z">
            <w:rPr>
              <w:b/>
              <w:bCs/>
            </w:rPr>
          </w:rPrChange>
        </w:rPr>
        <w:pPrChange w:id="1792" w:author="Jade Raposa" w:date="2024-10-15T02:21:00Z">
          <w:pPr>
            <w:pStyle w:val="ListParagraph"/>
            <w:numPr>
              <w:numId w:val="17"/>
            </w:numPr>
            <w:ind w:left="2160" w:hanging="360"/>
          </w:pPr>
        </w:pPrChange>
      </w:pPr>
      <w:r>
        <w:rPr>
          <w:rFonts w:ascii="Georgia" w:hAnsi="Georgia"/>
          <w:rPrChange w:id="1793" w:author="Jade Raposa" w:date="2024-10-15T02:18:00Z">
            <w:rPr/>
          </w:rPrChange>
        </w:rPr>
        <w:t xml:space="preserve">Select your role, the option is </w:t>
      </w:r>
      <w:r>
        <w:rPr>
          <w:rFonts w:ascii="Georgia" w:hAnsi="Georgia"/>
          <w:b/>
          <w:bCs/>
          <w:rPrChange w:id="1794" w:author="Jade Raposa" w:date="2024-10-15T02:18:00Z">
            <w:rPr>
              <w:b/>
              <w:bCs/>
            </w:rPr>
          </w:rPrChange>
        </w:rPr>
        <w:t>“MENTOR.”</w:t>
      </w:r>
    </w:p>
    <w:p w14:paraId="08C61E34" w14:textId="77777777" w:rsidR="008F456D" w:rsidRPr="008F456D" w:rsidRDefault="002B278F">
      <w:pPr>
        <w:ind w:left="1620" w:hanging="450"/>
        <w:rPr>
          <w:rFonts w:ascii="Georgia" w:hAnsi="Georgia"/>
          <w:rPrChange w:id="1795" w:author="Jade Raposa" w:date="2024-10-15T02:18:00Z">
            <w:rPr/>
          </w:rPrChange>
        </w:rPr>
        <w:pPrChange w:id="1796" w:author="Jade Raposa" w:date="2024-10-15T02:21:00Z">
          <w:pPr>
            <w:ind w:left="720"/>
          </w:pPr>
        </w:pPrChange>
      </w:pPr>
      <w:r>
        <w:rPr>
          <w:rFonts w:ascii="Georgia" w:hAnsi="Georgia"/>
          <w:noProof/>
          <w:rPrChange w:id="1797"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1798" w:author="Jade Raposa" w:date="2024-10-15T02:18:00Z">
            <w:rPr/>
          </w:rPrChange>
        </w:rPr>
        <w:pPrChange w:id="1799" w:author="Jade Raposa" w:date="2024-10-15T02:21:00Z">
          <w:pPr>
            <w:ind w:left="720"/>
          </w:pPr>
        </w:pPrChange>
      </w:pPr>
    </w:p>
    <w:p w14:paraId="0758ABCA" w14:textId="77777777" w:rsidR="008F456D" w:rsidRPr="008F456D" w:rsidRDefault="008F456D">
      <w:pPr>
        <w:ind w:left="1620" w:hanging="450"/>
        <w:rPr>
          <w:rFonts w:ascii="Georgia" w:hAnsi="Georgia"/>
          <w:rPrChange w:id="1800" w:author="Jade Raposa" w:date="2024-10-15T02:18:00Z">
            <w:rPr/>
          </w:rPrChange>
        </w:rPr>
        <w:pPrChange w:id="1801" w:author="Jade Raposa" w:date="2024-10-15T02:21:00Z">
          <w:pPr>
            <w:ind w:left="720"/>
          </w:pPr>
        </w:pPrChange>
      </w:pPr>
    </w:p>
    <w:p w14:paraId="6FC30B1E" w14:textId="77777777" w:rsidR="008F456D" w:rsidRPr="008F456D" w:rsidRDefault="008F456D">
      <w:pPr>
        <w:ind w:left="1620" w:hanging="450"/>
        <w:rPr>
          <w:rFonts w:ascii="Georgia" w:hAnsi="Georgia"/>
          <w:rPrChange w:id="1802" w:author="Jade Raposa" w:date="2024-10-15T02:18:00Z">
            <w:rPr/>
          </w:rPrChange>
        </w:rPr>
        <w:pPrChange w:id="1803" w:author="Jade Raposa" w:date="2024-10-15T02:21:00Z">
          <w:pPr>
            <w:ind w:left="720"/>
          </w:pPr>
        </w:pPrChange>
      </w:pPr>
    </w:p>
    <w:p w14:paraId="288E7A95" w14:textId="77777777" w:rsidR="008F456D" w:rsidRPr="008F456D" w:rsidRDefault="008F456D">
      <w:pPr>
        <w:ind w:left="1620" w:hanging="450"/>
        <w:rPr>
          <w:rFonts w:ascii="Georgia" w:hAnsi="Georgia"/>
          <w:rPrChange w:id="1804" w:author="Jade Raposa" w:date="2024-10-15T02:18:00Z">
            <w:rPr/>
          </w:rPrChange>
        </w:rPr>
        <w:pPrChange w:id="1805" w:author="Jade Raposa" w:date="2024-10-15T02:21:00Z">
          <w:pPr>
            <w:ind w:left="720"/>
          </w:pPr>
        </w:pPrChange>
      </w:pPr>
    </w:p>
    <w:p w14:paraId="7D016331" w14:textId="77777777" w:rsidR="008F456D" w:rsidRPr="008F456D" w:rsidRDefault="002B278F">
      <w:pPr>
        <w:ind w:left="1620" w:hanging="450"/>
        <w:rPr>
          <w:rFonts w:ascii="Georgia" w:hAnsi="Georgia"/>
          <w:rPrChange w:id="1806" w:author="Jade Raposa" w:date="2024-10-15T02:18:00Z">
            <w:rPr/>
          </w:rPrChange>
        </w:rPr>
        <w:pPrChange w:id="1807" w:author="Jade Raposa" w:date="2024-10-15T02:21:00Z">
          <w:pPr>
            <w:ind w:left="720"/>
          </w:pPr>
        </w:pPrChange>
      </w:pPr>
      <w:r>
        <w:rPr>
          <w:rFonts w:ascii="Georgia" w:hAnsi="Georgia"/>
          <w:b/>
          <w:bCs/>
          <w:noProof/>
          <w:rPrChange w:id="1808"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AE2C4BA"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1809" w:author="Jade Raposa" w:date="2024-10-15T02:18:00Z">
            <w:rPr/>
          </w:rPrChange>
        </w:rPr>
        <w:pPrChange w:id="1810" w:author="Jade Raposa" w:date="2024-10-15T02:21:00Z">
          <w:pPr>
            <w:ind w:left="720"/>
          </w:pPr>
        </w:pPrChange>
      </w:pPr>
    </w:p>
    <w:p w14:paraId="7FE548B9" w14:textId="77777777" w:rsidR="008F456D" w:rsidRPr="008F456D" w:rsidRDefault="008F456D">
      <w:pPr>
        <w:ind w:left="1620" w:hanging="450"/>
        <w:rPr>
          <w:rFonts w:ascii="Georgia" w:hAnsi="Georgia"/>
          <w:rPrChange w:id="1811" w:author="Jade Raposa" w:date="2024-10-15T02:18:00Z">
            <w:rPr/>
          </w:rPrChange>
        </w:rPr>
        <w:pPrChange w:id="1812" w:author="Jade Raposa" w:date="2024-10-15T02:21:00Z">
          <w:pPr>
            <w:ind w:left="720"/>
          </w:pPr>
        </w:pPrChange>
      </w:pPr>
    </w:p>
    <w:p w14:paraId="1A23ED53" w14:textId="77777777" w:rsidR="008F456D" w:rsidRPr="008F456D" w:rsidRDefault="008F456D">
      <w:pPr>
        <w:ind w:left="1620" w:hanging="450"/>
        <w:rPr>
          <w:rFonts w:ascii="Georgia" w:hAnsi="Georgia"/>
          <w:rPrChange w:id="1813" w:author="Jade Raposa" w:date="2024-10-15T02:18:00Z">
            <w:rPr/>
          </w:rPrChange>
        </w:rPr>
        <w:pPrChange w:id="1814" w:author="Jade Raposa" w:date="2024-10-15T02:21:00Z">
          <w:pPr>
            <w:ind w:left="720"/>
          </w:pPr>
        </w:pPrChange>
      </w:pPr>
    </w:p>
    <w:p w14:paraId="6F545667" w14:textId="77777777" w:rsidR="008F456D" w:rsidRPr="008F456D" w:rsidRDefault="008F456D">
      <w:pPr>
        <w:ind w:left="1620" w:hanging="450"/>
        <w:rPr>
          <w:rFonts w:ascii="Georgia" w:hAnsi="Georgia"/>
          <w:rPrChange w:id="1815" w:author="Jade Raposa" w:date="2024-10-15T02:18:00Z">
            <w:rPr/>
          </w:rPrChange>
        </w:rPr>
        <w:pPrChange w:id="1816" w:author="Jade Raposa" w:date="2024-10-15T02:21:00Z">
          <w:pPr>
            <w:ind w:left="720"/>
          </w:pPr>
        </w:pPrChange>
      </w:pPr>
    </w:p>
    <w:p w14:paraId="118391AD" w14:textId="77777777" w:rsidR="008F456D" w:rsidRPr="008F456D" w:rsidRDefault="008F456D">
      <w:pPr>
        <w:ind w:left="1620" w:hanging="450"/>
        <w:rPr>
          <w:rFonts w:ascii="Georgia" w:hAnsi="Georgia"/>
          <w:rPrChange w:id="1817" w:author="Jade Raposa" w:date="2024-10-15T02:18:00Z">
            <w:rPr/>
          </w:rPrChange>
        </w:rPr>
        <w:pPrChange w:id="1818"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1819" w:author="Jade Raposa" w:date="2024-10-15T02:18:00Z">
            <w:rPr/>
          </w:rPrChange>
        </w:rPr>
        <w:pPrChange w:id="1820" w:author="Jade Raposa" w:date="2024-10-15T02:21:00Z">
          <w:pPr>
            <w:pStyle w:val="ListParagraph"/>
            <w:numPr>
              <w:numId w:val="17"/>
            </w:numPr>
            <w:ind w:left="2160" w:hanging="360"/>
          </w:pPr>
        </w:pPrChange>
      </w:pPr>
      <w:r>
        <w:rPr>
          <w:rFonts w:ascii="Georgia" w:hAnsi="Georgia"/>
          <w:rPrChange w:id="1821" w:author="Jade Raposa" w:date="2024-10-15T02:18:00Z">
            <w:rPr/>
          </w:rPrChange>
        </w:rPr>
        <w:t xml:space="preserve">Tap </w:t>
      </w:r>
      <w:r>
        <w:rPr>
          <w:rFonts w:ascii="Georgia" w:hAnsi="Georgia"/>
          <w:b/>
          <w:bCs/>
          <w:rPrChange w:id="1822" w:author="Jade Raposa" w:date="2024-10-15T02:18:00Z">
            <w:rPr>
              <w:b/>
              <w:bCs/>
            </w:rPr>
          </w:rPrChange>
        </w:rPr>
        <w:t>“SIGN UP”</w:t>
      </w:r>
      <w:r>
        <w:rPr>
          <w:rFonts w:ascii="Georgia" w:hAnsi="Georgia"/>
          <w:rPrChange w:id="1823" w:author="Jade Raposa" w:date="2024-10-15T02:18:00Z">
            <w:rPr/>
          </w:rPrChange>
        </w:rPr>
        <w:t xml:space="preserve"> to create an account. Make sure to use your </w:t>
      </w:r>
      <w:r>
        <w:rPr>
          <w:rFonts w:ascii="Georgia" w:hAnsi="Georgia"/>
          <w:b/>
          <w:bCs/>
          <w:rPrChange w:id="1824" w:author="Jade Raposa" w:date="2024-10-15T02:18:00Z">
            <w:rPr>
              <w:b/>
              <w:bCs/>
            </w:rPr>
          </w:rPrChange>
        </w:rPr>
        <w:t>“@dwc-legazpi.edu”</w:t>
      </w:r>
      <w:r>
        <w:rPr>
          <w:rFonts w:ascii="Georgia" w:hAnsi="Georgia"/>
          <w:rPrChange w:id="1825" w:author="Jade Raposa" w:date="2024-10-15T02:18:00Z">
            <w:rPr/>
          </w:rPrChange>
        </w:rPr>
        <w:t xml:space="preserve"> email.</w:t>
      </w:r>
    </w:p>
    <w:p w14:paraId="4574B83D" w14:textId="77777777" w:rsidR="008F456D" w:rsidRPr="008F456D" w:rsidRDefault="008F456D">
      <w:pPr>
        <w:ind w:left="1620" w:hanging="450"/>
        <w:rPr>
          <w:rFonts w:ascii="Georgia" w:hAnsi="Georgia"/>
          <w:rPrChange w:id="1826" w:author="Jade Raposa" w:date="2024-10-15T02:18:00Z">
            <w:rPr/>
          </w:rPrChange>
        </w:rPr>
        <w:pPrChange w:id="1827" w:author="Jade Raposa" w:date="2024-10-15T02:21:00Z">
          <w:pPr>
            <w:ind w:left="720"/>
          </w:pPr>
        </w:pPrChange>
      </w:pPr>
    </w:p>
    <w:p w14:paraId="29CCD002" w14:textId="77777777" w:rsidR="008F456D" w:rsidRPr="008F456D" w:rsidRDefault="002B278F">
      <w:pPr>
        <w:ind w:left="1620" w:hanging="450"/>
        <w:rPr>
          <w:rFonts w:ascii="Georgia" w:hAnsi="Georgia"/>
          <w:rPrChange w:id="1828" w:author="Jade Raposa" w:date="2024-10-15T02:18:00Z">
            <w:rPr/>
          </w:rPrChange>
        </w:rPr>
        <w:pPrChange w:id="1829" w:author="Jade Raposa" w:date="2024-10-15T02:21:00Z">
          <w:pPr>
            <w:ind w:left="720"/>
          </w:pPr>
        </w:pPrChange>
      </w:pPr>
      <w:r>
        <w:rPr>
          <w:rFonts w:ascii="Georgia" w:hAnsi="Georgia"/>
          <w:noProof/>
          <w:rPrChange w:id="1830"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1831" w:author="Jade Raposa" w:date="2024-10-15T02:18:00Z">
            <w:rPr/>
          </w:rPrChange>
        </w:rPr>
        <w:pPrChange w:id="1832" w:author="Jade Raposa" w:date="2024-10-15T02:21:00Z">
          <w:pPr>
            <w:ind w:left="720"/>
          </w:pPr>
        </w:pPrChange>
      </w:pPr>
    </w:p>
    <w:p w14:paraId="15A57BA0" w14:textId="77777777" w:rsidR="008F456D" w:rsidRPr="008F456D" w:rsidRDefault="008F456D">
      <w:pPr>
        <w:ind w:left="1620" w:hanging="450"/>
        <w:rPr>
          <w:rFonts w:ascii="Georgia" w:hAnsi="Georgia"/>
          <w:rPrChange w:id="1833" w:author="Jade Raposa" w:date="2024-10-15T02:18:00Z">
            <w:rPr/>
          </w:rPrChange>
        </w:rPr>
        <w:pPrChange w:id="1834" w:author="Jade Raposa" w:date="2024-10-15T02:21:00Z">
          <w:pPr>
            <w:ind w:left="720"/>
          </w:pPr>
        </w:pPrChange>
      </w:pPr>
    </w:p>
    <w:p w14:paraId="08845962" w14:textId="77777777" w:rsidR="008F456D" w:rsidRPr="008F456D" w:rsidRDefault="002B278F">
      <w:pPr>
        <w:ind w:left="1620" w:hanging="450"/>
        <w:rPr>
          <w:rFonts w:ascii="Georgia" w:hAnsi="Georgia"/>
          <w:rPrChange w:id="1835" w:author="Jade Raposa" w:date="2024-10-15T02:18:00Z">
            <w:rPr/>
          </w:rPrChange>
        </w:rPr>
        <w:pPrChange w:id="1836" w:author="Jade Raposa" w:date="2024-10-15T02:21:00Z">
          <w:pPr>
            <w:ind w:left="720"/>
          </w:pPr>
        </w:pPrChange>
      </w:pPr>
      <w:ins w:id="1837" w:author="Jade Raposa" w:date="2024-10-15T02:45:00Z">
        <w:r>
          <w:rPr>
            <w:rFonts w:ascii="Georgia" w:hAnsi="Georgia"/>
            <w:b/>
            <w:bCs/>
            <w:noProof/>
            <w:rPrChange w:id="1838"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6CBB82"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1839" w:author="Jade Raposa" w:date="2024-10-15T02:18:00Z">
            <w:rPr/>
          </w:rPrChange>
        </w:rPr>
        <w:pPrChange w:id="1840" w:author="Jade Raposa" w:date="2024-10-15T02:21:00Z">
          <w:pPr>
            <w:ind w:left="720"/>
          </w:pPr>
        </w:pPrChange>
      </w:pPr>
    </w:p>
    <w:p w14:paraId="51312A7D" w14:textId="77777777" w:rsidR="008F456D" w:rsidRPr="008F456D" w:rsidRDefault="008F456D">
      <w:pPr>
        <w:ind w:left="1620" w:hanging="450"/>
        <w:rPr>
          <w:rFonts w:ascii="Georgia" w:hAnsi="Georgia"/>
          <w:rPrChange w:id="1841" w:author="Jade Raposa" w:date="2024-10-15T02:18:00Z">
            <w:rPr/>
          </w:rPrChange>
        </w:rPr>
        <w:pPrChange w:id="1842" w:author="Jade Raposa" w:date="2024-10-15T02:21:00Z">
          <w:pPr>
            <w:ind w:left="720"/>
          </w:pPr>
        </w:pPrChange>
      </w:pPr>
    </w:p>
    <w:p w14:paraId="6637E1E3" w14:textId="77777777" w:rsidR="008F456D" w:rsidRPr="008F456D" w:rsidRDefault="008F456D">
      <w:pPr>
        <w:ind w:left="1620" w:hanging="450"/>
        <w:rPr>
          <w:rFonts w:ascii="Georgia" w:hAnsi="Georgia"/>
          <w:rPrChange w:id="1843" w:author="Jade Raposa" w:date="2024-10-15T02:18:00Z">
            <w:rPr/>
          </w:rPrChange>
        </w:rPr>
        <w:pPrChange w:id="1844" w:author="Jade Raposa" w:date="2024-10-15T02:21:00Z">
          <w:pPr>
            <w:ind w:left="720"/>
          </w:pPr>
        </w:pPrChange>
      </w:pPr>
    </w:p>
    <w:p w14:paraId="6E0F1314" w14:textId="77777777" w:rsidR="008F456D" w:rsidRDefault="008F456D">
      <w:pPr>
        <w:pStyle w:val="ListParagraph"/>
        <w:numPr>
          <w:ilvl w:val="0"/>
          <w:numId w:val="17"/>
        </w:numPr>
        <w:rPr>
          <w:ins w:id="1845" w:author="Jade Raposa" w:date="2024-10-17T00:59:00Z"/>
          <w:rFonts w:ascii="Georgia" w:hAnsi="Georgia"/>
        </w:rPr>
        <w:sectPr w:rsidR="008F456D">
          <w:headerReference w:type="default" r:id="rId133"/>
          <w:headerReference w:type="first" r:id="rId134"/>
          <w:pgSz w:w="12240" w:h="15840"/>
          <w:pgMar w:top="1440" w:right="1440" w:bottom="1440" w:left="1440" w:header="708" w:footer="708" w:gutter="0"/>
          <w:pgNumType w:start="1"/>
          <w:cols w:space="708"/>
          <w:docGrid w:linePitch="360"/>
        </w:sectPr>
      </w:pPr>
    </w:p>
    <w:p w14:paraId="3D6318DD" w14:textId="77777777" w:rsidR="00000000" w:rsidRDefault="00000000">
      <w:pPr>
        <w:ind w:left="1620" w:hanging="450"/>
        <w:rPr>
          <w:del w:id="1858" w:author="Jade Raposa" w:date="2024-10-17T00:59:00Z"/>
          <w:rFonts w:ascii="Georgia" w:hAnsi="Georgia"/>
          <w:rPrChange w:id="1859" w:author="Jade Raposa" w:date="2024-10-15T02:18:00Z">
            <w:rPr>
              <w:del w:id="1860" w:author="Jade Raposa" w:date="2024-10-17T00:59:00Z"/>
            </w:rPr>
          </w:rPrChange>
        </w:rPr>
        <w:sectPr w:rsidR="00000000">
          <w:pgSz w:w="12240" w:h="15840"/>
          <w:pgMar w:top="1440" w:right="1440" w:bottom="1440" w:left="1440" w:header="708" w:footer="708" w:gutter="0"/>
          <w:pgNumType w:start="1"/>
          <w:cols w:space="708"/>
          <w:titlePg/>
          <w:docGrid w:linePitch="360"/>
        </w:sectPr>
        <w:pPrChange w:id="1861" w:author="Jade Raposa" w:date="2024-10-15T02:21:00Z">
          <w:pPr/>
        </w:pPrChange>
      </w:pPr>
    </w:p>
    <w:p w14:paraId="6D8E9AF7" w14:textId="77777777" w:rsidR="008F456D" w:rsidRPr="008F456D" w:rsidRDefault="008F456D">
      <w:pPr>
        <w:ind w:left="1620" w:hanging="450"/>
        <w:rPr>
          <w:del w:id="1862" w:author="Jade Raposa" w:date="2024-10-17T00:58:00Z"/>
          <w:rFonts w:ascii="Georgia" w:hAnsi="Georgia"/>
          <w:rPrChange w:id="1863" w:author="Jade Raposa" w:date="2024-10-15T02:18:00Z">
            <w:rPr>
              <w:del w:id="1864" w:author="Jade Raposa" w:date="2024-10-17T00:58:00Z"/>
            </w:rPr>
          </w:rPrChange>
        </w:rPr>
        <w:pPrChange w:id="1865"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1866" w:author="Jade Raposa" w:date="2024-10-15T02:25:00Z">
            <w:rPr/>
          </w:rPrChange>
        </w:rPr>
        <w:pPrChange w:id="1867" w:author="Jade Raposa" w:date="2024-10-15T02:25:00Z">
          <w:pPr>
            <w:ind w:firstLine="720"/>
          </w:pPr>
        </w:pPrChange>
      </w:pPr>
      <w:del w:id="1868" w:author="Jade Raposa" w:date="2024-10-15T02:25:00Z">
        <w:r>
          <w:rPr>
            <w:rFonts w:ascii="Georgia" w:hAnsi="Georgia"/>
            <w:rPrChange w:id="1869" w:author="Jade Raposa" w:date="2024-10-15T02:25:00Z">
              <w:rPr/>
            </w:rPrChange>
          </w:rPr>
          <w:delText xml:space="preserve">3. </w:delText>
        </w:r>
      </w:del>
      <w:r>
        <w:rPr>
          <w:rFonts w:ascii="Georgia" w:hAnsi="Georgia"/>
          <w:rPrChange w:id="1870" w:author="Jade Raposa" w:date="2024-10-15T02:25:00Z">
            <w:rPr/>
          </w:rPrChange>
        </w:rPr>
        <w:t xml:space="preserve">Enter your </w:t>
      </w:r>
      <w:r>
        <w:rPr>
          <w:rFonts w:ascii="Georgia" w:hAnsi="Georgia"/>
          <w:b/>
          <w:bCs/>
          <w:rPrChange w:id="1871" w:author="Jade Raposa" w:date="2024-10-15T02:25:00Z">
            <w:rPr>
              <w:b/>
              <w:bCs/>
            </w:rPr>
          </w:rPrChange>
        </w:rPr>
        <w:t>“EMAIL”</w:t>
      </w:r>
      <w:r>
        <w:rPr>
          <w:rFonts w:ascii="Georgia" w:hAnsi="Georgia"/>
          <w:rPrChange w:id="1872" w:author="Jade Raposa" w:date="2024-10-15T02:25:00Z">
            <w:rPr/>
          </w:rPrChange>
        </w:rPr>
        <w:t xml:space="preserve"> using the school account, and set your </w:t>
      </w:r>
      <w:r>
        <w:rPr>
          <w:rFonts w:ascii="Georgia" w:hAnsi="Georgia"/>
          <w:b/>
          <w:bCs/>
          <w:rPrChange w:id="1873" w:author="Jade Raposa" w:date="2024-10-15T02:25:00Z">
            <w:rPr>
              <w:b/>
              <w:bCs/>
            </w:rPr>
          </w:rPrChange>
        </w:rPr>
        <w:t>“PASSWORD.”</w:t>
      </w:r>
      <w:r>
        <w:rPr>
          <w:rFonts w:ascii="Georgia" w:hAnsi="Georgia"/>
          <w:rPrChange w:id="1874" w:author="Jade Raposa" w:date="2024-10-15T02:25:00Z">
            <w:rPr/>
          </w:rPrChange>
        </w:rPr>
        <w:t xml:space="preserve"> Press </w:t>
      </w:r>
      <w:r>
        <w:rPr>
          <w:rFonts w:ascii="Georgia" w:hAnsi="Georgia"/>
          <w:b/>
          <w:bCs/>
          <w:rPrChange w:id="1875" w:author="Jade Raposa" w:date="2024-10-15T02:25:00Z">
            <w:rPr>
              <w:b/>
              <w:bCs/>
            </w:rPr>
          </w:rPrChange>
        </w:rPr>
        <w:t>“Next.”</w:t>
      </w:r>
    </w:p>
    <w:p w14:paraId="175A92E8" w14:textId="77777777" w:rsidR="008F456D" w:rsidRPr="008F456D" w:rsidRDefault="002B278F">
      <w:pPr>
        <w:pStyle w:val="ListParagraph"/>
        <w:ind w:left="1620" w:hanging="450"/>
        <w:rPr>
          <w:del w:id="1876" w:author="Jade Raposa" w:date="2024-10-15T02:24:00Z"/>
          <w:rFonts w:ascii="Georgia" w:hAnsi="Georgia"/>
          <w:rPrChange w:id="1877" w:author="Jade Raposa" w:date="2024-10-15T02:18:00Z">
            <w:rPr>
              <w:del w:id="1878" w:author="Jade Raposa" w:date="2024-10-15T02:24:00Z"/>
            </w:rPr>
          </w:rPrChange>
        </w:rPr>
        <w:pPrChange w:id="1879" w:author="Jade Raposa" w:date="2024-10-15T02:21:00Z">
          <w:pPr>
            <w:pStyle w:val="ListParagraph"/>
            <w:ind w:left="1800"/>
          </w:pPr>
        </w:pPrChange>
      </w:pPr>
      <w:r>
        <w:rPr>
          <w:rFonts w:ascii="Georgia" w:hAnsi="Georgia"/>
          <w:noProof/>
          <w:rPrChange w:id="1880"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1881" w:author="Jade Raposa" w:date="2024-10-15T02:24:00Z"/>
          <w:rFonts w:ascii="Georgia" w:hAnsi="Georgia"/>
          <w:rPrChange w:id="1882" w:author="Jade Raposa" w:date="2024-10-15T02:18:00Z">
            <w:rPr>
              <w:del w:id="1883" w:author="Jade Raposa" w:date="2024-10-15T02:24:00Z"/>
            </w:rPr>
          </w:rPrChange>
        </w:rPr>
        <w:pPrChange w:id="1884" w:author="Jade Raposa" w:date="2024-10-15T02:21:00Z">
          <w:pPr>
            <w:pStyle w:val="ListParagraph"/>
            <w:ind w:left="1800"/>
          </w:pPr>
        </w:pPrChange>
      </w:pPr>
    </w:p>
    <w:p w14:paraId="2BC480F3" w14:textId="77777777" w:rsidR="008F456D" w:rsidRPr="008F456D" w:rsidRDefault="008F456D">
      <w:pPr>
        <w:pStyle w:val="ListParagraph"/>
        <w:ind w:left="1620" w:hanging="450"/>
        <w:rPr>
          <w:del w:id="1885" w:author="Jade Raposa" w:date="2024-10-15T02:24:00Z"/>
          <w:rFonts w:ascii="Georgia" w:hAnsi="Georgia"/>
          <w:rPrChange w:id="1886" w:author="Jade Raposa" w:date="2024-10-15T02:18:00Z">
            <w:rPr>
              <w:del w:id="1887" w:author="Jade Raposa" w:date="2024-10-15T02:24:00Z"/>
            </w:rPr>
          </w:rPrChange>
        </w:rPr>
        <w:pPrChange w:id="1888" w:author="Jade Raposa" w:date="2024-10-15T02:21:00Z">
          <w:pPr>
            <w:pStyle w:val="ListParagraph"/>
            <w:ind w:left="1800"/>
          </w:pPr>
        </w:pPrChange>
      </w:pPr>
    </w:p>
    <w:p w14:paraId="2C93A6F9" w14:textId="77777777" w:rsidR="008F456D" w:rsidRPr="008F456D" w:rsidRDefault="008F456D">
      <w:pPr>
        <w:pStyle w:val="ListParagraph"/>
        <w:ind w:left="1620" w:hanging="450"/>
        <w:rPr>
          <w:del w:id="1889" w:author="Jade Raposa" w:date="2024-10-15T02:24:00Z"/>
          <w:rFonts w:ascii="Georgia" w:hAnsi="Georgia"/>
          <w:rPrChange w:id="1890" w:author="Jade Raposa" w:date="2024-10-15T02:18:00Z">
            <w:rPr>
              <w:del w:id="1891" w:author="Jade Raposa" w:date="2024-10-15T02:24:00Z"/>
            </w:rPr>
          </w:rPrChange>
        </w:rPr>
        <w:pPrChange w:id="1892" w:author="Jade Raposa" w:date="2024-10-15T02:21:00Z">
          <w:pPr>
            <w:pStyle w:val="ListParagraph"/>
            <w:ind w:left="1800"/>
          </w:pPr>
        </w:pPrChange>
      </w:pPr>
    </w:p>
    <w:p w14:paraId="377956E1" w14:textId="77777777" w:rsidR="008F456D" w:rsidRDefault="008F456D">
      <w:pPr>
        <w:pStyle w:val="ListParagraph"/>
        <w:ind w:left="1620" w:hanging="450"/>
        <w:pPrChange w:id="1893" w:author="Jade Raposa" w:date="2024-10-15T02:24:00Z">
          <w:pPr>
            <w:pStyle w:val="ListParagraph"/>
            <w:ind w:left="1800"/>
          </w:pPr>
        </w:pPrChange>
      </w:pPr>
    </w:p>
    <w:p w14:paraId="4506C6F6" w14:textId="77777777" w:rsidR="008F456D" w:rsidRPr="008F456D" w:rsidRDefault="008F456D">
      <w:pPr>
        <w:pStyle w:val="ListParagraph"/>
        <w:ind w:left="1620" w:hanging="450"/>
        <w:rPr>
          <w:del w:id="1894" w:author="Jade Raposa" w:date="2024-10-15T02:24:00Z"/>
          <w:rFonts w:ascii="Georgia" w:hAnsi="Georgia"/>
          <w:rPrChange w:id="1895" w:author="Jade Raposa" w:date="2024-10-15T02:18:00Z">
            <w:rPr>
              <w:del w:id="1896" w:author="Jade Raposa" w:date="2024-10-15T02:24:00Z"/>
            </w:rPr>
          </w:rPrChange>
        </w:rPr>
        <w:pPrChange w:id="1897" w:author="Jade Raposa" w:date="2024-10-15T02:21:00Z">
          <w:pPr>
            <w:pStyle w:val="ListParagraph"/>
            <w:ind w:left="1800"/>
          </w:pPr>
        </w:pPrChange>
      </w:pPr>
    </w:p>
    <w:p w14:paraId="300BA150" w14:textId="77777777" w:rsidR="008F456D" w:rsidRPr="008F456D" w:rsidRDefault="008F456D">
      <w:pPr>
        <w:pStyle w:val="ListParagraph"/>
        <w:ind w:left="1620" w:hanging="450"/>
        <w:rPr>
          <w:del w:id="1898" w:author="Jade Raposa" w:date="2024-10-15T02:24:00Z"/>
          <w:rFonts w:ascii="Georgia" w:hAnsi="Georgia"/>
          <w:rPrChange w:id="1899" w:author="Jade Raposa" w:date="2024-10-15T02:18:00Z">
            <w:rPr>
              <w:del w:id="1900" w:author="Jade Raposa" w:date="2024-10-15T02:24:00Z"/>
            </w:rPr>
          </w:rPrChange>
        </w:rPr>
        <w:pPrChange w:id="1901" w:author="Jade Raposa" w:date="2024-10-15T02:21:00Z">
          <w:pPr>
            <w:pStyle w:val="ListParagraph"/>
            <w:ind w:left="1800"/>
          </w:pPr>
        </w:pPrChange>
      </w:pPr>
    </w:p>
    <w:p w14:paraId="49383AA7" w14:textId="77777777" w:rsidR="008F456D" w:rsidRPr="008F456D" w:rsidRDefault="008F456D">
      <w:pPr>
        <w:pStyle w:val="ListParagraph"/>
        <w:ind w:left="1620" w:hanging="450"/>
        <w:rPr>
          <w:del w:id="1902" w:author="Jade Raposa" w:date="2024-10-15T02:24:00Z"/>
          <w:rFonts w:ascii="Georgia" w:hAnsi="Georgia"/>
          <w:rPrChange w:id="1903" w:author="Jade Raposa" w:date="2024-10-15T02:18:00Z">
            <w:rPr>
              <w:del w:id="1904" w:author="Jade Raposa" w:date="2024-10-15T02:24:00Z"/>
            </w:rPr>
          </w:rPrChange>
        </w:rPr>
        <w:pPrChange w:id="1905" w:author="Jade Raposa" w:date="2024-10-15T02:21:00Z">
          <w:pPr>
            <w:pStyle w:val="ListParagraph"/>
            <w:ind w:left="1800"/>
          </w:pPr>
        </w:pPrChange>
      </w:pPr>
    </w:p>
    <w:p w14:paraId="0D2EE22D" w14:textId="77777777" w:rsidR="008F456D" w:rsidRPr="008F456D" w:rsidRDefault="008F456D">
      <w:pPr>
        <w:pStyle w:val="ListParagraph"/>
        <w:ind w:left="1620" w:hanging="450"/>
        <w:rPr>
          <w:del w:id="1906" w:author="Jade Raposa" w:date="2024-10-15T02:24:00Z"/>
          <w:rFonts w:ascii="Georgia" w:hAnsi="Georgia"/>
          <w:rPrChange w:id="1907" w:author="Jade Raposa" w:date="2024-10-15T02:18:00Z">
            <w:rPr>
              <w:del w:id="1908" w:author="Jade Raposa" w:date="2024-10-15T02:24:00Z"/>
            </w:rPr>
          </w:rPrChange>
        </w:rPr>
        <w:pPrChange w:id="1909" w:author="Jade Raposa" w:date="2024-10-15T02:21:00Z">
          <w:pPr>
            <w:pStyle w:val="ListParagraph"/>
            <w:ind w:left="1800"/>
          </w:pPr>
        </w:pPrChange>
      </w:pPr>
    </w:p>
    <w:p w14:paraId="5AA79317" w14:textId="77777777" w:rsidR="008F456D" w:rsidRPr="008F456D" w:rsidRDefault="008F456D">
      <w:pPr>
        <w:pStyle w:val="ListParagraph"/>
        <w:ind w:left="1620" w:hanging="450"/>
        <w:rPr>
          <w:del w:id="1910" w:author="Jade Raposa" w:date="2024-10-15T02:24:00Z"/>
          <w:rFonts w:ascii="Georgia" w:hAnsi="Georgia"/>
          <w:rPrChange w:id="1911" w:author="Jade Raposa" w:date="2024-10-15T02:18:00Z">
            <w:rPr>
              <w:del w:id="1912" w:author="Jade Raposa" w:date="2024-10-15T02:24:00Z"/>
            </w:rPr>
          </w:rPrChange>
        </w:rPr>
        <w:pPrChange w:id="1913" w:author="Jade Raposa" w:date="2024-10-15T02:21:00Z">
          <w:pPr>
            <w:pStyle w:val="ListParagraph"/>
            <w:ind w:left="1800"/>
          </w:pPr>
        </w:pPrChange>
      </w:pPr>
    </w:p>
    <w:p w14:paraId="69C2C2C7" w14:textId="77777777" w:rsidR="008F456D" w:rsidRPr="008F456D" w:rsidRDefault="008F456D">
      <w:pPr>
        <w:ind w:left="1800"/>
        <w:rPr>
          <w:del w:id="1914" w:author="Jade Raposa" w:date="2024-10-15T02:24:00Z"/>
          <w:rFonts w:ascii="Georgia" w:hAnsi="Georgia"/>
          <w:rPrChange w:id="1915" w:author="Jade Raposa" w:date="2024-10-15T02:24:00Z">
            <w:rPr>
              <w:del w:id="1916" w:author="Jade Raposa" w:date="2024-10-15T02:24:00Z"/>
            </w:rPr>
          </w:rPrChange>
        </w:rPr>
        <w:pPrChange w:id="1917" w:author="Jade Raposa" w:date="2024-10-15T02:24:00Z">
          <w:pPr>
            <w:pStyle w:val="ListParagraph"/>
            <w:ind w:left="1800"/>
          </w:pPr>
        </w:pPrChange>
      </w:pPr>
    </w:p>
    <w:p w14:paraId="6FB73BEF" w14:textId="77777777" w:rsidR="008F456D" w:rsidRPr="008F456D" w:rsidRDefault="008F456D">
      <w:pPr>
        <w:pStyle w:val="ListParagraph"/>
        <w:ind w:left="1620" w:hanging="450"/>
        <w:rPr>
          <w:del w:id="1918" w:author="Jade Raposa" w:date="2024-10-15T02:24:00Z"/>
          <w:rFonts w:ascii="Georgia" w:hAnsi="Georgia"/>
          <w:rPrChange w:id="1919" w:author="Jade Raposa" w:date="2024-10-15T02:18:00Z">
            <w:rPr>
              <w:del w:id="1920" w:author="Jade Raposa" w:date="2024-10-15T02:24:00Z"/>
            </w:rPr>
          </w:rPrChange>
        </w:rPr>
        <w:pPrChange w:id="1921" w:author="Jade Raposa" w:date="2024-10-15T02:21:00Z">
          <w:pPr>
            <w:pStyle w:val="ListParagraph"/>
            <w:ind w:left="1800"/>
          </w:pPr>
        </w:pPrChange>
      </w:pPr>
    </w:p>
    <w:p w14:paraId="63833263" w14:textId="77777777" w:rsidR="008F456D" w:rsidRPr="008F456D" w:rsidRDefault="008F456D">
      <w:pPr>
        <w:pStyle w:val="ListParagraph"/>
        <w:ind w:left="1620" w:hanging="450"/>
        <w:rPr>
          <w:del w:id="1922" w:author="Jade Raposa" w:date="2024-10-15T02:24:00Z"/>
          <w:rFonts w:ascii="Georgia" w:hAnsi="Georgia"/>
          <w:rPrChange w:id="1923" w:author="Jade Raposa" w:date="2024-10-15T02:18:00Z">
            <w:rPr>
              <w:del w:id="1924" w:author="Jade Raposa" w:date="2024-10-15T02:24:00Z"/>
            </w:rPr>
          </w:rPrChange>
        </w:rPr>
        <w:pPrChange w:id="1925" w:author="Jade Raposa" w:date="2024-10-15T02:21:00Z">
          <w:pPr>
            <w:pStyle w:val="ListParagraph"/>
            <w:ind w:left="1800"/>
          </w:pPr>
        </w:pPrChange>
      </w:pPr>
    </w:p>
    <w:p w14:paraId="3B30F5D4" w14:textId="77777777" w:rsidR="008F456D" w:rsidRPr="008F456D" w:rsidRDefault="008F456D">
      <w:pPr>
        <w:ind w:left="1620"/>
        <w:rPr>
          <w:ins w:id="1926" w:author="Jade Raposa" w:date="2024-10-15T02:24:00Z"/>
          <w:rFonts w:ascii="Georgia" w:hAnsi="Georgia"/>
          <w:rPrChange w:id="1927" w:author="Jade Raposa" w:date="2024-10-15T02:24:00Z">
            <w:rPr>
              <w:ins w:id="1928" w:author="Jade Raposa" w:date="2024-10-15T02:24:00Z"/>
            </w:rPr>
          </w:rPrChange>
        </w:rPr>
        <w:pPrChange w:id="1929"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1930" w:author="Jade Raposa" w:date="2024-10-15T02:18:00Z">
            <w:rPr/>
          </w:rPrChange>
        </w:rPr>
        <w:pPrChange w:id="1931"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1932" w:author="Jade Raposa" w:date="2024-10-15T02:25:00Z">
            <w:rPr/>
          </w:rPrChange>
        </w:rPr>
        <w:pPrChange w:id="1933" w:author="Jade Raposa" w:date="2024-10-15T02:25:00Z">
          <w:pPr/>
        </w:pPrChange>
      </w:pPr>
      <w:r>
        <w:rPr>
          <w:rFonts w:ascii="Georgia" w:hAnsi="Georgia"/>
          <w:noProof/>
          <w:rPrChange w:id="1934"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1935" w:author="Jade Raposa" w:date="2024-10-15T02:25:00Z">
        <w:r>
          <w:rPr>
            <w:rFonts w:ascii="Georgia" w:hAnsi="Georgia"/>
            <w:rPrChange w:id="1936" w:author="Jade Raposa" w:date="2024-10-15T02:25:00Z">
              <w:rPr/>
            </w:rPrChange>
          </w:rPr>
          <w:delText>4.</w:delText>
        </w:r>
      </w:del>
      <w:r>
        <w:rPr>
          <w:rFonts w:ascii="Georgia" w:hAnsi="Georgia"/>
          <w:rPrChange w:id="1937" w:author="Jade Raposa" w:date="2024-10-15T02:25:00Z">
            <w:rPr/>
          </w:rPrChange>
        </w:rPr>
        <w:t xml:space="preserve">Enter your </w:t>
      </w:r>
      <w:r>
        <w:rPr>
          <w:rFonts w:ascii="Georgia" w:hAnsi="Georgia"/>
          <w:b/>
          <w:bCs/>
          <w:rPrChange w:id="1938" w:author="Jade Raposa" w:date="2024-10-15T02:25:00Z">
            <w:rPr>
              <w:b/>
              <w:bCs/>
            </w:rPr>
          </w:rPrChange>
        </w:rPr>
        <w:t>“FIRST NAME,” “LAST NAME,” “GENDER,”</w:t>
      </w:r>
      <w:r>
        <w:rPr>
          <w:rFonts w:ascii="Georgia" w:hAnsi="Georgia"/>
          <w:rPrChange w:id="1939" w:author="Jade Raposa" w:date="2024-10-15T02:25:00Z">
            <w:rPr/>
          </w:rPrChange>
        </w:rPr>
        <w:t xml:space="preserve"> and </w:t>
      </w:r>
      <w:r>
        <w:rPr>
          <w:rFonts w:ascii="Georgia" w:hAnsi="Georgia"/>
          <w:b/>
          <w:bCs/>
          <w:rPrChange w:id="1940" w:author="Jade Raposa" w:date="2024-10-15T02:25:00Z">
            <w:rPr>
              <w:b/>
              <w:bCs/>
            </w:rPr>
          </w:rPrChange>
        </w:rPr>
        <w:t>“BIRTHDATE.”</w:t>
      </w:r>
      <w:r>
        <w:rPr>
          <w:rFonts w:ascii="Georgia" w:hAnsi="Georgia"/>
          <w:rPrChange w:id="1941" w:author="Jade Raposa" w:date="2024-10-15T02:25:00Z">
            <w:rPr/>
          </w:rPrChange>
        </w:rPr>
        <w:t xml:space="preserve"> After that, press </w:t>
      </w:r>
      <w:r>
        <w:rPr>
          <w:rFonts w:ascii="Georgia" w:hAnsi="Georgia"/>
          <w:b/>
          <w:bCs/>
          <w:rPrChange w:id="1942" w:author="Jade Raposa" w:date="2024-10-15T02:25:00Z">
            <w:rPr>
              <w:b/>
              <w:bCs/>
            </w:rPr>
          </w:rPrChange>
        </w:rPr>
        <w:t>“NEXT.”</w:t>
      </w:r>
    </w:p>
    <w:p w14:paraId="018D58BA" w14:textId="77777777" w:rsidR="008F456D" w:rsidRPr="008F456D" w:rsidRDefault="008F456D">
      <w:pPr>
        <w:rPr>
          <w:del w:id="1943" w:author="Jade Raposa" w:date="2024-10-15T02:25:00Z"/>
          <w:rFonts w:ascii="Georgia" w:hAnsi="Georgia"/>
          <w:rPrChange w:id="1944" w:author="Jade Raposa" w:date="2024-10-15T02:18:00Z">
            <w:rPr>
              <w:del w:id="1945" w:author="Jade Raposa" w:date="2024-10-15T02:25:00Z"/>
            </w:rPr>
          </w:rPrChange>
        </w:rPr>
        <w:pPrChange w:id="1946" w:author="Jade Raposa" w:date="2024-10-15T02:25:00Z">
          <w:pPr>
            <w:ind w:left="720"/>
          </w:pPr>
        </w:pPrChange>
      </w:pPr>
    </w:p>
    <w:p w14:paraId="26919876" w14:textId="77777777" w:rsidR="008F456D" w:rsidRPr="008F456D" w:rsidRDefault="008F456D">
      <w:pPr>
        <w:rPr>
          <w:del w:id="1947" w:author="Jade Raposa" w:date="2024-10-15T02:25:00Z"/>
          <w:rFonts w:ascii="Georgia" w:hAnsi="Georgia"/>
          <w:rPrChange w:id="1948" w:author="Jade Raposa" w:date="2024-10-15T02:18:00Z">
            <w:rPr>
              <w:del w:id="1949" w:author="Jade Raposa" w:date="2024-10-15T02:25:00Z"/>
            </w:rPr>
          </w:rPrChange>
        </w:rPr>
        <w:pPrChange w:id="1950" w:author="Jade Raposa" w:date="2024-10-15T02:25:00Z">
          <w:pPr>
            <w:ind w:left="720"/>
          </w:pPr>
        </w:pPrChange>
      </w:pPr>
    </w:p>
    <w:p w14:paraId="3A92A5E2" w14:textId="77777777" w:rsidR="008F456D" w:rsidRPr="008F456D" w:rsidRDefault="008F456D">
      <w:pPr>
        <w:rPr>
          <w:del w:id="1951" w:author="Jade Raposa" w:date="2024-10-15T02:25:00Z"/>
          <w:rFonts w:ascii="Georgia" w:hAnsi="Georgia"/>
          <w:rPrChange w:id="1952" w:author="Jade Raposa" w:date="2024-10-15T02:18:00Z">
            <w:rPr>
              <w:del w:id="1953" w:author="Jade Raposa" w:date="2024-10-15T02:25:00Z"/>
            </w:rPr>
          </w:rPrChange>
        </w:rPr>
        <w:pPrChange w:id="1954" w:author="Jade Raposa" w:date="2024-10-15T02:25:00Z">
          <w:pPr>
            <w:ind w:left="720"/>
          </w:pPr>
        </w:pPrChange>
      </w:pPr>
    </w:p>
    <w:p w14:paraId="26F2AB3A" w14:textId="77777777" w:rsidR="008F456D" w:rsidRPr="008F456D" w:rsidRDefault="008F456D">
      <w:pPr>
        <w:rPr>
          <w:del w:id="1955" w:author="Jade Raposa" w:date="2024-10-15T02:25:00Z"/>
          <w:rFonts w:ascii="Georgia" w:hAnsi="Georgia"/>
          <w:rPrChange w:id="1956" w:author="Jade Raposa" w:date="2024-10-15T02:18:00Z">
            <w:rPr>
              <w:del w:id="1957" w:author="Jade Raposa" w:date="2024-10-15T02:25:00Z"/>
            </w:rPr>
          </w:rPrChange>
        </w:rPr>
        <w:pPrChange w:id="1958" w:author="Jade Raposa" w:date="2024-10-15T02:25:00Z">
          <w:pPr>
            <w:ind w:left="720"/>
          </w:pPr>
        </w:pPrChange>
      </w:pPr>
    </w:p>
    <w:p w14:paraId="469FA33E" w14:textId="77777777" w:rsidR="008F456D" w:rsidRPr="008F456D" w:rsidRDefault="008F456D">
      <w:pPr>
        <w:rPr>
          <w:del w:id="1959" w:author="Jade Raposa" w:date="2024-10-15T02:25:00Z"/>
          <w:rFonts w:ascii="Georgia" w:hAnsi="Georgia"/>
          <w:rPrChange w:id="1960" w:author="Jade Raposa" w:date="2024-10-15T02:18:00Z">
            <w:rPr>
              <w:del w:id="1961" w:author="Jade Raposa" w:date="2024-10-15T02:25:00Z"/>
            </w:rPr>
          </w:rPrChange>
        </w:rPr>
        <w:pPrChange w:id="1962" w:author="Jade Raposa" w:date="2024-10-15T02:25:00Z">
          <w:pPr>
            <w:ind w:left="720"/>
          </w:pPr>
        </w:pPrChange>
      </w:pPr>
    </w:p>
    <w:p w14:paraId="75464CD3" w14:textId="77777777" w:rsidR="008F456D" w:rsidRPr="008F456D" w:rsidRDefault="008F456D">
      <w:pPr>
        <w:rPr>
          <w:del w:id="1963" w:author="Jade Raposa" w:date="2024-10-15T02:25:00Z"/>
          <w:rFonts w:ascii="Georgia" w:hAnsi="Georgia"/>
          <w:rPrChange w:id="1964" w:author="Jade Raposa" w:date="2024-10-15T02:18:00Z">
            <w:rPr>
              <w:del w:id="1965" w:author="Jade Raposa" w:date="2024-10-15T02:25:00Z"/>
            </w:rPr>
          </w:rPrChange>
        </w:rPr>
        <w:pPrChange w:id="1966" w:author="Jade Raposa" w:date="2024-10-15T02:25:00Z">
          <w:pPr>
            <w:ind w:left="720"/>
          </w:pPr>
        </w:pPrChange>
      </w:pPr>
    </w:p>
    <w:p w14:paraId="03ECD9C0" w14:textId="77777777" w:rsidR="008F456D" w:rsidRPr="008F456D" w:rsidRDefault="008F456D">
      <w:pPr>
        <w:rPr>
          <w:rFonts w:ascii="Georgia" w:hAnsi="Georgia"/>
          <w:rPrChange w:id="1967" w:author="Jade Raposa" w:date="2024-10-15T02:18:00Z">
            <w:rPr/>
          </w:rPrChange>
        </w:rPr>
        <w:pPrChange w:id="1968" w:author="Jade Raposa" w:date="2024-10-15T02:25:00Z">
          <w:pPr>
            <w:ind w:left="720"/>
          </w:pPr>
        </w:pPrChange>
      </w:pPr>
    </w:p>
    <w:p w14:paraId="22B590DB" w14:textId="77777777" w:rsidR="008F456D" w:rsidRDefault="002B278F">
      <w:pPr>
        <w:pStyle w:val="ListParagraph"/>
        <w:numPr>
          <w:ilvl w:val="0"/>
          <w:numId w:val="17"/>
        </w:numPr>
        <w:rPr>
          <w:ins w:id="1969" w:author="Jade Raposa" w:date="2024-10-17T01:00:00Z"/>
          <w:rFonts w:ascii="Georgia" w:hAnsi="Georgia"/>
          <w:b/>
          <w:bCs/>
        </w:rPr>
        <w:sectPr w:rsidR="008F456D">
          <w:headerReference w:type="default" r:id="rId137"/>
          <w:headerReference w:type="first" r:id="rId138"/>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1979" w:author="Jade Raposa" w:date="2024-10-15T02:26:00Z">
        <w:r>
          <w:rPr>
            <w:rFonts w:ascii="Georgia" w:hAnsi="Georgia"/>
            <w:rPrChange w:id="1980" w:author="Jade Raposa" w:date="2024-10-17T01:00:00Z">
              <w:rPr/>
            </w:rPrChange>
          </w:rPr>
          <w:delText xml:space="preserve">5. </w:delText>
        </w:r>
      </w:del>
      <w:r>
        <w:rPr>
          <w:rFonts w:ascii="Georgia" w:hAnsi="Georgia"/>
          <w:rPrChange w:id="1981" w:author="Jade Raposa" w:date="2024-10-17T01:00:00Z">
            <w:rPr/>
          </w:rPrChange>
        </w:rPr>
        <w:t xml:space="preserve">Now, enter your preferred </w:t>
      </w:r>
      <w:r>
        <w:rPr>
          <w:rFonts w:ascii="Georgia" w:hAnsi="Georgia"/>
          <w:b/>
          <w:bCs/>
          <w:rPrChange w:id="1982" w:author="Jade Raposa" w:date="2024-10-17T01:00:00Z">
            <w:rPr>
              <w:b/>
              <w:bCs/>
            </w:rPr>
          </w:rPrChange>
        </w:rPr>
        <w:t>“DISPLAY NAME.”</w:t>
      </w:r>
      <w:r>
        <w:rPr>
          <w:rFonts w:ascii="Georgia" w:hAnsi="Georgia"/>
          <w:rPrChange w:id="1983" w:author="Jade Raposa" w:date="2024-10-17T01:00:00Z">
            <w:rPr/>
          </w:rPrChange>
        </w:rPr>
        <w:t xml:space="preserve"> After that, press </w:t>
      </w:r>
      <w:r>
        <w:rPr>
          <w:rFonts w:ascii="Georgia" w:hAnsi="Georgia"/>
          <w:b/>
          <w:bCs/>
          <w:rPrChange w:id="1984" w:author="Jade Raposa" w:date="2024-10-17T01:00:00Z">
            <w:rPr>
              <w:b/>
              <w:bCs/>
            </w:rPr>
          </w:rPrChange>
        </w:rPr>
        <w:t>“SUBMIT.”</w:t>
      </w:r>
    </w:p>
    <w:p w14:paraId="458CB31B" w14:textId="77777777" w:rsidR="008F456D" w:rsidRPr="008F456D" w:rsidRDefault="008F456D">
      <w:pPr>
        <w:pStyle w:val="ListParagraph"/>
        <w:numPr>
          <w:ilvl w:val="0"/>
          <w:numId w:val="17"/>
        </w:numPr>
        <w:rPr>
          <w:del w:id="1985" w:author="Jade Raposa" w:date="2024-10-17T01:00:00Z"/>
          <w:rFonts w:ascii="Georgia" w:hAnsi="Georgia"/>
          <w:rPrChange w:id="1986" w:author="Jade Raposa" w:date="2024-10-15T02:26:00Z">
            <w:rPr>
              <w:del w:id="1987" w:author="Jade Raposa" w:date="2024-10-17T01:00:00Z"/>
            </w:rPr>
          </w:rPrChange>
        </w:rPr>
        <w:pPrChange w:id="1988" w:author="Jade Raposa" w:date="2024-10-15T02:26:00Z">
          <w:pPr/>
        </w:pPrChange>
      </w:pPr>
    </w:p>
    <w:p w14:paraId="41BFE515" w14:textId="77777777" w:rsidR="008F456D" w:rsidRPr="008F456D" w:rsidRDefault="008F456D">
      <w:pPr>
        <w:pStyle w:val="ListParagraph"/>
        <w:ind w:left="1620" w:hanging="450"/>
        <w:rPr>
          <w:del w:id="1989" w:author="Jade Raposa" w:date="2024-10-15T02:26:00Z"/>
          <w:rFonts w:ascii="Georgia" w:hAnsi="Georgia"/>
          <w:rPrChange w:id="1990" w:author="Jade Raposa" w:date="2024-10-17T01:00:00Z">
            <w:rPr>
              <w:del w:id="1991" w:author="Jade Raposa" w:date="2024-10-15T02:26:00Z"/>
            </w:rPr>
          </w:rPrChange>
        </w:rPr>
        <w:pPrChange w:id="1992" w:author="Jade Raposa" w:date="2024-10-15T02:21:00Z">
          <w:pPr>
            <w:pStyle w:val="ListParagraph"/>
            <w:ind w:left="1800"/>
          </w:pPr>
        </w:pPrChange>
      </w:pPr>
    </w:p>
    <w:p w14:paraId="79C41B09" w14:textId="77777777" w:rsidR="008F456D" w:rsidRPr="008F456D" w:rsidRDefault="008F456D">
      <w:pPr>
        <w:pStyle w:val="ListParagraph"/>
        <w:ind w:left="1620" w:hanging="450"/>
        <w:rPr>
          <w:del w:id="1993" w:author="Jade Raposa" w:date="2024-10-15T02:26:00Z"/>
          <w:rFonts w:ascii="Georgia" w:hAnsi="Georgia"/>
          <w:rPrChange w:id="1994" w:author="Jade Raposa" w:date="2024-10-15T02:18:00Z">
            <w:rPr>
              <w:del w:id="1995" w:author="Jade Raposa" w:date="2024-10-15T02:26:00Z"/>
            </w:rPr>
          </w:rPrChange>
        </w:rPr>
        <w:pPrChange w:id="1996" w:author="Jade Raposa" w:date="2024-10-15T02:21:00Z">
          <w:pPr>
            <w:pStyle w:val="ListParagraph"/>
            <w:ind w:left="1800"/>
          </w:pPr>
        </w:pPrChange>
      </w:pPr>
    </w:p>
    <w:p w14:paraId="734E2240" w14:textId="77777777" w:rsidR="008F456D" w:rsidRPr="008F456D" w:rsidRDefault="008F456D">
      <w:pPr>
        <w:pStyle w:val="ListParagraph"/>
        <w:ind w:left="1620" w:hanging="450"/>
        <w:rPr>
          <w:del w:id="1997" w:author="Jade Raposa" w:date="2024-10-15T02:26:00Z"/>
          <w:rFonts w:ascii="Georgia" w:hAnsi="Georgia"/>
          <w:rPrChange w:id="1998" w:author="Jade Raposa" w:date="2024-10-15T02:18:00Z">
            <w:rPr>
              <w:del w:id="1999" w:author="Jade Raposa" w:date="2024-10-15T02:26:00Z"/>
            </w:rPr>
          </w:rPrChange>
        </w:rPr>
        <w:pPrChange w:id="2000" w:author="Jade Raposa" w:date="2024-10-15T02:21:00Z">
          <w:pPr>
            <w:pStyle w:val="ListParagraph"/>
            <w:ind w:left="1800"/>
          </w:pPr>
        </w:pPrChange>
      </w:pPr>
    </w:p>
    <w:p w14:paraId="1784E65E" w14:textId="77777777" w:rsidR="008F456D" w:rsidRPr="008F456D" w:rsidRDefault="008F456D">
      <w:pPr>
        <w:pStyle w:val="ListParagraph"/>
        <w:ind w:left="1620" w:hanging="450"/>
        <w:rPr>
          <w:del w:id="2001" w:author="Jade Raposa" w:date="2024-10-15T02:26:00Z"/>
          <w:rFonts w:ascii="Georgia" w:hAnsi="Georgia"/>
          <w:rPrChange w:id="2002" w:author="Jade Raposa" w:date="2024-10-15T02:18:00Z">
            <w:rPr>
              <w:del w:id="2003" w:author="Jade Raposa" w:date="2024-10-15T02:26:00Z"/>
            </w:rPr>
          </w:rPrChange>
        </w:rPr>
        <w:pPrChange w:id="2004" w:author="Jade Raposa" w:date="2024-10-15T02:21:00Z">
          <w:pPr>
            <w:pStyle w:val="ListParagraph"/>
            <w:ind w:left="1800"/>
          </w:pPr>
        </w:pPrChange>
      </w:pPr>
    </w:p>
    <w:p w14:paraId="60865407" w14:textId="77777777" w:rsidR="008F456D" w:rsidRPr="008F456D" w:rsidRDefault="008F456D">
      <w:pPr>
        <w:pStyle w:val="ListParagraph"/>
        <w:ind w:left="1620" w:hanging="450"/>
        <w:rPr>
          <w:del w:id="2005" w:author="Jade Raposa" w:date="2024-10-15T02:26:00Z"/>
          <w:rFonts w:ascii="Georgia" w:hAnsi="Georgia"/>
          <w:rPrChange w:id="2006" w:author="Jade Raposa" w:date="2024-10-15T02:18:00Z">
            <w:rPr>
              <w:del w:id="2007" w:author="Jade Raposa" w:date="2024-10-15T02:26:00Z"/>
            </w:rPr>
          </w:rPrChange>
        </w:rPr>
        <w:pPrChange w:id="2008" w:author="Jade Raposa" w:date="2024-10-15T02:21:00Z">
          <w:pPr>
            <w:pStyle w:val="ListParagraph"/>
            <w:ind w:left="1800"/>
          </w:pPr>
        </w:pPrChange>
      </w:pPr>
    </w:p>
    <w:p w14:paraId="1C526D02" w14:textId="77777777" w:rsidR="008F456D" w:rsidRPr="008F456D" w:rsidRDefault="008F456D">
      <w:pPr>
        <w:pStyle w:val="ListParagraph"/>
        <w:ind w:left="1620" w:hanging="450"/>
        <w:rPr>
          <w:del w:id="2009" w:author="Jade Raposa" w:date="2024-10-15T02:26:00Z"/>
          <w:rFonts w:ascii="Georgia" w:hAnsi="Georgia"/>
          <w:rPrChange w:id="2010" w:author="Jade Raposa" w:date="2024-10-15T02:18:00Z">
            <w:rPr>
              <w:del w:id="2011" w:author="Jade Raposa" w:date="2024-10-15T02:26:00Z"/>
            </w:rPr>
          </w:rPrChange>
        </w:rPr>
        <w:pPrChange w:id="2012" w:author="Jade Raposa" w:date="2024-10-15T02:21:00Z">
          <w:pPr>
            <w:pStyle w:val="ListParagraph"/>
            <w:ind w:left="1800"/>
          </w:pPr>
        </w:pPrChange>
      </w:pPr>
    </w:p>
    <w:p w14:paraId="212C9EC0" w14:textId="77777777" w:rsidR="008F456D" w:rsidRPr="008F456D" w:rsidRDefault="008F456D">
      <w:pPr>
        <w:pStyle w:val="ListParagraph"/>
        <w:ind w:left="1620" w:hanging="450"/>
        <w:rPr>
          <w:del w:id="2013" w:author="Jade Raposa" w:date="2024-10-15T02:26:00Z"/>
          <w:rFonts w:ascii="Georgia" w:hAnsi="Georgia"/>
          <w:rPrChange w:id="2014" w:author="Jade Raposa" w:date="2024-10-15T02:18:00Z">
            <w:rPr>
              <w:del w:id="2015" w:author="Jade Raposa" w:date="2024-10-15T02:26:00Z"/>
            </w:rPr>
          </w:rPrChange>
        </w:rPr>
        <w:pPrChange w:id="2016" w:author="Jade Raposa" w:date="2024-10-15T02:21:00Z">
          <w:pPr>
            <w:pStyle w:val="ListParagraph"/>
            <w:ind w:left="1800"/>
          </w:pPr>
        </w:pPrChange>
      </w:pPr>
    </w:p>
    <w:p w14:paraId="47D2E7FE" w14:textId="77777777" w:rsidR="008F456D" w:rsidRPr="008F456D" w:rsidRDefault="008F456D">
      <w:pPr>
        <w:pStyle w:val="ListParagraph"/>
        <w:ind w:left="1620" w:hanging="450"/>
        <w:rPr>
          <w:del w:id="2017" w:author="Jade Raposa" w:date="2024-10-15T02:26:00Z"/>
          <w:rFonts w:ascii="Georgia" w:hAnsi="Georgia"/>
          <w:rPrChange w:id="2018" w:author="Jade Raposa" w:date="2024-10-15T02:18:00Z">
            <w:rPr>
              <w:del w:id="2019" w:author="Jade Raposa" w:date="2024-10-15T02:26:00Z"/>
            </w:rPr>
          </w:rPrChange>
        </w:rPr>
        <w:pPrChange w:id="2020" w:author="Jade Raposa" w:date="2024-10-15T02:21:00Z">
          <w:pPr>
            <w:pStyle w:val="ListParagraph"/>
            <w:ind w:left="1800"/>
          </w:pPr>
        </w:pPrChange>
      </w:pPr>
    </w:p>
    <w:p w14:paraId="011AD69D" w14:textId="77777777" w:rsidR="008F456D" w:rsidRPr="008F456D" w:rsidRDefault="008F456D">
      <w:pPr>
        <w:pStyle w:val="ListParagraph"/>
        <w:ind w:left="1620" w:hanging="450"/>
        <w:rPr>
          <w:del w:id="2021" w:author="Jade Raposa" w:date="2024-10-15T02:26:00Z"/>
          <w:rFonts w:ascii="Georgia" w:hAnsi="Georgia"/>
          <w:rPrChange w:id="2022" w:author="Jade Raposa" w:date="2024-10-15T02:18:00Z">
            <w:rPr>
              <w:del w:id="2023" w:author="Jade Raposa" w:date="2024-10-15T02:26:00Z"/>
            </w:rPr>
          </w:rPrChange>
        </w:rPr>
        <w:pPrChange w:id="2024" w:author="Jade Raposa" w:date="2024-10-15T02:21:00Z">
          <w:pPr>
            <w:pStyle w:val="ListParagraph"/>
            <w:ind w:left="1800"/>
          </w:pPr>
        </w:pPrChange>
      </w:pPr>
    </w:p>
    <w:p w14:paraId="7DA8089E" w14:textId="77777777" w:rsidR="008F456D" w:rsidRPr="008F456D" w:rsidRDefault="008F456D">
      <w:pPr>
        <w:pStyle w:val="ListParagraph"/>
        <w:ind w:left="1620" w:hanging="450"/>
        <w:rPr>
          <w:del w:id="2025" w:author="Jade Raposa" w:date="2024-10-15T02:26:00Z"/>
          <w:rFonts w:ascii="Georgia" w:hAnsi="Georgia"/>
          <w:rPrChange w:id="2026" w:author="Jade Raposa" w:date="2024-10-15T02:18:00Z">
            <w:rPr>
              <w:del w:id="2027" w:author="Jade Raposa" w:date="2024-10-15T02:26:00Z"/>
            </w:rPr>
          </w:rPrChange>
        </w:rPr>
        <w:pPrChange w:id="2028" w:author="Jade Raposa" w:date="2024-10-15T02:21:00Z">
          <w:pPr>
            <w:pStyle w:val="ListParagraph"/>
            <w:ind w:left="1800"/>
          </w:pPr>
        </w:pPrChange>
      </w:pPr>
    </w:p>
    <w:p w14:paraId="325F8F75" w14:textId="77777777" w:rsidR="008F456D" w:rsidRPr="008F456D" w:rsidRDefault="008F456D">
      <w:pPr>
        <w:pStyle w:val="ListParagraph"/>
        <w:ind w:left="1620" w:hanging="450"/>
        <w:rPr>
          <w:del w:id="2029" w:author="Jade Raposa" w:date="2024-10-15T02:26:00Z"/>
          <w:rFonts w:ascii="Georgia" w:hAnsi="Georgia"/>
          <w:rPrChange w:id="2030" w:author="Jade Raposa" w:date="2024-10-15T02:18:00Z">
            <w:rPr>
              <w:del w:id="2031" w:author="Jade Raposa" w:date="2024-10-15T02:26:00Z"/>
            </w:rPr>
          </w:rPrChange>
        </w:rPr>
        <w:pPrChange w:id="2032" w:author="Jade Raposa" w:date="2024-10-15T02:21:00Z">
          <w:pPr>
            <w:pStyle w:val="ListParagraph"/>
            <w:ind w:left="1800"/>
          </w:pPr>
        </w:pPrChange>
      </w:pPr>
    </w:p>
    <w:p w14:paraId="6504729D" w14:textId="77777777" w:rsidR="008F456D" w:rsidRPr="008F456D" w:rsidRDefault="008F456D">
      <w:pPr>
        <w:rPr>
          <w:del w:id="2033" w:author="Jade Raposa" w:date="2024-10-17T01:00:00Z"/>
          <w:rFonts w:ascii="Georgia" w:hAnsi="Georgia"/>
          <w:rPrChange w:id="2034" w:author="Jade Raposa" w:date="2024-10-15T02:18:00Z">
            <w:rPr>
              <w:del w:id="2035"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2036" w:author="Jade Raposa" w:date="2024-10-17T01:00:00Z"/>
          <w:rFonts w:ascii="Georgia" w:hAnsi="Georgia"/>
          <w:rPrChange w:id="2037" w:author="Jade Raposa" w:date="2024-10-15T02:18:00Z">
            <w:rPr>
              <w:del w:id="2038" w:author="Jade Raposa" w:date="2024-10-17T01:00:00Z"/>
            </w:rPr>
          </w:rPrChange>
        </w:rPr>
        <w:pPrChange w:id="2039"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2040" w:author="Jade Raposa" w:date="2024-10-15T02:18:00Z">
            <w:rPr/>
          </w:rPrChange>
        </w:rPr>
        <w:pPrChange w:id="2041" w:author="Jade Raposa" w:date="2024-10-15T02:26:00Z">
          <w:pPr>
            <w:pStyle w:val="ListParagraph"/>
            <w:ind w:left="1800"/>
          </w:pPr>
        </w:pPrChange>
      </w:pPr>
      <w:del w:id="2042" w:author="Jade Raposa" w:date="2024-10-15T02:26:00Z">
        <w:r>
          <w:rPr>
            <w:rFonts w:ascii="Georgia" w:hAnsi="Georgia"/>
            <w:rPrChange w:id="2043" w:author="Jade Raposa" w:date="2024-10-15T02:18:00Z">
              <w:rPr/>
            </w:rPrChange>
          </w:rPr>
          <w:delText xml:space="preserve">6. </w:delText>
        </w:r>
      </w:del>
      <w:r>
        <w:rPr>
          <w:rFonts w:ascii="Georgia" w:hAnsi="Georgia"/>
          <w:rPrChange w:id="2044" w:author="Jade Raposa" w:date="2024-10-15T02:18:00Z">
            <w:rPr/>
          </w:rPrChange>
        </w:rPr>
        <w:t xml:space="preserve">You have now created an account. Enter your </w:t>
      </w:r>
      <w:r>
        <w:rPr>
          <w:rFonts w:ascii="Georgia" w:hAnsi="Georgia"/>
          <w:b/>
          <w:bCs/>
          <w:rPrChange w:id="2045" w:author="Jade Raposa" w:date="2024-10-15T02:18:00Z">
            <w:rPr>
              <w:b/>
              <w:bCs/>
            </w:rPr>
          </w:rPrChange>
        </w:rPr>
        <w:t>“EMAIL”</w:t>
      </w:r>
      <w:r>
        <w:rPr>
          <w:rFonts w:ascii="Georgia" w:hAnsi="Georgia"/>
          <w:rPrChange w:id="2046" w:author="Jade Raposa" w:date="2024-10-15T02:18:00Z">
            <w:rPr/>
          </w:rPrChange>
        </w:rPr>
        <w:t xml:space="preserve"> and </w:t>
      </w:r>
      <w:r>
        <w:rPr>
          <w:rFonts w:ascii="Georgia" w:hAnsi="Georgia"/>
          <w:b/>
          <w:bCs/>
          <w:rPrChange w:id="2047" w:author="Jade Raposa" w:date="2024-10-15T02:18:00Z">
            <w:rPr>
              <w:b/>
              <w:bCs/>
            </w:rPr>
          </w:rPrChange>
        </w:rPr>
        <w:t>“PASSWORD,”</w:t>
      </w:r>
      <w:r>
        <w:rPr>
          <w:rFonts w:ascii="Georgia" w:hAnsi="Georgia"/>
          <w:rPrChange w:id="2048" w:author="Jade Raposa" w:date="2024-10-15T02:18:00Z">
            <w:rPr/>
          </w:rPrChange>
        </w:rPr>
        <w:t xml:space="preserve"> then press </w:t>
      </w:r>
      <w:r>
        <w:rPr>
          <w:rFonts w:ascii="Georgia" w:hAnsi="Georgia"/>
          <w:b/>
          <w:bCs/>
          <w:rPrChange w:id="2049" w:author="Jade Raposa" w:date="2024-10-15T02:18:00Z">
            <w:rPr>
              <w:b/>
              <w:bCs/>
            </w:rPr>
          </w:rPrChange>
        </w:rPr>
        <w:t>“SIGN IN”</w:t>
      </w:r>
      <w:r>
        <w:rPr>
          <w:rFonts w:ascii="Georgia" w:hAnsi="Georgia"/>
          <w:rPrChange w:id="2050"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2051" w:author="Jade Raposa" w:date="2024-10-15T02:18:00Z">
            <w:rPr/>
          </w:rPrChange>
        </w:rPr>
        <w:pPrChange w:id="2052"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2053" w:author="Jade Raposa" w:date="2024-10-15T02:18:00Z">
            <w:rPr/>
          </w:rPrChange>
        </w:rPr>
        <w:pPrChange w:id="2054" w:author="Jade Raposa" w:date="2024-10-15T02:21:00Z">
          <w:pPr>
            <w:pStyle w:val="ListParagraph"/>
            <w:ind w:left="1800"/>
          </w:pPr>
        </w:pPrChange>
      </w:pPr>
      <w:r>
        <w:rPr>
          <w:rFonts w:ascii="Georgia" w:hAnsi="Georgia"/>
          <w:noProof/>
          <w:rPrChange w:id="2055"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2056" w:author="Jade Raposa" w:date="2024-10-15T02:18:00Z">
            <w:rPr/>
          </w:rPrChange>
        </w:rPr>
        <w:pPrChange w:id="2057"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2058" w:author="Jade Raposa" w:date="2024-10-15T02:18:00Z">
            <w:rPr/>
          </w:rPrChange>
        </w:rPr>
        <w:pPrChange w:id="2059"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2060" w:author="Jade Raposa" w:date="2024-10-15T02:18:00Z">
            <w:rPr/>
          </w:rPrChange>
        </w:rPr>
        <w:pPrChange w:id="2061"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2062" w:author="Jade Raposa" w:date="2024-10-15T02:18:00Z">
            <w:rPr/>
          </w:rPrChange>
        </w:rPr>
        <w:pPrChange w:id="2063"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064" w:author="Jade Raposa" w:date="2024-10-15T02:18:00Z">
            <w:rPr/>
          </w:rPrChange>
        </w:rPr>
        <w:pPrChange w:id="2065"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066" w:author="Jade Raposa" w:date="2024-10-15T02:18:00Z">
            <w:rPr/>
          </w:rPrChange>
        </w:rPr>
        <w:pPrChange w:id="2067"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068" w:author="Jade Raposa" w:date="2024-10-15T02:18:00Z">
            <w:rPr/>
          </w:rPrChange>
        </w:rPr>
        <w:pPrChange w:id="2069"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070" w:author="Jade Raposa" w:date="2024-10-15T02:18:00Z">
            <w:rPr/>
          </w:rPrChange>
        </w:rPr>
        <w:pPrChange w:id="2071"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072" w:author="Jade Raposa" w:date="2024-10-15T02:18:00Z">
            <w:rPr/>
          </w:rPrChange>
        </w:rPr>
        <w:pPrChange w:id="2073"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074" w:author="Jade Raposa" w:date="2024-10-15T02:18:00Z">
            <w:rPr/>
          </w:rPrChange>
        </w:rPr>
        <w:pPrChange w:id="2075" w:author="Jade Raposa" w:date="2024-10-15T02:21:00Z">
          <w:pPr>
            <w:pStyle w:val="ListParagraph"/>
            <w:ind w:left="1800"/>
          </w:pPr>
        </w:pPrChange>
      </w:pPr>
    </w:p>
    <w:p w14:paraId="4E8D5320" w14:textId="77777777" w:rsidR="008F456D" w:rsidRDefault="008F456D">
      <w:pPr>
        <w:pStyle w:val="ListParagraph"/>
        <w:ind w:left="1620" w:hanging="450"/>
        <w:rPr>
          <w:ins w:id="2076" w:author="Jade Raposa" w:date="2024-10-15T02:26:00Z"/>
          <w:rFonts w:ascii="Georgia" w:hAnsi="Georgia"/>
        </w:rPr>
      </w:pPr>
    </w:p>
    <w:p w14:paraId="1DAC20F2" w14:textId="77777777" w:rsidR="008F456D" w:rsidRPr="008F456D" w:rsidRDefault="008F456D">
      <w:pPr>
        <w:pStyle w:val="ListParagraph"/>
        <w:ind w:left="1620" w:hanging="450"/>
        <w:rPr>
          <w:del w:id="2077" w:author="Jade Raposa" w:date="2024-10-15T02:32:00Z"/>
          <w:rFonts w:ascii="Georgia" w:hAnsi="Georgia"/>
          <w:rPrChange w:id="2078" w:author="Jade Raposa" w:date="2024-10-15T02:18:00Z">
            <w:rPr>
              <w:del w:id="2079" w:author="Jade Raposa" w:date="2024-10-15T02:32:00Z"/>
            </w:rPr>
          </w:rPrChange>
        </w:rPr>
        <w:pPrChange w:id="2080"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081" w:author="Jade Raposa" w:date="2024-10-15T02:32:00Z">
            <w:rPr/>
          </w:rPrChange>
        </w:rPr>
        <w:pPrChange w:id="2082" w:author="Jade Raposa" w:date="2024-10-15T02:32:00Z">
          <w:pPr>
            <w:pStyle w:val="ListParagraph"/>
            <w:ind w:left="1800"/>
          </w:pPr>
        </w:pPrChange>
      </w:pPr>
    </w:p>
    <w:p w14:paraId="7F204473" w14:textId="77777777" w:rsidR="008F456D" w:rsidRDefault="002B278F">
      <w:pPr>
        <w:pStyle w:val="ListParagraph"/>
        <w:numPr>
          <w:ilvl w:val="0"/>
          <w:numId w:val="17"/>
        </w:numPr>
        <w:rPr>
          <w:ins w:id="2083" w:author="Jade Raposa" w:date="2024-10-15T02:30:00Z"/>
          <w:rFonts w:ascii="Georgia" w:hAnsi="Georgia"/>
        </w:rPr>
      </w:pPr>
      <w:del w:id="2084" w:author="Jade Raposa" w:date="2024-10-15T02:26:00Z">
        <w:r>
          <w:rPr>
            <w:rFonts w:ascii="Georgia" w:hAnsi="Georgia"/>
            <w:rPrChange w:id="2085" w:author="Jade Raposa" w:date="2024-10-15T02:27:00Z">
              <w:rPr/>
            </w:rPrChange>
          </w:rPr>
          <w:delText xml:space="preserve">7. </w:delText>
        </w:r>
      </w:del>
      <w:r>
        <w:rPr>
          <w:rFonts w:ascii="Georgia" w:hAnsi="Georgia"/>
          <w:rPrChange w:id="2086"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087" w:author="Jade Raposa" w:date="2024-10-15T02:30:00Z">
            <w:rPr/>
          </w:rPrChange>
        </w:rPr>
        <w:pPrChange w:id="2088" w:author="Jade Raposa" w:date="2024-10-15T02:30:00Z">
          <w:pPr>
            <w:pStyle w:val="ListParagraph"/>
            <w:ind w:left="1800"/>
          </w:pPr>
        </w:pPrChange>
      </w:pPr>
      <w:r>
        <w:rPr>
          <w:rFonts w:ascii="Georgia" w:hAnsi="Georgia"/>
          <w:b/>
          <w:bCs/>
          <w:noProof/>
          <w:rPrChange w:id="2089"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9EE3BF"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090" w:author="Jade Raposa" w:date="2024-10-15T02:18:00Z">
            <w:rPr/>
          </w:rPrChange>
        </w:rPr>
        <w:pPrChange w:id="2091"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092" w:author="Jade Raposa" w:date="2024-10-15T02:18:00Z">
            <w:rPr/>
          </w:rPrChange>
        </w:rPr>
        <w:pPrChange w:id="2093"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094" w:author="Jade Raposa" w:date="2024-10-15T02:18:00Z">
            <w:rPr/>
          </w:rPrChange>
        </w:rPr>
        <w:pPrChange w:id="2095"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096" w:author="Jade Raposa" w:date="2024-10-15T02:18:00Z">
            <w:rPr/>
          </w:rPrChange>
        </w:rPr>
        <w:pPrChange w:id="2097"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098" w:author="Jade Raposa" w:date="2024-10-15T02:18:00Z">
            <w:rPr/>
          </w:rPrChange>
        </w:rPr>
        <w:pPrChange w:id="2099"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100" w:author="Jade Raposa" w:date="2024-10-15T02:18:00Z">
            <w:rPr/>
          </w:rPrChange>
        </w:rPr>
        <w:pPrChange w:id="2101" w:author="Jade Raposa" w:date="2024-10-15T02:21:00Z">
          <w:pPr>
            <w:pStyle w:val="ListParagraph"/>
            <w:ind w:left="1800"/>
          </w:pPr>
        </w:pPrChange>
      </w:pPr>
      <w:ins w:id="2102"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103" w:author="Jade Raposa" w:date="2024-10-15T02:18:00Z">
            <w:rPr/>
          </w:rPrChange>
        </w:rPr>
        <w:pPrChange w:id="2104"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105" w:author="Jade Raposa" w:date="2024-10-15T02:18:00Z">
            <w:rPr/>
          </w:rPrChange>
        </w:rPr>
        <w:pPrChange w:id="2106"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107" w:author="Jade Raposa" w:date="2024-10-15T02:18:00Z">
            <w:rPr/>
          </w:rPrChange>
        </w:rPr>
        <w:pPrChange w:id="2108" w:author="Jade Raposa" w:date="2024-10-15T02:21:00Z">
          <w:pPr>
            <w:pStyle w:val="ListParagraph"/>
            <w:ind w:left="1800"/>
          </w:pPr>
        </w:pPrChange>
      </w:pPr>
    </w:p>
    <w:p w14:paraId="667A21D2" w14:textId="77777777" w:rsidR="008F456D" w:rsidRPr="008F456D" w:rsidRDefault="008F456D">
      <w:pPr>
        <w:pStyle w:val="ListParagraph"/>
        <w:ind w:left="1620" w:hanging="450"/>
        <w:rPr>
          <w:del w:id="2109" w:author="Jade Raposa" w:date="2024-10-15T02:33:00Z"/>
          <w:rFonts w:ascii="Georgia" w:hAnsi="Georgia"/>
          <w:rPrChange w:id="2110" w:author="Jade Raposa" w:date="2024-10-15T02:18:00Z">
            <w:rPr>
              <w:del w:id="2111" w:author="Jade Raposa" w:date="2024-10-15T02:33:00Z"/>
            </w:rPr>
          </w:rPrChange>
        </w:rPr>
        <w:pPrChange w:id="2112" w:author="Jade Raposa" w:date="2024-10-15T02:21:00Z">
          <w:pPr>
            <w:pStyle w:val="ListParagraph"/>
            <w:ind w:left="1800"/>
          </w:pPr>
        </w:pPrChange>
      </w:pPr>
    </w:p>
    <w:p w14:paraId="1BE8855F" w14:textId="77777777" w:rsidR="008F456D" w:rsidRPr="008F456D" w:rsidRDefault="008F456D">
      <w:pPr>
        <w:ind w:left="1620"/>
        <w:rPr>
          <w:ins w:id="2113" w:author="Jade Raposa" w:date="2024-10-15T02:31:00Z"/>
          <w:rFonts w:ascii="Georgia" w:hAnsi="Georgia"/>
          <w:rPrChange w:id="2114" w:author="Jade Raposa" w:date="2024-10-15T02:33:00Z">
            <w:rPr>
              <w:ins w:id="2115" w:author="Jade Raposa" w:date="2024-10-15T02:31:00Z"/>
            </w:rPr>
          </w:rPrChange>
        </w:rPr>
        <w:pPrChange w:id="2116" w:author="Jade Raposa" w:date="2024-10-15T02:33:00Z">
          <w:pPr>
            <w:pStyle w:val="ListParagraph"/>
            <w:ind w:left="1620" w:hanging="450"/>
          </w:pPr>
        </w:pPrChange>
      </w:pPr>
    </w:p>
    <w:p w14:paraId="2C68ED16" w14:textId="77777777" w:rsidR="008F456D" w:rsidRDefault="008F456D">
      <w:pPr>
        <w:pStyle w:val="ListParagraph"/>
        <w:ind w:left="1620" w:hanging="450"/>
        <w:rPr>
          <w:ins w:id="2117" w:author="Jade Raposa" w:date="2024-10-15T02:31:00Z"/>
          <w:rFonts w:ascii="Georgia" w:hAnsi="Georgia"/>
        </w:rPr>
      </w:pPr>
    </w:p>
    <w:p w14:paraId="5EC1A1AA" w14:textId="77777777" w:rsidR="008F456D" w:rsidRDefault="002B278F">
      <w:pPr>
        <w:pStyle w:val="ListParagraph"/>
        <w:numPr>
          <w:ilvl w:val="0"/>
          <w:numId w:val="17"/>
        </w:numPr>
        <w:rPr>
          <w:del w:id="2118" w:author="Jade Raposa" w:date="2024-10-15T02:33:00Z"/>
          <w:rFonts w:ascii="Georgia" w:hAnsi="Georgia"/>
        </w:rPr>
      </w:pPr>
      <w:ins w:id="2119" w:author="Jade Raposa" w:date="2024-10-15T02:31:00Z">
        <w:r>
          <w:rPr>
            <w:noProof/>
            <w:rPrChange w:id="2120"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121" w:author="Jade Raposa" w:date="2024-10-15T02:31:00Z">
              <w:rPr>
                <w:rFonts w:ascii="Georgia" w:hAnsi="Georgia"/>
              </w:rPr>
            </w:rPrChange>
          </w:rPr>
          <w:t>HOME</w:t>
        </w:r>
        <w:r>
          <w:rPr>
            <w:rFonts w:ascii="Georgia" w:hAnsi="Georgia"/>
          </w:rPr>
          <w:t>,” “</w:t>
        </w:r>
        <w:r>
          <w:rPr>
            <w:rFonts w:ascii="Georgia" w:hAnsi="Georgia"/>
            <w:b/>
            <w:bCs/>
            <w:rPrChange w:id="2122" w:author="Jade Raposa" w:date="2024-10-15T02:31:00Z">
              <w:rPr>
                <w:rFonts w:ascii="Georgia" w:hAnsi="Georgia"/>
              </w:rPr>
            </w:rPrChange>
          </w:rPr>
          <w:t>INBOX</w:t>
        </w:r>
        <w:r>
          <w:rPr>
            <w:rFonts w:ascii="Georgia" w:hAnsi="Georgia"/>
          </w:rPr>
          <w:t>,” “</w:t>
        </w:r>
        <w:r>
          <w:rPr>
            <w:rFonts w:ascii="Georgia" w:hAnsi="Georgia"/>
            <w:b/>
            <w:bCs/>
            <w:rPrChange w:id="2123" w:author="Jade Raposa" w:date="2024-10-15T02:31:00Z">
              <w:rPr>
                <w:rFonts w:ascii="Georgia" w:hAnsi="Georgia"/>
              </w:rPr>
            </w:rPrChange>
          </w:rPr>
          <w:t>SET PROFILE PIC</w:t>
        </w:r>
        <w:r>
          <w:rPr>
            <w:rFonts w:ascii="Georgia" w:hAnsi="Georgia"/>
          </w:rPr>
          <w:t>,” “</w:t>
        </w:r>
        <w:r>
          <w:rPr>
            <w:rFonts w:ascii="Georgia" w:hAnsi="Georgia"/>
            <w:b/>
            <w:bCs/>
            <w:rPrChange w:id="2124" w:author="Jade Raposa" w:date="2024-10-15T02:31:00Z">
              <w:rPr>
                <w:rFonts w:ascii="Georgia" w:hAnsi="Georgia"/>
              </w:rPr>
            </w:rPrChange>
          </w:rPr>
          <w:t>CHANGE</w:t>
        </w:r>
        <w:r>
          <w:rPr>
            <w:rFonts w:ascii="Georgia" w:hAnsi="Georgia"/>
          </w:rPr>
          <w:t xml:space="preserve"> </w:t>
        </w:r>
        <w:r>
          <w:rPr>
            <w:rFonts w:ascii="Georgia" w:hAnsi="Georgia"/>
            <w:b/>
            <w:bCs/>
            <w:rPrChange w:id="2125" w:author="Jade Raposa" w:date="2024-10-15T02:31:00Z">
              <w:rPr>
                <w:rFonts w:ascii="Georgia" w:hAnsi="Georgia"/>
              </w:rPr>
            </w:rPrChange>
          </w:rPr>
          <w:t>PASSWORD</w:t>
        </w:r>
        <w:r>
          <w:rPr>
            <w:rFonts w:ascii="Georgia" w:hAnsi="Georgia"/>
          </w:rPr>
          <w:t>,” “</w:t>
        </w:r>
        <w:r>
          <w:rPr>
            <w:rFonts w:ascii="Georgia" w:hAnsi="Georgia"/>
            <w:b/>
            <w:bCs/>
            <w:rPrChange w:id="2126" w:author="Jade Raposa" w:date="2024-10-15T02:31:00Z">
              <w:rPr>
                <w:rFonts w:ascii="Georgia" w:hAnsi="Georgia"/>
              </w:rPr>
            </w:rPrChange>
          </w:rPr>
          <w:t>SUBJECTS</w:t>
        </w:r>
        <w:r>
          <w:rPr>
            <w:rFonts w:ascii="Georgia" w:hAnsi="Georgia"/>
          </w:rPr>
          <w:t>,” and “</w:t>
        </w:r>
        <w:r>
          <w:rPr>
            <w:rFonts w:ascii="Georgia" w:hAnsi="Georgia"/>
            <w:b/>
            <w:bCs/>
            <w:rPrChange w:id="2127"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128" w:author="Jade Raposa" w:date="2024-10-15T02:34:00Z"/>
          <w:rFonts w:ascii="Georgia" w:hAnsi="Georgia"/>
          <w:rPrChange w:id="2129" w:author="Jade Raposa" w:date="2024-10-15T02:33:00Z">
            <w:rPr>
              <w:ins w:id="2130" w:author="Jade Raposa" w:date="2024-10-15T02:34:00Z"/>
            </w:rPr>
          </w:rPrChange>
        </w:rPr>
        <w:pPrChange w:id="2131"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132" w:author="Jade Raposa" w:date="2024-10-17T01:01:00Z"/>
        </w:rPr>
        <w:sectPr w:rsidR="008F456D">
          <w:headerReference w:type="default" r:id="rId143"/>
          <w:headerReference w:type="first" r:id="rId144"/>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143" w:author="Jade Raposa" w:date="2024-10-15T02:28:00Z"/>
        </w:rPr>
        <w:pPrChange w:id="2144" w:author="Jade Raposa" w:date="2024-10-15T02:34:00Z">
          <w:pPr/>
        </w:pPrChange>
      </w:pPr>
    </w:p>
    <w:p w14:paraId="713013AB" w14:textId="77777777" w:rsidR="008F456D" w:rsidRDefault="008F456D">
      <w:pPr>
        <w:ind w:left="1080"/>
        <w:rPr>
          <w:del w:id="2145" w:author="Jade Raposa" w:date="2024-10-15T02:28:00Z"/>
        </w:rPr>
        <w:pPrChange w:id="2146" w:author="Jade Raposa" w:date="2024-10-15T02:34:00Z">
          <w:pPr>
            <w:pStyle w:val="ListParagraph"/>
            <w:ind w:left="1800"/>
          </w:pPr>
        </w:pPrChange>
      </w:pPr>
    </w:p>
    <w:p w14:paraId="4D25C076" w14:textId="77777777" w:rsidR="008F456D" w:rsidRDefault="008F456D">
      <w:pPr>
        <w:ind w:left="1080"/>
        <w:rPr>
          <w:del w:id="2147" w:author="Jade Raposa" w:date="2024-10-15T02:33:00Z"/>
        </w:rPr>
        <w:pPrChange w:id="2148" w:author="Jade Raposa" w:date="2024-10-15T02:34:00Z">
          <w:pPr>
            <w:pStyle w:val="ListParagraph"/>
            <w:ind w:left="1800"/>
          </w:pPr>
        </w:pPrChange>
      </w:pPr>
    </w:p>
    <w:p w14:paraId="0CC3D725" w14:textId="77777777" w:rsidR="008F456D" w:rsidRPr="008F456D" w:rsidRDefault="002B278F">
      <w:pPr>
        <w:ind w:left="1080"/>
        <w:rPr>
          <w:del w:id="2149" w:author="Jade Raposa" w:date="2024-10-15T02:29:00Z"/>
          <w:b/>
          <w:bCs/>
          <w:rPrChange w:id="2150" w:author="Jade Raposa" w:date="2024-10-15T02:30:00Z">
            <w:rPr>
              <w:del w:id="2151" w:author="Jade Raposa" w:date="2024-10-15T02:29:00Z"/>
            </w:rPr>
          </w:rPrChange>
        </w:rPr>
        <w:pPrChange w:id="2152" w:author="Jade Raposa" w:date="2024-10-15T02:34:00Z">
          <w:pPr>
            <w:pStyle w:val="ListParagraph"/>
            <w:numPr>
              <w:numId w:val="17"/>
            </w:numPr>
            <w:ind w:left="1440" w:hanging="360"/>
          </w:pPr>
        </w:pPrChange>
      </w:pPr>
      <w:del w:id="2153"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154" w:author="Jade Raposa" w:date="2024-10-15T02:27:00Z">
        <w:r>
          <w:delText xml:space="preserve">8. </w:delText>
        </w:r>
      </w:del>
      <w:del w:id="2155" w:author="Jade Raposa" w:date="2024-10-15T02:31:00Z">
        <w:r>
          <w:delText>Y</w:delText>
        </w:r>
      </w:del>
      <w:del w:id="2156"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157" w:author="Jade Raposa" w:date="2024-10-15T02:27:00Z"/>
          <w:b/>
          <w:bCs/>
        </w:rPr>
        <w:pPrChange w:id="2158" w:author="Jade Raposa" w:date="2024-10-15T02:34:00Z">
          <w:pPr>
            <w:pStyle w:val="ListParagraph"/>
            <w:ind w:left="1800"/>
          </w:pPr>
        </w:pPrChange>
      </w:pPr>
    </w:p>
    <w:p w14:paraId="2EEFD822" w14:textId="77777777" w:rsidR="008F456D" w:rsidRDefault="008F456D">
      <w:pPr>
        <w:ind w:left="1080"/>
        <w:rPr>
          <w:del w:id="2159" w:author="Jade Raposa" w:date="2024-10-15T02:27:00Z"/>
          <w:b/>
          <w:bCs/>
        </w:rPr>
        <w:pPrChange w:id="2160" w:author="Jade Raposa" w:date="2024-10-15T02:34:00Z">
          <w:pPr>
            <w:pStyle w:val="ListParagraph"/>
            <w:ind w:left="1800"/>
          </w:pPr>
        </w:pPrChange>
      </w:pPr>
    </w:p>
    <w:p w14:paraId="424366E5" w14:textId="77777777" w:rsidR="008F456D" w:rsidRDefault="008F456D">
      <w:pPr>
        <w:ind w:left="1080"/>
        <w:rPr>
          <w:del w:id="2161" w:author="Jade Raposa" w:date="2024-10-15T02:27:00Z"/>
          <w:b/>
          <w:bCs/>
        </w:rPr>
        <w:pPrChange w:id="2162" w:author="Jade Raposa" w:date="2024-10-15T02:34:00Z">
          <w:pPr>
            <w:pStyle w:val="ListParagraph"/>
            <w:ind w:left="1800"/>
          </w:pPr>
        </w:pPrChange>
      </w:pPr>
    </w:p>
    <w:p w14:paraId="2ECF312A" w14:textId="77777777" w:rsidR="008F456D" w:rsidRDefault="008F456D">
      <w:pPr>
        <w:ind w:left="1080"/>
        <w:rPr>
          <w:del w:id="2163" w:author="Jade Raposa" w:date="2024-10-15T02:27:00Z"/>
          <w:b/>
          <w:bCs/>
        </w:rPr>
        <w:pPrChange w:id="2164" w:author="Jade Raposa" w:date="2024-10-15T02:34:00Z">
          <w:pPr>
            <w:pStyle w:val="ListParagraph"/>
            <w:ind w:left="1800"/>
          </w:pPr>
        </w:pPrChange>
      </w:pPr>
    </w:p>
    <w:p w14:paraId="5D9DE728" w14:textId="77777777" w:rsidR="008F456D" w:rsidRDefault="008F456D">
      <w:pPr>
        <w:ind w:left="1080"/>
        <w:rPr>
          <w:del w:id="2165" w:author="Jade Raposa" w:date="2024-10-15T02:27:00Z"/>
          <w:b/>
          <w:bCs/>
        </w:rPr>
        <w:pPrChange w:id="2166" w:author="Jade Raposa" w:date="2024-10-15T02:34:00Z">
          <w:pPr>
            <w:pStyle w:val="ListParagraph"/>
            <w:ind w:left="1800"/>
          </w:pPr>
        </w:pPrChange>
      </w:pPr>
    </w:p>
    <w:p w14:paraId="0DB9CDA4" w14:textId="77777777" w:rsidR="008F456D" w:rsidRDefault="008F456D">
      <w:pPr>
        <w:ind w:left="1080"/>
        <w:rPr>
          <w:del w:id="2167" w:author="Jade Raposa" w:date="2024-10-15T02:27:00Z"/>
          <w:b/>
          <w:bCs/>
        </w:rPr>
        <w:pPrChange w:id="2168" w:author="Jade Raposa" w:date="2024-10-15T02:34:00Z">
          <w:pPr>
            <w:pStyle w:val="ListParagraph"/>
            <w:ind w:left="1800"/>
          </w:pPr>
        </w:pPrChange>
      </w:pPr>
    </w:p>
    <w:p w14:paraId="2C12B378" w14:textId="77777777" w:rsidR="008F456D" w:rsidRDefault="008F456D">
      <w:pPr>
        <w:ind w:left="1080"/>
        <w:rPr>
          <w:del w:id="2169" w:author="Jade Raposa" w:date="2024-10-15T02:27:00Z"/>
          <w:b/>
          <w:bCs/>
        </w:rPr>
        <w:pPrChange w:id="2170" w:author="Jade Raposa" w:date="2024-10-15T02:34:00Z">
          <w:pPr>
            <w:pStyle w:val="ListParagraph"/>
            <w:ind w:left="1800"/>
          </w:pPr>
        </w:pPrChange>
      </w:pPr>
    </w:p>
    <w:p w14:paraId="647BC07C" w14:textId="77777777" w:rsidR="008F456D" w:rsidRDefault="008F456D">
      <w:pPr>
        <w:ind w:left="1080"/>
        <w:rPr>
          <w:del w:id="2171" w:author="Jade Raposa" w:date="2024-10-15T02:27:00Z"/>
          <w:b/>
          <w:bCs/>
        </w:rPr>
        <w:pPrChange w:id="2172" w:author="Jade Raposa" w:date="2024-10-15T02:34:00Z">
          <w:pPr>
            <w:pStyle w:val="ListParagraph"/>
            <w:ind w:left="1800"/>
          </w:pPr>
        </w:pPrChange>
      </w:pPr>
    </w:p>
    <w:p w14:paraId="7A94303B" w14:textId="77777777" w:rsidR="008F456D" w:rsidRDefault="008F456D">
      <w:pPr>
        <w:ind w:left="1080"/>
        <w:rPr>
          <w:del w:id="2173" w:author="Jade Raposa" w:date="2024-10-15T02:27:00Z"/>
          <w:b/>
          <w:bCs/>
        </w:rPr>
        <w:pPrChange w:id="2174" w:author="Jade Raposa" w:date="2024-10-15T02:34:00Z">
          <w:pPr>
            <w:pStyle w:val="ListParagraph"/>
            <w:ind w:left="1800"/>
          </w:pPr>
        </w:pPrChange>
      </w:pPr>
    </w:p>
    <w:p w14:paraId="220B49D0" w14:textId="77777777" w:rsidR="008F456D" w:rsidRDefault="008F456D">
      <w:pPr>
        <w:ind w:left="1080"/>
        <w:rPr>
          <w:del w:id="2175" w:author="Jade Raposa" w:date="2024-10-15T02:27:00Z"/>
          <w:b/>
          <w:bCs/>
        </w:rPr>
        <w:pPrChange w:id="2176" w:author="Jade Raposa" w:date="2024-10-15T02:34:00Z">
          <w:pPr>
            <w:pStyle w:val="ListParagraph"/>
            <w:ind w:left="1800"/>
          </w:pPr>
        </w:pPrChange>
      </w:pPr>
    </w:p>
    <w:p w14:paraId="261B6623" w14:textId="77777777" w:rsidR="008F456D" w:rsidRDefault="008F456D">
      <w:pPr>
        <w:ind w:left="1080"/>
        <w:rPr>
          <w:del w:id="2177" w:author="Jade Raposa" w:date="2024-10-15T02:27:00Z"/>
          <w:b/>
          <w:bCs/>
        </w:rPr>
        <w:pPrChange w:id="2178" w:author="Jade Raposa" w:date="2024-10-15T02:34:00Z">
          <w:pPr>
            <w:pStyle w:val="ListParagraph"/>
            <w:ind w:left="1800"/>
          </w:pPr>
        </w:pPrChange>
      </w:pPr>
    </w:p>
    <w:p w14:paraId="042A21B0" w14:textId="77777777" w:rsidR="008F456D" w:rsidRDefault="008F456D">
      <w:pPr>
        <w:ind w:left="1080"/>
        <w:rPr>
          <w:del w:id="2179" w:author="Jade Raposa" w:date="2024-10-15T02:27:00Z"/>
          <w:b/>
          <w:bCs/>
        </w:rPr>
        <w:pPrChange w:id="2180" w:author="Jade Raposa" w:date="2024-10-15T02:34:00Z">
          <w:pPr>
            <w:pStyle w:val="ListParagraph"/>
            <w:ind w:left="1800"/>
          </w:pPr>
        </w:pPrChange>
      </w:pPr>
    </w:p>
    <w:p w14:paraId="5F5B0FAA" w14:textId="77777777" w:rsidR="008F456D" w:rsidRDefault="008F456D">
      <w:pPr>
        <w:ind w:left="1080"/>
        <w:rPr>
          <w:del w:id="2181" w:author="Jade Raposa" w:date="2024-10-15T02:27:00Z"/>
        </w:rPr>
        <w:pPrChange w:id="2182" w:author="Jade Raposa" w:date="2024-10-15T02:34:00Z">
          <w:pPr>
            <w:pStyle w:val="ListParagraph"/>
            <w:ind w:left="1800"/>
          </w:pPr>
        </w:pPrChange>
      </w:pPr>
    </w:p>
    <w:p w14:paraId="4374C579" w14:textId="77777777" w:rsidR="008F456D" w:rsidRDefault="008F456D">
      <w:pPr>
        <w:ind w:left="1080"/>
        <w:rPr>
          <w:del w:id="2183" w:author="Jade Raposa" w:date="2024-10-17T01:01:00Z"/>
        </w:rPr>
        <w:pPrChange w:id="2184"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185" w:author="Jade Raposa" w:date="2024-10-15T02:18:00Z">
            <w:rPr/>
          </w:rPrChange>
        </w:rPr>
        <w:pPrChange w:id="2186" w:author="Jade Raposa" w:date="2024-10-15T02:35:00Z">
          <w:pPr>
            <w:pStyle w:val="ListParagraph"/>
            <w:ind w:left="1800"/>
          </w:pPr>
        </w:pPrChange>
      </w:pPr>
      <w:del w:id="2187" w:author="Jade Raposa" w:date="2024-10-15T02:33:00Z">
        <w:r>
          <w:rPr>
            <w:rFonts w:ascii="Georgia" w:hAnsi="Georgia"/>
            <w:rPrChange w:id="2188" w:author="Jade Raposa" w:date="2024-10-15T02:18:00Z">
              <w:rPr/>
            </w:rPrChange>
          </w:rPr>
          <w:delText xml:space="preserve">9. </w:delText>
        </w:r>
      </w:del>
      <w:r>
        <w:rPr>
          <w:rFonts w:ascii="Georgia" w:hAnsi="Georgia"/>
          <w:rPrChange w:id="2189" w:author="Jade Raposa" w:date="2024-10-15T02:18:00Z">
            <w:rPr/>
          </w:rPrChange>
        </w:rPr>
        <w:t xml:space="preserve">Click </w:t>
      </w:r>
      <w:r>
        <w:rPr>
          <w:rFonts w:ascii="Georgia" w:hAnsi="Georgia"/>
          <w:b/>
          <w:bCs/>
          <w:rPrChange w:id="2190" w:author="Jade Raposa" w:date="2024-10-15T02:18:00Z">
            <w:rPr>
              <w:b/>
              <w:bCs/>
            </w:rPr>
          </w:rPrChange>
        </w:rPr>
        <w:t>“SUBJECTS”</w:t>
      </w:r>
      <w:r>
        <w:rPr>
          <w:rFonts w:ascii="Georgia" w:hAnsi="Georgia"/>
          <w:rPrChange w:id="2191"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192" w:author="Jade Raposa" w:date="2024-10-15T02:34:00Z">
            <w:rPr/>
          </w:rPrChange>
        </w:rPr>
        <w:pPrChange w:id="2193" w:author="Jade Raposa" w:date="2024-10-15T02:35:00Z">
          <w:pPr>
            <w:pStyle w:val="ListParagraph"/>
            <w:ind w:left="1800"/>
          </w:pPr>
        </w:pPrChange>
      </w:pPr>
      <w:del w:id="2194" w:author="Jade Raposa" w:date="2024-10-15T02:34:00Z">
        <w:r>
          <w:rPr>
            <w:rFonts w:ascii="Georgia" w:hAnsi="Georgia"/>
            <w:rPrChange w:id="2195" w:author="Jade Raposa" w:date="2024-10-15T02:34:00Z">
              <w:rPr/>
            </w:rPrChange>
          </w:rPr>
          <w:delText xml:space="preserve">10. </w:delText>
        </w:r>
      </w:del>
      <w:r>
        <w:rPr>
          <w:rFonts w:ascii="Georgia" w:hAnsi="Georgia"/>
          <w:rPrChange w:id="2196" w:author="Jade Raposa" w:date="2024-10-15T02:34:00Z">
            <w:rPr/>
          </w:rPrChange>
        </w:rPr>
        <w:t xml:space="preserve">After clicking </w:t>
      </w:r>
      <w:r>
        <w:rPr>
          <w:rFonts w:ascii="Georgia" w:hAnsi="Georgia"/>
          <w:b/>
          <w:bCs/>
          <w:rPrChange w:id="2197" w:author="Jade Raposa" w:date="2024-10-15T02:34:00Z">
            <w:rPr>
              <w:b/>
              <w:bCs/>
            </w:rPr>
          </w:rPrChange>
        </w:rPr>
        <w:t>“SUBJECTS,”</w:t>
      </w:r>
      <w:r>
        <w:rPr>
          <w:rFonts w:ascii="Georgia" w:hAnsi="Georgia"/>
          <w:rPrChange w:id="2198" w:author="Jade Raposa" w:date="2024-10-15T02:34:00Z">
            <w:rPr/>
          </w:rPrChange>
        </w:rPr>
        <w:t xml:space="preserve"> click the </w:t>
      </w:r>
      <w:r>
        <w:rPr>
          <w:rFonts w:ascii="Georgia" w:hAnsi="Georgia"/>
          <w:b/>
          <w:bCs/>
          <w:rPrChange w:id="2199" w:author="Jade Raposa" w:date="2024-10-15T02:34:00Z">
            <w:rPr>
              <w:b/>
              <w:bCs/>
            </w:rPr>
          </w:rPrChange>
        </w:rPr>
        <w:t>“ADD”</w:t>
      </w:r>
      <w:r>
        <w:rPr>
          <w:rFonts w:ascii="Georgia" w:hAnsi="Georgia"/>
          <w:rPrChange w:id="2200"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201" w:author="Jade Raposa" w:date="2024-10-15T02:18:00Z">
            <w:rPr/>
          </w:rPrChange>
        </w:rPr>
        <w:pPrChange w:id="2202" w:author="Jade Raposa" w:date="2024-10-15T02:21:00Z">
          <w:pPr>
            <w:pStyle w:val="ListParagraph"/>
            <w:ind w:left="1800"/>
          </w:pPr>
        </w:pPrChange>
      </w:pPr>
      <w:r>
        <w:rPr>
          <w:rFonts w:ascii="Georgia" w:hAnsi="Georgia"/>
          <w:noProof/>
          <w:rPrChange w:id="2203"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204"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205" w:author="Jade Raposa" w:date="2024-10-15T02:18:00Z">
            <w:rPr/>
          </w:rPrChange>
        </w:rPr>
        <w:pPrChange w:id="2206"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207" w:author="Jade Raposa" w:date="2024-10-15T02:18:00Z">
            <w:rPr/>
          </w:rPrChange>
        </w:rPr>
        <w:pPrChange w:id="2208"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209" w:author="Jade Raposa" w:date="2024-10-15T02:18:00Z">
            <w:rPr/>
          </w:rPrChange>
        </w:rPr>
        <w:pPrChange w:id="2210"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211" w:author="Jade Raposa" w:date="2024-10-15T02:18:00Z">
            <w:rPr/>
          </w:rPrChange>
        </w:rPr>
        <w:pPrChange w:id="2212"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213" w:author="Jade Raposa" w:date="2024-10-15T02:18:00Z">
            <w:rPr/>
          </w:rPrChange>
        </w:rPr>
        <w:pPrChange w:id="2214"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215" w:author="Jade Raposa" w:date="2024-10-15T02:18:00Z">
            <w:rPr/>
          </w:rPrChange>
        </w:rPr>
        <w:pPrChange w:id="2216"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217" w:author="Jade Raposa" w:date="2024-10-15T02:18:00Z">
            <w:rPr/>
          </w:rPrChange>
        </w:rPr>
        <w:pPrChange w:id="2218"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219" w:author="Jade Raposa" w:date="2024-10-15T02:18:00Z">
            <w:rPr/>
          </w:rPrChange>
        </w:rPr>
        <w:pPrChange w:id="2220" w:author="Jade Raposa" w:date="2024-10-15T02:21:00Z">
          <w:pPr>
            <w:pStyle w:val="ListParagraph"/>
            <w:ind w:left="1800"/>
          </w:pPr>
        </w:pPrChange>
      </w:pPr>
    </w:p>
    <w:p w14:paraId="5C5F5403" w14:textId="77777777" w:rsidR="008F456D" w:rsidRDefault="008F456D">
      <w:pPr>
        <w:pStyle w:val="ListParagraph"/>
        <w:ind w:left="1620" w:hanging="450"/>
        <w:rPr>
          <w:ins w:id="2221" w:author="Jade Raposa" w:date="2024-10-15T02:40:00Z"/>
          <w:rFonts w:ascii="Georgia" w:hAnsi="Georgia"/>
        </w:rPr>
      </w:pPr>
    </w:p>
    <w:p w14:paraId="17A386FF" w14:textId="77777777" w:rsidR="008F456D" w:rsidRDefault="008F456D">
      <w:pPr>
        <w:pStyle w:val="ListParagraph"/>
        <w:ind w:left="1620" w:hanging="450"/>
        <w:rPr>
          <w:ins w:id="2222"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223" w:author="Jade Raposa" w:date="2024-10-15T02:18:00Z">
            <w:rPr/>
          </w:rPrChange>
        </w:rPr>
        <w:pPrChange w:id="2224" w:author="Jade Raposa" w:date="2024-10-15T02:21:00Z">
          <w:pPr>
            <w:pStyle w:val="ListParagraph"/>
            <w:ind w:left="1800"/>
          </w:pPr>
        </w:pPrChange>
      </w:pPr>
    </w:p>
    <w:p w14:paraId="5026E156" w14:textId="77777777" w:rsidR="008F456D" w:rsidRDefault="008F456D">
      <w:pPr>
        <w:pStyle w:val="ListParagraph"/>
        <w:ind w:left="1620" w:hanging="450"/>
        <w:rPr>
          <w:ins w:id="2225"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226" w:author="Jade Raposa" w:date="2024-10-15T02:40:00Z"/>
          <w:rFonts w:ascii="Georgia" w:hAnsi="Georgia"/>
        </w:rPr>
        <w:pPrChange w:id="2227" w:author="Jade Raposa" w:date="2024-10-15T02:41:00Z">
          <w:pPr>
            <w:pStyle w:val="ListParagraph"/>
            <w:numPr>
              <w:numId w:val="17"/>
            </w:numPr>
            <w:ind w:left="1440" w:hanging="360"/>
          </w:pPr>
        </w:pPrChange>
      </w:pPr>
      <w:ins w:id="2228"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229" w:author="Jade Raposa" w:date="2024-10-15T02:41:00Z"/>
          <w:rFonts w:ascii="Georgia" w:hAnsi="Georgia"/>
          <w:b/>
          <w:bCs/>
        </w:rPr>
        <w:pPrChange w:id="2230" w:author="Jade Raposa" w:date="2024-10-15T02:41:00Z">
          <w:pPr>
            <w:pStyle w:val="ListParagraph"/>
            <w:numPr>
              <w:numId w:val="17"/>
            </w:numPr>
            <w:ind w:left="1440" w:hanging="360"/>
          </w:pPr>
        </w:pPrChange>
      </w:pPr>
      <w:r>
        <w:rPr>
          <w:rFonts w:ascii="Georgia" w:hAnsi="Georgia"/>
          <w:b/>
          <w:bCs/>
          <w:noProof/>
          <w:rPrChange w:id="2231"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232"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233" w:author="Jade Raposa" w:date="2024-10-15T02:40:00Z"/>
          <w:rFonts w:ascii="Georgia" w:hAnsi="Georgia"/>
          <w:b/>
          <w:bCs/>
          <w:rPrChange w:id="2234" w:author="Jade Raposa" w:date="2024-10-15T02:41:00Z">
            <w:rPr>
              <w:ins w:id="2235" w:author="Jade Raposa" w:date="2024-10-15T02:40:00Z"/>
            </w:rPr>
          </w:rPrChange>
        </w:rPr>
        <w:pPrChange w:id="2236"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237" w:author="Jade Raposa" w:date="2024-10-15T02:42:00Z"/>
          <w:rFonts w:ascii="Georgia" w:hAnsi="Georgia"/>
        </w:rPr>
      </w:pPr>
      <w:ins w:id="2238" w:author="Jade Raposa" w:date="2024-10-15T02:40:00Z">
        <w:r>
          <w:rPr>
            <w:rFonts w:ascii="Georgia" w:hAnsi="Georgia"/>
          </w:rPr>
          <w:t>Click the blue icon under “</w:t>
        </w:r>
        <w:r>
          <w:rPr>
            <w:rFonts w:ascii="Georgia" w:hAnsi="Georgia"/>
            <w:b/>
            <w:bCs/>
            <w:rPrChange w:id="2239" w:author="Jade Raposa" w:date="2024-10-15T02:41:00Z">
              <w:rPr>
                <w:rFonts w:ascii="Georgia" w:hAnsi="Georgia"/>
              </w:rPr>
            </w:rPrChange>
          </w:rPr>
          <w:t>ACTIONS</w:t>
        </w:r>
        <w:r>
          <w:rPr>
            <w:rFonts w:ascii="Georgia" w:hAnsi="Georgia"/>
          </w:rPr>
          <w:t>,” which will direct you to: “</w:t>
        </w:r>
        <w:r>
          <w:rPr>
            <w:rFonts w:ascii="Georgia" w:hAnsi="Georgia"/>
            <w:b/>
            <w:bCs/>
            <w:rPrChange w:id="2240" w:author="Jade Raposa" w:date="2024-10-15T02:41:00Z">
              <w:rPr>
                <w:rFonts w:ascii="Georgia" w:hAnsi="Georgia"/>
              </w:rPr>
            </w:rPrChange>
          </w:rPr>
          <w:t>LESSONS</w:t>
        </w:r>
        <w:r>
          <w:rPr>
            <w:rFonts w:ascii="Georgia" w:hAnsi="Georgia"/>
          </w:rPr>
          <w:t>” (where you will post lesson files), “</w:t>
        </w:r>
        <w:r>
          <w:rPr>
            <w:rFonts w:ascii="Georgia" w:hAnsi="Georgia"/>
            <w:b/>
            <w:bCs/>
            <w:rPrChange w:id="2241" w:author="Jade Raposa" w:date="2024-10-15T02:41:00Z">
              <w:rPr>
                <w:rFonts w:ascii="Georgia" w:hAnsi="Georgia"/>
              </w:rPr>
            </w:rPrChange>
          </w:rPr>
          <w:t>ACTIVITY</w:t>
        </w:r>
        <w:r>
          <w:rPr>
            <w:rFonts w:ascii="Georgia" w:hAnsi="Georgia"/>
          </w:rPr>
          <w:t>” (where you will upload quizzes), “</w:t>
        </w:r>
        <w:r>
          <w:rPr>
            <w:rFonts w:ascii="Georgia" w:hAnsi="Georgia"/>
            <w:b/>
            <w:bCs/>
            <w:rPrChange w:id="2242"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243"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244" w:author="Jade Raposa" w:date="2024-10-17T01:01:00Z"/>
          <w:rFonts w:ascii="Georgia" w:hAnsi="Georgia"/>
        </w:rPr>
        <w:sectPr w:rsidR="008F456D">
          <w:headerReference w:type="first" r:id="rId149"/>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255" w:author="Jade Raposa" w:date="2024-10-15T02:42:00Z"/>
          <w:rFonts w:ascii="Georgia" w:hAnsi="Georgia"/>
        </w:rPr>
      </w:pPr>
      <w:ins w:id="2256" w:author="Jade Raposa" w:date="2024-10-15T02:42:00Z">
        <w:r>
          <w:rPr>
            <w:rFonts w:ascii="Georgia" w:hAnsi="Georgia"/>
          </w:rPr>
          <w:lastRenderedPageBreak/>
          <w:t>You can add lessons by clicking “</w:t>
        </w:r>
        <w:r>
          <w:rPr>
            <w:rFonts w:ascii="Georgia" w:hAnsi="Georgia"/>
            <w:b/>
            <w:bCs/>
            <w:rPrChange w:id="2257" w:author="Jade Raposa" w:date="2024-10-15T02:43:00Z">
              <w:rPr>
                <w:rFonts w:ascii="Georgia" w:hAnsi="Georgia"/>
              </w:rPr>
            </w:rPrChange>
          </w:rPr>
          <w:t>VIDEO</w:t>
        </w:r>
        <w:r>
          <w:rPr>
            <w:rFonts w:ascii="Georgia" w:hAnsi="Georgia"/>
          </w:rPr>
          <w:t>” and “</w:t>
        </w:r>
        <w:r>
          <w:rPr>
            <w:rFonts w:ascii="Georgia" w:hAnsi="Georgia"/>
            <w:b/>
            <w:bCs/>
            <w:rPrChange w:id="2258"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259" w:author="Jade Raposa" w:date="2024-10-15T02:42:00Z"/>
          <w:rFonts w:ascii="Georgia" w:hAnsi="Georgia"/>
          <w:rPrChange w:id="2260" w:author="Jade Raposa" w:date="2024-10-15T02:42:00Z">
            <w:rPr>
              <w:ins w:id="2261" w:author="Jade Raposa" w:date="2024-10-15T02:42:00Z"/>
            </w:rPr>
          </w:rPrChange>
        </w:rPr>
        <w:pPrChange w:id="2262"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263" w:author="Jade Raposa" w:date="2024-10-15T02:42:00Z"/>
          <w:rFonts w:ascii="Georgia" w:hAnsi="Georgia"/>
        </w:rPr>
      </w:pPr>
      <w:ins w:id="2264" w:author="Jade Raposa" w:date="2024-10-15T02:42:00Z">
        <w:r>
          <w:rPr>
            <w:rFonts w:ascii="Georgia" w:hAnsi="Georgia"/>
          </w:rPr>
          <w:t>If you want to hold a Google Meet, click the “</w:t>
        </w:r>
        <w:r>
          <w:rPr>
            <w:rFonts w:ascii="Georgia" w:hAnsi="Georgia"/>
            <w:b/>
            <w:bCs/>
            <w:rPrChange w:id="2265"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266"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267"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268" w:author="Jade Raposa" w:date="2024-10-15T02:42:00Z"/>
          <w:rFonts w:ascii="Georgia" w:hAnsi="Georgia"/>
          <w:rPrChange w:id="2269" w:author="Jade Raposa" w:date="2024-10-15T02:42:00Z">
            <w:rPr>
              <w:ins w:id="2270" w:author="Jade Raposa" w:date="2024-10-15T02:42:00Z"/>
            </w:rPr>
          </w:rPrChange>
        </w:rPr>
        <w:pPrChange w:id="2271"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272" w:author="Jade Raposa" w:date="2024-10-15T02:40:00Z"/>
          <w:rFonts w:ascii="Georgia" w:hAnsi="Georgia"/>
        </w:rPr>
        <w:pPrChange w:id="2273" w:author="Jade Raposa" w:date="2024-10-15T02:41:00Z">
          <w:pPr>
            <w:pStyle w:val="ListParagraph"/>
            <w:numPr>
              <w:numId w:val="17"/>
            </w:numPr>
            <w:ind w:left="1440" w:hanging="360"/>
          </w:pPr>
        </w:pPrChange>
      </w:pPr>
      <w:ins w:id="2274" w:author="Jade Raposa" w:date="2024-10-15T02:42:00Z">
        <w:r>
          <w:rPr>
            <w:rFonts w:ascii="Georgia" w:hAnsi="Georgia"/>
          </w:rPr>
          <w:t>After quizzes or when the term ends, you can issue certificates to your students. To do this, click the “</w:t>
        </w:r>
        <w:r>
          <w:rPr>
            <w:rFonts w:ascii="Georgia" w:hAnsi="Georgia"/>
            <w:b/>
            <w:bCs/>
            <w:rPrChange w:id="2275"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276" w:author="Jade Raposa" w:date="2024-10-15T02:43:00Z">
              <w:rPr>
                <w:rFonts w:ascii="Georgia" w:hAnsi="Georgia"/>
              </w:rPr>
            </w:rPrChange>
          </w:rPr>
          <w:t>CERTIFICATE</w:t>
        </w:r>
        <w:r>
          <w:rPr>
            <w:rFonts w:ascii="Georgia" w:hAnsi="Georgia"/>
          </w:rPr>
          <w:t>” button next to the “</w:t>
        </w:r>
        <w:r>
          <w:rPr>
            <w:rFonts w:ascii="Georgia" w:hAnsi="Georgia"/>
            <w:b/>
            <w:bCs/>
            <w:rPrChange w:id="2277"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278" w:author="Jade Raposa" w:date="2024-10-15T02:42:00Z"/>
          <w:rFonts w:ascii="Georgia" w:hAnsi="Georgia"/>
          <w:rPrChange w:id="2279" w:author="Jade Raposa" w:date="2024-10-15T02:18:00Z">
            <w:rPr>
              <w:del w:id="2280" w:author="Jade Raposa" w:date="2024-10-15T02:42:00Z"/>
            </w:rPr>
          </w:rPrChange>
        </w:rPr>
        <w:pPrChange w:id="2281" w:author="Jade Raposa" w:date="2024-10-15T02:21:00Z">
          <w:pPr>
            <w:pStyle w:val="ListParagraph"/>
            <w:ind w:left="1800"/>
          </w:pPr>
        </w:pPrChange>
      </w:pPr>
    </w:p>
    <w:p w14:paraId="7E9F8FCF" w14:textId="77777777" w:rsidR="008F456D" w:rsidRPr="008F456D" w:rsidRDefault="008F456D">
      <w:pPr>
        <w:ind w:left="1800"/>
        <w:rPr>
          <w:del w:id="2282" w:author="Jade Raposa" w:date="2024-10-15T02:40:00Z"/>
          <w:rFonts w:ascii="Georgia" w:hAnsi="Georgia"/>
          <w:rPrChange w:id="2283" w:author="Jade Raposa" w:date="2024-10-15T02:40:00Z">
            <w:rPr>
              <w:del w:id="2284" w:author="Jade Raposa" w:date="2024-10-15T02:40:00Z"/>
            </w:rPr>
          </w:rPrChange>
        </w:rPr>
        <w:pPrChange w:id="2285" w:author="Jade Raposa" w:date="2024-10-15T02:40:00Z">
          <w:pPr>
            <w:pStyle w:val="ListParagraph"/>
            <w:ind w:left="1800"/>
          </w:pPr>
        </w:pPrChange>
      </w:pPr>
    </w:p>
    <w:p w14:paraId="4A5CE3CC" w14:textId="77777777" w:rsidR="008F456D" w:rsidRDefault="002B278F">
      <w:pPr>
        <w:ind w:left="1800"/>
        <w:rPr>
          <w:del w:id="2286" w:author="Jade Raposa" w:date="2024-10-15T02:40:00Z"/>
        </w:rPr>
        <w:pPrChange w:id="2287" w:author="Jade Raposa" w:date="2024-10-15T02:40:00Z">
          <w:pPr>
            <w:pStyle w:val="ListParagraph"/>
            <w:ind w:left="1800"/>
          </w:pPr>
        </w:pPrChange>
      </w:pPr>
      <w:del w:id="2288" w:author="Jade Raposa" w:date="2024-10-15T02:39:00Z">
        <w:r>
          <w:delText xml:space="preserve">11. </w:delText>
        </w:r>
      </w:del>
      <w:del w:id="2289"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290" w:author="Jade Raposa" w:date="2024-10-15T02:40:00Z"/>
          <w:b/>
          <w:bCs/>
        </w:rPr>
        <w:pPrChange w:id="2291" w:author="Jade Raposa" w:date="2024-10-15T02:40:00Z">
          <w:pPr>
            <w:pStyle w:val="ListParagraph"/>
            <w:ind w:left="1800"/>
          </w:pPr>
        </w:pPrChange>
      </w:pPr>
      <w:del w:id="2292"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293" w:author="Jade Raposa" w:date="2024-10-15T02:40:00Z"/>
        </w:rPr>
        <w:sectPr w:rsidR="008F456D">
          <w:pgSz w:w="12240" w:h="15840"/>
          <w:pgMar w:top="1440" w:right="1440" w:bottom="1440" w:left="1440" w:header="708" w:footer="708" w:gutter="0"/>
          <w:pgNumType w:start="1"/>
          <w:cols w:space="708"/>
          <w:titlePg/>
          <w:docGrid w:linePitch="360"/>
        </w:sectPr>
        <w:pPrChange w:id="2294" w:author="Jade Raposa" w:date="2024-10-15T02:40:00Z">
          <w:pPr>
            <w:pStyle w:val="ListParagraph"/>
            <w:ind w:left="1800"/>
          </w:pPr>
        </w:pPrChange>
      </w:pPr>
      <w:del w:id="2295"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296" w:author="Jade Raposa" w:date="2024-10-15T02:42:00Z"/>
        </w:rPr>
        <w:pPrChange w:id="2297" w:author="Jade Raposa" w:date="2024-10-15T02:40:00Z">
          <w:pPr>
            <w:pStyle w:val="ListParagraph"/>
            <w:ind w:left="1800"/>
          </w:pPr>
        </w:pPrChange>
      </w:pPr>
    </w:p>
    <w:p w14:paraId="71F965D9" w14:textId="77777777" w:rsidR="008F456D" w:rsidRPr="008F456D" w:rsidRDefault="008F456D">
      <w:pPr>
        <w:pStyle w:val="ListParagraph"/>
        <w:ind w:left="1620" w:hanging="450"/>
        <w:rPr>
          <w:del w:id="2298" w:author="Jade Raposa" w:date="2024-10-15T02:42:00Z"/>
          <w:rFonts w:ascii="Georgia" w:hAnsi="Georgia"/>
          <w:rPrChange w:id="2299" w:author="Jade Raposa" w:date="2024-10-15T02:18:00Z">
            <w:rPr>
              <w:del w:id="2300" w:author="Jade Raposa" w:date="2024-10-15T02:42:00Z"/>
            </w:rPr>
          </w:rPrChange>
        </w:rPr>
        <w:pPrChange w:id="2301" w:author="Jade Raposa" w:date="2024-10-15T02:21:00Z">
          <w:pPr>
            <w:pStyle w:val="ListParagraph"/>
            <w:ind w:left="1800"/>
          </w:pPr>
        </w:pPrChange>
      </w:pPr>
    </w:p>
    <w:p w14:paraId="07C53151" w14:textId="77777777" w:rsidR="008F456D" w:rsidRPr="008F456D" w:rsidRDefault="008F456D">
      <w:pPr>
        <w:pStyle w:val="ListParagraph"/>
        <w:ind w:left="1620" w:hanging="450"/>
        <w:rPr>
          <w:del w:id="2302" w:author="Jade Raposa" w:date="2024-10-15T02:42:00Z"/>
          <w:rFonts w:ascii="Georgia" w:hAnsi="Georgia"/>
          <w:rPrChange w:id="2303" w:author="Jade Raposa" w:date="2024-10-15T02:18:00Z">
            <w:rPr>
              <w:del w:id="2304" w:author="Jade Raposa" w:date="2024-10-15T02:42:00Z"/>
            </w:rPr>
          </w:rPrChange>
        </w:rPr>
        <w:pPrChange w:id="2305" w:author="Jade Raposa" w:date="2024-10-15T02:21:00Z">
          <w:pPr>
            <w:pStyle w:val="ListParagraph"/>
            <w:ind w:left="1800"/>
          </w:pPr>
        </w:pPrChange>
      </w:pPr>
    </w:p>
    <w:p w14:paraId="3301B117" w14:textId="77777777" w:rsidR="008F456D" w:rsidRPr="008F456D" w:rsidRDefault="008F456D">
      <w:pPr>
        <w:pStyle w:val="ListParagraph"/>
        <w:ind w:left="1620" w:hanging="450"/>
        <w:rPr>
          <w:del w:id="2306" w:author="Jade Raposa" w:date="2024-10-15T02:42:00Z"/>
          <w:rFonts w:ascii="Georgia" w:hAnsi="Georgia"/>
          <w:rPrChange w:id="2307" w:author="Jade Raposa" w:date="2024-10-15T02:18:00Z">
            <w:rPr>
              <w:del w:id="2308" w:author="Jade Raposa" w:date="2024-10-15T02:42:00Z"/>
            </w:rPr>
          </w:rPrChange>
        </w:rPr>
        <w:pPrChange w:id="2309" w:author="Jade Raposa" w:date="2024-10-15T02:21:00Z">
          <w:pPr>
            <w:pStyle w:val="ListParagraph"/>
            <w:ind w:left="1800"/>
          </w:pPr>
        </w:pPrChange>
      </w:pPr>
    </w:p>
    <w:p w14:paraId="62F38FD4" w14:textId="77777777" w:rsidR="008F456D" w:rsidRPr="008F456D" w:rsidRDefault="008F456D">
      <w:pPr>
        <w:pStyle w:val="ListParagraph"/>
        <w:ind w:left="1620" w:hanging="450"/>
        <w:rPr>
          <w:del w:id="2310" w:author="Jade Raposa" w:date="2024-10-15T02:42:00Z"/>
          <w:rFonts w:ascii="Georgia" w:hAnsi="Georgia"/>
          <w:rPrChange w:id="2311" w:author="Jade Raposa" w:date="2024-10-15T02:18:00Z">
            <w:rPr>
              <w:del w:id="2312" w:author="Jade Raposa" w:date="2024-10-15T02:42:00Z"/>
            </w:rPr>
          </w:rPrChange>
        </w:rPr>
        <w:pPrChange w:id="2313" w:author="Jade Raposa" w:date="2024-10-15T02:21:00Z">
          <w:pPr>
            <w:pStyle w:val="ListParagraph"/>
            <w:ind w:left="1800"/>
          </w:pPr>
        </w:pPrChange>
      </w:pPr>
    </w:p>
    <w:p w14:paraId="34E19501" w14:textId="77777777" w:rsidR="008F456D" w:rsidRPr="008F456D" w:rsidRDefault="008F456D">
      <w:pPr>
        <w:pStyle w:val="ListParagraph"/>
        <w:ind w:left="1620" w:hanging="450"/>
        <w:rPr>
          <w:del w:id="2314" w:author="Jade Raposa" w:date="2024-10-15T02:42:00Z"/>
          <w:rFonts w:ascii="Georgia" w:hAnsi="Georgia"/>
          <w:rPrChange w:id="2315" w:author="Jade Raposa" w:date="2024-10-15T02:18:00Z">
            <w:rPr>
              <w:del w:id="2316" w:author="Jade Raposa" w:date="2024-10-15T02:42:00Z"/>
            </w:rPr>
          </w:rPrChange>
        </w:rPr>
        <w:pPrChange w:id="2317" w:author="Jade Raposa" w:date="2024-10-15T02:21:00Z">
          <w:pPr>
            <w:pStyle w:val="ListParagraph"/>
            <w:ind w:left="1800"/>
          </w:pPr>
        </w:pPrChange>
      </w:pPr>
    </w:p>
    <w:p w14:paraId="4D1E0ACC" w14:textId="77777777" w:rsidR="008F456D" w:rsidRPr="008F456D" w:rsidRDefault="008F456D">
      <w:pPr>
        <w:pStyle w:val="ListParagraph"/>
        <w:ind w:left="1620" w:hanging="450"/>
        <w:rPr>
          <w:del w:id="2318" w:author="Jade Raposa" w:date="2024-10-15T02:42:00Z"/>
          <w:rFonts w:ascii="Georgia" w:hAnsi="Georgia"/>
          <w:rPrChange w:id="2319" w:author="Jade Raposa" w:date="2024-10-15T02:18:00Z">
            <w:rPr>
              <w:del w:id="2320" w:author="Jade Raposa" w:date="2024-10-15T02:42:00Z"/>
            </w:rPr>
          </w:rPrChange>
        </w:rPr>
        <w:pPrChange w:id="2321" w:author="Jade Raposa" w:date="2024-10-15T02:21:00Z">
          <w:pPr>
            <w:pStyle w:val="ListParagraph"/>
            <w:ind w:left="1800"/>
          </w:pPr>
        </w:pPrChange>
      </w:pPr>
    </w:p>
    <w:p w14:paraId="1491203C" w14:textId="77777777" w:rsidR="008F456D" w:rsidRPr="008F456D" w:rsidRDefault="008F456D">
      <w:pPr>
        <w:pStyle w:val="ListParagraph"/>
        <w:ind w:left="1620" w:hanging="450"/>
        <w:rPr>
          <w:del w:id="2322" w:author="Jade Raposa" w:date="2024-10-15T02:42:00Z"/>
          <w:rFonts w:ascii="Georgia" w:hAnsi="Georgia"/>
          <w:rPrChange w:id="2323" w:author="Jade Raposa" w:date="2024-10-15T02:18:00Z">
            <w:rPr>
              <w:del w:id="2324" w:author="Jade Raposa" w:date="2024-10-15T02:42:00Z"/>
            </w:rPr>
          </w:rPrChange>
        </w:rPr>
        <w:pPrChange w:id="2325" w:author="Jade Raposa" w:date="2024-10-15T02:21:00Z">
          <w:pPr>
            <w:pStyle w:val="ListParagraph"/>
            <w:ind w:left="1800"/>
          </w:pPr>
        </w:pPrChange>
      </w:pPr>
    </w:p>
    <w:p w14:paraId="1E8E5565" w14:textId="77777777" w:rsidR="008F456D" w:rsidRPr="008F456D" w:rsidRDefault="008F456D">
      <w:pPr>
        <w:pStyle w:val="ListParagraph"/>
        <w:ind w:left="1620" w:hanging="450"/>
        <w:rPr>
          <w:del w:id="2326" w:author="Jade Raposa" w:date="2024-10-15T02:42:00Z"/>
          <w:rFonts w:ascii="Georgia" w:hAnsi="Georgia"/>
          <w:rPrChange w:id="2327" w:author="Jade Raposa" w:date="2024-10-15T02:18:00Z">
            <w:rPr>
              <w:del w:id="2328" w:author="Jade Raposa" w:date="2024-10-15T02:42:00Z"/>
            </w:rPr>
          </w:rPrChange>
        </w:rPr>
        <w:pPrChange w:id="2329" w:author="Jade Raposa" w:date="2024-10-15T02:21:00Z">
          <w:pPr>
            <w:pStyle w:val="ListParagraph"/>
            <w:ind w:left="1800"/>
          </w:pPr>
        </w:pPrChange>
      </w:pPr>
    </w:p>
    <w:p w14:paraId="556ED4FD" w14:textId="77777777" w:rsidR="008F456D" w:rsidRPr="008F456D" w:rsidRDefault="008F456D">
      <w:pPr>
        <w:pStyle w:val="ListParagraph"/>
        <w:ind w:left="1620" w:hanging="450"/>
        <w:rPr>
          <w:del w:id="2330" w:author="Jade Raposa" w:date="2024-10-15T02:42:00Z"/>
          <w:rFonts w:ascii="Georgia" w:hAnsi="Georgia"/>
          <w:rPrChange w:id="2331" w:author="Jade Raposa" w:date="2024-10-15T02:18:00Z">
            <w:rPr>
              <w:del w:id="2332" w:author="Jade Raposa" w:date="2024-10-15T02:42:00Z"/>
            </w:rPr>
          </w:rPrChange>
        </w:rPr>
        <w:pPrChange w:id="2333" w:author="Jade Raposa" w:date="2024-10-15T02:21:00Z">
          <w:pPr>
            <w:pStyle w:val="ListParagraph"/>
            <w:ind w:left="1800"/>
          </w:pPr>
        </w:pPrChange>
      </w:pPr>
    </w:p>
    <w:p w14:paraId="17EDCAD3" w14:textId="77777777" w:rsidR="008F456D" w:rsidRPr="008F456D" w:rsidRDefault="008F456D">
      <w:pPr>
        <w:pStyle w:val="ListParagraph"/>
        <w:ind w:left="1620" w:hanging="450"/>
        <w:rPr>
          <w:del w:id="2334" w:author="Jade Raposa" w:date="2024-10-15T02:42:00Z"/>
          <w:rFonts w:ascii="Georgia" w:hAnsi="Georgia"/>
          <w:rPrChange w:id="2335" w:author="Jade Raposa" w:date="2024-10-15T02:18:00Z">
            <w:rPr>
              <w:del w:id="2336" w:author="Jade Raposa" w:date="2024-10-15T02:42:00Z"/>
            </w:rPr>
          </w:rPrChange>
        </w:rPr>
        <w:pPrChange w:id="2337" w:author="Jade Raposa" w:date="2024-10-15T02:21:00Z">
          <w:pPr>
            <w:pStyle w:val="ListParagraph"/>
            <w:ind w:left="1800"/>
          </w:pPr>
        </w:pPrChange>
      </w:pPr>
    </w:p>
    <w:p w14:paraId="188ABD1F" w14:textId="77777777" w:rsidR="008F456D" w:rsidRPr="008F456D" w:rsidRDefault="008F456D">
      <w:pPr>
        <w:pStyle w:val="ListParagraph"/>
        <w:ind w:left="1620" w:hanging="450"/>
        <w:rPr>
          <w:del w:id="2338" w:author="Jade Raposa" w:date="2024-10-15T02:42:00Z"/>
          <w:rFonts w:ascii="Georgia" w:hAnsi="Georgia"/>
          <w:rPrChange w:id="2339" w:author="Jade Raposa" w:date="2024-10-15T02:18:00Z">
            <w:rPr>
              <w:del w:id="2340" w:author="Jade Raposa" w:date="2024-10-15T02:42:00Z"/>
            </w:rPr>
          </w:rPrChange>
        </w:rPr>
        <w:pPrChange w:id="2341" w:author="Jade Raposa" w:date="2024-10-15T02:21:00Z">
          <w:pPr>
            <w:pStyle w:val="ListParagraph"/>
            <w:ind w:left="1800"/>
          </w:pPr>
        </w:pPrChange>
      </w:pPr>
    </w:p>
    <w:p w14:paraId="1D861825" w14:textId="77777777" w:rsidR="008F456D" w:rsidRPr="008F456D" w:rsidRDefault="008F456D">
      <w:pPr>
        <w:pStyle w:val="ListParagraph"/>
        <w:ind w:left="1620" w:hanging="450"/>
        <w:rPr>
          <w:del w:id="2342" w:author="Jade Raposa" w:date="2024-10-15T02:42:00Z"/>
          <w:rFonts w:ascii="Georgia" w:hAnsi="Georgia"/>
          <w:rPrChange w:id="2343" w:author="Jade Raposa" w:date="2024-10-15T02:18:00Z">
            <w:rPr>
              <w:del w:id="2344" w:author="Jade Raposa" w:date="2024-10-15T02:42:00Z"/>
            </w:rPr>
          </w:rPrChange>
        </w:rPr>
        <w:pPrChange w:id="2345" w:author="Jade Raposa" w:date="2024-10-15T02:21:00Z">
          <w:pPr>
            <w:pStyle w:val="ListParagraph"/>
            <w:ind w:left="1800"/>
          </w:pPr>
        </w:pPrChange>
      </w:pPr>
    </w:p>
    <w:p w14:paraId="3C58FAAA" w14:textId="77777777" w:rsidR="008F456D" w:rsidRPr="008F456D" w:rsidRDefault="008F456D">
      <w:pPr>
        <w:pStyle w:val="ListParagraph"/>
        <w:ind w:left="1620" w:hanging="450"/>
        <w:rPr>
          <w:del w:id="2346" w:author="Jade Raposa" w:date="2024-10-15T02:42:00Z"/>
          <w:rFonts w:ascii="Georgia" w:hAnsi="Georgia"/>
          <w:rPrChange w:id="2347" w:author="Jade Raposa" w:date="2024-10-15T02:18:00Z">
            <w:rPr>
              <w:del w:id="2348" w:author="Jade Raposa" w:date="2024-10-15T02:42:00Z"/>
            </w:rPr>
          </w:rPrChange>
        </w:rPr>
        <w:pPrChange w:id="2349" w:author="Jade Raposa" w:date="2024-10-15T02:21:00Z">
          <w:pPr>
            <w:pStyle w:val="ListParagraph"/>
            <w:ind w:left="1800"/>
          </w:pPr>
        </w:pPrChange>
      </w:pPr>
    </w:p>
    <w:p w14:paraId="3C952094" w14:textId="77777777" w:rsidR="008F456D" w:rsidRPr="008F456D" w:rsidRDefault="008F456D">
      <w:pPr>
        <w:ind w:left="1800"/>
        <w:rPr>
          <w:del w:id="2350" w:author="Jade Raposa" w:date="2024-10-15T02:42:00Z"/>
          <w:rFonts w:ascii="Georgia" w:hAnsi="Georgia"/>
          <w:rPrChange w:id="2351" w:author="Jade Raposa" w:date="2024-10-15T02:42:00Z">
            <w:rPr>
              <w:del w:id="2352" w:author="Jade Raposa" w:date="2024-10-15T02:42:00Z"/>
            </w:rPr>
          </w:rPrChange>
        </w:rPr>
        <w:pPrChange w:id="2353" w:author="Jade Raposa" w:date="2024-10-15T02:42:00Z">
          <w:pPr>
            <w:pStyle w:val="ListParagraph"/>
            <w:ind w:left="1800"/>
          </w:pPr>
        </w:pPrChange>
      </w:pPr>
    </w:p>
    <w:p w14:paraId="400F98EB" w14:textId="77777777" w:rsidR="008F456D" w:rsidRPr="008F456D" w:rsidRDefault="008F456D">
      <w:pPr>
        <w:pStyle w:val="ListParagraph"/>
        <w:ind w:left="1620" w:hanging="450"/>
        <w:rPr>
          <w:del w:id="2354" w:author="Jade Raposa" w:date="2024-10-15T02:42:00Z"/>
          <w:rFonts w:ascii="Georgia" w:hAnsi="Georgia"/>
          <w:rPrChange w:id="2355" w:author="Jade Raposa" w:date="2024-10-15T02:18:00Z">
            <w:rPr>
              <w:del w:id="2356" w:author="Jade Raposa" w:date="2024-10-15T02:42:00Z"/>
            </w:rPr>
          </w:rPrChange>
        </w:rPr>
        <w:pPrChange w:id="2357" w:author="Jade Raposa" w:date="2024-10-15T02:21:00Z">
          <w:pPr>
            <w:pStyle w:val="ListParagraph"/>
            <w:ind w:left="1800"/>
          </w:pPr>
        </w:pPrChange>
      </w:pPr>
    </w:p>
    <w:p w14:paraId="316A5054" w14:textId="77777777" w:rsidR="008F456D" w:rsidRPr="008F456D" w:rsidRDefault="008F456D">
      <w:pPr>
        <w:pStyle w:val="ListParagraph"/>
        <w:ind w:left="1620" w:hanging="450"/>
        <w:rPr>
          <w:del w:id="2358" w:author="Jade Raposa" w:date="2024-10-15T02:42:00Z"/>
          <w:rFonts w:ascii="Georgia" w:hAnsi="Georgia"/>
          <w:rPrChange w:id="2359" w:author="Jade Raposa" w:date="2024-10-15T02:18:00Z">
            <w:rPr>
              <w:del w:id="2360" w:author="Jade Raposa" w:date="2024-10-15T02:42:00Z"/>
            </w:rPr>
          </w:rPrChange>
        </w:rPr>
        <w:pPrChange w:id="2361" w:author="Jade Raposa" w:date="2024-10-15T02:21:00Z">
          <w:pPr>
            <w:pStyle w:val="ListParagraph"/>
            <w:ind w:left="1800"/>
          </w:pPr>
        </w:pPrChange>
      </w:pPr>
    </w:p>
    <w:p w14:paraId="56988201" w14:textId="77777777" w:rsidR="008F456D" w:rsidRPr="008F456D" w:rsidRDefault="002B278F">
      <w:pPr>
        <w:pStyle w:val="ListParagraph"/>
        <w:ind w:left="1620" w:hanging="450"/>
        <w:rPr>
          <w:del w:id="2362" w:author="Jade Raposa" w:date="2024-10-15T02:42:00Z"/>
          <w:rFonts w:ascii="Georgia" w:hAnsi="Georgia"/>
          <w:rPrChange w:id="2363" w:author="Jade Raposa" w:date="2024-10-15T02:18:00Z">
            <w:rPr>
              <w:del w:id="2364" w:author="Jade Raposa" w:date="2024-10-15T02:42:00Z"/>
            </w:rPr>
          </w:rPrChange>
        </w:rPr>
        <w:pPrChange w:id="2365" w:author="Jade Raposa" w:date="2024-10-15T02:21:00Z">
          <w:pPr>
            <w:pStyle w:val="ListParagraph"/>
            <w:ind w:left="1800"/>
          </w:pPr>
        </w:pPrChange>
      </w:pPr>
      <w:del w:id="2366" w:author="Jade Raposa" w:date="2024-10-15T02:42:00Z">
        <w:r>
          <w:rPr>
            <w:rFonts w:ascii="Georgia" w:hAnsi="Georgia"/>
            <w:rPrChange w:id="2367" w:author="Jade Raposa" w:date="2024-10-15T02:18:00Z">
              <w:rPr/>
            </w:rPrChange>
          </w:rPr>
          <w:delText xml:space="preserve">14. You can add lessons by clicking </w:delText>
        </w:r>
        <w:r>
          <w:rPr>
            <w:rFonts w:ascii="Georgia" w:hAnsi="Georgia"/>
            <w:b/>
            <w:bCs/>
            <w:rPrChange w:id="2368" w:author="Jade Raposa" w:date="2024-10-15T02:18:00Z">
              <w:rPr>
                <w:b/>
                <w:bCs/>
              </w:rPr>
            </w:rPrChange>
          </w:rPr>
          <w:delText>“VIDEO”</w:delText>
        </w:r>
        <w:r>
          <w:rPr>
            <w:rFonts w:ascii="Georgia" w:hAnsi="Georgia"/>
            <w:rPrChange w:id="2369" w:author="Jade Raposa" w:date="2024-10-15T02:18:00Z">
              <w:rPr/>
            </w:rPrChange>
          </w:rPr>
          <w:delText xml:space="preserve"> and </w:delText>
        </w:r>
        <w:r>
          <w:rPr>
            <w:rFonts w:ascii="Georgia" w:hAnsi="Georgia"/>
            <w:b/>
            <w:bCs/>
            <w:rPrChange w:id="2370" w:author="Jade Raposa" w:date="2024-10-15T02:18:00Z">
              <w:rPr>
                <w:b/>
                <w:bCs/>
              </w:rPr>
            </w:rPrChange>
          </w:rPr>
          <w:delText>“EBOOK.”</w:delText>
        </w:r>
        <w:r>
          <w:rPr>
            <w:rFonts w:ascii="Georgia" w:hAnsi="Georgia"/>
            <w:rPrChange w:id="2371"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372" w:author="Jade Raposa" w:date="2024-10-15T02:42:00Z"/>
          <w:rFonts w:ascii="Georgia" w:hAnsi="Georgia"/>
          <w:rPrChange w:id="2373" w:author="Jade Raposa" w:date="2024-10-15T02:18:00Z">
            <w:rPr>
              <w:del w:id="2374" w:author="Jade Raposa" w:date="2024-10-15T02:42:00Z"/>
            </w:rPr>
          </w:rPrChange>
        </w:rPr>
        <w:pPrChange w:id="2375" w:author="Jade Raposa" w:date="2024-10-15T02:21:00Z">
          <w:pPr>
            <w:pStyle w:val="ListParagraph"/>
            <w:ind w:left="1800"/>
          </w:pPr>
        </w:pPrChange>
      </w:pPr>
      <w:del w:id="2376" w:author="Jade Raposa" w:date="2024-10-15T02:42:00Z">
        <w:r>
          <w:rPr>
            <w:rFonts w:ascii="Georgia" w:hAnsi="Georgia"/>
            <w:rPrChange w:id="2377" w:author="Jade Raposa" w:date="2024-10-15T02:18:00Z">
              <w:rPr/>
            </w:rPrChange>
          </w:rPr>
          <w:delText xml:space="preserve">15. If you want to hold a Google Meet, click the “ACTIVITY” button. There, you will see two options: </w:delText>
        </w:r>
        <w:r>
          <w:rPr>
            <w:rFonts w:ascii="Georgia" w:hAnsi="Georgia"/>
            <w:b/>
            <w:bCs/>
            <w:rPrChange w:id="2378" w:author="Jade Raposa" w:date="2024-10-15T02:18:00Z">
              <w:rPr>
                <w:b/>
                <w:bCs/>
              </w:rPr>
            </w:rPrChange>
          </w:rPr>
          <w:delText>“Virtual meetings”</w:delText>
        </w:r>
        <w:r>
          <w:rPr>
            <w:rFonts w:ascii="Georgia" w:hAnsi="Georgia"/>
            <w:rPrChange w:id="2379" w:author="Jade Raposa" w:date="2024-10-15T02:18:00Z">
              <w:rPr/>
            </w:rPrChange>
          </w:rPr>
          <w:delText xml:space="preserve"> (to interact with your students online) and </w:delText>
        </w:r>
        <w:r>
          <w:rPr>
            <w:rFonts w:ascii="Georgia" w:hAnsi="Georgia"/>
            <w:b/>
            <w:bCs/>
            <w:rPrChange w:id="2380" w:author="Jade Raposa" w:date="2024-10-15T02:18:00Z">
              <w:rPr>
                <w:b/>
                <w:bCs/>
              </w:rPr>
            </w:rPrChange>
          </w:rPr>
          <w:delText xml:space="preserve">“Google Form” </w:delText>
        </w:r>
        <w:r>
          <w:rPr>
            <w:rFonts w:ascii="Georgia" w:hAnsi="Georgia"/>
            <w:rPrChange w:id="2381"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382" w:author="Jade Raposa" w:date="2024-10-15T02:42:00Z"/>
          <w:rFonts w:ascii="Georgia" w:hAnsi="Georgia"/>
          <w:rPrChange w:id="2383" w:author="Jade Raposa" w:date="2024-10-15T02:18:00Z">
            <w:rPr>
              <w:del w:id="2384" w:author="Jade Raposa" w:date="2024-10-15T02:42:00Z"/>
            </w:rPr>
          </w:rPrChange>
        </w:rPr>
        <w:pPrChange w:id="2385" w:author="Jade Raposa" w:date="2024-10-15T02:21:00Z">
          <w:pPr>
            <w:pStyle w:val="ListParagraph"/>
            <w:ind w:left="1800"/>
          </w:pPr>
        </w:pPrChange>
      </w:pPr>
      <w:del w:id="2386" w:author="Jade Raposa" w:date="2024-10-15T02:42:00Z">
        <w:r>
          <w:rPr>
            <w:rFonts w:ascii="Georgia" w:hAnsi="Georgia"/>
            <w:rPrChange w:id="2387" w:author="Jade Raposa" w:date="2024-10-15T02:18:00Z">
              <w:rPr/>
            </w:rPrChange>
          </w:rPr>
          <w:delText xml:space="preserve">16. After quizzes or when the term ends, you can issue certificates to your students. To do this, click the </w:delText>
        </w:r>
        <w:r>
          <w:rPr>
            <w:rFonts w:ascii="Georgia" w:hAnsi="Georgia"/>
            <w:b/>
            <w:bCs/>
            <w:rPrChange w:id="2388" w:author="Jade Raposa" w:date="2024-10-15T02:18:00Z">
              <w:rPr>
                <w:b/>
                <w:bCs/>
              </w:rPr>
            </w:rPrChange>
          </w:rPr>
          <w:delText xml:space="preserve">“PEOPLE” </w:delText>
        </w:r>
        <w:r>
          <w:rPr>
            <w:rFonts w:ascii="Georgia" w:hAnsi="Georgia"/>
            <w:rPrChange w:id="2389" w:author="Jade Raposa" w:date="2024-10-15T02:18:00Z">
              <w:rPr/>
            </w:rPrChange>
          </w:rPr>
          <w:delText xml:space="preserve">button, find the student you wish to give the certificate to, and click the </w:delText>
        </w:r>
        <w:r>
          <w:rPr>
            <w:rFonts w:ascii="Georgia" w:hAnsi="Georgia"/>
            <w:b/>
            <w:bCs/>
            <w:rPrChange w:id="2390" w:author="Jade Raposa" w:date="2024-10-15T02:18:00Z">
              <w:rPr>
                <w:b/>
                <w:bCs/>
              </w:rPr>
            </w:rPrChange>
          </w:rPr>
          <w:delText>“CERTIFICATE”</w:delText>
        </w:r>
        <w:r>
          <w:rPr>
            <w:rFonts w:ascii="Georgia" w:hAnsi="Georgia"/>
            <w:rPrChange w:id="2391" w:author="Jade Raposa" w:date="2024-10-15T02:18:00Z">
              <w:rPr/>
            </w:rPrChange>
          </w:rPr>
          <w:delText xml:space="preserve"> button next to the </w:delText>
        </w:r>
        <w:r>
          <w:rPr>
            <w:rFonts w:ascii="Georgia" w:hAnsi="Georgia"/>
            <w:b/>
            <w:bCs/>
            <w:rPrChange w:id="2392" w:author="Jade Raposa" w:date="2024-10-15T02:18:00Z">
              <w:rPr>
                <w:b/>
                <w:bCs/>
              </w:rPr>
            </w:rPrChange>
          </w:rPr>
          <w:delText>“MESSAGE”</w:delText>
        </w:r>
        <w:r>
          <w:rPr>
            <w:rFonts w:ascii="Georgia" w:hAnsi="Georgia"/>
            <w:rPrChange w:id="2393"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394" w:author="Jade Raposa" w:date="2024-10-15T02:18:00Z">
            <w:rPr/>
          </w:rPrChange>
        </w:rPr>
        <w:pPrChange w:id="2395"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396" w:author="Jade Raposa" w:date="2024-10-15T02:18:00Z">
            <w:rPr/>
          </w:rPrChange>
        </w:rPr>
        <w:pPrChange w:id="2397" w:author="Jade Raposa" w:date="2024-10-15T02:21:00Z">
          <w:pPr>
            <w:pStyle w:val="ListParagraph"/>
            <w:ind w:left="1800"/>
          </w:pPr>
        </w:pPrChange>
      </w:pPr>
      <w:r>
        <w:rPr>
          <w:rFonts w:ascii="Georgia" w:hAnsi="Georgia"/>
          <w:noProof/>
          <w:rPrChange w:id="2398"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399"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400" w:author="Jade Raposa" w:date="2024-10-15T02:18:00Z">
            <w:rPr/>
          </w:rPrChange>
        </w:rPr>
        <w:pPrChange w:id="2401"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402" w:author="Jade Raposa" w:date="2024-10-15T02:18:00Z">
            <w:rPr/>
          </w:rPrChange>
        </w:rPr>
        <w:pPrChange w:id="2403"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404" w:author="Jade Raposa" w:date="2024-10-15T02:18:00Z">
            <w:rPr/>
          </w:rPrChange>
        </w:rPr>
        <w:pPrChange w:id="2405"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406" w:author="Jade Raposa" w:date="2024-10-15T02:18:00Z">
            <w:rPr/>
          </w:rPrChange>
        </w:rPr>
        <w:pPrChange w:id="2407"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408" w:author="Jade Raposa" w:date="2024-10-15T02:18:00Z">
            <w:rPr/>
          </w:rPrChange>
        </w:rPr>
        <w:pPrChange w:id="2409"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410" w:author="Jade Raposa" w:date="2024-10-15T02:18:00Z">
            <w:rPr/>
          </w:rPrChange>
        </w:rPr>
        <w:pPrChange w:id="2411"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412" w:author="Jade Raposa" w:date="2024-10-15T02:18:00Z">
            <w:rPr/>
          </w:rPrChange>
        </w:rPr>
        <w:pPrChange w:id="2413"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414" w:author="Jade Raposa" w:date="2024-10-15T02:18:00Z">
            <w:rPr/>
          </w:rPrChange>
        </w:rPr>
        <w:pPrChange w:id="2415"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416" w:author="Jade Raposa" w:date="2024-10-15T02:18:00Z">
            <w:rPr/>
          </w:rPrChange>
        </w:rPr>
        <w:pPrChange w:id="2417"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418" w:author="Jade Raposa" w:date="2024-10-15T02:18:00Z">
            <w:rPr/>
          </w:rPrChange>
        </w:rPr>
        <w:pPrChange w:id="2419"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420" w:author="Jade Raposa" w:date="2024-10-15T02:18:00Z">
            <w:rPr/>
          </w:rPrChange>
        </w:rPr>
        <w:pPrChange w:id="2421" w:author="Jade Raposa" w:date="2024-10-15T02:21:00Z">
          <w:pPr>
            <w:pStyle w:val="ListParagraph"/>
            <w:ind w:left="1800"/>
          </w:pPr>
        </w:pPrChange>
      </w:pPr>
      <w:r>
        <w:rPr>
          <w:rFonts w:ascii="Georgia" w:hAnsi="Georgia"/>
          <w:noProof/>
          <w:rPrChange w:id="2422"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F110B8D"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423" w:author="Jade Raposa" w:date="2024-10-15T02:18:00Z">
            <w:rPr/>
          </w:rPrChange>
        </w:rPr>
        <w:pPrChange w:id="2424"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425" w:author="Jade Raposa" w:date="2024-10-15T02:18:00Z">
            <w:rPr/>
          </w:rPrChange>
        </w:rPr>
        <w:pPrChange w:id="2426"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427" w:author="Jade Raposa" w:date="2024-10-15T02:18:00Z">
            <w:rPr/>
          </w:rPrChange>
        </w:rPr>
        <w:pPrChange w:id="2428" w:author="Jade Raposa" w:date="2024-10-15T02:21:00Z">
          <w:pPr>
            <w:pStyle w:val="ListParagraph"/>
            <w:ind w:left="1800"/>
          </w:pPr>
        </w:pPrChange>
      </w:pPr>
    </w:p>
    <w:p w14:paraId="5F66D87D" w14:textId="77777777" w:rsidR="008F456D" w:rsidRDefault="008F456D">
      <w:pPr>
        <w:pStyle w:val="ListParagraph"/>
        <w:ind w:left="1620" w:hanging="450"/>
        <w:rPr>
          <w:ins w:id="2429"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430" w:author="Jade Raposa" w:date="2024-10-15T02:18:00Z">
            <w:rPr/>
          </w:rPrChange>
        </w:rPr>
        <w:pPrChange w:id="2431" w:author="Jade Raposa" w:date="2024-10-15T02:21:00Z">
          <w:pPr>
            <w:pStyle w:val="ListParagraph"/>
            <w:ind w:left="1800"/>
          </w:pPr>
        </w:pPrChange>
      </w:pPr>
    </w:p>
    <w:p w14:paraId="4F845CB8" w14:textId="77777777" w:rsidR="008F456D" w:rsidRDefault="002B278F">
      <w:pPr>
        <w:pStyle w:val="ListParagraph"/>
        <w:numPr>
          <w:ilvl w:val="0"/>
          <w:numId w:val="17"/>
        </w:numPr>
        <w:rPr>
          <w:ins w:id="2432" w:author="Jade Raposa" w:date="2024-10-17T01:03:00Z"/>
          <w:rFonts w:ascii="Georgia" w:hAnsi="Georgia"/>
        </w:rPr>
        <w:sectPr w:rsidR="008F456D">
          <w:headerReference w:type="default" r:id="rId152"/>
          <w:headerReference w:type="first" r:id="rId153"/>
          <w:pgSz w:w="12240" w:h="15840"/>
          <w:pgMar w:top="1440" w:right="1440" w:bottom="1440" w:left="1440" w:header="708" w:footer="708" w:gutter="0"/>
          <w:pgNumType w:start="1"/>
          <w:cols w:space="708"/>
          <w:titlePg/>
          <w:docGrid w:linePitch="360"/>
        </w:sectPr>
      </w:pPr>
      <w:del w:id="2443" w:author="Jade Raposa" w:date="2024-10-15T02:43:00Z">
        <w:r>
          <w:rPr>
            <w:rFonts w:ascii="Georgia" w:hAnsi="Georgia"/>
            <w:rPrChange w:id="2444" w:author="Jade Raposa" w:date="2024-10-17T01:03:00Z">
              <w:rPr/>
            </w:rPrChange>
          </w:rPr>
          <w:delText xml:space="preserve">17. </w:delText>
        </w:r>
      </w:del>
      <w:r>
        <w:rPr>
          <w:rFonts w:ascii="Georgia" w:hAnsi="Georgia"/>
          <w:rPrChange w:id="2445" w:author="Jade Raposa" w:date="2024-10-17T01:03:00Z">
            <w:rPr/>
          </w:rPrChange>
        </w:rPr>
        <w:t xml:space="preserve">When the session is done, click the </w:t>
      </w:r>
      <w:r>
        <w:rPr>
          <w:rFonts w:ascii="Georgia" w:hAnsi="Georgia"/>
          <w:b/>
          <w:bCs/>
          <w:rPrChange w:id="2446" w:author="Jade Raposa" w:date="2024-10-17T01:03:00Z">
            <w:rPr>
              <w:b/>
              <w:bCs/>
            </w:rPr>
          </w:rPrChange>
        </w:rPr>
        <w:t>“LOG OUT”</w:t>
      </w:r>
      <w:r>
        <w:rPr>
          <w:rFonts w:ascii="Georgia" w:hAnsi="Georgia"/>
          <w:rPrChange w:id="2447" w:author="Jade Raposa" w:date="2024-10-17T01:03:00Z">
            <w:rPr/>
          </w:rPrChange>
        </w:rPr>
        <w:t xml:space="preserve"> button.</w:t>
      </w:r>
      <w:bookmarkEnd w:id="1330"/>
      <w:ins w:id="2448" w:author="Jade Raposa" w:date="2024-10-17T01:03:00Z">
        <w:r>
          <w:rPr>
            <w:rFonts w:ascii="Georgia" w:hAnsi="Georgia"/>
          </w:rPr>
          <w:t xml:space="preserve"> </w:t>
        </w:r>
      </w:ins>
    </w:p>
    <w:p w14:paraId="7D0A9B4D" w14:textId="77777777" w:rsidR="00000000" w:rsidRDefault="00000000">
      <w:pPr>
        <w:ind w:left="709"/>
        <w:jc w:val="center"/>
        <w:rPr>
          <w:del w:id="2449" w:author="Jade Raposa" w:date="2024-10-17T01:03:00Z"/>
          <w:rFonts w:ascii="Georgia" w:hAnsi="Georgia"/>
          <w:rPrChange w:id="2450" w:author="Jade Raposa" w:date="2024-10-17T01:03:00Z">
            <w:rPr>
              <w:del w:id="2451" w:author="Jade Raposa" w:date="2024-10-17T01:03:00Z"/>
            </w:rPr>
          </w:rPrChange>
        </w:rPr>
        <w:sectPr w:rsidR="00000000">
          <w:pgSz w:w="12240" w:h="15840"/>
          <w:pgMar w:top="1440" w:right="1440" w:bottom="1440" w:left="1440" w:header="708" w:footer="708" w:gutter="0"/>
          <w:pgNumType w:start="1"/>
          <w:cols w:space="708"/>
          <w:titlePg/>
          <w:docGrid w:linePitch="360"/>
        </w:sectPr>
        <w:pPrChange w:id="2452" w:author="Jade Raposa" w:date="2024-10-17T01:03:00Z">
          <w:pPr>
            <w:ind w:left="709"/>
          </w:pPr>
        </w:pPrChange>
      </w:pPr>
    </w:p>
    <w:p w14:paraId="5DC7DDFE" w14:textId="77777777" w:rsidR="008F456D" w:rsidRPr="008F456D" w:rsidRDefault="008F456D">
      <w:pPr>
        <w:jc w:val="center"/>
        <w:rPr>
          <w:del w:id="2453" w:author="Jade Raposa" w:date="2024-10-17T01:03:00Z"/>
          <w:rFonts w:ascii="Georgia" w:hAnsi="Georgia"/>
          <w:rPrChange w:id="2454" w:author="Jade Raposa" w:date="2024-10-17T01:03:00Z">
            <w:rPr>
              <w:del w:id="2455" w:author="Jade Raposa" w:date="2024-10-17T01:03:00Z"/>
            </w:rPr>
          </w:rPrChange>
        </w:rPr>
        <w:pPrChange w:id="2456" w:author="Jade Raposa" w:date="2024-10-17T01:03:00Z">
          <w:pPr/>
        </w:pPrChange>
      </w:pPr>
    </w:p>
    <w:p w14:paraId="0D5ECC8B" w14:textId="77777777" w:rsidR="008F456D" w:rsidRPr="008F456D" w:rsidRDefault="002B278F">
      <w:pPr>
        <w:jc w:val="center"/>
        <w:rPr>
          <w:rFonts w:ascii="Georgia" w:eastAsia="Georgia" w:hAnsi="Georgia" w:cs="Georgia"/>
          <w:b/>
          <w:rPrChange w:id="2457" w:author="Jade Raposa" w:date="2024-10-17T01:03:00Z">
            <w:rPr>
              <w:rFonts w:eastAsia="Georgia" w:cs="Georgia"/>
              <w:b/>
            </w:rPr>
          </w:rPrChange>
        </w:rPr>
        <w:pPrChange w:id="2458" w:author="Jade Raposa" w:date="2024-10-17T01:03:00Z">
          <w:pPr>
            <w:spacing w:line="480" w:lineRule="auto"/>
            <w:jc w:val="center"/>
          </w:pPr>
        </w:pPrChange>
      </w:pPr>
      <w:r>
        <w:rPr>
          <w:rFonts w:ascii="Georgia" w:hAnsi="Georgia"/>
          <w:noProof/>
          <w:rPrChange w:id="2459"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460"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jc w:val="center"/>
        <w:rPr>
          <w:ins w:id="2461" w:author="Jade Raposa" w:date="2024-10-17T01:05:00Z"/>
          <w:rFonts w:ascii="Georgia" w:eastAsia="Georgia" w:hAnsi="Georgia" w:cs="Georgia"/>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471"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472"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2B278F">
      <w:pPr>
        <w:spacing w:line="480" w:lineRule="auto"/>
        <w:jc w:val="center"/>
        <w:rPr>
          <w:ins w:id="2473" w:author="Jade Raposa" w:date="2024-10-17T01:07:00Z"/>
          <w:rFonts w:ascii="Georgia" w:eastAsia="Georgia" w:hAnsi="Georgia" w:cs="Georgia"/>
        </w:rPr>
        <w:sectPr w:rsidR="008F456D">
          <w:headerReference w:type="default" r:id="rId158"/>
          <w:headerReference w:type="first" r:id="rId159"/>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483"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484" w:author="Jade Raposa" w:date="2024-10-17T01:06:00Z"/>
          <w:rFonts w:ascii="Georgia" w:eastAsia="Georgia" w:hAnsi="Georgia" w:cs="Georgia"/>
        </w:rPr>
        <w:pPrChange w:id="2485"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61"/>
      <w:headerReference w:type="first" r:id="rId162"/>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6"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67" w:author="Jade Raposa" w:date="2024-10-16T18:35:00Z" w:initials="">
    <w:p w14:paraId="5C960BDB" w14:textId="77777777" w:rsidR="008F456D" w:rsidRDefault="002B278F">
      <w:pPr>
        <w:pStyle w:val="CommentText"/>
      </w:pPr>
      <w:r>
        <w:t>Revised, done</w:t>
      </w:r>
    </w:p>
  </w:comment>
  <w:comment w:id="74"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64" w:author="Jade Raposa" w:date="2024-10-14T23:32:00Z" w:initials="">
    <w:p w14:paraId="047CF448" w14:textId="77777777" w:rsidR="008F456D" w:rsidRDefault="002B278F">
      <w:pPr>
        <w:pStyle w:val="CommentText"/>
      </w:pPr>
      <w:proofErr w:type="spellStart"/>
      <w:r>
        <w:t>Aalisin</w:t>
      </w:r>
      <w:proofErr w:type="spellEnd"/>
      <w:r>
        <w:t xml:space="preserve"> </w:t>
      </w:r>
      <w:proofErr w:type="spellStart"/>
      <w:r>
        <w:t>daw</w:t>
      </w:r>
      <w:proofErr w:type="spellEnd"/>
      <w:r>
        <w:t xml:space="preserve"> tong </w:t>
      </w:r>
      <w:proofErr w:type="gramStart"/>
      <w:r>
        <w:t>introduction..</w:t>
      </w:r>
      <w:proofErr w:type="gramEnd"/>
    </w:p>
  </w:comment>
  <w:comment w:id="365" w:author="Jade Raposa" w:date="2024-10-15T01:51:00Z" w:initials="">
    <w:p w14:paraId="7FC98DF5" w14:textId="77777777" w:rsidR="008F456D" w:rsidRDefault="002B278F">
      <w:pPr>
        <w:pStyle w:val="CommentText"/>
      </w:pPr>
      <w:r>
        <w:t>done</w:t>
      </w:r>
    </w:p>
  </w:comment>
  <w:comment w:id="374"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79"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75" w:author="Jade Raposa" w:date="2024-10-20T17:21:00Z" w:initials="">
    <w:p w14:paraId="52B74313" w14:textId="77777777" w:rsidR="008F456D" w:rsidRDefault="002B278F">
      <w:pPr>
        <w:pStyle w:val="CommentText"/>
      </w:pPr>
      <w:r>
        <w:t>revised</w:t>
      </w:r>
    </w:p>
  </w:comment>
  <w:comment w:id="376"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77"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16"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56"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60" w:author="Jade Raposa" w:date="2024-10-15T02:07:00Z" w:initials="">
    <w:p w14:paraId="4B81500D" w14:textId="77777777" w:rsidR="008F456D" w:rsidRDefault="002B278F">
      <w:pPr>
        <w:pStyle w:val="CommentText"/>
      </w:pPr>
      <w:r>
        <w:t xml:space="preserve">I remember sir JP saying </w:t>
      </w:r>
      <w:proofErr w:type="spellStart"/>
      <w:r>
        <w:t>na</w:t>
      </w:r>
      <w:proofErr w:type="spellEnd"/>
      <w:r>
        <w:t xml:space="preserve"> di naman </w:t>
      </w:r>
      <w:proofErr w:type="spellStart"/>
      <w:r>
        <w:t>daw</w:t>
      </w:r>
      <w:proofErr w:type="spellEnd"/>
      <w:r>
        <w:t xml:space="preserve"> to </w:t>
      </w:r>
      <w:proofErr w:type="spellStart"/>
      <w:r>
        <w:t>yung</w:t>
      </w:r>
      <w:proofErr w:type="spellEnd"/>
      <w:r>
        <w:t xml:space="preserve"> methodology, </w:t>
      </w:r>
      <w:proofErr w:type="spellStart"/>
      <w:r>
        <w:t>papalitan</w:t>
      </w:r>
      <w:proofErr w:type="spellEnd"/>
      <w:r>
        <w:t xml:space="preserve"> natin picture, consequently the description.</w:t>
      </w:r>
    </w:p>
  </w:comment>
  <w:comment w:id="458"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 xml:space="preserve">Wag </w:t>
      </w:r>
      <w:proofErr w:type="spellStart"/>
      <w:r w:rsidRPr="00D3478C">
        <w:rPr>
          <w:strike/>
        </w:rPr>
        <w:t>muna</w:t>
      </w:r>
      <w:proofErr w:type="spellEnd"/>
      <w:r w:rsidRPr="00D3478C">
        <w:rPr>
          <w:strike/>
        </w:rPr>
        <w:t xml:space="preserve"> </w:t>
      </w:r>
      <w:proofErr w:type="spellStart"/>
      <w:r w:rsidRPr="00D3478C">
        <w:rPr>
          <w:strike/>
        </w:rPr>
        <w:t>palitan</w:t>
      </w:r>
      <w:proofErr w:type="spellEnd"/>
      <w:r w:rsidRPr="00D3478C">
        <w:rPr>
          <w:strike/>
        </w:rPr>
        <w:t xml:space="preserve"> </w:t>
      </w:r>
      <w:proofErr w:type="spellStart"/>
      <w:r w:rsidRPr="00D3478C">
        <w:rPr>
          <w:strike/>
        </w:rPr>
        <w:t>kase</w:t>
      </w:r>
      <w:proofErr w:type="spellEnd"/>
      <w:r w:rsidRPr="00D3478C">
        <w:rPr>
          <w:strike/>
        </w:rPr>
        <w:t xml:space="preserve"> baka </w:t>
      </w:r>
      <w:proofErr w:type="spellStart"/>
      <w:r w:rsidRPr="00D3478C">
        <w:rPr>
          <w:strike/>
        </w:rPr>
        <w:t>tama</w:t>
      </w:r>
      <w:proofErr w:type="spellEnd"/>
      <w:r w:rsidRPr="00D3478C">
        <w:rPr>
          <w:strike/>
        </w:rPr>
        <w:t xml:space="preserve"> tong </w:t>
      </w:r>
      <w:proofErr w:type="spellStart"/>
      <w:r w:rsidRPr="00D3478C">
        <w:rPr>
          <w:strike/>
        </w:rPr>
        <w:t>ginawa</w:t>
      </w:r>
      <w:proofErr w:type="spellEnd"/>
    </w:p>
  </w:comment>
  <w:comment w:id="459"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597"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598"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17"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31" w:author="Jade Raposa" w:date="2024-10-15T02:10:00Z" w:initials="">
    <w:p w14:paraId="5DC334CD" w14:textId="77777777"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646"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0"/>
  <w15:commentEx w15:paraId="5FAC0EC9" w15:paraIdParent="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2F710155" w16cex:dateUtc="2024-10-26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2F2E50D3" w16cid:durableId="3BA02E1C"/>
  <w16cid:commentId w16cid:paraId="3485B384" w16cid:durableId="7B1B3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7C787" w14:textId="77777777" w:rsidR="00137B58" w:rsidRDefault="00137B58">
      <w:pPr>
        <w:spacing w:line="240" w:lineRule="auto"/>
      </w:pPr>
      <w:r>
        <w:separator/>
      </w:r>
    </w:p>
  </w:endnote>
  <w:endnote w:type="continuationSeparator" w:id="0">
    <w:p w14:paraId="2B6B4DAD" w14:textId="77777777" w:rsidR="00137B58" w:rsidRDefault="00137B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958E6F" w14:textId="77777777" w:rsidR="00137B58" w:rsidRDefault="00137B58">
      <w:pPr>
        <w:spacing w:after="0"/>
      </w:pPr>
      <w:r>
        <w:separator/>
      </w:r>
    </w:p>
  </w:footnote>
  <w:footnote w:type="continuationSeparator" w:id="0">
    <w:p w14:paraId="52326374" w14:textId="77777777" w:rsidR="00137B58" w:rsidRDefault="00137B5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2" w:author="Jade Raposa" w:date="2024-10-16T21:12:00Z">
          <w:rPr/>
        </w:rPrChange>
      </w:rPr>
      <w:pPrChange w:id="193" w:author="Jade Raposa" w:date="2024-10-16T21:13:00Z">
        <w:pPr>
          <w:pStyle w:val="Header"/>
          <w:tabs>
            <w:tab w:val="clear" w:pos="4680"/>
            <w:tab w:val="clear" w:pos="9360"/>
            <w:tab w:val="right" w:pos="8640"/>
          </w:tabs>
        </w:pPr>
      </w:pPrChange>
    </w:pPr>
    <w:ins w:id="194"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5" w:author="Jade Raposa" w:date="2024-10-16T21:22:00Z">
      <w:r>
        <w:t xml:space="preserve"> </w:t>
      </w:r>
    </w:ins>
    <w:proofErr w:type="gramStart"/>
    <w:ins w:id="196" w:author="Jade Raposa" w:date="2024-10-16T21:38:00Z">
      <w:r>
        <w:rPr>
          <w:rFonts w:ascii="Georgia" w:hAnsi="Georgia"/>
        </w:rPr>
        <w:t>Acknowledgement</w:t>
      </w:r>
    </w:ins>
    <w:ins w:id="197" w:author="Jade Raposa" w:date="2024-10-16T21:22:00Z">
      <w:r>
        <w:rPr>
          <w:rFonts w:ascii="Georgia" w:hAnsi="Georgia"/>
        </w:rPr>
        <w:t xml:space="preserve">  |</w:t>
      </w:r>
      <w:proofErr w:type="gramEnd"/>
      <w:r>
        <w:rPr>
          <w:rFonts w:ascii="Georgia" w:hAnsi="Georgia"/>
        </w:rPr>
        <w:t xml:space="preserve">  </w:t>
      </w:r>
    </w:ins>
    <w:ins w:id="198" w:author="Jade Raposa" w:date="2024-10-16T21:46:00Z">
      <w:r>
        <w:rPr>
          <w:rFonts w:ascii="Georgia" w:hAnsi="Georgia"/>
        </w:rPr>
        <w:t>vii</w:t>
      </w:r>
    </w:ins>
    <w:ins w:id="199"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474" w:author="Jade Raposa" w:date="2024-10-17T00:28:00Z">
        <w:pPr>
          <w:pStyle w:val="Footer"/>
        </w:pPr>
      </w:pPrChange>
    </w:pPr>
    <w:ins w:id="2475" w:author="Jade Raposa" w:date="2024-10-17T01:04:00Z">
      <w:r>
        <w:rPr>
          <w:rFonts w:ascii="Georgia" w:hAnsi="Georgia"/>
        </w:rPr>
        <w:t>Curriculum Vitae</w:t>
      </w:r>
    </w:ins>
    <w:ins w:id="2476" w:author="Jade Raposa" w:date="2024-10-17T00:29:00Z">
      <w:r>
        <w:rPr>
          <w:rFonts w:ascii="Georgia" w:hAnsi="Georgia"/>
        </w:rPr>
        <w:t xml:space="preserve">  </w:t>
      </w:r>
    </w:ins>
    <w:ins w:id="2477" w:author="Jade Raposa" w:date="2024-10-17T00:28:00Z">
      <w:r>
        <w:rPr>
          <w:rFonts w:ascii="Georgia" w:hAnsi="Georgia"/>
        </w:rPr>
        <w:t xml:space="preserve">| </w:t>
      </w:r>
    </w:ins>
    <w:ins w:id="2478" w:author="Jade Raposa" w:date="2024-10-17T00:29:00Z">
      <w:r>
        <w:rPr>
          <w:rFonts w:ascii="Georgia" w:hAnsi="Georgia"/>
        </w:rPr>
        <w:t xml:space="preserve"> </w:t>
      </w:r>
    </w:ins>
    <w:ins w:id="2479" w:author="Jade Raposa" w:date="2024-10-17T00:59:00Z">
      <w:r>
        <w:rPr>
          <w:rFonts w:ascii="Georgia" w:hAnsi="Georgia"/>
        </w:rPr>
        <w:t>8</w:t>
      </w:r>
    </w:ins>
    <w:ins w:id="2480" w:author="Jade Raposa" w:date="2024-10-17T01:06:00Z">
      <w:r>
        <w:rPr>
          <w:rFonts w:ascii="Georgia" w:hAnsi="Georgia"/>
        </w:rPr>
        <w:t>5</w:t>
      </w:r>
    </w:ins>
    <w:del w:id="2481"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82"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486" w:author="Jade Raposa" w:date="2024-10-17T00:28:00Z">
        <w:pPr>
          <w:pStyle w:val="Footer"/>
        </w:pPr>
      </w:pPrChange>
    </w:pPr>
    <w:ins w:id="2487" w:author="Jade Raposa" w:date="2024-10-17T01:04:00Z">
      <w:r>
        <w:rPr>
          <w:rFonts w:ascii="Georgia" w:hAnsi="Georgia"/>
        </w:rPr>
        <w:t>Curriculum Vitae</w:t>
      </w:r>
    </w:ins>
    <w:ins w:id="2488" w:author="Jade Raposa" w:date="2024-10-17T00:29:00Z">
      <w:r>
        <w:rPr>
          <w:rFonts w:ascii="Georgia" w:hAnsi="Georgia"/>
        </w:rPr>
        <w:t xml:space="preserve">  </w:t>
      </w:r>
    </w:ins>
    <w:ins w:id="2489" w:author="Jade Raposa" w:date="2024-10-17T00:28:00Z">
      <w:r>
        <w:rPr>
          <w:rFonts w:ascii="Georgia" w:hAnsi="Georgia"/>
        </w:rPr>
        <w:t xml:space="preserve">| </w:t>
      </w:r>
    </w:ins>
    <w:ins w:id="2490" w:author="Jade Raposa" w:date="2024-10-17T00:29:00Z">
      <w:r>
        <w:rPr>
          <w:rFonts w:ascii="Georgia" w:hAnsi="Georgia"/>
        </w:rPr>
        <w:t xml:space="preserve"> </w:t>
      </w:r>
    </w:ins>
    <w:ins w:id="2491" w:author="Jade Raposa" w:date="2024-10-17T00:59:00Z">
      <w:r>
        <w:rPr>
          <w:rFonts w:ascii="Georgia" w:hAnsi="Georgia"/>
        </w:rPr>
        <w:t>8</w:t>
      </w:r>
    </w:ins>
    <w:ins w:id="2492" w:author="Jade Raposa" w:date="2024-10-17T01:07:00Z">
      <w:r>
        <w:rPr>
          <w:rFonts w:ascii="Georgia" w:hAnsi="Georgia"/>
        </w:rPr>
        <w:t>6</w:t>
      </w:r>
    </w:ins>
    <w:del w:id="2493"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94"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37" w:author="Jade Raposa" w:date="2024-10-16T21:12:00Z">
          <w:rPr/>
        </w:rPrChange>
      </w:rPr>
      <w:pPrChange w:id="238" w:author="Jade Raposa" w:date="2024-10-16T21:13:00Z">
        <w:pPr>
          <w:pStyle w:val="Header"/>
          <w:tabs>
            <w:tab w:val="clear" w:pos="4680"/>
            <w:tab w:val="clear" w:pos="9360"/>
            <w:tab w:val="right" w:pos="8640"/>
          </w:tabs>
        </w:pPr>
      </w:pPrChange>
    </w:pPr>
    <w:ins w:id="239"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0" w:author="Jade Raposa" w:date="2024-10-16T21:22:00Z">
      <w:r>
        <w:t xml:space="preserve"> </w:t>
      </w:r>
    </w:ins>
    <w:ins w:id="241" w:author="Jade Raposa" w:date="2024-10-16T21:48:00Z">
      <w:r>
        <w:rPr>
          <w:rFonts w:ascii="Georgia" w:hAnsi="Georgia"/>
        </w:rPr>
        <w:t>T</w:t>
      </w:r>
    </w:ins>
    <w:ins w:id="242" w:author="Jade Raposa" w:date="2024-10-16T21:49:00Z">
      <w:r>
        <w:rPr>
          <w:rFonts w:ascii="Georgia" w:hAnsi="Georgia"/>
        </w:rPr>
        <w:t xml:space="preserve">able Of </w:t>
      </w:r>
      <w:proofErr w:type="gramStart"/>
      <w:r>
        <w:rPr>
          <w:rFonts w:ascii="Georgia" w:hAnsi="Georgia"/>
        </w:rPr>
        <w:t>Contents</w:t>
      </w:r>
    </w:ins>
    <w:ins w:id="243" w:author="Jade Raposa" w:date="2024-10-16T21:22:00Z">
      <w:r>
        <w:rPr>
          <w:rFonts w:ascii="Georgia" w:hAnsi="Georgia"/>
        </w:rPr>
        <w:t xml:space="preserve">  |</w:t>
      </w:r>
      <w:proofErr w:type="gramEnd"/>
      <w:r>
        <w:rPr>
          <w:rFonts w:ascii="Georgia" w:hAnsi="Georgia"/>
        </w:rPr>
        <w:t xml:space="preserve">  </w:t>
      </w:r>
    </w:ins>
    <w:ins w:id="244"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48" w:author="Jade Raposa" w:date="2024-10-16T21:12:00Z">
          <w:rPr/>
        </w:rPrChange>
      </w:rPr>
      <w:pPrChange w:id="249" w:author="Jade Raposa" w:date="2024-10-16T21:13:00Z">
        <w:pPr>
          <w:pStyle w:val="Header"/>
          <w:tabs>
            <w:tab w:val="clear" w:pos="4680"/>
            <w:tab w:val="clear" w:pos="9360"/>
            <w:tab w:val="right" w:pos="8640"/>
          </w:tabs>
        </w:pPr>
      </w:pPrChange>
    </w:pPr>
    <w:ins w:id="250"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1" w:author="Jade Raposa" w:date="2024-10-16T21:22:00Z">
      <w:r>
        <w:t xml:space="preserve"> </w:t>
      </w:r>
    </w:ins>
    <w:ins w:id="252" w:author="Jade Raposa" w:date="2024-10-16T21:48:00Z">
      <w:r>
        <w:rPr>
          <w:rFonts w:ascii="Georgia" w:hAnsi="Georgia"/>
        </w:rPr>
        <w:t>T</w:t>
      </w:r>
    </w:ins>
    <w:ins w:id="253" w:author="Jade Raposa" w:date="2024-10-16T21:49:00Z">
      <w:r>
        <w:rPr>
          <w:rFonts w:ascii="Georgia" w:hAnsi="Georgia"/>
        </w:rPr>
        <w:t xml:space="preserve">able Of </w:t>
      </w:r>
      <w:proofErr w:type="gramStart"/>
      <w:r>
        <w:rPr>
          <w:rFonts w:ascii="Georgia" w:hAnsi="Georgia"/>
        </w:rPr>
        <w:t>Contents</w:t>
      </w:r>
    </w:ins>
    <w:ins w:id="254" w:author="Jade Raposa" w:date="2024-10-16T21:22:00Z">
      <w:r>
        <w:rPr>
          <w:rFonts w:ascii="Georgia" w:hAnsi="Georgia"/>
        </w:rPr>
        <w:t xml:space="preserve">  |</w:t>
      </w:r>
      <w:proofErr w:type="gramEnd"/>
      <w:r>
        <w:rPr>
          <w:rFonts w:ascii="Georgia" w:hAnsi="Georgia"/>
        </w:rPr>
        <w:t xml:space="preserve">  </w:t>
      </w:r>
    </w:ins>
    <w:ins w:id="255" w:author="Jade Raposa" w:date="2024-10-16T21:48:00Z">
      <w:r>
        <w:rPr>
          <w:rFonts w:ascii="Georgia" w:hAnsi="Georgia"/>
        </w:rPr>
        <w:t>x</w:t>
      </w:r>
    </w:ins>
    <w:ins w:id="256"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84" w:author="Jade Raposa" w:date="2024-10-16T21:12:00Z">
          <w:rPr/>
        </w:rPrChange>
      </w:rPr>
      <w:pPrChange w:id="285" w:author="Jade Raposa" w:date="2024-10-16T21:13:00Z">
        <w:pPr>
          <w:pStyle w:val="Header"/>
          <w:tabs>
            <w:tab w:val="clear" w:pos="4680"/>
            <w:tab w:val="clear" w:pos="9360"/>
            <w:tab w:val="right" w:pos="8640"/>
          </w:tabs>
        </w:pPr>
      </w:pPrChange>
    </w:pPr>
    <w:ins w:id="286"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87" w:author="Jade Raposa" w:date="2024-10-16T21:22:00Z">
      <w:r>
        <w:t xml:space="preserve"> </w:t>
      </w:r>
    </w:ins>
    <w:ins w:id="288" w:author="Jade Raposa" w:date="2024-10-16T21:51:00Z">
      <w:r>
        <w:rPr>
          <w:rFonts w:ascii="Georgia" w:hAnsi="Georgia"/>
        </w:rPr>
        <w:t xml:space="preserve">List Of </w:t>
      </w:r>
    </w:ins>
    <w:proofErr w:type="gramStart"/>
    <w:ins w:id="289" w:author="Jade Raposa" w:date="2024-10-16T21:52:00Z">
      <w:r>
        <w:rPr>
          <w:rFonts w:ascii="Georgia" w:hAnsi="Georgia"/>
        </w:rPr>
        <w:t>Figures</w:t>
      </w:r>
    </w:ins>
    <w:ins w:id="290" w:author="Jade Raposa" w:date="2024-10-16T21:22:00Z">
      <w:r>
        <w:rPr>
          <w:rFonts w:ascii="Georgia" w:hAnsi="Georgia"/>
        </w:rPr>
        <w:t xml:space="preserve">  |</w:t>
      </w:r>
      <w:proofErr w:type="gramEnd"/>
      <w:r>
        <w:rPr>
          <w:rFonts w:ascii="Georgia" w:hAnsi="Georgia"/>
        </w:rPr>
        <w:t xml:space="preserve">  </w:t>
      </w:r>
    </w:ins>
    <w:ins w:id="291" w:author="Jade Raposa" w:date="2024-10-16T21:48:00Z">
      <w:r>
        <w:rPr>
          <w:rFonts w:ascii="Georgia" w:hAnsi="Georgia"/>
        </w:rPr>
        <w:t>x</w:t>
      </w:r>
    </w:ins>
    <w:ins w:id="292" w:author="Jade Raposa" w:date="2024-10-16T21:49:00Z">
      <w:r>
        <w:rPr>
          <w:rFonts w:ascii="Georgia" w:hAnsi="Georgia"/>
        </w:rPr>
        <w:t>i</w:t>
      </w:r>
    </w:ins>
    <w:ins w:id="293"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32" w:author="Jade Raposa" w:date="2024-10-16T21:12:00Z">
          <w:rPr/>
        </w:rPrChange>
      </w:rPr>
      <w:pPrChange w:id="333" w:author="Jade Raposa" w:date="2024-10-16T21:13:00Z">
        <w:pPr>
          <w:pStyle w:val="Header"/>
          <w:tabs>
            <w:tab w:val="clear" w:pos="4680"/>
            <w:tab w:val="clear" w:pos="9360"/>
            <w:tab w:val="right" w:pos="8640"/>
          </w:tabs>
        </w:pPr>
      </w:pPrChange>
    </w:pPr>
    <w:ins w:id="334"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35" w:author="Jade Raposa" w:date="2024-10-16T21:22:00Z">
      <w:r>
        <w:t xml:space="preserve"> </w:t>
      </w:r>
    </w:ins>
    <w:ins w:id="336" w:author="Jade Raposa" w:date="2024-10-16T21:51:00Z">
      <w:r>
        <w:rPr>
          <w:rFonts w:ascii="Georgia" w:hAnsi="Georgia"/>
        </w:rPr>
        <w:t xml:space="preserve">List Of </w:t>
      </w:r>
      <w:proofErr w:type="gramStart"/>
      <w:r>
        <w:rPr>
          <w:rFonts w:ascii="Georgia" w:hAnsi="Georgia"/>
        </w:rPr>
        <w:t>Tables</w:t>
      </w:r>
    </w:ins>
    <w:ins w:id="337" w:author="Jade Raposa" w:date="2024-10-16T21:22:00Z">
      <w:r>
        <w:rPr>
          <w:rFonts w:ascii="Georgia" w:hAnsi="Georgia"/>
        </w:rPr>
        <w:t xml:space="preserve">  |</w:t>
      </w:r>
      <w:proofErr w:type="gramEnd"/>
      <w:r>
        <w:rPr>
          <w:rFonts w:ascii="Georgia" w:hAnsi="Georgia"/>
        </w:rPr>
        <w:t xml:space="preserve">  </w:t>
      </w:r>
    </w:ins>
    <w:ins w:id="338" w:author="Jade Raposa" w:date="2024-10-16T21:48:00Z">
      <w:r>
        <w:rPr>
          <w:rFonts w:ascii="Georgia" w:hAnsi="Georgia"/>
        </w:rPr>
        <w:t>x</w:t>
      </w:r>
    </w:ins>
    <w:ins w:id="339" w:author="Jade Raposa" w:date="2024-10-16T21:49:00Z">
      <w:r>
        <w:rPr>
          <w:rFonts w:ascii="Georgia" w:hAnsi="Georgia"/>
        </w:rPr>
        <w:t>i</w:t>
      </w:r>
    </w:ins>
    <w:ins w:id="340" w:author="Jade Raposa" w:date="2024-10-16T21:50:00Z">
      <w:r>
        <w:rPr>
          <w:rFonts w:ascii="Georgia" w:hAnsi="Georgia"/>
        </w:rPr>
        <w:t>i</w:t>
      </w:r>
    </w:ins>
    <w:ins w:id="341"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51" w:author="Jade Raposa" w:date="2024-10-16T21:12:00Z">
          <w:rPr/>
        </w:rPrChange>
      </w:rPr>
      <w:pPrChange w:id="352" w:author="Jade Raposa" w:date="2024-10-16T21:13:00Z">
        <w:pPr>
          <w:pStyle w:val="Header"/>
          <w:tabs>
            <w:tab w:val="clear" w:pos="4680"/>
            <w:tab w:val="clear" w:pos="9360"/>
            <w:tab w:val="right" w:pos="8640"/>
          </w:tabs>
        </w:pPr>
      </w:pPrChange>
    </w:pPr>
    <w:ins w:id="353"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54" w:author="Jade Raposa" w:date="2024-10-16T21:22:00Z">
      <w:r>
        <w:t xml:space="preserve"> </w:t>
      </w:r>
    </w:ins>
    <w:ins w:id="355" w:author="Jade Raposa" w:date="2024-10-16T21:53:00Z">
      <w:r>
        <w:rPr>
          <w:rFonts w:ascii="Georgia" w:hAnsi="Georgia"/>
        </w:rPr>
        <w:t xml:space="preserve">List Of </w:t>
      </w:r>
      <w:proofErr w:type="gramStart"/>
      <w:r>
        <w:rPr>
          <w:rFonts w:ascii="Georgia" w:hAnsi="Georgia"/>
        </w:rPr>
        <w:t>Tables</w:t>
      </w:r>
    </w:ins>
    <w:ins w:id="356" w:author="Jade Raposa" w:date="2024-10-16T21:22:00Z">
      <w:r>
        <w:rPr>
          <w:rFonts w:ascii="Georgia" w:hAnsi="Georgia"/>
        </w:rPr>
        <w:t xml:space="preserve">  |</w:t>
      </w:r>
      <w:proofErr w:type="gramEnd"/>
      <w:r>
        <w:rPr>
          <w:rFonts w:ascii="Georgia" w:hAnsi="Georgia"/>
        </w:rPr>
        <w:t xml:space="preserve">  </w:t>
      </w:r>
    </w:ins>
    <w:ins w:id="357" w:author="Jade Raposa" w:date="2024-10-16T21:48:00Z">
      <w:r>
        <w:rPr>
          <w:rFonts w:ascii="Georgia" w:hAnsi="Georgia"/>
        </w:rPr>
        <w:t>x</w:t>
      </w:r>
    </w:ins>
    <w:ins w:id="358" w:author="Jade Raposa" w:date="2024-10-16T21:49:00Z">
      <w:r>
        <w:rPr>
          <w:rFonts w:ascii="Georgia" w:hAnsi="Georgia"/>
        </w:rPr>
        <w:t>i</w:t>
      </w:r>
    </w:ins>
    <w:ins w:id="359"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84" w:author="Jade Raposa" w:date="2024-10-16T23:30:00Z"/>
      </w:rPr>
    </w:pPr>
    <w:ins w:id="385" w:author="Jade Raposa" w:date="2024-10-20T22:21:00Z">
      <w:r>
        <w:rPr>
          <w:rFonts w:ascii="Georgia" w:hAnsi="Georgia"/>
        </w:rPr>
        <w:t>Descri</w:t>
      </w:r>
    </w:ins>
    <w:ins w:id="386" w:author="Jade Raposa" w:date="2024-10-20T22:22:00Z">
      <w:r>
        <w:rPr>
          <w:rFonts w:ascii="Georgia" w:hAnsi="Georgia"/>
        </w:rPr>
        <w:t>ption of the Proposed System</w:t>
      </w:r>
    </w:ins>
    <w:ins w:id="387" w:author="Jade Raposa" w:date="2024-10-16T23:37:00Z">
      <w:r>
        <w:rPr>
          <w:rFonts w:ascii="Georgia" w:hAnsi="Georgia"/>
        </w:rPr>
        <w:t xml:space="preserve"> | </w:t>
      </w:r>
    </w:ins>
    <w:ins w:id="388" w:author="Jade Raposa" w:date="2024-10-16T23:35:00Z">
      <w:r>
        <w:rPr>
          <w:rFonts w:ascii="Georgia" w:hAnsi="Georgia"/>
          <w:rPrChange w:id="389" w:author="Jade Raposa" w:date="2024-10-16T23:35:00Z">
            <w:rPr/>
          </w:rPrChange>
        </w:rPr>
        <w:t xml:space="preserve"> </w:t>
      </w:r>
    </w:ins>
    <w:r>
      <w:rPr>
        <w:noProof/>
        <w:rPrChange w:id="390"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391" w:author="Jade Raposa" w:date="2024-10-16T23:37:00Z">
      <w:r>
        <w:rPr>
          <w:rFonts w:ascii="Georgia" w:hAnsi="Georgia"/>
        </w:rPr>
        <w:t>4</w:t>
      </w:r>
    </w:ins>
    <w:del w:id="392"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393" w:author="Jade Raposa" w:date="2024-10-16T23:30:00Z"/>
        <w:rFonts w:ascii="Georgia" w:hAnsi="Georgia"/>
      </w:rPr>
    </w:pPr>
    <w:del w:id="394"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395" w:author="Jade Raposa" w:date="2024-10-16T23:29:00Z"/>
        <w:rFonts w:ascii="Georgia" w:hAnsi="Georgia"/>
      </w:rPr>
      <w:pPrChange w:id="396" w:author="Jade Raposa" w:date="2024-10-16T23:29:00Z">
        <w:pPr>
          <w:pStyle w:val="Footer"/>
          <w:jc w:val="both"/>
        </w:pPr>
      </w:pPrChange>
    </w:pPr>
    <w:del w:id="397" w:author="Jade Raposa" w:date="2024-10-16T23:29:00Z">
      <w:r>
        <w:rPr>
          <w:rFonts w:ascii="Georgia" w:hAnsi="Georgia"/>
        </w:rPr>
        <w:tab/>
      </w:r>
      <w:r>
        <w:rPr>
          <w:rFonts w:ascii="Georgia" w:hAnsi="Georgia"/>
        </w:rPr>
        <w:tab/>
        <w:delText xml:space="preserve">Project Context | </w:delText>
      </w:r>
    </w:del>
    <w:customXmlDelRangeStart w:id="398" w:author="Jade Raposa" w:date="2024-10-16T23:29:00Z"/>
    <w:sdt>
      <w:sdtPr>
        <w:id w:val="303517692"/>
        <w:docPartObj>
          <w:docPartGallery w:val="AutoText"/>
        </w:docPartObj>
      </w:sdtPr>
      <w:sdtEndPr>
        <w:rPr>
          <w:rFonts w:ascii="Georgia" w:hAnsi="Georgia"/>
        </w:rPr>
      </w:sdtEndPr>
      <w:sdtContent>
        <w:customXmlDelRangeEnd w:id="398"/>
        <w:del w:id="399"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00" w:author="Jade Raposa" w:date="2024-10-16T23:29:00Z"/>
      </w:sdtContent>
    </w:sdt>
    <w:customXmlDelRangeEnd w:id="400"/>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01" w:author="Jade Raposa" w:date="2024-10-16T23:39:00Z"/>
            <w:rFonts w:ascii="Georgia" w:hAnsi="Georgia"/>
            <w:rPrChange w:id="402" w:author="Jade Raposa" w:date="2024-10-16T23:39:00Z">
              <w:rPr>
                <w:del w:id="403" w:author="Jade Raposa" w:date="2024-10-16T23:39:00Z"/>
              </w:rPr>
            </w:rPrChange>
          </w:rPr>
        </w:pPr>
        <w:ins w:id="404" w:author="Jade Raposa" w:date="2024-10-16T23:43:00Z">
          <w:r>
            <w:rPr>
              <w:rFonts w:ascii="Georgia" w:hAnsi="Georgia"/>
            </w:rPr>
            <w:t xml:space="preserve">Description of the Proposed </w:t>
          </w:r>
          <w:proofErr w:type="gramStart"/>
          <w:r>
            <w:rPr>
              <w:rFonts w:ascii="Georgia" w:hAnsi="Georgia"/>
            </w:rPr>
            <w:t>System</w:t>
          </w:r>
        </w:ins>
        <w:ins w:id="405" w:author="Jade Raposa" w:date="2024-10-16T23:41:00Z">
          <w:r>
            <w:rPr>
              <w:rFonts w:ascii="Georgia" w:hAnsi="Georgia"/>
            </w:rPr>
            <w:t xml:space="preserve"> </w:t>
          </w:r>
        </w:ins>
        <w:ins w:id="406" w:author="Jade Raposa" w:date="2024-10-16T23:39:00Z">
          <w:r>
            <w:rPr>
              <w:rFonts w:ascii="Georgia" w:hAnsi="Georgia"/>
              <w:rPrChange w:id="407" w:author="Jade Raposa" w:date="2024-10-16T23:39:00Z">
                <w:rPr/>
              </w:rPrChange>
            </w:rPr>
            <w:t xml:space="preserve"> |</w:t>
          </w:r>
        </w:ins>
        <w:proofErr w:type="gramEnd"/>
        <w:ins w:id="408" w:author="Jade Raposa" w:date="2024-10-16T23:41:00Z">
          <w:r>
            <w:rPr>
              <w:rFonts w:ascii="Georgia" w:hAnsi="Georgia"/>
            </w:rPr>
            <w:t xml:space="preserve"> </w:t>
          </w:r>
        </w:ins>
        <w:ins w:id="409" w:author="Jade Raposa" w:date="2024-10-16T23:39:00Z">
          <w:r>
            <w:rPr>
              <w:rFonts w:ascii="Georgia" w:hAnsi="Georgia"/>
              <w:rPrChange w:id="410"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11" w:author="Jade Raposa" w:date="2024-10-16T23:43:00Z">
          <w:r>
            <w:rPr>
              <w:rFonts w:ascii="Georgia" w:hAnsi="Georgia"/>
            </w:rPr>
            <w:t>8</w:t>
          </w:r>
        </w:ins>
      </w:p>
      <w:p w14:paraId="7FE0C408" w14:textId="77777777" w:rsidR="008F456D" w:rsidRDefault="008F456D">
        <w:pPr>
          <w:pStyle w:val="Header"/>
          <w:jc w:val="right"/>
          <w:rPr>
            <w:del w:id="412" w:author="Jade Raposa" w:date="2024-10-16T23:38:00Z"/>
          </w:rPr>
        </w:pPr>
      </w:p>
      <w:p w14:paraId="6CCD68AE" w14:textId="77777777" w:rsidR="008F456D" w:rsidRDefault="008F456D">
        <w:pPr>
          <w:pStyle w:val="Header"/>
          <w:jc w:val="right"/>
          <w:rPr>
            <w:del w:id="413" w:author="Jade Raposa" w:date="2024-10-16T23:38:00Z"/>
          </w:rPr>
        </w:pPr>
      </w:p>
      <w:p w14:paraId="1F35CC21" w14:textId="77777777" w:rsidR="008F456D" w:rsidRDefault="002B278F">
        <w:pPr>
          <w:pStyle w:val="Header"/>
          <w:jc w:val="right"/>
          <w:rPr>
            <w:rFonts w:ascii="Georgia" w:hAnsi="Georgia"/>
          </w:rPr>
          <w:pPrChange w:id="414" w:author="Jade Raposa" w:date="2024-10-16T23:39:00Z">
            <w:pPr>
              <w:pStyle w:val="Header"/>
              <w:ind w:firstLine="2880"/>
              <w:jc w:val="both"/>
            </w:pPr>
          </w:pPrChange>
        </w:pPr>
        <w:del w:id="415"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45" w:author="Jade Raposa" w:date="2024-10-16T23:44:00Z">
        <w:pPr>
          <w:pStyle w:val="Footer"/>
          <w:jc w:val="both"/>
        </w:pPr>
      </w:pPrChange>
    </w:pPr>
    <w:ins w:id="446" w:author="Jade Raposa"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47" w:author="Jade Raposa" w:date="2024-10-16T23:44:00Z">
      <w:r>
        <w:rPr>
          <w:rFonts w:ascii="Georgia" w:hAnsi="Georgia"/>
        </w:rPr>
        <w:tab/>
      </w:r>
      <w:r>
        <w:rPr>
          <w:rFonts w:ascii="Georgia" w:hAnsi="Georgia"/>
        </w:rPr>
        <w:tab/>
        <w:delText xml:space="preserve">Purpose and Description | </w:delText>
      </w:r>
    </w:del>
    <w:customXmlDelRangeStart w:id="448" w:author="Jade Raposa" w:date="2024-10-16T23:44:00Z"/>
    <w:sdt>
      <w:sdtPr>
        <w:id w:val="-1671177837"/>
        <w:docPartObj>
          <w:docPartGallery w:val="AutoText"/>
        </w:docPartObj>
      </w:sdtPr>
      <w:sdtEndPr>
        <w:rPr>
          <w:rFonts w:ascii="Georgia" w:hAnsi="Georgia"/>
          <w:sz w:val="24"/>
          <w:szCs w:val="24"/>
        </w:rPr>
      </w:sdtEndPr>
      <w:sdtContent>
        <w:customXmlDelRangeEnd w:id="448"/>
        <w:del w:id="449" w:author="Jade Raposa" w:date="2024-10-16T23:44:00Z">
          <w:r>
            <w:rPr>
              <w:rFonts w:ascii="Georgia" w:hAnsi="Georgia"/>
              <w:sz w:val="24"/>
              <w:szCs w:val="24"/>
            </w:rPr>
            <w:delText>10</w:delText>
          </w:r>
        </w:del>
        <w:customXmlDelRangeStart w:id="450" w:author="Jade Raposa" w:date="2024-10-16T23:44:00Z"/>
      </w:sdtContent>
    </w:sdt>
    <w:customXmlDelRangeEnd w:id="450"/>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51"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52" w:author="Jade Raposa" w:date="2024-10-16T23:43:00Z">
          <w:r>
            <w:tab/>
            <w:delText xml:space="preserve">                                                                               </w:delText>
          </w:r>
          <w:r>
            <w:rPr>
              <w:rFonts w:ascii="Georgia" w:hAnsi="Georgia"/>
            </w:rPr>
            <w:delText>Statement of the Problem and Objective of the Study | 9</w:delText>
          </w:r>
        </w:del>
        <w:ins w:id="453" w:author="Jade Raposa"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461" w:author="Jade Raposa" w:date="2024-10-16T23:55:00Z">
        <w:pPr>
          <w:pStyle w:val="Footer"/>
        </w:pPr>
      </w:pPrChange>
    </w:pPr>
    <w:ins w:id="462" w:author="Jade Raposa" w:date="2024-10-16T23:55:00Z">
      <w:r>
        <w:rPr>
          <w:rFonts w:ascii="Georgia" w:hAnsi="Georgia"/>
          <w:rPrChange w:id="463" w:author="Jade Raposa" w:date="2024-10-16T23:55:00Z">
            <w:rPr/>
          </w:rPrChange>
        </w:rPr>
        <w:t xml:space="preserve">Source </w:t>
      </w:r>
      <w:proofErr w:type="gramStart"/>
      <w:r>
        <w:rPr>
          <w:rFonts w:ascii="Georgia" w:hAnsi="Georgia"/>
          <w:rPrChange w:id="464" w:author="Jade Raposa" w:date="2024-10-16T23:55:00Z">
            <w:rPr/>
          </w:rPrChange>
        </w:rPr>
        <w:t>Data</w:t>
      </w:r>
    </w:ins>
    <w:ins w:id="465" w:author="Jade Raposa" w:date="2024-10-16T23:56:00Z">
      <w:r>
        <w:rPr>
          <w:rFonts w:ascii="Georgia" w:hAnsi="Georgia"/>
        </w:rPr>
        <w:t xml:space="preserve"> </w:t>
      </w:r>
    </w:ins>
    <w:ins w:id="466" w:author="Jade Raposa" w:date="2024-10-16T23:55:00Z">
      <w:r>
        <w:rPr>
          <w:rFonts w:ascii="Georgia" w:hAnsi="Georgia"/>
          <w:rPrChange w:id="467" w:author="Jade Raposa" w:date="2024-10-16T23:55:00Z">
            <w:rPr/>
          </w:rPrChange>
        </w:rPr>
        <w:t xml:space="preserve"> |</w:t>
      </w:r>
    </w:ins>
    <w:proofErr w:type="gramEnd"/>
    <w:ins w:id="468" w:author="Jade Raposa" w:date="2024-10-16T23:56:00Z">
      <w:r>
        <w:rPr>
          <w:rFonts w:ascii="Georgia" w:hAnsi="Georgia"/>
        </w:rPr>
        <w:t xml:space="preserve"> </w:t>
      </w:r>
    </w:ins>
    <w:ins w:id="469" w:author="Jade Raposa" w:date="2024-10-16T23:55:00Z">
      <w:r>
        <w:rPr>
          <w:rFonts w:ascii="Georgia" w:hAnsi="Georgia"/>
          <w:rPrChange w:id="470" w:author="Jade Raposa" w:date="2024-10-16T23:55:00Z">
            <w:rPr/>
          </w:rPrChange>
        </w:rPr>
        <w:t xml:space="preserve"> 1</w:t>
      </w:r>
    </w:ins>
    <w:r>
      <w:rPr>
        <w:rFonts w:ascii="Georgia" w:hAnsi="Georgia"/>
        <w:noProof/>
        <w:lang w:val="en-US"/>
        <w:rPrChange w:id="471"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72" w:author="Jade Raposa" w:date="2024-10-16T23:56:00Z">
      <w:r>
        <w:rPr>
          <w:rFonts w:ascii="Georgia" w:hAnsi="Georgia"/>
        </w:rPr>
        <w:t>8</w:t>
      </w:r>
    </w:ins>
    <w:del w:id="473" w:author="Jade Raposa" w:date="2024-10-16T23:55:00Z">
      <w:r>
        <w:rPr>
          <w:rFonts w:ascii="Georgia" w:hAnsi="Georgia"/>
          <w:rPrChange w:id="474" w:author="Jade Raposa" w:date="2024-10-16T23:55:00Z">
            <w:rPr/>
          </w:rPrChange>
        </w:rPr>
        <w:tab/>
      </w:r>
      <w:r>
        <w:rPr>
          <w:rFonts w:ascii="Georgia" w:hAnsi="Georgia"/>
          <w:rPrChange w:id="475"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476" w:author="Jade Raposa" w:date="2024-10-16T23:54:00Z">
        <w:pPr>
          <w:pStyle w:val="Footer"/>
        </w:pPr>
      </w:pPrChange>
    </w:pPr>
    <w:ins w:id="477"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78"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486" w:author="Jade Raposa" w:date="2024-10-16T23:57:00Z">
          <w:rPr>
            <w:rFonts w:ascii="Georgia" w:hAnsi="Georgia"/>
          </w:rPr>
        </w:rPrChange>
      </w:rPr>
      <w:pPrChange w:id="487" w:author="Jade Raposa" w:date="2024-10-16T23:56:00Z">
        <w:pPr>
          <w:pStyle w:val="Footer"/>
        </w:pPr>
      </w:pPrChange>
    </w:pPr>
    <w:ins w:id="488" w:author="Jade Raposa" w:date="2024-10-16T23:57:00Z">
      <w:r>
        <w:rPr>
          <w:rFonts w:ascii="Georgia" w:hAnsi="Georgia"/>
          <w:rPrChange w:id="489" w:author="Jade Raposa" w:date="2024-10-16T23:57:00Z">
            <w:rPr/>
          </w:rPrChange>
        </w:rPr>
        <w:t xml:space="preserve">Surve </w:t>
      </w:r>
      <w:proofErr w:type="gramStart"/>
      <w:r>
        <w:rPr>
          <w:rFonts w:ascii="Georgia" w:hAnsi="Georgia"/>
          <w:rPrChange w:id="490" w:author="Jade Raposa" w:date="2024-10-16T23:57:00Z">
            <w:rPr/>
          </w:rPrChange>
        </w:rPr>
        <w:t>Results</w:t>
      </w:r>
      <w:r>
        <w:rPr>
          <w:rFonts w:ascii="Georgia" w:hAnsi="Georgia"/>
        </w:rPr>
        <w:t xml:space="preserve"> </w:t>
      </w:r>
      <w:r>
        <w:rPr>
          <w:rFonts w:ascii="Georgia" w:hAnsi="Georgia"/>
          <w:rPrChange w:id="491" w:author="Jade Raposa" w:date="2024-10-16T23:57:00Z">
            <w:rPr/>
          </w:rPrChange>
        </w:rPr>
        <w:t xml:space="preserve"> |</w:t>
      </w:r>
      <w:proofErr w:type="gramEnd"/>
      <w:r>
        <w:rPr>
          <w:rFonts w:ascii="Georgia" w:hAnsi="Georgia"/>
          <w:rPrChange w:id="492" w:author="Jade Raposa" w:date="2024-10-16T23:57:00Z">
            <w:rPr/>
          </w:rPrChange>
        </w:rPr>
        <w:t xml:space="preserve"> </w:t>
      </w:r>
      <w:r>
        <w:rPr>
          <w:rFonts w:ascii="Georgia" w:hAnsi="Georgia"/>
        </w:rPr>
        <w:t xml:space="preserve"> </w:t>
      </w:r>
      <w:r>
        <w:rPr>
          <w:rFonts w:ascii="Georgia" w:hAnsi="Georgia"/>
          <w:rPrChange w:id="493" w:author="Jade Raposa" w:date="2024-10-16T23:57:00Z">
            <w:rPr/>
          </w:rPrChange>
        </w:rPr>
        <w:t>20</w:t>
      </w:r>
    </w:ins>
    <w:r>
      <w:rPr>
        <w:rFonts w:ascii="Georgia" w:hAnsi="Georgia"/>
        <w:noProof/>
        <w:lang w:val="en-US"/>
        <w:rPrChange w:id="494"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95" w:author="Jade Raposa" w:date="2024-10-16T23:56:00Z">
      <w:r>
        <w:rPr>
          <w:rFonts w:ascii="Georgia" w:hAnsi="Georgia"/>
          <w:lang w:val="en-US"/>
          <w:rPrChange w:id="496" w:author="Jade Raposa" w:date="2024-10-16T23:57:00Z">
            <w:rPr/>
          </w:rPrChange>
        </w:rPr>
        <w:tab/>
      </w:r>
      <w:r>
        <w:rPr>
          <w:rFonts w:ascii="Georgia" w:hAnsi="Georgia"/>
          <w:lang w:val="en-US"/>
          <w:rPrChange w:id="497" w:author="Jade Raposa" w:date="2024-10-16T23:57:00Z">
            <w:rPr/>
          </w:rPrChange>
        </w:rPr>
        <w:tab/>
      </w:r>
      <w:r>
        <w:rPr>
          <w:rFonts w:ascii="Georgia" w:hAnsi="Georgia"/>
          <w:lang w:val="en-US"/>
          <w:rPrChange w:id="498"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499" w:author="Jade Raposa" w:date="2024-10-16T23:56:00Z">
        <w:pPr>
          <w:pStyle w:val="Footer"/>
        </w:pPr>
      </w:pPrChange>
    </w:pPr>
    <w:ins w:id="500" w:author="Jade Raposa" w:date="2024-10-16T23:56:00Z">
      <w:r>
        <w:rPr>
          <w:rFonts w:ascii="Georgia" w:hAnsi="Georgia"/>
          <w:rPrChange w:id="501" w:author="Jade Raposa" w:date="2024-10-16T23:56:00Z">
            <w:rPr/>
          </w:rPrChange>
        </w:rPr>
        <w:t xml:space="preserve">Survey Results </w:t>
      </w:r>
      <w:r>
        <w:rPr>
          <w:rFonts w:ascii="Georgia" w:hAnsi="Georgia"/>
        </w:rPr>
        <w:t xml:space="preserve"> </w:t>
      </w:r>
      <w:r>
        <w:rPr>
          <w:rFonts w:ascii="Georgia" w:hAnsi="Georgia"/>
          <w:rPrChange w:id="502" w:author="Jade Raposa" w:date="2024-10-16T23:56:00Z">
            <w:rPr/>
          </w:rPrChange>
        </w:rPr>
        <w:t xml:space="preserve">| </w:t>
      </w:r>
      <w:r>
        <w:rPr>
          <w:rFonts w:ascii="Georgia" w:hAnsi="Georgia"/>
        </w:rPr>
        <w:t xml:space="preserve"> </w:t>
      </w:r>
      <w:r>
        <w:rPr>
          <w:rFonts w:ascii="Georgia" w:hAnsi="Georgia"/>
          <w:rPrChange w:id="503"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04" w:author="Jade Raposa" w:date="2024-10-16T23:56:00Z"/>
    <w:sdt>
      <w:sdtPr>
        <w:rPr>
          <w:rFonts w:ascii="Georgia" w:hAnsi="Georgia"/>
        </w:rPr>
        <w:id w:val="-307252720"/>
        <w:docPartObj>
          <w:docPartGallery w:val="AutoText"/>
        </w:docPartObj>
      </w:sdtPr>
      <w:sdtContent>
        <w:customXmlDelRangeEnd w:id="504"/>
        <w:customXmlDelRangeStart w:id="505" w:author="Jade Raposa" w:date="2024-10-16T23:56:00Z"/>
      </w:sdtContent>
    </w:sdt>
    <w:customXmlDelRangeEnd w:id="505"/>
    <w:del w:id="506" w:author="Jade Raposa" w:date="2024-10-16T23:56:00Z">
      <w:r>
        <w:rPr>
          <w:rFonts w:ascii="Georgia" w:hAnsi="Georgia"/>
          <w:rPrChange w:id="507"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08" w:author="Jade Raposa" w:date="2024-10-16T23:59:00Z">
          <w:rPr>
            <w:rFonts w:ascii="Georgia" w:hAnsi="Georgia"/>
          </w:rPr>
        </w:rPrChange>
      </w:rPr>
      <w:pPrChange w:id="509" w:author="Jade Raposa" w:date="2024-10-16T23:59:00Z">
        <w:pPr>
          <w:pStyle w:val="Footer"/>
        </w:pPr>
      </w:pPrChange>
    </w:pPr>
    <w:ins w:id="510" w:author="Jade Raposa" w:date="2024-10-16T23:59:00Z">
      <w:r>
        <w:rPr>
          <w:rFonts w:ascii="Georgia" w:hAnsi="Georgia"/>
          <w:rPrChange w:id="511" w:author="Jade Raposa" w:date="2024-10-16T23:59:00Z">
            <w:rPr/>
          </w:rPrChange>
        </w:rPr>
        <w:t>Surve</w:t>
      </w:r>
    </w:ins>
    <w:ins w:id="512" w:author="Jade Raposa" w:date="2024-10-18T22:45:00Z">
      <w:r>
        <w:rPr>
          <w:rFonts w:ascii="Georgia" w:hAnsi="Georgia"/>
        </w:rPr>
        <w:t>y</w:t>
      </w:r>
    </w:ins>
    <w:ins w:id="513" w:author="Jade Raposa" w:date="2024-10-16T23:59:00Z">
      <w:r>
        <w:rPr>
          <w:rFonts w:ascii="Georgia" w:hAnsi="Georgia"/>
          <w:rPrChange w:id="514" w:author="Jade Raposa" w:date="2024-10-16T23:59:00Z">
            <w:rPr/>
          </w:rPrChange>
        </w:rPr>
        <w:t xml:space="preserve"> </w:t>
      </w:r>
      <w:proofErr w:type="gramStart"/>
      <w:r>
        <w:rPr>
          <w:rFonts w:ascii="Georgia" w:hAnsi="Georgia"/>
          <w:rPrChange w:id="515" w:author="Jade Raposa" w:date="2024-10-16T23:59:00Z">
            <w:rPr/>
          </w:rPrChange>
        </w:rPr>
        <w:t xml:space="preserve">Results </w:t>
      </w:r>
      <w:r>
        <w:rPr>
          <w:rFonts w:ascii="Georgia" w:hAnsi="Georgia"/>
        </w:rPr>
        <w:t xml:space="preserve"> </w:t>
      </w:r>
      <w:r>
        <w:rPr>
          <w:rFonts w:ascii="Georgia" w:hAnsi="Georgia"/>
          <w:rPrChange w:id="516" w:author="Jade Raposa" w:date="2024-10-16T23:59:00Z">
            <w:rPr/>
          </w:rPrChange>
        </w:rPr>
        <w:t>|</w:t>
      </w:r>
      <w:proofErr w:type="gramEnd"/>
      <w:r>
        <w:rPr>
          <w:rFonts w:ascii="Georgia" w:hAnsi="Georgia"/>
          <w:rPrChange w:id="517" w:author="Jade Raposa" w:date="2024-10-16T23:59:00Z">
            <w:rPr/>
          </w:rPrChange>
        </w:rPr>
        <w:t xml:space="preserve"> </w:t>
      </w:r>
      <w:r>
        <w:rPr>
          <w:rFonts w:ascii="Georgia" w:hAnsi="Georgia"/>
        </w:rPr>
        <w:t xml:space="preserve"> </w:t>
      </w:r>
      <w:r>
        <w:rPr>
          <w:rFonts w:ascii="Georgia" w:hAnsi="Georgia"/>
          <w:rPrChange w:id="518" w:author="Jade Raposa" w:date="2024-10-16T23:59:00Z">
            <w:rPr/>
          </w:rPrChange>
        </w:rPr>
        <w:t>22</w:t>
      </w:r>
    </w:ins>
    <w:r>
      <w:rPr>
        <w:rFonts w:ascii="Georgia" w:hAnsi="Georgia"/>
        <w:noProof/>
        <w:lang w:val="en-US"/>
        <w:rPrChange w:id="519"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20" w:author="Jade Raposa" w:date="2024-10-16T23:58:00Z">
      <w:r>
        <w:rPr>
          <w:rFonts w:ascii="Georgia" w:hAnsi="Georgia"/>
          <w:lang w:val="en-US"/>
          <w:rPrChange w:id="521" w:author="Jade Raposa" w:date="2024-10-16T23:59:00Z">
            <w:rPr/>
          </w:rPrChange>
        </w:rPr>
        <w:tab/>
      </w:r>
      <w:r>
        <w:rPr>
          <w:rFonts w:ascii="Georgia" w:hAnsi="Georgia"/>
          <w:lang w:val="en-US"/>
          <w:rPrChange w:id="522" w:author="Jade Raposa" w:date="2024-10-16T23:59:00Z">
            <w:rPr/>
          </w:rPrChange>
        </w:rPr>
        <w:tab/>
      </w:r>
      <w:r>
        <w:rPr>
          <w:rFonts w:ascii="Georgia" w:hAnsi="Georgia"/>
          <w:lang w:val="en-US"/>
          <w:rPrChange w:id="523"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24"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25" w:author="Jade Raposa" w:date="2024-10-16T23:58:00Z">
      <w:r>
        <w:t xml:space="preserve"> </w:t>
      </w:r>
      <w:r>
        <w:rPr>
          <w:rFonts w:ascii="Georgia" w:hAnsi="Georgia"/>
        </w:rPr>
        <w:t>Survey Results  |  21</w:t>
      </w:r>
    </w:ins>
    <w:del w:id="526"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27" w:author="Jade Raposa" w:date="2024-10-17T00:00:00Z">
          <w:rPr>
            <w:rFonts w:ascii="Georgia" w:hAnsi="Georgia"/>
          </w:rPr>
        </w:rPrChange>
      </w:rPr>
      <w:pPrChange w:id="528" w:author="Jade Raposa" w:date="2024-10-17T00:00:00Z">
        <w:pPr>
          <w:pStyle w:val="Footer"/>
        </w:pPr>
      </w:pPrChange>
    </w:pPr>
    <w:ins w:id="529" w:author="Jade Raposa" w:date="2024-10-17T00:00:00Z">
      <w:r>
        <w:rPr>
          <w:rFonts w:ascii="Georgia" w:hAnsi="Georgia"/>
          <w:rPrChange w:id="530" w:author="Jade Raposa" w:date="2024-10-17T00:00:00Z">
            <w:rPr/>
          </w:rPrChange>
        </w:rPr>
        <w:t>Surve</w:t>
      </w:r>
    </w:ins>
    <w:ins w:id="531" w:author="Jade Raposa" w:date="2024-10-18T22:45:00Z">
      <w:r>
        <w:rPr>
          <w:rFonts w:ascii="Georgia" w:hAnsi="Georgia"/>
        </w:rPr>
        <w:t>y</w:t>
      </w:r>
    </w:ins>
    <w:ins w:id="532" w:author="Jade Raposa" w:date="2024-10-17T00:00:00Z">
      <w:r>
        <w:rPr>
          <w:rFonts w:ascii="Georgia" w:hAnsi="Georgia"/>
          <w:rPrChange w:id="533" w:author="Jade Raposa" w:date="2024-10-17T00:00:00Z">
            <w:rPr/>
          </w:rPrChange>
        </w:rPr>
        <w:t xml:space="preserve"> </w:t>
      </w:r>
      <w:proofErr w:type="gramStart"/>
      <w:r>
        <w:rPr>
          <w:rFonts w:ascii="Georgia" w:hAnsi="Georgia"/>
          <w:rPrChange w:id="534" w:author="Jade Raposa" w:date="2024-10-17T00:00:00Z">
            <w:rPr/>
          </w:rPrChange>
        </w:rPr>
        <w:t xml:space="preserve">Results </w:t>
      </w:r>
      <w:r>
        <w:rPr>
          <w:rFonts w:ascii="Georgia" w:hAnsi="Georgia"/>
        </w:rPr>
        <w:t xml:space="preserve"> </w:t>
      </w:r>
      <w:r>
        <w:rPr>
          <w:rFonts w:ascii="Georgia" w:hAnsi="Georgia"/>
          <w:rPrChange w:id="535" w:author="Jade Raposa" w:date="2024-10-17T00:00:00Z">
            <w:rPr/>
          </w:rPrChange>
        </w:rPr>
        <w:t>|</w:t>
      </w:r>
      <w:proofErr w:type="gramEnd"/>
      <w:r>
        <w:rPr>
          <w:rFonts w:ascii="Georgia" w:hAnsi="Georgia"/>
          <w:rPrChange w:id="536" w:author="Jade Raposa" w:date="2024-10-17T00:00:00Z">
            <w:rPr/>
          </w:rPrChange>
        </w:rPr>
        <w:t xml:space="preserve"> </w:t>
      </w:r>
      <w:r>
        <w:rPr>
          <w:rFonts w:ascii="Georgia" w:hAnsi="Georgia"/>
        </w:rPr>
        <w:t xml:space="preserve"> </w:t>
      </w:r>
      <w:r>
        <w:rPr>
          <w:rFonts w:ascii="Georgia" w:hAnsi="Georgia"/>
          <w:rPrChange w:id="537" w:author="Jade Raposa" w:date="2024-10-17T00:00:00Z">
            <w:rPr/>
          </w:rPrChange>
        </w:rPr>
        <w:t>24</w:t>
      </w:r>
    </w:ins>
    <w:r>
      <w:rPr>
        <w:rFonts w:ascii="Georgia" w:hAnsi="Georgia"/>
        <w:noProof/>
        <w:lang w:val="en-US"/>
        <w:rPrChange w:id="538"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39" w:author="Jade Raposa" w:date="2024-10-16T23:59:00Z">
      <w:r>
        <w:rPr>
          <w:rFonts w:ascii="Georgia" w:hAnsi="Georgia"/>
          <w:lang w:val="en-US"/>
          <w:rPrChange w:id="540" w:author="Jade Raposa" w:date="2024-10-17T00:00:00Z">
            <w:rPr/>
          </w:rPrChange>
        </w:rPr>
        <w:tab/>
      </w:r>
      <w:r>
        <w:rPr>
          <w:rFonts w:ascii="Georgia" w:hAnsi="Georgia"/>
          <w:lang w:val="en-US"/>
          <w:rPrChange w:id="541" w:author="Jade Raposa" w:date="2024-10-17T00:00:00Z">
            <w:rPr/>
          </w:rPrChange>
        </w:rPr>
        <w:tab/>
      </w:r>
      <w:r>
        <w:rPr>
          <w:rFonts w:ascii="Georgia" w:hAnsi="Georgia"/>
          <w:lang w:val="en-US"/>
          <w:rPrChange w:id="542"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43" w:author="Jade Raposa" w:date="2024-10-16T23:59:00Z">
          <w:rPr>
            <w:rFonts w:ascii="Georgia" w:hAnsi="Georgia"/>
          </w:rPr>
        </w:rPrChange>
      </w:rPr>
      <w:pPrChange w:id="544" w:author="Jade Raposa" w:date="2024-10-16T23:59:00Z">
        <w:pPr>
          <w:pStyle w:val="Footer"/>
        </w:pPr>
      </w:pPrChange>
    </w:pPr>
    <w:ins w:id="545" w:author="Jade Raposa" w:date="2024-10-16T23:59:00Z">
      <w:r>
        <w:rPr>
          <w:rFonts w:ascii="Georgia" w:hAnsi="Georgia"/>
          <w:rPrChange w:id="546" w:author="Jade Raposa" w:date="2024-10-16T23:59:00Z">
            <w:rPr/>
          </w:rPrChange>
        </w:rPr>
        <w:t xml:space="preserve">Survey Results </w:t>
      </w:r>
      <w:r>
        <w:rPr>
          <w:rFonts w:ascii="Georgia" w:hAnsi="Georgia"/>
        </w:rPr>
        <w:t xml:space="preserve"> </w:t>
      </w:r>
      <w:r>
        <w:rPr>
          <w:rFonts w:ascii="Georgia" w:hAnsi="Georgia"/>
          <w:rPrChange w:id="547" w:author="Jade Raposa" w:date="2024-10-16T23:59:00Z">
            <w:rPr/>
          </w:rPrChange>
        </w:rPr>
        <w:t xml:space="preserve">| </w:t>
      </w:r>
      <w:r>
        <w:rPr>
          <w:rFonts w:ascii="Georgia" w:hAnsi="Georgia"/>
        </w:rPr>
        <w:t xml:space="preserve"> </w:t>
      </w:r>
      <w:r>
        <w:rPr>
          <w:rFonts w:ascii="Georgia" w:hAnsi="Georgia"/>
          <w:rPrChange w:id="548"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49" w:author="Jade Raposa" w:date="2024-10-16T23:59:00Z"/>
    <w:sdt>
      <w:sdtPr>
        <w:rPr>
          <w:rFonts w:ascii="Georgia" w:hAnsi="Georgia"/>
          <w:lang w:val="en-US"/>
        </w:rPr>
        <w:id w:val="-157313612"/>
        <w:docPartObj>
          <w:docPartGallery w:val="AutoText"/>
        </w:docPartObj>
      </w:sdtPr>
      <w:sdtContent>
        <w:customXmlDelRangeEnd w:id="549"/>
        <w:customXmlDelRangeStart w:id="550" w:author="Jade Raposa" w:date="2024-10-16T23:59:00Z"/>
      </w:sdtContent>
    </w:sdt>
    <w:customXmlDelRangeEnd w:id="550"/>
    <w:del w:id="551" w:author="Jade Raposa" w:date="2024-10-16T23:59:00Z">
      <w:r>
        <w:rPr>
          <w:rFonts w:ascii="Georgia" w:hAnsi="Georgia"/>
          <w:lang w:val="en-US"/>
          <w:rPrChange w:id="552" w:author="Jade Raposa" w:date="2024-10-16T23:59:00Z">
            <w:rPr>
              <w:rFonts w:ascii="Georgia" w:hAnsi="Georgia"/>
            </w:rPr>
          </w:rPrChange>
        </w:rPr>
        <w:delText xml:space="preserve"> </w:delText>
      </w:r>
      <w:r>
        <w:rPr>
          <w:rFonts w:ascii="Georgia" w:hAnsi="Georgia"/>
          <w:lang w:val="en-US"/>
          <w:rPrChange w:id="553"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54" w:author="Jade Raposa" w:date="2024-10-17T00:01:00Z">
          <w:rPr>
            <w:rFonts w:ascii="Georgia" w:hAnsi="Georgia"/>
          </w:rPr>
        </w:rPrChange>
      </w:rPr>
      <w:pPrChange w:id="555" w:author="Jade Raposa" w:date="2024-10-17T00:01:00Z">
        <w:pPr>
          <w:pStyle w:val="Footer"/>
        </w:pPr>
      </w:pPrChange>
    </w:pPr>
    <w:ins w:id="556" w:author="Jade Raposa" w:date="2024-10-17T00:01:00Z">
      <w:r>
        <w:rPr>
          <w:rFonts w:ascii="Georgia" w:hAnsi="Georgia"/>
          <w:rPrChange w:id="557" w:author="Jade Raposa" w:date="2024-10-17T00:01:00Z">
            <w:rPr/>
          </w:rPrChange>
        </w:rPr>
        <w:t xml:space="preserve">Survey </w:t>
      </w:r>
      <w:proofErr w:type="gramStart"/>
      <w:r>
        <w:rPr>
          <w:rFonts w:ascii="Georgia" w:hAnsi="Georgia"/>
          <w:rPrChange w:id="558" w:author="Jade Raposa" w:date="2024-10-17T00:01:00Z">
            <w:rPr/>
          </w:rPrChange>
        </w:rPr>
        <w:t>Results</w:t>
      </w:r>
      <w:r>
        <w:rPr>
          <w:rFonts w:ascii="Georgia" w:hAnsi="Georgia"/>
        </w:rPr>
        <w:t xml:space="preserve"> </w:t>
      </w:r>
      <w:r>
        <w:rPr>
          <w:rFonts w:ascii="Georgia" w:hAnsi="Georgia"/>
          <w:rPrChange w:id="559" w:author="Jade Raposa" w:date="2024-10-17T00:01:00Z">
            <w:rPr/>
          </w:rPrChange>
        </w:rPr>
        <w:t xml:space="preserve"> |</w:t>
      </w:r>
      <w:proofErr w:type="gramEnd"/>
      <w:r>
        <w:rPr>
          <w:rFonts w:ascii="Georgia" w:hAnsi="Georgia"/>
          <w:rPrChange w:id="560" w:author="Jade Raposa" w:date="2024-10-17T00:01:00Z">
            <w:rPr/>
          </w:rPrChange>
        </w:rPr>
        <w:t xml:space="preserve"> </w:t>
      </w:r>
      <w:r>
        <w:rPr>
          <w:rFonts w:ascii="Georgia" w:hAnsi="Georgia"/>
        </w:rPr>
        <w:t xml:space="preserve"> </w:t>
      </w:r>
      <w:r>
        <w:rPr>
          <w:rFonts w:ascii="Georgia" w:hAnsi="Georgia"/>
          <w:rPrChange w:id="561" w:author="Jade Raposa" w:date="2024-10-17T00:01:00Z">
            <w:rPr/>
          </w:rPrChange>
        </w:rPr>
        <w:t>26</w:t>
      </w:r>
    </w:ins>
    <w:r>
      <w:rPr>
        <w:rFonts w:ascii="Georgia" w:hAnsi="Georgia"/>
        <w:noProof/>
        <w:lang w:val="en-US"/>
        <w:rPrChange w:id="562"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3" w:author="Jade Raposa" w:date="2024-10-17T00:01:00Z">
      <w:r>
        <w:rPr>
          <w:rFonts w:ascii="Georgia" w:hAnsi="Georgia"/>
          <w:lang w:val="en-US"/>
          <w:rPrChange w:id="564" w:author="Jade Raposa" w:date="2024-10-17T00:01:00Z">
            <w:rPr/>
          </w:rPrChange>
        </w:rPr>
        <w:tab/>
      </w:r>
      <w:r>
        <w:rPr>
          <w:rFonts w:ascii="Georgia" w:hAnsi="Georgia"/>
          <w:lang w:val="en-US"/>
          <w:rPrChange w:id="565" w:author="Jade Raposa" w:date="2024-10-17T00:01:00Z">
            <w:rPr/>
          </w:rPrChange>
        </w:rPr>
        <w:tab/>
      </w:r>
      <w:r>
        <w:rPr>
          <w:rFonts w:ascii="Georgia" w:hAnsi="Georgia"/>
          <w:lang w:val="en-US"/>
          <w:rPrChange w:id="566"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567" w:author="Jade Raposa" w:date="2024-10-17T00:00:00Z">
        <w:pPr>
          <w:pStyle w:val="Footer"/>
        </w:pPr>
      </w:pPrChange>
    </w:pPr>
    <w:ins w:id="568"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9"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6" w:author="Jade Raposa" w:date="2024-10-16T21:12:00Z">
          <w:rPr/>
        </w:rPrChange>
      </w:rPr>
      <w:pPrChange w:id="27" w:author="Jade Raposa" w:date="2024-10-16T23:25:00Z">
        <w:pPr>
          <w:pStyle w:val="Header"/>
          <w:tabs>
            <w:tab w:val="clear" w:pos="4680"/>
            <w:tab w:val="clear" w:pos="9360"/>
            <w:tab w:val="right" w:pos="8640"/>
          </w:tabs>
        </w:pPr>
      </w:pPrChange>
    </w:pPr>
    <w:ins w:id="28" w:author="Jade Raposa" w:date="2024-10-16T23:25:00Z">
      <w:r>
        <w:rPr>
          <w:rFonts w:ascii="Georgia" w:hAnsi="Georgia"/>
        </w:rPr>
        <w:t>Recommendation For Capstone Project Final Defense</w:t>
      </w:r>
    </w:ins>
    <w:ins w:id="29"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0"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571" w:author="Jade Raposa" w:date="2024-10-17T00:04:00Z">
          <w:rPr>
            <w:rFonts w:ascii="Georgia" w:hAnsi="Georgia"/>
          </w:rPr>
        </w:rPrChange>
      </w:rPr>
      <w:pPrChange w:id="572" w:author="Jade Raposa" w:date="2024-10-17T00:04:00Z">
        <w:pPr>
          <w:pStyle w:val="Footer"/>
        </w:pPr>
      </w:pPrChange>
    </w:pPr>
    <w:ins w:id="573" w:author="Jade Raposa" w:date="2024-10-17T00:04:00Z">
      <w:r>
        <w:rPr>
          <w:rFonts w:ascii="Georgia" w:hAnsi="Georgia"/>
          <w:rPrChange w:id="574" w:author="Jade Raposa" w:date="2024-10-17T00:04:00Z">
            <w:rPr/>
          </w:rPrChange>
        </w:rPr>
        <w:t xml:space="preserve">Survey </w:t>
      </w:r>
      <w:proofErr w:type="gramStart"/>
      <w:r>
        <w:rPr>
          <w:rFonts w:ascii="Georgia" w:hAnsi="Georgia"/>
          <w:rPrChange w:id="575" w:author="Jade Raposa" w:date="2024-10-17T00:04:00Z">
            <w:rPr/>
          </w:rPrChange>
        </w:rPr>
        <w:t xml:space="preserve">Results </w:t>
      </w:r>
      <w:r>
        <w:rPr>
          <w:rFonts w:ascii="Georgia" w:hAnsi="Georgia"/>
        </w:rPr>
        <w:t xml:space="preserve"> </w:t>
      </w:r>
      <w:r>
        <w:rPr>
          <w:rFonts w:ascii="Georgia" w:hAnsi="Georgia"/>
          <w:rPrChange w:id="576" w:author="Jade Raposa" w:date="2024-10-17T00:04:00Z">
            <w:rPr/>
          </w:rPrChange>
        </w:rPr>
        <w:t>|</w:t>
      </w:r>
      <w:proofErr w:type="gramEnd"/>
      <w:r>
        <w:rPr>
          <w:rFonts w:ascii="Georgia" w:hAnsi="Georgia"/>
          <w:rPrChange w:id="577" w:author="Jade Raposa" w:date="2024-10-17T00:04:00Z">
            <w:rPr/>
          </w:rPrChange>
        </w:rPr>
        <w:t xml:space="preserve"> </w:t>
      </w:r>
      <w:r>
        <w:rPr>
          <w:rFonts w:ascii="Georgia" w:hAnsi="Georgia"/>
        </w:rPr>
        <w:t xml:space="preserve"> </w:t>
      </w:r>
      <w:r>
        <w:rPr>
          <w:rFonts w:ascii="Georgia" w:hAnsi="Georgia"/>
          <w:rPrChange w:id="578" w:author="Jade Raposa" w:date="2024-10-17T00:04:00Z">
            <w:rPr/>
          </w:rPrChange>
        </w:rPr>
        <w:t>28</w:t>
      </w:r>
    </w:ins>
    <w:r>
      <w:rPr>
        <w:rFonts w:ascii="Georgia" w:hAnsi="Georgia"/>
        <w:noProof/>
        <w:lang w:val="en-US"/>
        <w:rPrChange w:id="579"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80" w:author="Jade Raposa" w:date="2024-10-17T00:03:00Z">
      <w:r>
        <w:rPr>
          <w:rFonts w:ascii="Georgia" w:hAnsi="Georgia"/>
          <w:lang w:val="en-US"/>
          <w:rPrChange w:id="581" w:author="Jade Raposa" w:date="2024-10-17T00:04:00Z">
            <w:rPr/>
          </w:rPrChange>
        </w:rPr>
        <w:tab/>
      </w:r>
      <w:r>
        <w:rPr>
          <w:rFonts w:ascii="Georgia" w:hAnsi="Georgia"/>
          <w:lang w:val="en-US"/>
          <w:rPrChange w:id="582" w:author="Jade Raposa" w:date="2024-10-17T00:04:00Z">
            <w:rPr/>
          </w:rPrChange>
        </w:rPr>
        <w:tab/>
      </w:r>
      <w:r>
        <w:rPr>
          <w:rFonts w:ascii="Georgia" w:hAnsi="Georgia"/>
          <w:lang w:val="en-US"/>
          <w:rPrChange w:id="583"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584" w:author="Jade Raposa" w:date="2024-10-17T00:03:00Z">
          <w:rPr>
            <w:rFonts w:ascii="Georgia" w:hAnsi="Georgia"/>
          </w:rPr>
        </w:rPrChange>
      </w:rPr>
      <w:pPrChange w:id="585" w:author="Jade Raposa" w:date="2024-10-17T00:03:00Z">
        <w:pPr>
          <w:pStyle w:val="Footer"/>
        </w:pPr>
      </w:pPrChange>
    </w:pPr>
    <w:ins w:id="586" w:author="Jade Raposa" w:date="2024-10-17T00:03:00Z">
      <w:r>
        <w:rPr>
          <w:rFonts w:ascii="Georgia" w:hAnsi="Georgia"/>
          <w:rPrChange w:id="587" w:author="Jade Raposa" w:date="2024-10-17T00:03:00Z">
            <w:rPr/>
          </w:rPrChange>
        </w:rPr>
        <w:t>Survey Results</w:t>
      </w:r>
      <w:r>
        <w:rPr>
          <w:rFonts w:ascii="Georgia" w:hAnsi="Georgia"/>
        </w:rPr>
        <w:t xml:space="preserve"> </w:t>
      </w:r>
      <w:r>
        <w:rPr>
          <w:rFonts w:ascii="Georgia" w:hAnsi="Georgia"/>
          <w:rPrChange w:id="588" w:author="Jade Raposa" w:date="2024-10-17T00:03:00Z">
            <w:rPr/>
          </w:rPrChange>
        </w:rPr>
        <w:t xml:space="preserve"> | </w:t>
      </w:r>
      <w:r>
        <w:rPr>
          <w:rFonts w:ascii="Georgia" w:hAnsi="Georgia"/>
        </w:rPr>
        <w:t xml:space="preserve"> </w:t>
      </w:r>
      <w:r>
        <w:rPr>
          <w:rFonts w:ascii="Georgia" w:hAnsi="Georgia"/>
          <w:rPrChange w:id="589"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90" w:author="Jade Raposa" w:date="2024-10-17T00:03:00Z"/>
    <w:sdt>
      <w:sdtPr>
        <w:rPr>
          <w:rFonts w:ascii="Georgia" w:hAnsi="Georgia"/>
          <w:lang w:val="en-US"/>
        </w:rPr>
        <w:id w:val="1732730346"/>
        <w:docPartObj>
          <w:docPartGallery w:val="AutoText"/>
        </w:docPartObj>
      </w:sdtPr>
      <w:sdtContent>
        <w:customXmlDelRangeEnd w:id="590"/>
        <w:customXmlDelRangeStart w:id="591" w:author="Jade Raposa" w:date="2024-10-17T00:03:00Z"/>
      </w:sdtContent>
    </w:sdt>
    <w:customXmlDelRangeEnd w:id="591"/>
    <w:del w:id="592" w:author="Jade Raposa" w:date="2024-10-17T00:03:00Z">
      <w:r>
        <w:rPr>
          <w:rFonts w:ascii="Georgia" w:hAnsi="Georgia"/>
          <w:lang w:val="en-US"/>
          <w:rPrChange w:id="593" w:author="Jade Raposa" w:date="2024-10-17T00:03:00Z">
            <w:rPr>
              <w:rFonts w:ascii="Georgia" w:hAnsi="Georgia"/>
            </w:rPr>
          </w:rPrChange>
        </w:rPr>
        <w:delText xml:space="preserve"> </w:delText>
      </w:r>
      <w:r>
        <w:rPr>
          <w:rFonts w:ascii="Georgia" w:hAnsi="Georgia"/>
          <w:lang w:val="en-US"/>
          <w:rPrChange w:id="594"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00" w:author="Jade Raposa" w:date="2024-10-17T00:07:00Z">
      <w:r>
        <w:rPr>
          <w:rFonts w:ascii="Georgia" w:hAnsi="Georgia"/>
        </w:rPr>
        <w:delText xml:space="preserve">Conceptual </w:delText>
      </w:r>
    </w:del>
    <w:ins w:id="601"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602" w:author="Jade Raposa" w:date="2024-10-17T00:04:00Z">
        <w:pPr>
          <w:pStyle w:val="Footer"/>
        </w:pPr>
      </w:pPrChange>
    </w:pPr>
    <w:ins w:id="603" w:author="Jade Raposa"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04"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607" w:author="Jade Raposa" w:date="2024-10-17T00:08:00Z">
        <w:pPr>
          <w:pStyle w:val="Footer"/>
        </w:pPr>
      </w:pPrChange>
    </w:pPr>
    <w:ins w:id="608" w:author="Jade Raposa"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09" w:author="Jade Raposa" w:date="2024-10-17T00:08:00Z">
      <w:r>
        <w:rPr>
          <w:rFonts w:ascii="Georgia" w:hAnsi="Georgia"/>
        </w:rPr>
        <w:t>31</w:t>
      </w:r>
    </w:ins>
    <w:del w:id="610"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15" w:author="Jade Raposa" w:date="2024-10-17T00:09:00Z">
      <w:r>
        <w:rPr>
          <w:rFonts w:ascii="Georgia" w:hAnsi="Georgia"/>
        </w:rPr>
        <w:t>2</w:t>
      </w:r>
    </w:ins>
    <w:del w:id="616"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18" w:author="Jade Raposa" w:date="2024-10-17T00:11:00Z">
          <w:rPr>
            <w:rFonts w:ascii="Georgia" w:hAnsi="Georgia"/>
          </w:rPr>
        </w:rPrChange>
      </w:rPr>
      <w:pPrChange w:id="619" w:author="Jade Raposa" w:date="2024-10-17T00:11:00Z">
        <w:pPr>
          <w:pStyle w:val="Footer"/>
        </w:pPr>
      </w:pPrChange>
    </w:pPr>
    <w:proofErr w:type="gramStart"/>
    <w:ins w:id="620" w:author="Jade Raposa" w:date="2024-10-17T00:11:00Z">
      <w:r>
        <w:rPr>
          <w:rFonts w:ascii="Georgia" w:hAnsi="Georgia"/>
          <w:rPrChange w:id="621" w:author="Jade Raposa" w:date="2024-10-17T00:11:00Z">
            <w:rPr/>
          </w:rPrChange>
        </w:rPr>
        <w:t xml:space="preserve">Flowchart </w:t>
      </w:r>
      <w:r>
        <w:rPr>
          <w:rFonts w:ascii="Georgia" w:hAnsi="Georgia"/>
        </w:rPr>
        <w:t xml:space="preserve"> </w:t>
      </w:r>
      <w:r>
        <w:rPr>
          <w:rFonts w:ascii="Georgia" w:hAnsi="Georgia"/>
          <w:rPrChange w:id="622" w:author="Jade Raposa" w:date="2024-10-17T00:11:00Z">
            <w:rPr/>
          </w:rPrChange>
        </w:rPr>
        <w:t>|</w:t>
      </w:r>
      <w:proofErr w:type="gramEnd"/>
      <w:r>
        <w:rPr>
          <w:rFonts w:ascii="Georgia" w:hAnsi="Georgia"/>
          <w:rPrChange w:id="623" w:author="Jade Raposa" w:date="2024-10-17T00:11:00Z">
            <w:rPr/>
          </w:rPrChange>
        </w:rPr>
        <w:t xml:space="preserve"> </w:t>
      </w:r>
      <w:r>
        <w:rPr>
          <w:rFonts w:ascii="Georgia" w:hAnsi="Georgia"/>
        </w:rPr>
        <w:t xml:space="preserve"> </w:t>
      </w:r>
      <w:r>
        <w:rPr>
          <w:rFonts w:ascii="Georgia" w:hAnsi="Georgia"/>
          <w:rPrChange w:id="624" w:author="Jade Raposa" w:date="2024-10-17T00:11:00Z">
            <w:rPr/>
          </w:rPrChange>
        </w:rPr>
        <w:t>34</w:t>
      </w:r>
    </w:ins>
    <w:r>
      <w:rPr>
        <w:rFonts w:ascii="Georgia" w:hAnsi="Georgia"/>
        <w:noProof/>
        <w:lang w:val="en-US"/>
        <w:rPrChange w:id="625"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26" w:author="Jade Raposa" w:date="2024-10-17T00:11:00Z">
      <w:r>
        <w:rPr>
          <w:rFonts w:ascii="Georgia" w:hAnsi="Georgia"/>
          <w:lang w:val="en-US"/>
          <w:rPrChange w:id="627" w:author="Jade Raposa" w:date="2024-10-17T00:11:00Z">
            <w:rPr/>
          </w:rPrChange>
        </w:rPr>
        <w:tab/>
      </w:r>
      <w:r>
        <w:rPr>
          <w:rFonts w:ascii="Georgia" w:hAnsi="Georgia"/>
          <w:lang w:val="en-US"/>
          <w:rPrChange w:id="628" w:author="Jade Raposa" w:date="2024-10-17T00:11:00Z">
            <w:rPr/>
          </w:rPrChange>
        </w:rPr>
        <w:tab/>
      </w:r>
    </w:del>
    <w:del w:id="629" w:author="Jade Raposa" w:date="2024-10-17T00:10:00Z">
      <w:r>
        <w:rPr>
          <w:rFonts w:ascii="Georgia" w:hAnsi="Georgia"/>
          <w:lang w:val="en-US"/>
          <w:rPrChange w:id="630"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632" w:author="Jade Raposa" w:date="2024-10-17T00:13:00Z">
        <w:pPr>
          <w:pStyle w:val="Footer"/>
        </w:pPr>
      </w:pPrChange>
    </w:pPr>
    <w:ins w:id="633" w:author="Jade Raposa" w:date="2024-10-17T00:13:00Z">
      <w:r>
        <w:rPr>
          <w:rFonts w:ascii="Georgia" w:hAnsi="Georgia"/>
          <w:rPrChange w:id="634" w:author="Jade Raposa" w:date="2024-10-17T00:13:00Z">
            <w:rPr/>
          </w:rPrChange>
        </w:rPr>
        <w:t xml:space="preserve">Sequence </w:t>
      </w:r>
      <w:proofErr w:type="gramStart"/>
      <w:r>
        <w:rPr>
          <w:rFonts w:ascii="Georgia" w:hAnsi="Georgia"/>
          <w:rPrChange w:id="635" w:author="Jade Raposa" w:date="2024-10-17T00:13:00Z">
            <w:rPr/>
          </w:rPrChange>
        </w:rPr>
        <w:t xml:space="preserve">Diagram </w:t>
      </w:r>
      <w:r>
        <w:rPr>
          <w:rFonts w:ascii="Georgia" w:hAnsi="Georgia"/>
        </w:rPr>
        <w:t xml:space="preserve"> </w:t>
      </w:r>
      <w:r>
        <w:rPr>
          <w:rFonts w:ascii="Georgia" w:hAnsi="Georgia"/>
          <w:rPrChange w:id="636" w:author="Jade Raposa" w:date="2024-10-17T00:13:00Z">
            <w:rPr/>
          </w:rPrChange>
        </w:rPr>
        <w:t>|</w:t>
      </w:r>
      <w:proofErr w:type="gramEnd"/>
      <w:r>
        <w:rPr>
          <w:rFonts w:ascii="Georgia" w:hAnsi="Georgia"/>
          <w:rPrChange w:id="637" w:author="Jade Raposa" w:date="2024-10-17T00:13:00Z">
            <w:rPr/>
          </w:rPrChange>
        </w:rPr>
        <w:t xml:space="preserve"> </w:t>
      </w:r>
      <w:r>
        <w:rPr>
          <w:rFonts w:ascii="Georgia" w:hAnsi="Georgia"/>
        </w:rPr>
        <w:t xml:space="preserve"> </w:t>
      </w:r>
      <w:r>
        <w:rPr>
          <w:rFonts w:ascii="Georgia" w:hAnsi="Georgia"/>
          <w:rPrChange w:id="638" w:author="Jade Raposa" w:date="2024-10-17T00:13:00Z">
            <w:rPr/>
          </w:rPrChange>
        </w:rPr>
        <w:t>38</w:t>
      </w:r>
    </w:ins>
    <w:r>
      <w:rPr>
        <w:rFonts w:ascii="Georgia" w:hAnsi="Georgia"/>
        <w:noProof/>
        <w:lang w:val="en-US"/>
        <w:rPrChange w:id="639"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0" w:author="Jade Raposa" w:date="2024-10-17T00:12:00Z">
      <w:r>
        <w:rPr>
          <w:rFonts w:ascii="Georgia" w:hAnsi="Georgia"/>
          <w:rPrChange w:id="641" w:author="Jade Raposa" w:date="2024-10-17T00:13:00Z">
            <w:rPr/>
          </w:rPrChange>
        </w:rPr>
        <w:tab/>
      </w:r>
      <w:r>
        <w:rPr>
          <w:rFonts w:ascii="Georgia" w:hAnsi="Georgia"/>
          <w:rPrChange w:id="642" w:author="Jade Raposa" w:date="2024-10-17T00:13:00Z">
            <w:rPr/>
          </w:rPrChange>
        </w:rPr>
        <w:tab/>
      </w:r>
      <w:r>
        <w:rPr>
          <w:rFonts w:ascii="Georgia" w:hAnsi="Georgia"/>
        </w:rPr>
        <w:delText>Sequence Diagram | 37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643" w:author="Jade Raposa" w:date="2024-10-17T00:12:00Z">
        <w:pPr>
          <w:pStyle w:val="Footer"/>
        </w:pPr>
      </w:pPrChange>
    </w:pPr>
    <w:ins w:id="644" w:author="Jade Raposa"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5"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3" w:author="Jade Raposa" w:date="2024-10-16T21:12:00Z">
          <w:rPr/>
        </w:rPrChange>
      </w:rPr>
      <w:pPrChange w:id="34" w:author="Jade Raposa" w:date="2024-10-16T21:13:00Z">
        <w:pPr>
          <w:pStyle w:val="Header"/>
          <w:tabs>
            <w:tab w:val="clear" w:pos="4680"/>
            <w:tab w:val="clear" w:pos="9360"/>
            <w:tab w:val="right" w:pos="8640"/>
          </w:tabs>
        </w:pPr>
      </w:pPrChange>
    </w:pPr>
    <w:ins w:id="35"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6" w:author="Jade Raposa" w:date="2024-10-18T22:18:00Z">
      <w:r>
        <w:rPr>
          <w:rFonts w:ascii="Georgia" w:hAnsi="Georgia"/>
        </w:rPr>
        <w:t>the</w:t>
      </w:r>
    </w:ins>
    <w:ins w:id="37" w:author="Jade Raposa"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38"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649" w:author="Jade Raposa" w:date="2024-10-17T00:13:00Z">
        <w:pPr>
          <w:pStyle w:val="Footer"/>
        </w:pPr>
      </w:pPrChange>
    </w:pPr>
    <w:ins w:id="650" w:author="Jade Raposa" w:date="2024-10-17T00:13:00Z">
      <w:r>
        <w:rPr>
          <w:rFonts w:ascii="Georgia" w:hAnsi="Georgia"/>
          <w:rPrChange w:id="651" w:author="Jade Raposa" w:date="2024-10-17T00:13:00Z">
            <w:rPr/>
          </w:rPrChange>
        </w:rPr>
        <w:t xml:space="preserve">Database </w:t>
      </w:r>
      <w:proofErr w:type="gramStart"/>
      <w:r>
        <w:rPr>
          <w:rFonts w:ascii="Georgia" w:hAnsi="Georgia"/>
          <w:rPrChange w:id="652" w:author="Jade Raposa" w:date="2024-10-17T00:13:00Z">
            <w:rPr/>
          </w:rPrChange>
        </w:rPr>
        <w:t xml:space="preserve">Design </w:t>
      </w:r>
    </w:ins>
    <w:ins w:id="653" w:author="Jade Raposa" w:date="2024-10-17T00:14:00Z">
      <w:r>
        <w:rPr>
          <w:rFonts w:ascii="Georgia" w:hAnsi="Georgia"/>
        </w:rPr>
        <w:t xml:space="preserve"> </w:t>
      </w:r>
    </w:ins>
    <w:ins w:id="654" w:author="Jade Raposa" w:date="2024-10-17T00:13:00Z">
      <w:r>
        <w:rPr>
          <w:rFonts w:ascii="Georgia" w:hAnsi="Georgia"/>
          <w:rPrChange w:id="655" w:author="Jade Raposa" w:date="2024-10-17T00:13:00Z">
            <w:rPr/>
          </w:rPrChange>
        </w:rPr>
        <w:t>|</w:t>
      </w:r>
      <w:proofErr w:type="gramEnd"/>
      <w:r>
        <w:rPr>
          <w:rFonts w:ascii="Georgia" w:hAnsi="Georgia"/>
          <w:rPrChange w:id="656" w:author="Jade Raposa" w:date="2024-10-17T00:13:00Z">
            <w:rPr/>
          </w:rPrChange>
        </w:rPr>
        <w:t xml:space="preserve"> </w:t>
      </w:r>
      <w:r>
        <w:rPr>
          <w:rFonts w:ascii="Georgia" w:hAnsi="Georgia"/>
        </w:rPr>
        <w:t xml:space="preserve"> </w:t>
      </w:r>
      <w:r>
        <w:rPr>
          <w:rFonts w:ascii="Georgia" w:hAnsi="Georgia"/>
          <w:rPrChange w:id="657" w:author="Jade Raposa" w:date="2024-10-17T00:13:00Z">
            <w:rPr/>
          </w:rPrChange>
        </w:rPr>
        <w:t>40</w:t>
      </w:r>
    </w:ins>
    <w:r>
      <w:rPr>
        <w:rFonts w:ascii="Georgia" w:hAnsi="Georgia"/>
        <w:noProof/>
        <w:lang w:val="en-US"/>
        <w:rPrChange w:id="658"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9" w:author="Jade Raposa" w:date="2024-10-17T00:13:00Z">
      <w:r>
        <w:rPr>
          <w:rFonts w:ascii="Georgia" w:hAnsi="Georgia"/>
          <w:rPrChange w:id="660" w:author="Jade Raposa" w:date="2024-10-17T00:13:00Z">
            <w:rPr/>
          </w:rPrChange>
        </w:rPr>
        <w:tab/>
      </w:r>
      <w:r>
        <w:rPr>
          <w:rFonts w:ascii="Georgia" w:hAnsi="Georgia"/>
          <w:rPrChange w:id="661" w:author="Jade Raposa" w:date="2024-10-17T00:13:00Z">
            <w:rPr/>
          </w:rPrChange>
        </w:rPr>
        <w:tab/>
      </w:r>
      <w:r>
        <w:rPr>
          <w:rFonts w:ascii="Georgia" w:hAnsi="Georgia"/>
        </w:rPr>
        <w:delText>Database Design | 39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662" w:author="Jade Raposa" w:date="2024-10-17T00:13:00Z">
        <w:pPr>
          <w:pStyle w:val="Footer"/>
        </w:pPr>
      </w:pPrChange>
    </w:pPr>
    <w:ins w:id="663" w:author="Jade Raposa"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64" w:author="Jade Raposa" w:date="2024-10-17T00:13:00Z">
      <w:r>
        <w:rPr>
          <w:rFonts w:ascii="Georgia" w:hAnsi="Georgia"/>
        </w:rPr>
        <w:tab/>
      </w:r>
      <w:r>
        <w:rPr>
          <w:rFonts w:ascii="Georgia" w:hAnsi="Georgia"/>
        </w:rPr>
        <w:tab/>
        <w:delText>Class Diagram | 38</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665" w:author="Jade Raposa" w:date="2024-10-17T00:14:00Z">
        <w:pPr>
          <w:pStyle w:val="Footer"/>
        </w:pPr>
      </w:pPrChange>
    </w:pPr>
    <w:ins w:id="666" w:author="Jade Raposa" w:date="2024-10-17T00:14:00Z">
      <w:r>
        <w:rPr>
          <w:rFonts w:ascii="Georgia" w:hAnsi="Georgia"/>
          <w:rPrChange w:id="667" w:author="Jade Raposa" w:date="2024-10-17T00:14:00Z">
            <w:rPr/>
          </w:rPrChange>
        </w:rPr>
        <w:t xml:space="preserve">Database </w:t>
      </w:r>
      <w:proofErr w:type="gramStart"/>
      <w:r>
        <w:rPr>
          <w:rFonts w:ascii="Georgia" w:hAnsi="Georgia"/>
          <w:rPrChange w:id="668" w:author="Jade Raposa" w:date="2024-10-17T00:14:00Z">
            <w:rPr/>
          </w:rPrChange>
        </w:rPr>
        <w:t xml:space="preserve">Design </w:t>
      </w:r>
      <w:r>
        <w:rPr>
          <w:rFonts w:ascii="Georgia" w:hAnsi="Georgia"/>
        </w:rPr>
        <w:t xml:space="preserve"> </w:t>
      </w:r>
      <w:r>
        <w:rPr>
          <w:rFonts w:ascii="Georgia" w:hAnsi="Georgia"/>
          <w:rPrChange w:id="669" w:author="Jade Raposa" w:date="2024-10-17T00:14:00Z">
            <w:rPr/>
          </w:rPrChange>
        </w:rPr>
        <w:t>|</w:t>
      </w:r>
      <w:proofErr w:type="gramEnd"/>
      <w:r>
        <w:rPr>
          <w:rFonts w:ascii="Georgia" w:hAnsi="Georgia"/>
          <w:rPrChange w:id="670" w:author="Jade Raposa" w:date="2024-10-17T00:14:00Z">
            <w:rPr/>
          </w:rPrChange>
        </w:rPr>
        <w:t xml:space="preserve"> </w:t>
      </w:r>
      <w:r>
        <w:rPr>
          <w:rFonts w:ascii="Georgia" w:hAnsi="Georgia"/>
        </w:rPr>
        <w:t xml:space="preserve"> </w:t>
      </w:r>
      <w:r>
        <w:rPr>
          <w:rFonts w:ascii="Georgia" w:hAnsi="Georgia"/>
          <w:rPrChange w:id="671" w:author="Jade Raposa" w:date="2024-10-17T00:14:00Z">
            <w:rPr/>
          </w:rPrChange>
        </w:rPr>
        <w:t>42</w:t>
      </w:r>
    </w:ins>
    <w:r>
      <w:rPr>
        <w:rFonts w:ascii="Georgia" w:hAnsi="Georgia"/>
        <w:noProof/>
        <w:lang w:val="en-US"/>
        <w:rPrChange w:id="672"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73" w:author="Jade Raposa" w:date="2024-10-17T00:14:00Z">
      <w:r>
        <w:rPr>
          <w:rFonts w:ascii="Georgia" w:hAnsi="Georgia"/>
          <w:rPrChange w:id="674" w:author="Jade Raposa" w:date="2024-10-17T00:14:00Z">
            <w:rPr/>
          </w:rPrChange>
        </w:rPr>
        <w:tab/>
      </w:r>
      <w:r>
        <w:rPr>
          <w:rFonts w:ascii="Georgia" w:hAnsi="Georgia"/>
          <w:rPrChange w:id="675" w:author="Jade Raposa" w:date="2024-10-17T00:14:00Z">
            <w:rPr/>
          </w:rPrChange>
        </w:rPr>
        <w:tab/>
      </w:r>
      <w:r>
        <w:rPr>
          <w:rFonts w:ascii="Georgia" w:hAnsi="Georgia"/>
        </w:rPr>
        <w:delText>Database Design | 41</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676" w:author="Jade Raposa" w:date="2024-10-17T00:14:00Z">
        <w:pPr>
          <w:pStyle w:val="Footer"/>
        </w:pPr>
      </w:pPrChange>
    </w:pPr>
    <w:ins w:id="677" w:author="Jade Raposa"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78" w:author="Jade Raposa" w:date="2024-10-17T00:14:00Z">
      <w:r>
        <w:rPr>
          <w:rFonts w:ascii="Georgia" w:hAnsi="Georgia"/>
        </w:rPr>
        <w:tab/>
      </w:r>
      <w:r>
        <w:rPr>
          <w:rFonts w:ascii="Georgia" w:hAnsi="Georgia"/>
        </w:rPr>
        <w:tab/>
        <w:delText>Database Design | 40</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679" w:author="Jade Raposa" w:date="2024-10-17T00:15:00Z">
        <w:pPr>
          <w:pStyle w:val="Footer"/>
        </w:pPr>
      </w:pPrChange>
    </w:pPr>
    <w:ins w:id="680" w:author="Jade Raposa" w:date="2024-10-17T00:15:00Z">
      <w:r>
        <w:rPr>
          <w:rFonts w:ascii="Georgia" w:hAnsi="Georgia"/>
          <w:rPrChange w:id="681" w:author="Jade Raposa" w:date="2024-10-17T00:15:00Z">
            <w:rPr/>
          </w:rPrChange>
        </w:rPr>
        <w:t xml:space="preserve">Database </w:t>
      </w:r>
      <w:proofErr w:type="gramStart"/>
      <w:r>
        <w:rPr>
          <w:rFonts w:ascii="Georgia" w:hAnsi="Georgia"/>
          <w:rPrChange w:id="682" w:author="Jade Raposa" w:date="2024-10-17T00:15:00Z">
            <w:rPr/>
          </w:rPrChange>
        </w:rPr>
        <w:t xml:space="preserve">Design </w:t>
      </w:r>
      <w:r>
        <w:rPr>
          <w:rFonts w:ascii="Georgia" w:hAnsi="Georgia"/>
        </w:rPr>
        <w:t xml:space="preserve"> </w:t>
      </w:r>
      <w:r>
        <w:rPr>
          <w:rFonts w:ascii="Georgia" w:hAnsi="Georgia"/>
          <w:rPrChange w:id="683" w:author="Jade Raposa" w:date="2024-10-17T00:15:00Z">
            <w:rPr/>
          </w:rPrChange>
        </w:rPr>
        <w:t>|</w:t>
      </w:r>
      <w:proofErr w:type="gramEnd"/>
      <w:r>
        <w:rPr>
          <w:rFonts w:ascii="Georgia" w:hAnsi="Georgia"/>
          <w:rPrChange w:id="684" w:author="Jade Raposa" w:date="2024-10-17T00:15:00Z">
            <w:rPr/>
          </w:rPrChange>
        </w:rPr>
        <w:t xml:space="preserve"> </w:t>
      </w:r>
      <w:r>
        <w:rPr>
          <w:rFonts w:ascii="Georgia" w:hAnsi="Georgia"/>
        </w:rPr>
        <w:t xml:space="preserve"> </w:t>
      </w:r>
      <w:r>
        <w:rPr>
          <w:rFonts w:ascii="Georgia" w:hAnsi="Georgia"/>
          <w:rPrChange w:id="685" w:author="Jade Raposa" w:date="2024-10-17T00:15:00Z">
            <w:rPr/>
          </w:rPrChange>
        </w:rPr>
        <w:t>44</w:t>
      </w:r>
    </w:ins>
    <w:r>
      <w:rPr>
        <w:rFonts w:ascii="Georgia" w:hAnsi="Georgia"/>
        <w:noProof/>
        <w:lang w:val="en-US"/>
        <w:rPrChange w:id="686"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87" w:author="Jade Raposa" w:date="2024-10-17T00:15:00Z">
      <w:r>
        <w:rPr>
          <w:rFonts w:ascii="Georgia" w:hAnsi="Georgia"/>
          <w:rPrChange w:id="688" w:author="Jade Raposa" w:date="2024-10-17T00:15:00Z">
            <w:rPr/>
          </w:rPrChange>
        </w:rPr>
        <w:tab/>
      </w:r>
      <w:r>
        <w:rPr>
          <w:rFonts w:ascii="Georgia" w:hAnsi="Georgia"/>
          <w:rPrChange w:id="689" w:author="Jade Raposa" w:date="2024-10-17T00:15:00Z">
            <w:rPr/>
          </w:rPrChange>
        </w:rPr>
        <w:tab/>
      </w:r>
      <w:r>
        <w:rPr>
          <w:rFonts w:ascii="Georgia" w:hAnsi="Georgia"/>
        </w:rPr>
        <w:delText>Database Design | 43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690" w:author="Jade Raposa" w:date="2024-10-17T00:15:00Z">
        <w:pPr>
          <w:pStyle w:val="Footer"/>
        </w:pPr>
      </w:pPrChange>
    </w:pPr>
    <w:ins w:id="691" w:author="Jade Raposa"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2" w:author="Jade Raposa" w:date="2024-10-17T00:15:00Z">
      <w:r>
        <w:rPr>
          <w:rFonts w:ascii="Georgia" w:hAnsi="Georgia"/>
        </w:rPr>
        <w:tab/>
      </w:r>
      <w:r>
        <w:rPr>
          <w:rFonts w:ascii="Georgia" w:hAnsi="Georgia"/>
        </w:rPr>
        <w:tab/>
        <w:delText>Database Design | 42</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699" w:author="Jade Raposa" w:date="2024-10-17T00:16:00Z">
          <w:rPr>
            <w:rFonts w:ascii="Georgia" w:hAnsi="Georgia"/>
          </w:rPr>
        </w:rPrChange>
      </w:rPr>
      <w:pPrChange w:id="700" w:author="Jade Raposa" w:date="2024-10-17T00:16:00Z">
        <w:pPr>
          <w:pStyle w:val="Footer"/>
        </w:pPr>
      </w:pPrChange>
    </w:pPr>
    <w:ins w:id="701" w:author="Jade Raposa" w:date="2024-10-17T00:16:00Z">
      <w:r>
        <w:rPr>
          <w:rFonts w:ascii="Georgia" w:hAnsi="Georgia"/>
          <w:rPrChange w:id="702" w:author="Jade Raposa" w:date="2024-10-17T00:16:00Z">
            <w:rPr/>
          </w:rPrChange>
        </w:rPr>
        <w:t xml:space="preserve">Hardware </w:t>
      </w:r>
      <w:proofErr w:type="gramStart"/>
      <w:r>
        <w:rPr>
          <w:rFonts w:ascii="Georgia" w:hAnsi="Georgia"/>
          <w:rPrChange w:id="703" w:author="Jade Raposa" w:date="2024-10-17T00:16:00Z">
            <w:rPr/>
          </w:rPrChange>
        </w:rPr>
        <w:t xml:space="preserve">Requirements </w:t>
      </w:r>
      <w:r>
        <w:rPr>
          <w:rFonts w:ascii="Georgia" w:hAnsi="Georgia"/>
        </w:rPr>
        <w:t xml:space="preserve"> </w:t>
      </w:r>
      <w:r>
        <w:rPr>
          <w:rFonts w:ascii="Georgia" w:hAnsi="Georgia"/>
          <w:rPrChange w:id="704" w:author="Jade Raposa" w:date="2024-10-17T00:16:00Z">
            <w:rPr/>
          </w:rPrChange>
        </w:rPr>
        <w:t>|</w:t>
      </w:r>
      <w:proofErr w:type="gramEnd"/>
      <w:r>
        <w:rPr>
          <w:rFonts w:ascii="Georgia" w:hAnsi="Georgia"/>
          <w:rPrChange w:id="705" w:author="Jade Raposa" w:date="2024-10-17T00:16:00Z">
            <w:rPr/>
          </w:rPrChange>
        </w:rPr>
        <w:t xml:space="preserve"> </w:t>
      </w:r>
      <w:r>
        <w:rPr>
          <w:rFonts w:ascii="Georgia" w:hAnsi="Georgia"/>
        </w:rPr>
        <w:t xml:space="preserve"> </w:t>
      </w:r>
      <w:r>
        <w:rPr>
          <w:rFonts w:ascii="Georgia" w:hAnsi="Georgia"/>
          <w:rPrChange w:id="706" w:author="Jade Raposa" w:date="2024-10-17T00:16:00Z">
            <w:rPr/>
          </w:rPrChange>
        </w:rPr>
        <w:t>46</w:t>
      </w:r>
    </w:ins>
    <w:r>
      <w:rPr>
        <w:rFonts w:ascii="Georgia" w:hAnsi="Georgia"/>
        <w:noProof/>
        <w:lang w:val="en-US"/>
        <w:rPrChange w:id="707"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8" w:author="Jade Raposa" w:date="2024-10-17T00:16:00Z">
      <w:r>
        <w:rPr>
          <w:rFonts w:ascii="Georgia" w:hAnsi="Georgia"/>
          <w:lang w:val="en-US"/>
          <w:rPrChange w:id="709" w:author="Jade Raposa" w:date="2024-10-17T00:16:00Z">
            <w:rPr/>
          </w:rPrChange>
        </w:rPr>
        <w:tab/>
      </w:r>
      <w:r>
        <w:rPr>
          <w:rFonts w:ascii="Georgia" w:hAnsi="Georgia"/>
          <w:lang w:val="en-US"/>
          <w:rPrChange w:id="710" w:author="Jade Raposa" w:date="2024-10-17T00:16:00Z">
            <w:rPr/>
          </w:rPrChange>
        </w:rPr>
        <w:tab/>
      </w:r>
    </w:del>
    <w:del w:id="711" w:author="Jade Raposa" w:date="2024-10-17T00:15:00Z">
      <w:r>
        <w:rPr>
          <w:rFonts w:ascii="Georgia" w:hAnsi="Georgia"/>
          <w:lang w:val="en-US"/>
          <w:rPrChange w:id="712" w:author="Jade Raposa" w:date="2024-10-17T00:16:00Z">
            <w:rPr>
              <w:rFonts w:ascii="Georgia" w:hAnsi="Georgia"/>
            </w:rPr>
          </w:rPrChange>
        </w:rPr>
        <w:delText>Hardware Requirements | 45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713" w:author="Jade Raposa" w:date="2024-10-17T00:15:00Z">
        <w:pPr>
          <w:pStyle w:val="Footer"/>
        </w:pPr>
      </w:pPrChange>
    </w:pPr>
    <w:ins w:id="714" w:author="Jade Raposa"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5" w:author="Jade Raposa" w:date="2024-10-17T00:15:00Z">
      <w:r>
        <w:rPr>
          <w:rFonts w:ascii="Georgia" w:hAnsi="Georgia"/>
        </w:rPr>
        <w:tab/>
      </w:r>
      <w:r>
        <w:rPr>
          <w:rFonts w:ascii="Georgia" w:hAnsi="Georgia"/>
        </w:rPr>
        <w:tab/>
        <w:delText>Hardware Requirements | 44</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716" w:author="Jade Raposa" w:date="2024-10-17T00:16:00Z">
          <w:rPr>
            <w:rFonts w:ascii="Georgia" w:hAnsi="Georgia"/>
          </w:rPr>
        </w:rPrChange>
      </w:rPr>
      <w:pPrChange w:id="717" w:author="Jade Raposa" w:date="2024-10-17T00:16:00Z">
        <w:pPr>
          <w:pStyle w:val="Footer"/>
        </w:pPr>
      </w:pPrChange>
    </w:pPr>
    <w:ins w:id="718" w:author="Jade Raposa" w:date="2024-10-17T00:16:00Z">
      <w:r>
        <w:rPr>
          <w:rFonts w:ascii="Georgia" w:hAnsi="Georgia"/>
          <w:rPrChange w:id="719" w:author="Jade Raposa" w:date="2024-10-17T00:16:00Z">
            <w:rPr/>
          </w:rPrChange>
        </w:rPr>
        <w:t xml:space="preserve">System </w:t>
      </w:r>
      <w:proofErr w:type="gramStart"/>
      <w:r>
        <w:rPr>
          <w:rFonts w:ascii="Georgia" w:hAnsi="Georgia"/>
          <w:rPrChange w:id="720" w:author="Jade Raposa" w:date="2024-10-17T00:16:00Z">
            <w:rPr/>
          </w:rPrChange>
        </w:rPr>
        <w:t xml:space="preserve">Tradeoffs </w:t>
      </w:r>
      <w:r>
        <w:rPr>
          <w:rFonts w:ascii="Georgia" w:hAnsi="Georgia"/>
        </w:rPr>
        <w:t xml:space="preserve"> </w:t>
      </w:r>
      <w:r>
        <w:rPr>
          <w:rFonts w:ascii="Georgia" w:hAnsi="Georgia"/>
          <w:rPrChange w:id="721" w:author="Jade Raposa" w:date="2024-10-17T00:16:00Z">
            <w:rPr/>
          </w:rPrChange>
        </w:rPr>
        <w:t>|</w:t>
      </w:r>
      <w:proofErr w:type="gramEnd"/>
      <w:r>
        <w:rPr>
          <w:rFonts w:ascii="Georgia" w:hAnsi="Georgia"/>
          <w:rPrChange w:id="722" w:author="Jade Raposa" w:date="2024-10-17T00:16:00Z">
            <w:rPr/>
          </w:rPrChange>
        </w:rPr>
        <w:t xml:space="preserve"> </w:t>
      </w:r>
      <w:r>
        <w:rPr>
          <w:rFonts w:ascii="Georgia" w:hAnsi="Georgia"/>
        </w:rPr>
        <w:t xml:space="preserve"> </w:t>
      </w:r>
      <w:r>
        <w:rPr>
          <w:rFonts w:ascii="Georgia" w:hAnsi="Georgia"/>
          <w:rPrChange w:id="723" w:author="Jade Raposa" w:date="2024-10-17T00:16:00Z">
            <w:rPr/>
          </w:rPrChange>
        </w:rPr>
        <w:t>48</w:t>
      </w:r>
    </w:ins>
    <w:r>
      <w:rPr>
        <w:rFonts w:ascii="Georgia" w:hAnsi="Georgia"/>
        <w:noProof/>
        <w:lang w:val="en-US"/>
        <w:rPrChange w:id="724"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5" w:author="Jade Raposa" w:date="2024-10-17T00:16:00Z">
      <w:r>
        <w:rPr>
          <w:rFonts w:ascii="Georgia" w:hAnsi="Georgia"/>
          <w:lang w:val="en-US"/>
          <w:rPrChange w:id="726" w:author="Jade Raposa" w:date="2024-10-17T00:16:00Z">
            <w:rPr/>
          </w:rPrChange>
        </w:rPr>
        <w:tab/>
      </w:r>
      <w:r>
        <w:rPr>
          <w:rFonts w:ascii="Georgia" w:hAnsi="Georgia"/>
          <w:lang w:val="en-US"/>
          <w:rPrChange w:id="727" w:author="Jade Raposa" w:date="2024-10-17T00:16:00Z">
            <w:rPr/>
          </w:rPrChange>
        </w:rPr>
        <w:tab/>
      </w:r>
      <w:r>
        <w:rPr>
          <w:rFonts w:ascii="Georgia" w:hAnsi="Georgia"/>
          <w:lang w:val="en-US"/>
          <w:rPrChange w:id="728" w:author="Jade Raposa" w:date="2024-10-17T00:16:00Z">
            <w:rPr>
              <w:rFonts w:ascii="Georgia" w:hAnsi="Georgia"/>
            </w:rPr>
          </w:rPrChange>
        </w:rPr>
        <w:delText>System Tradeoffs | 47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729" w:author="Jade Raposa" w:date="2024-10-17T00:16:00Z">
        <w:pPr>
          <w:pStyle w:val="Footer"/>
        </w:pPr>
      </w:pPrChange>
    </w:pPr>
    <w:ins w:id="730" w:author="Jade Raposa"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1" w:author="Jade Raposa" w:date="2024-10-17T00:16:00Z">
      <w:r>
        <w:rPr>
          <w:rFonts w:ascii="Georgia" w:hAnsi="Georgia"/>
        </w:rPr>
        <w:tab/>
      </w:r>
      <w:r>
        <w:rPr>
          <w:rFonts w:ascii="Georgia" w:hAnsi="Georgia"/>
        </w:rPr>
        <w:tab/>
        <w:delText>Hardware Requirements | 46</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2" w:author="Jade Raposa" w:date="2024-10-16T23:28:00Z">
          <w:rPr>
            <w:rFonts w:ascii="Georgia" w:hAnsi="Georgia"/>
          </w:rPr>
        </w:rPrChange>
      </w:rPr>
    </w:pPr>
    <w:ins w:id="43" w:author="Jade Raposa" w:date="2024-10-16T23:28:00Z">
      <w:r>
        <w:rPr>
          <w:rFonts w:ascii="Georgia" w:hAnsi="Georgia"/>
          <w:rPrChange w:id="44" w:author="Jade Raposa" w:date="2024-10-16T23:28:00Z">
            <w:rPr/>
          </w:rPrChange>
        </w:rPr>
        <w:t xml:space="preserve">Certificate Of </w:t>
      </w:r>
      <w:proofErr w:type="gramStart"/>
      <w:r>
        <w:rPr>
          <w:rFonts w:ascii="Georgia" w:hAnsi="Georgia"/>
          <w:rPrChange w:id="45" w:author="Jade Raposa" w:date="2024-10-16T23:28:00Z">
            <w:rPr/>
          </w:rPrChange>
        </w:rPr>
        <w:t>Approval  |</w:t>
      </w:r>
      <w:proofErr w:type="gramEnd"/>
      <w:r>
        <w:rPr>
          <w:rFonts w:ascii="Georgia" w:hAnsi="Georgia"/>
          <w:rPrChange w:id="46" w:author="Jade Raposa" w:date="2024-10-16T23:28:00Z">
            <w:rPr/>
          </w:rPrChange>
        </w:rPr>
        <w:t xml:space="preserve">  v</w:t>
      </w:r>
    </w:ins>
    <w:r>
      <w:rPr>
        <w:rFonts w:ascii="Georgia" w:hAnsi="Georgia"/>
        <w:noProof/>
        <w:lang w:val="en-US"/>
        <w:rPrChange w:id="47"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8" w:author="Jade Raposa" w:date="2024-10-16T23:28:00Z"/>
    <w:sdt>
      <w:sdtPr>
        <w:rPr>
          <w:rFonts w:ascii="Georgia" w:hAnsi="Georgia"/>
          <w:lang w:val="en-US"/>
        </w:rPr>
        <w:id w:val="-890565310"/>
        <w:docPartObj>
          <w:docPartGallery w:val="AutoText"/>
        </w:docPartObj>
      </w:sdtPr>
      <w:sdtContent>
        <w:customXmlDelRangeEnd w:id="48"/>
        <w:del w:id="49" w:author="Jade Raposa" w:date="2024-10-16T21:37:00Z">
          <w:r>
            <w:rPr>
              <w:rFonts w:ascii="Georgia" w:hAnsi="Georgia"/>
              <w:lang w:val="en-US"/>
              <w:rPrChange w:id="50" w:author="Jade Raposa" w:date="2024-10-16T23:28:00Z">
                <w:rPr>
                  <w:rFonts w:ascii="Georgia" w:hAnsi="Georgia"/>
                </w:rPr>
              </w:rPrChange>
            </w:rPr>
            <w:fldChar w:fldCharType="begin"/>
          </w:r>
          <w:r>
            <w:rPr>
              <w:rFonts w:ascii="Georgia" w:hAnsi="Georgia"/>
              <w:lang w:val="en-US"/>
              <w:rPrChange w:id="51" w:author="Jade Raposa" w:date="2024-10-16T23:28:00Z">
                <w:rPr>
                  <w:rFonts w:ascii="Georgia" w:hAnsi="Georgia"/>
                </w:rPr>
              </w:rPrChange>
            </w:rPr>
            <w:delInstrText xml:space="preserve"> PAGE   \* MERGEFORMAT </w:delInstrText>
          </w:r>
          <w:r>
            <w:rPr>
              <w:rFonts w:ascii="Georgia" w:hAnsi="Georgia"/>
              <w:lang w:val="en-US"/>
              <w:rPrChange w:id="52" w:author="Jade Raposa" w:date="2024-10-16T23:28:00Z">
                <w:rPr>
                  <w:rFonts w:ascii="Georgia" w:hAnsi="Georgia"/>
                </w:rPr>
              </w:rPrChange>
            </w:rPr>
            <w:fldChar w:fldCharType="separate"/>
          </w:r>
          <w:r>
            <w:rPr>
              <w:rFonts w:ascii="Georgia" w:hAnsi="Georgia"/>
              <w:lang w:val="en-US"/>
              <w:rPrChange w:id="53" w:author="Jade Raposa" w:date="2024-10-16T23:28:00Z">
                <w:rPr>
                  <w:rFonts w:ascii="Georgia" w:hAnsi="Georgia"/>
                </w:rPr>
              </w:rPrChange>
            </w:rPr>
            <w:delText>2</w:delText>
          </w:r>
          <w:r>
            <w:rPr>
              <w:rFonts w:ascii="Georgia" w:hAnsi="Georgia"/>
              <w:lang w:val="en-US"/>
              <w:rPrChange w:id="54" w:author="Jade Raposa" w:date="2024-10-16T23:28:00Z">
                <w:rPr>
                  <w:rFonts w:ascii="Georgia" w:hAnsi="Georgia"/>
                </w:rPr>
              </w:rPrChange>
            </w:rPr>
            <w:fldChar w:fldCharType="end"/>
          </w:r>
        </w:del>
        <w:customXmlDelRangeStart w:id="55" w:author="Jade Raposa" w:date="2024-10-16T23:28:00Z"/>
      </w:sdtContent>
    </w:sdt>
    <w:customXmlDelRangeEnd w:id="55"/>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732" w:author="Jade Raposa" w:date="2024-10-17T00:17:00Z">
          <w:rPr>
            <w:rFonts w:ascii="Georgia" w:hAnsi="Georgia"/>
          </w:rPr>
        </w:rPrChange>
      </w:rPr>
      <w:pPrChange w:id="733" w:author="Jade Raposa" w:date="2024-10-17T00:17:00Z">
        <w:pPr>
          <w:pStyle w:val="Footer"/>
        </w:pPr>
      </w:pPrChange>
    </w:pPr>
    <w:ins w:id="734" w:author="Jade Raposa" w:date="2024-10-17T00:17:00Z">
      <w:r>
        <w:rPr>
          <w:rFonts w:ascii="Georgia" w:hAnsi="Georgia"/>
          <w:rPrChange w:id="735" w:author="Jade Raposa" w:date="2024-10-17T00:17:00Z">
            <w:rPr/>
          </w:rPrChange>
        </w:rPr>
        <w:t xml:space="preserve">Operational </w:t>
      </w:r>
      <w:proofErr w:type="gramStart"/>
      <w:r>
        <w:rPr>
          <w:rFonts w:ascii="Georgia" w:hAnsi="Georgia"/>
          <w:rPrChange w:id="736" w:author="Jade Raposa" w:date="2024-10-17T00:17:00Z">
            <w:rPr/>
          </w:rPrChange>
        </w:rPr>
        <w:t>Issues</w:t>
      </w:r>
      <w:r>
        <w:rPr>
          <w:rFonts w:ascii="Georgia" w:hAnsi="Georgia"/>
        </w:rPr>
        <w:t xml:space="preserve"> </w:t>
      </w:r>
      <w:r>
        <w:rPr>
          <w:rFonts w:ascii="Georgia" w:hAnsi="Georgia"/>
          <w:rPrChange w:id="737" w:author="Jade Raposa" w:date="2024-10-17T00:17:00Z">
            <w:rPr/>
          </w:rPrChange>
        </w:rPr>
        <w:t xml:space="preserve"> |</w:t>
      </w:r>
      <w:proofErr w:type="gramEnd"/>
      <w:r>
        <w:rPr>
          <w:rFonts w:ascii="Georgia" w:hAnsi="Georgia"/>
          <w:rPrChange w:id="738" w:author="Jade Raposa" w:date="2024-10-17T00:17:00Z">
            <w:rPr/>
          </w:rPrChange>
        </w:rPr>
        <w:t xml:space="preserve"> </w:t>
      </w:r>
      <w:r>
        <w:rPr>
          <w:rFonts w:ascii="Georgia" w:hAnsi="Georgia"/>
        </w:rPr>
        <w:t xml:space="preserve"> </w:t>
      </w:r>
      <w:r>
        <w:rPr>
          <w:rFonts w:ascii="Georgia" w:hAnsi="Georgia"/>
          <w:rPrChange w:id="739" w:author="Jade Raposa" w:date="2024-10-17T00:17:00Z">
            <w:rPr/>
          </w:rPrChange>
        </w:rPr>
        <w:t>50</w:t>
      </w:r>
    </w:ins>
    <w:r>
      <w:rPr>
        <w:rFonts w:ascii="Georgia" w:hAnsi="Georgia"/>
        <w:noProof/>
        <w:lang w:val="en-US"/>
        <w:rPrChange w:id="740"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1" w:author="Jade Raposa" w:date="2024-10-17T00:17:00Z">
      <w:r>
        <w:rPr>
          <w:rFonts w:ascii="Georgia" w:hAnsi="Georgia"/>
          <w:lang w:val="en-US"/>
          <w:rPrChange w:id="742" w:author="Jade Raposa" w:date="2024-10-17T00:17:00Z">
            <w:rPr/>
          </w:rPrChange>
        </w:rPr>
        <w:tab/>
      </w:r>
      <w:r>
        <w:rPr>
          <w:rFonts w:ascii="Georgia" w:hAnsi="Georgia"/>
          <w:lang w:val="en-US"/>
          <w:rPrChange w:id="743" w:author="Jade Raposa" w:date="2024-10-17T00:17:00Z">
            <w:rPr/>
          </w:rPrChange>
        </w:rPr>
        <w:tab/>
      </w:r>
      <w:r>
        <w:rPr>
          <w:rFonts w:ascii="Georgia" w:hAnsi="Georgia"/>
          <w:lang w:val="en-US"/>
          <w:rPrChange w:id="744" w:author="Jade Raposa" w:date="2024-10-17T00:17:00Z">
            <w:rPr>
              <w:rFonts w:ascii="Georgia" w:hAnsi="Georgia"/>
            </w:rPr>
          </w:rPrChange>
        </w:rPr>
        <w:delText>Operational Issues | 49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745" w:author="Jade Raposa" w:date="2024-10-17T00:17:00Z">
        <w:pPr>
          <w:pStyle w:val="Footer"/>
        </w:pPr>
      </w:pPrChange>
    </w:pPr>
    <w:ins w:id="746" w:author="Jade Raposa"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7" w:author="Jade Raposa" w:date="2024-10-17T00:17:00Z">
      <w:r>
        <w:rPr>
          <w:rFonts w:ascii="Georgia" w:hAnsi="Georgia"/>
        </w:rPr>
        <w:tab/>
      </w:r>
      <w:r>
        <w:rPr>
          <w:rFonts w:ascii="Georgia" w:hAnsi="Georgia"/>
        </w:rPr>
        <w:tab/>
        <w:delText>Technical Issues | 48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748" w:author="Jade Raposa" w:date="2024-10-17T00:18:00Z">
        <w:pPr>
          <w:pStyle w:val="Footer"/>
        </w:pPr>
      </w:pPrChange>
    </w:pPr>
    <w:ins w:id="749" w:author="Jade Raposa" w:date="2024-10-17T00:18:00Z">
      <w:r>
        <w:rPr>
          <w:rFonts w:ascii="Georgia" w:hAnsi="Georgia"/>
          <w:rPrChange w:id="750" w:author="Jade Raposa" w:date="2024-10-17T00:18:00Z">
            <w:rPr/>
          </w:rPrChange>
        </w:rPr>
        <w:t xml:space="preserve">Functional </w:t>
      </w:r>
      <w:proofErr w:type="gramStart"/>
      <w:r>
        <w:rPr>
          <w:rFonts w:ascii="Georgia" w:hAnsi="Georgia"/>
          <w:rPrChange w:id="751" w:author="Jade Raposa" w:date="2024-10-17T00:18:00Z">
            <w:rPr/>
          </w:rPrChange>
        </w:rPr>
        <w:t>Requirements</w:t>
      </w:r>
      <w:r>
        <w:rPr>
          <w:rFonts w:ascii="Georgia" w:hAnsi="Georgia"/>
        </w:rPr>
        <w:t xml:space="preserve"> </w:t>
      </w:r>
      <w:r>
        <w:rPr>
          <w:rFonts w:ascii="Georgia" w:hAnsi="Georgia"/>
          <w:rPrChange w:id="752" w:author="Jade Raposa" w:date="2024-10-17T00:18:00Z">
            <w:rPr/>
          </w:rPrChange>
        </w:rPr>
        <w:t xml:space="preserve"> |</w:t>
      </w:r>
      <w:proofErr w:type="gramEnd"/>
      <w:r>
        <w:rPr>
          <w:rFonts w:ascii="Georgia" w:hAnsi="Georgia"/>
          <w:rPrChange w:id="753" w:author="Jade Raposa" w:date="2024-10-17T00:18:00Z">
            <w:rPr/>
          </w:rPrChange>
        </w:rPr>
        <w:t xml:space="preserve"> </w:t>
      </w:r>
      <w:r>
        <w:rPr>
          <w:rFonts w:ascii="Georgia" w:hAnsi="Georgia"/>
        </w:rPr>
        <w:t xml:space="preserve"> </w:t>
      </w:r>
      <w:r>
        <w:rPr>
          <w:rFonts w:ascii="Georgia" w:hAnsi="Georgia"/>
          <w:rPrChange w:id="754" w:author="Jade Raposa" w:date="2024-10-17T00:18:00Z">
            <w:rPr/>
          </w:rPrChange>
        </w:rPr>
        <w:t>52</w:t>
      </w:r>
    </w:ins>
    <w:r>
      <w:rPr>
        <w:rFonts w:ascii="Georgia" w:hAnsi="Georgia"/>
        <w:noProof/>
        <w:lang w:val="en-US"/>
        <w:rPrChange w:id="755"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6" w:author="Jade Raposa" w:date="2024-10-17T00:18:00Z">
      <w:r>
        <w:rPr>
          <w:rFonts w:ascii="Georgia" w:hAnsi="Georgia"/>
          <w:rPrChange w:id="757" w:author="Jade Raposa" w:date="2024-10-17T00:18:00Z">
            <w:rPr/>
          </w:rPrChange>
        </w:rPr>
        <w:tab/>
      </w:r>
      <w:r>
        <w:rPr>
          <w:rFonts w:ascii="Georgia" w:hAnsi="Georgia"/>
          <w:rPrChange w:id="758" w:author="Jade Raposa" w:date="2024-10-17T00:18:00Z">
            <w:rPr/>
          </w:rPrChange>
        </w:rPr>
        <w:tab/>
      </w:r>
      <w:r>
        <w:rPr>
          <w:rFonts w:ascii="Georgia" w:hAnsi="Georgia"/>
        </w:rPr>
        <w:delText>Functional Requirements | 51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759" w:author="Jade Raposa" w:date="2024-10-17T00:17:00Z">
        <w:pPr>
          <w:pStyle w:val="Footer"/>
        </w:pPr>
      </w:pPrChange>
    </w:pPr>
    <w:ins w:id="760" w:author="Jade Raposa"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1" w:author="Jade Raposa" w:date="2024-10-17T00:17:00Z">
      <w:r>
        <w:rPr>
          <w:rFonts w:ascii="Georgia" w:hAnsi="Georgia"/>
        </w:rPr>
        <w:tab/>
      </w:r>
      <w:r>
        <w:rPr>
          <w:rFonts w:ascii="Georgia" w:hAnsi="Georgia"/>
        </w:rPr>
        <w:tab/>
        <w:delText>Economic Issues | 50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762" w:author="Jade Raposa" w:date="2024-10-17T00:19:00Z">
        <w:pPr>
          <w:pStyle w:val="Footer"/>
        </w:pPr>
      </w:pPrChange>
    </w:pPr>
    <w:ins w:id="763" w:author="Jade Raposa" w:date="2024-10-17T00:19:00Z">
      <w:r>
        <w:rPr>
          <w:rFonts w:ascii="Georgia" w:hAnsi="Georgia"/>
          <w:rPrChange w:id="764" w:author="Jade Raposa" w:date="2024-10-17T00:19:00Z">
            <w:rPr/>
          </w:rPrChange>
        </w:rPr>
        <w:t xml:space="preserve">Functional </w:t>
      </w:r>
      <w:proofErr w:type="gramStart"/>
      <w:r>
        <w:rPr>
          <w:rFonts w:ascii="Georgia" w:hAnsi="Georgia"/>
          <w:rPrChange w:id="765" w:author="Jade Raposa" w:date="2024-10-17T00:19:00Z">
            <w:rPr/>
          </w:rPrChange>
        </w:rPr>
        <w:t xml:space="preserve">Requirements </w:t>
      </w:r>
      <w:r>
        <w:rPr>
          <w:rFonts w:ascii="Georgia" w:hAnsi="Georgia"/>
        </w:rPr>
        <w:t xml:space="preserve"> </w:t>
      </w:r>
      <w:r>
        <w:rPr>
          <w:rFonts w:ascii="Georgia" w:hAnsi="Georgia"/>
          <w:rPrChange w:id="766" w:author="Jade Raposa" w:date="2024-10-17T00:19:00Z">
            <w:rPr/>
          </w:rPrChange>
        </w:rPr>
        <w:t>|</w:t>
      </w:r>
      <w:proofErr w:type="gramEnd"/>
      <w:r>
        <w:rPr>
          <w:rFonts w:ascii="Georgia" w:hAnsi="Georgia"/>
        </w:rPr>
        <w:t xml:space="preserve"> </w:t>
      </w:r>
      <w:r>
        <w:rPr>
          <w:rFonts w:ascii="Georgia" w:hAnsi="Georgia"/>
          <w:rPrChange w:id="767" w:author="Jade Raposa" w:date="2024-10-17T00:19:00Z">
            <w:rPr/>
          </w:rPrChange>
        </w:rPr>
        <w:t xml:space="preserve"> 54</w:t>
      </w:r>
    </w:ins>
    <w:r>
      <w:rPr>
        <w:rFonts w:ascii="Georgia" w:hAnsi="Georgia"/>
        <w:noProof/>
        <w:lang w:val="en-US"/>
        <w:rPrChange w:id="768"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9" w:author="Jade Raposa" w:date="2024-10-17T00:19:00Z">
      <w:r>
        <w:rPr>
          <w:rFonts w:ascii="Georgia" w:hAnsi="Georgia"/>
          <w:rPrChange w:id="770" w:author="Jade Raposa" w:date="2024-10-17T00:19:00Z">
            <w:rPr/>
          </w:rPrChange>
        </w:rPr>
        <w:tab/>
      </w:r>
      <w:r>
        <w:rPr>
          <w:rFonts w:ascii="Georgia" w:hAnsi="Georgia"/>
          <w:rPrChange w:id="771" w:author="Jade Raposa" w:date="2024-10-17T00:19:00Z">
            <w:rPr/>
          </w:rPrChange>
        </w:rPr>
        <w:tab/>
      </w:r>
      <w:r>
        <w:rPr>
          <w:rFonts w:ascii="Georgia" w:hAnsi="Georgia"/>
        </w:rPr>
        <w:delText>Functional Requirements | 5</w:delText>
      </w:r>
    </w:del>
    <w:del w:id="772" w:author="Jade Raposa" w:date="2024-10-16T22:50:00Z">
      <w:r>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773" w:author="Jade Raposa" w:date="2024-10-17T00:18:00Z">
        <w:pPr>
          <w:pStyle w:val="Footer"/>
        </w:pPr>
      </w:pPrChange>
    </w:pPr>
    <w:ins w:id="774" w:author="Jade Raposa"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5" w:author="Jade Raposa" w:date="2024-10-17T00:18:00Z">
      <w:r>
        <w:rPr>
          <w:rFonts w:ascii="Georgia" w:hAnsi="Georgia"/>
        </w:rPr>
        <w:tab/>
      </w:r>
      <w:r>
        <w:rPr>
          <w:rFonts w:ascii="Georgia" w:hAnsi="Georgia"/>
        </w:rPr>
        <w:tab/>
        <w:delText>Functional Requirements | 52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777" w:author="Jade Raposa" w:date="2024-10-17T00:21:00Z">
        <w:pPr>
          <w:pStyle w:val="Footer"/>
        </w:pPr>
      </w:pPrChange>
    </w:pPr>
    <w:ins w:id="778" w:author="Jade Raposa" w:date="2024-10-17T00:21:00Z">
      <w:r>
        <w:rPr>
          <w:rFonts w:ascii="Georgia" w:hAnsi="Georgia"/>
          <w:rPrChange w:id="779" w:author="Jade Raposa" w:date="2024-10-17T00:21:00Z">
            <w:rPr/>
          </w:rPrChange>
        </w:rPr>
        <w:t xml:space="preserve">Functional </w:t>
      </w:r>
      <w:proofErr w:type="gramStart"/>
      <w:r>
        <w:rPr>
          <w:rFonts w:ascii="Georgia" w:hAnsi="Georgia"/>
          <w:rPrChange w:id="780" w:author="Jade Raposa" w:date="2024-10-17T00:21:00Z">
            <w:rPr/>
          </w:rPrChange>
        </w:rPr>
        <w:t xml:space="preserve">Requirements </w:t>
      </w:r>
      <w:r>
        <w:rPr>
          <w:rFonts w:ascii="Georgia" w:hAnsi="Georgia"/>
        </w:rPr>
        <w:t xml:space="preserve"> </w:t>
      </w:r>
      <w:r>
        <w:rPr>
          <w:rFonts w:ascii="Georgia" w:hAnsi="Georgia"/>
          <w:rPrChange w:id="781" w:author="Jade Raposa" w:date="2024-10-17T00:21:00Z">
            <w:rPr/>
          </w:rPrChange>
        </w:rPr>
        <w:t>|</w:t>
      </w:r>
      <w:proofErr w:type="gramEnd"/>
      <w:r>
        <w:rPr>
          <w:rFonts w:ascii="Georgia" w:hAnsi="Georgia"/>
          <w:rPrChange w:id="782" w:author="Jade Raposa" w:date="2024-10-17T00:21:00Z">
            <w:rPr/>
          </w:rPrChange>
        </w:rPr>
        <w:t xml:space="preserve"> </w:t>
      </w:r>
      <w:r>
        <w:rPr>
          <w:rFonts w:ascii="Georgia" w:hAnsi="Georgia"/>
        </w:rPr>
        <w:t xml:space="preserve"> </w:t>
      </w:r>
      <w:r>
        <w:rPr>
          <w:rFonts w:ascii="Georgia" w:hAnsi="Georgia"/>
          <w:rPrChange w:id="783" w:author="Jade Raposa" w:date="2024-10-17T00:21:00Z">
            <w:rPr/>
          </w:rPrChange>
        </w:rPr>
        <w:t>56</w:t>
      </w:r>
    </w:ins>
    <w:r>
      <w:rPr>
        <w:rFonts w:ascii="Georgia" w:hAnsi="Georgia"/>
        <w:noProof/>
        <w:lang w:val="en-US"/>
        <w:rPrChange w:id="784"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5" w:author="Jade Raposa" w:date="2024-10-17T00:21:00Z">
      <w:r>
        <w:rPr>
          <w:rFonts w:ascii="Georgia" w:hAnsi="Georgia"/>
          <w:rPrChange w:id="786" w:author="Jade Raposa" w:date="2024-10-17T00:21:00Z">
            <w:rPr/>
          </w:rPrChange>
        </w:rPr>
        <w:tab/>
      </w:r>
      <w:r>
        <w:rPr>
          <w:rFonts w:ascii="Georgia" w:hAnsi="Georgia"/>
          <w:rPrChange w:id="787" w:author="Jade Raposa" w:date="2024-10-17T00:21:00Z">
            <w:rPr/>
          </w:rPrChange>
        </w:rPr>
        <w:tab/>
      </w:r>
      <w:r>
        <w:rPr>
          <w:rFonts w:ascii="Georgia" w:hAnsi="Georgia"/>
        </w:rPr>
        <w:delText>Functional Requirements | 5</w:delText>
      </w:r>
    </w:del>
    <w:del w:id="788"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789" w:author="Jade Raposa" w:date="2024-10-17T00:19:00Z">
        <w:pPr>
          <w:pStyle w:val="Footer"/>
        </w:pPr>
      </w:pPrChange>
    </w:pPr>
    <w:ins w:id="790"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1" w:author="Jade Raposa" w:date="2024-10-17T00:19:00Z">
      <w:r>
        <w:rPr>
          <w:rFonts w:ascii="Georgia" w:hAnsi="Georgia"/>
        </w:rPr>
        <w:tab/>
      </w:r>
      <w:r>
        <w:rPr>
          <w:rFonts w:ascii="Georgia" w:hAnsi="Georgia"/>
        </w:rPr>
        <w:tab/>
        <w:delText>Functional Requirements | 5</w:delText>
      </w:r>
    </w:del>
    <w:del w:id="792" w:author="Jade Raposa" w:date="2024-10-16T22:49:00Z">
      <w:r>
        <w:rPr>
          <w:rFonts w:ascii="Georgia" w:hAnsi="Georgia"/>
        </w:rPr>
        <w:delText>6</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795" w:author="Jade Raposa" w:date="2024-10-17T00:19:00Z">
        <w:pPr>
          <w:pStyle w:val="Footer"/>
        </w:pPr>
      </w:pPrChange>
    </w:pPr>
    <w:ins w:id="796"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797" w:author="Jade Raposa" w:date="2024-10-17T00:20:00Z">
      <w:r>
        <w:rPr>
          <w:rFonts w:ascii="Georgia" w:hAnsi="Georgia"/>
        </w:rPr>
        <w:t>7</w:t>
      </w:r>
    </w:ins>
    <w:del w:id="798" w:author="Jade Raposa" w:date="2024-10-17T00:19:00Z">
      <w:r>
        <w:rPr>
          <w:rFonts w:ascii="Georgia" w:hAnsi="Georgia"/>
        </w:rPr>
        <w:tab/>
      </w:r>
      <w:r>
        <w:rPr>
          <w:rFonts w:ascii="Georgia" w:hAnsi="Georgia"/>
        </w:rPr>
        <w:tab/>
        <w:delText>Functional Requirements | 5</w:delText>
      </w:r>
    </w:del>
    <w:del w:id="799" w:author="Jade Raposa" w:date="2024-10-16T22:49:00Z">
      <w:r>
        <w:rPr>
          <w:rFonts w:ascii="Georgia" w:hAnsi="Georgia"/>
        </w:rPr>
        <w:delText>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6" w:author="Jade Raposa" w:date="2024-10-16T21:12:00Z">
          <w:rPr/>
        </w:rPrChange>
      </w:rPr>
      <w:pPrChange w:id="57" w:author="Jade Raposa" w:date="2024-10-16T21:13:00Z">
        <w:pPr>
          <w:pStyle w:val="Header"/>
          <w:tabs>
            <w:tab w:val="clear" w:pos="4680"/>
            <w:tab w:val="clear" w:pos="9360"/>
            <w:tab w:val="right" w:pos="8640"/>
          </w:tabs>
        </w:pPr>
      </w:pPrChange>
    </w:pPr>
    <w:ins w:id="58"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9" w:author="Jade Raposa"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864" w:author="Jade Raposa" w:date="2024-10-16T22:56:00Z">
      <w:r>
        <w:rPr>
          <w:rFonts w:ascii="Georgia" w:hAnsi="Georgia"/>
        </w:rPr>
        <w:t xml:space="preserve">  </w:t>
      </w:r>
    </w:ins>
    <w:r>
      <w:rPr>
        <w:rFonts w:ascii="Georgia" w:hAnsi="Georgia"/>
      </w:rPr>
      <w:t>|</w:t>
    </w:r>
    <w:proofErr w:type="gramEnd"/>
    <w:r>
      <w:rPr>
        <w:rFonts w:ascii="Georgia" w:hAnsi="Georgia"/>
      </w:rPr>
      <w:t xml:space="preserve"> </w:t>
    </w:r>
    <w:ins w:id="865" w:author="Jade Raposa" w:date="2024-10-16T22:56:00Z">
      <w:r>
        <w:rPr>
          <w:rFonts w:ascii="Georgia" w:hAnsi="Georgia"/>
        </w:rPr>
        <w:t xml:space="preserve"> </w:t>
      </w:r>
    </w:ins>
    <w:r>
      <w:rPr>
        <w:rFonts w:ascii="Georgia" w:hAnsi="Georgia"/>
      </w:rPr>
      <w:t>59</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866" w:author="Jade Raposa" w:date="2024-10-17T00:21:00Z">
        <w:pPr>
          <w:pStyle w:val="Footer"/>
        </w:pPr>
      </w:pPrChange>
    </w:pPr>
    <w:proofErr w:type="gramStart"/>
    <w:ins w:id="867" w:author="Jade Raposa" w:date="2024-10-17T00:21:00Z">
      <w:r>
        <w:rPr>
          <w:rFonts w:ascii="Georgia" w:hAnsi="Georgia"/>
        </w:rPr>
        <w:t>Findings  |</w:t>
      </w:r>
      <w:proofErr w:type="gramEnd"/>
      <w:r>
        <w:rPr>
          <w:rFonts w:ascii="Georgia" w:hAnsi="Georgia"/>
        </w:rPr>
        <w:t xml:space="preserve">  58</w:t>
      </w:r>
    </w:ins>
    <w:del w:id="868"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869" w:author="Jade Raposa" w:date="2024-10-17T00:21:00Z">
      <w:r>
        <w:rPr>
          <w:rFonts w:ascii="Georgia" w:hAnsi="Georgia"/>
        </w:rPr>
        <w:delText>Findings | 58</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969" w:author="Jade Raposa" w:date="2024-10-16T22:53:00Z">
        <w:pPr>
          <w:pStyle w:val="Footer"/>
        </w:pPr>
      </w:pPrChange>
    </w:pPr>
    <w:r>
      <w:rPr>
        <w:rFonts w:ascii="Georgia" w:hAnsi="Georgia"/>
        <w:noProof/>
        <w:lang w:val="en-US"/>
        <w:rPrChange w:id="970"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971" w:author="Jade Raposa" w:date="2024-10-16T22:53:00Z">
      <w:r>
        <w:rPr>
          <w:rFonts w:ascii="Georgia" w:hAnsi="Georgia"/>
          <w:rPrChange w:id="972" w:author="Jade Raposa" w:date="2024-10-16T22:53:00Z">
            <w:rPr/>
          </w:rPrChange>
        </w:rPr>
        <w:t xml:space="preserve">Findings, Conclusions, and Recommendations </w:t>
      </w:r>
      <w:r>
        <w:t xml:space="preserve"> </w:t>
      </w:r>
    </w:ins>
    <w:del w:id="973" w:author="Jade Raposa" w:date="2024-10-16T22:53:00Z">
      <w:r>
        <w:tab/>
      </w:r>
      <w:r>
        <w:tab/>
      </w:r>
    </w:del>
    <w:del w:id="974" w:author="Jade Raposa" w:date="2024-10-16T22:52:00Z">
      <w:r>
        <w:rPr>
          <w:rFonts w:ascii="Georgia" w:hAnsi="Georgia"/>
        </w:rPr>
        <w:delText>References</w:delText>
      </w:r>
    </w:del>
    <w:r>
      <w:rPr>
        <w:rFonts w:ascii="Georgia" w:hAnsi="Georgia"/>
      </w:rPr>
      <w:t xml:space="preserve">| </w:t>
    </w:r>
    <w:del w:id="975" w:author="Jade Raposa" w:date="2024-10-16T22:51:00Z">
      <w:r>
        <w:rPr>
          <w:rFonts w:ascii="Georgia" w:hAnsi="Georgia"/>
        </w:rPr>
        <w:delText>61</w:delText>
      </w:r>
    </w:del>
    <w:ins w:id="976" w:author="Jade Raposa" w:date="2024-10-16T22:51:00Z">
      <w:r>
        <w:rPr>
          <w:rFonts w:ascii="Georgia" w:hAnsi="Georgia"/>
        </w:rPr>
        <w:t>58</w:t>
      </w:r>
    </w:ins>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977" w:author="Jade Raposa" w:date="2024-10-16T22:56:00Z">
        <w:pPr>
          <w:pStyle w:val="Footer"/>
        </w:pPr>
      </w:pPrChange>
    </w:pPr>
    <w:proofErr w:type="gramStart"/>
    <w:ins w:id="978" w:author="Jade Raposa" w:date="2024-10-16T22:56:00Z">
      <w:r>
        <w:rPr>
          <w:rFonts w:ascii="Georgia" w:hAnsi="Georgia"/>
        </w:rPr>
        <w:t>References  |</w:t>
      </w:r>
      <w:proofErr w:type="gramEnd"/>
      <w:r>
        <w:rPr>
          <w:rFonts w:ascii="Georgia" w:hAnsi="Georgia"/>
        </w:rPr>
        <w:t xml:space="preserve">  60</w:t>
      </w:r>
    </w:ins>
    <w:del w:id="979"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80" w:author="Jade Raposa" w:date="2024-10-16T22:51:00Z">
      <w:r>
        <w:rPr>
          <w:rFonts w:ascii="Georgia" w:hAnsi="Georgia"/>
        </w:rPr>
        <w:delText>Recommendations | 60</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003" w:author="Jade Raposa" w:date="2024-10-16T23:01:00Z">
        <w:pPr>
          <w:pStyle w:val="Footer"/>
        </w:pPr>
      </w:pPrChange>
    </w:pPr>
    <w:proofErr w:type="gramStart"/>
    <w:ins w:id="1004" w:author="Jade Raposa" w:date="2024-10-16T23:01:00Z">
      <w:r>
        <w:rPr>
          <w:rFonts w:ascii="Georgia" w:hAnsi="Georgia"/>
          <w:rPrChange w:id="1005" w:author="Jade Raposa" w:date="2024-10-16T23:01:00Z">
            <w:rPr/>
          </w:rPrChange>
        </w:rPr>
        <w:t>References  |</w:t>
      </w:r>
      <w:proofErr w:type="gramEnd"/>
      <w:r>
        <w:rPr>
          <w:rFonts w:ascii="Georgia" w:hAnsi="Georgia"/>
          <w:rPrChange w:id="1006" w:author="Jade Raposa" w:date="2024-10-16T23:01:00Z">
            <w:rPr/>
          </w:rPrChange>
        </w:rPr>
        <w:t xml:space="preserve">  6</w:t>
      </w:r>
    </w:ins>
    <w:r>
      <w:rPr>
        <w:rFonts w:ascii="Georgia" w:hAnsi="Georgia"/>
        <w:noProof/>
        <w:lang w:val="en-US"/>
        <w:rPrChange w:id="1007"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08" w:author="Jade Raposa" w:date="2024-10-16T23:01:00Z">
      <w:r>
        <w:rPr>
          <w:rFonts w:ascii="Georgia" w:hAnsi="Georgia"/>
        </w:rPr>
        <w:t>2</w:t>
      </w:r>
    </w:ins>
    <w:del w:id="1009" w:author="Jade Raposa" w:date="2024-10-16T23:00:00Z">
      <w:r>
        <w:rPr>
          <w:rFonts w:ascii="Georgia" w:hAnsi="Georgia"/>
          <w:rPrChange w:id="1010" w:author="Jade Raposa" w:date="2024-10-16T23:01:00Z">
            <w:rPr/>
          </w:rPrChange>
        </w:rPr>
        <w:tab/>
      </w:r>
      <w:r>
        <w:rPr>
          <w:rFonts w:ascii="Georgia" w:hAnsi="Georgia"/>
          <w:rPrChange w:id="1011" w:author="Jade Raposa" w:date="2024-10-16T23:01:00Z">
            <w:rPr/>
          </w:rPrChange>
        </w:rPr>
        <w:tab/>
      </w:r>
      <w:r>
        <w:rPr>
          <w:rFonts w:ascii="Georgia" w:hAnsi="Georgia"/>
        </w:rPr>
        <w:delText>References| 63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012" w:author="Jade Raposa" w:date="2024-10-16T23:00:00Z">
        <w:pPr>
          <w:pStyle w:val="Footer"/>
        </w:pPr>
      </w:pPrChange>
    </w:pPr>
    <w:r>
      <w:rPr>
        <w:rFonts w:ascii="Georgia" w:hAnsi="Georgia"/>
      </w:rPr>
      <w:t xml:space="preserve">References  | </w:t>
    </w:r>
    <w:ins w:id="1013" w:author="Jade Raposa" w:date="2024-10-16T23:00:00Z">
      <w:r>
        <w:rPr>
          <w:rFonts w:ascii="Georgia" w:hAnsi="Georgia"/>
        </w:rPr>
        <w:t xml:space="preserve"> </w:t>
      </w:r>
    </w:ins>
    <w:r>
      <w:rPr>
        <w:rFonts w:ascii="Georgia" w:hAnsi="Georgia"/>
      </w:rPr>
      <w:t>6</w:t>
    </w:r>
    <w:ins w:id="1014" w:author="Jade Raposa" w:date="2024-10-16T23:00:00Z">
      <w:r>
        <w:rPr>
          <w:rFonts w:ascii="Georgia" w:hAnsi="Georgia"/>
        </w:rPr>
        <w:t>1</w:t>
      </w:r>
    </w:ins>
    <w:del w:id="1015" w:author="Jade Raposa" w:date="2024-10-16T23:00:00Z">
      <w:r>
        <w:rPr>
          <w:rFonts w:ascii="Georgia" w:hAnsi="Georgia"/>
        </w:rPr>
        <w:delText>2</w:delText>
      </w:r>
      <w:r>
        <w:rPr>
          <w:rFonts w:ascii="Georgia" w:hAnsi="Georgia"/>
        </w:rPr>
        <w:tab/>
        <w:delText xml:space="preserve">                                                                                                                References| 62</w:delText>
      </w:r>
    </w:del>
    <w:del w:id="1016"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061" w:author="Jade Raposa" w:date="2024-10-16T23:01:00Z">
        <w:pPr>
          <w:pStyle w:val="Footer"/>
        </w:pPr>
      </w:pPrChange>
    </w:pPr>
    <w:proofErr w:type="gramStart"/>
    <w:ins w:id="1062" w:author="Jade Raposa" w:date="2024-10-16T23:01:00Z">
      <w:r>
        <w:rPr>
          <w:rFonts w:ascii="Georgia" w:hAnsi="Georgia"/>
          <w:rPrChange w:id="1063" w:author="Jade Raposa" w:date="2024-10-16T23:01:00Z">
            <w:rPr/>
          </w:rPrChange>
        </w:rPr>
        <w:t>References  |</w:t>
      </w:r>
      <w:proofErr w:type="gramEnd"/>
      <w:r>
        <w:rPr>
          <w:rFonts w:ascii="Georgia" w:hAnsi="Georgia"/>
          <w:rPrChange w:id="1064" w:author="Jade Raposa" w:date="2024-10-16T23:01:00Z">
            <w:rPr/>
          </w:rPrChange>
        </w:rPr>
        <w:t xml:space="preserve">  6</w:t>
      </w:r>
    </w:ins>
    <w:r>
      <w:rPr>
        <w:rFonts w:ascii="Georgia" w:hAnsi="Georgia"/>
        <w:noProof/>
        <w:lang w:val="en-US"/>
        <w:rPrChange w:id="1065"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66" w:author="Jade Raposa" w:date="2024-10-17T00:22:00Z">
      <w:r>
        <w:rPr>
          <w:rFonts w:ascii="Georgia" w:hAnsi="Georgia"/>
        </w:rPr>
        <w:t>4</w:t>
      </w:r>
    </w:ins>
    <w:del w:id="1067" w:author="Jade Raposa" w:date="2024-10-16T23:00:00Z">
      <w:r>
        <w:rPr>
          <w:rFonts w:ascii="Georgia" w:hAnsi="Georgia"/>
          <w:rPrChange w:id="1068" w:author="Jade Raposa" w:date="2024-10-16T23:01:00Z">
            <w:rPr/>
          </w:rPrChange>
        </w:rPr>
        <w:tab/>
      </w:r>
      <w:r>
        <w:rPr>
          <w:rFonts w:ascii="Georgia" w:hAnsi="Georgia"/>
          <w:rPrChange w:id="1069"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070" w:author="Jade Raposa" w:date="2024-10-16T23:03:00Z">
        <w:pPr>
          <w:pStyle w:val="Footer"/>
        </w:pPr>
      </w:pPrChange>
    </w:pPr>
    <w:proofErr w:type="gramStart"/>
    <w:ins w:id="1071" w:author="Jade Raposa" w:date="2024-10-16T23:03:00Z">
      <w:r>
        <w:rPr>
          <w:rFonts w:ascii="Georgia" w:hAnsi="Georgia"/>
        </w:rPr>
        <w:t>References</w:t>
      </w:r>
    </w:ins>
    <w:ins w:id="1072" w:author="Jade Raposa" w:date="2024-10-16T23:04:00Z">
      <w:r>
        <w:rPr>
          <w:rFonts w:ascii="Georgia" w:hAnsi="Georgia"/>
        </w:rPr>
        <w:t xml:space="preserve">  |</w:t>
      </w:r>
    </w:ins>
    <w:proofErr w:type="gramEnd"/>
    <w:ins w:id="1073" w:author="Jade Raposa" w:date="2024-10-16T23:03:00Z">
      <w:r>
        <w:rPr>
          <w:rFonts w:ascii="Georgia" w:hAnsi="Georgia"/>
        </w:rPr>
        <w:t xml:space="preserve"> </w:t>
      </w:r>
    </w:ins>
    <w:ins w:id="1074" w:author="Jade Raposa" w:date="2024-10-16T23:04:00Z">
      <w:r>
        <w:rPr>
          <w:rFonts w:ascii="Georgia" w:hAnsi="Georgia"/>
        </w:rPr>
        <w:t xml:space="preserve"> </w:t>
      </w:r>
    </w:ins>
    <w:ins w:id="1075" w:author="Jade Raposa" w:date="2024-10-16T23:03:00Z">
      <w:r>
        <w:rPr>
          <w:rFonts w:ascii="Georgia" w:hAnsi="Georgia"/>
        </w:rPr>
        <w:t>6</w:t>
      </w:r>
    </w:ins>
    <w:ins w:id="1076" w:author="Jade Raposa" w:date="2024-10-17T00:22:00Z">
      <w:r>
        <w:rPr>
          <w:rFonts w:ascii="Georgia" w:hAnsi="Georgia"/>
        </w:rPr>
        <w:t>3</w:t>
      </w:r>
    </w:ins>
    <w:del w:id="1077"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w:t>
    </w:r>
    <w:proofErr w:type="gramStart"/>
    <w:r>
      <w:rPr>
        <w:rFonts w:ascii="Georgia" w:hAnsi="Georgia"/>
      </w:rPr>
      <w:t xml:space="preserve">A </w:t>
    </w:r>
    <w:ins w:id="1081" w:author="Jade Raposa" w:date="2024-10-16T23:07:00Z">
      <w:r>
        <w:rPr>
          <w:rFonts w:ascii="Georgia" w:hAnsi="Georgia"/>
        </w:rPr>
        <w:t xml:space="preserve"> </w:t>
      </w:r>
    </w:ins>
    <w:r>
      <w:rPr>
        <w:rFonts w:ascii="Georgia" w:hAnsi="Georgia"/>
      </w:rPr>
      <w:t>|</w:t>
    </w:r>
    <w:proofErr w:type="gramEnd"/>
    <w:ins w:id="1082" w:author="Jade Raposa" w:date="2024-10-16T23:07:00Z">
      <w:r>
        <w:rPr>
          <w:rFonts w:ascii="Georgia" w:hAnsi="Georgia"/>
        </w:rPr>
        <w:t xml:space="preserve"> </w:t>
      </w:r>
    </w:ins>
    <w:r>
      <w:rPr>
        <w:rFonts w:ascii="Georgia" w:hAnsi="Georgia"/>
      </w:rPr>
      <w:t xml:space="preserve"> 6</w:t>
    </w:r>
    <w:ins w:id="1083" w:author="Jade Raposa" w:date="2024-10-17T00:22:00Z">
      <w:r>
        <w:rPr>
          <w:rFonts w:ascii="Georgia" w:hAnsi="Georgia"/>
        </w:rPr>
        <w:t>5</w:t>
      </w:r>
    </w:ins>
    <w:del w:id="1084"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0" w:author="Jade Raposa" w:date="2024-10-16T21:23:00Z">
      <w:r>
        <w:t xml:space="preserve"> </w:t>
      </w:r>
    </w:ins>
    <w:ins w:id="91" w:author="Jade Raposa" w:date="2024-10-16T21:37:00Z">
      <w:r>
        <w:rPr>
          <w:rFonts w:ascii="Georgia" w:hAnsi="Georgia"/>
        </w:rPr>
        <w:t>Executive Summary</w:t>
      </w:r>
    </w:ins>
    <w:ins w:id="92" w:author="Jade Raposa" w:date="2024-10-16T21:03:00Z">
      <w:r>
        <w:t xml:space="preserve"> </w:t>
      </w:r>
    </w:ins>
    <w:sdt>
      <w:sdtPr>
        <w:id w:val="575024372"/>
        <w:docPartObj>
          <w:docPartGallery w:val="AutoText"/>
        </w:docPartObj>
      </w:sdtPr>
      <w:sdtEndPr>
        <w:rPr>
          <w:rFonts w:ascii="Georgia" w:hAnsi="Georgia"/>
        </w:rPr>
      </w:sdtEndPr>
      <w:sdtContent>
        <w:ins w:id="93" w:author="Jade Raposa" w:date="2024-10-16T21:02:00Z">
          <w:r>
            <w:t xml:space="preserve"> </w:t>
          </w:r>
          <w:proofErr w:type="gramStart"/>
          <w:r>
            <w:t>|</w:t>
          </w:r>
        </w:ins>
        <w:ins w:id="94" w:author="Jade Raposa" w:date="2024-10-16T21:03:00Z">
          <w:r>
            <w:t xml:space="preserve">  </w:t>
          </w:r>
        </w:ins>
        <w:ins w:id="95" w:author="Jade Raposa" w:date="2024-10-16T21:47:00Z">
          <w:r>
            <w:rPr>
              <w:rFonts w:ascii="Georgia" w:hAnsi="Georgia"/>
              <w:rPrChange w:id="96" w:author="Jade Raposa" w:date="2024-10-16T21:47:00Z">
                <w:rPr/>
              </w:rPrChange>
            </w:rPr>
            <w:t>vii</w:t>
          </w:r>
        </w:ins>
        <w:proofErr w:type="gramEnd"/>
        <w:del w:id="97"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085" w:author="Jade Raposa" w:date="2024-10-17T00:24:00Z">
        <w:pPr>
          <w:pStyle w:val="Footer"/>
        </w:pPr>
      </w:pPrChange>
    </w:pPr>
    <w:ins w:id="1086" w:author="Jade Raposa" w:date="2024-10-17T00:24:00Z">
      <w:r>
        <w:rPr>
          <w:rFonts w:ascii="Georgia" w:hAnsi="Georgia"/>
          <w:rPrChange w:id="1087" w:author="Jade Raposa" w:date="2024-10-17T00:24:00Z">
            <w:rPr/>
          </w:rPrChange>
        </w:rPr>
        <w:t xml:space="preserve">Appendix </w:t>
      </w:r>
      <w:proofErr w:type="gramStart"/>
      <w:r>
        <w:rPr>
          <w:rFonts w:ascii="Georgia" w:hAnsi="Georgia"/>
          <w:rPrChange w:id="1088" w:author="Jade Raposa" w:date="2024-10-17T00:24:00Z">
            <w:rPr/>
          </w:rPrChange>
        </w:rPr>
        <w:t>B</w:t>
      </w:r>
      <w:r>
        <w:rPr>
          <w:rFonts w:ascii="Georgia" w:hAnsi="Georgia"/>
        </w:rPr>
        <w:t xml:space="preserve"> </w:t>
      </w:r>
      <w:r>
        <w:rPr>
          <w:rFonts w:ascii="Georgia" w:hAnsi="Georgia"/>
          <w:rPrChange w:id="1089" w:author="Jade Raposa" w:date="2024-10-17T00:24:00Z">
            <w:rPr/>
          </w:rPrChange>
        </w:rPr>
        <w:t xml:space="preserve"> |</w:t>
      </w:r>
      <w:proofErr w:type="gramEnd"/>
      <w:r>
        <w:rPr>
          <w:rFonts w:ascii="Georgia" w:hAnsi="Georgia"/>
          <w:rPrChange w:id="1090" w:author="Jade Raposa" w:date="2024-10-17T00:24:00Z">
            <w:rPr/>
          </w:rPrChange>
        </w:rPr>
        <w:t xml:space="preserve"> </w:t>
      </w:r>
      <w:r>
        <w:rPr>
          <w:rFonts w:ascii="Georgia" w:hAnsi="Georgia"/>
        </w:rPr>
        <w:t xml:space="preserve"> </w:t>
      </w:r>
      <w:r>
        <w:rPr>
          <w:rFonts w:ascii="Georgia" w:hAnsi="Georgia"/>
          <w:rPrChange w:id="1091" w:author="Jade Raposa" w:date="2024-10-17T00:24:00Z">
            <w:rPr/>
          </w:rPrChange>
        </w:rPr>
        <w:t>67</w:t>
      </w:r>
    </w:ins>
    <w:r>
      <w:rPr>
        <w:rFonts w:ascii="Georgia" w:hAnsi="Georgia"/>
        <w:noProof/>
        <w:lang w:val="en-US"/>
        <w:rPrChange w:id="1092"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93" w:author="Jade Raposa" w:date="2024-10-17T00:24:00Z">
      <w:r>
        <w:rPr>
          <w:rFonts w:ascii="Georgia" w:hAnsi="Georgia"/>
          <w:rPrChange w:id="1094" w:author="Jade Raposa" w:date="2024-10-17T00:24:00Z">
            <w:rPr/>
          </w:rPrChange>
        </w:rPr>
        <w:tab/>
      </w:r>
      <w:r>
        <w:rPr>
          <w:rFonts w:ascii="Georgia" w:hAnsi="Georgia"/>
          <w:rPrChange w:id="1095" w:author="Jade Raposa" w:date="2024-10-17T00:24:00Z">
            <w:rPr/>
          </w:rPrChange>
        </w:rPr>
        <w:tab/>
      </w:r>
    </w:del>
    <w:del w:id="1096" w:author="Jade Raposa" w:date="2024-10-17T00:23:00Z">
      <w:r>
        <w:rPr>
          <w:rFonts w:ascii="Georgia" w:hAnsi="Georgia"/>
        </w:rPr>
        <w:delText>Appendix B | 69</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097" w:author="Jade Raposa" w:date="2024-10-17T00:23:00Z">
        <w:pPr>
          <w:pStyle w:val="Footer"/>
        </w:pPr>
      </w:pPrChange>
    </w:pPr>
    <w:ins w:id="1098" w:author="Jade Raposa"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099" w:author="Jade Raposa" w:date="2024-10-17T00:23:00Z">
      <w:r>
        <w:rPr>
          <w:rFonts w:ascii="Georgia" w:hAnsi="Georgia"/>
        </w:rPr>
        <w:tab/>
      </w:r>
    </w:del>
    <w:r>
      <w:rPr>
        <w:rFonts w:ascii="Georgia" w:hAnsi="Georgia"/>
      </w:rPr>
      <w:t xml:space="preserve">                                                                                                                                             </w:t>
    </w:r>
    <w:del w:id="1100"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01" w:author="Jade Raposa" w:date="2024-10-17T00:23:00Z">
      <w:r>
        <w:rPr>
          <w:rFonts w:ascii="Georgia" w:hAnsi="Georgia"/>
        </w:rPr>
        <w:delText>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102" w:author="Jade Raposa" w:date="2024-10-17T00:24:00Z">
        <w:pPr>
          <w:pStyle w:val="Footer"/>
        </w:pPr>
      </w:pPrChange>
    </w:pPr>
    <w:ins w:id="1103" w:author="Jade Raposa" w:date="2024-10-17T00:24:00Z">
      <w:r>
        <w:rPr>
          <w:rFonts w:ascii="Georgia" w:hAnsi="Georgia"/>
          <w:rPrChange w:id="1104" w:author="Jade Raposa" w:date="2024-10-17T00:24:00Z">
            <w:rPr/>
          </w:rPrChange>
        </w:rPr>
        <w:t xml:space="preserve">Appendix </w:t>
      </w:r>
      <w:proofErr w:type="gramStart"/>
      <w:r>
        <w:rPr>
          <w:rFonts w:ascii="Georgia" w:hAnsi="Georgia"/>
          <w:rPrChange w:id="1105" w:author="Jade Raposa" w:date="2024-10-17T00:24:00Z">
            <w:rPr/>
          </w:rPrChange>
        </w:rPr>
        <w:t>C</w:t>
      </w:r>
      <w:r>
        <w:rPr>
          <w:rFonts w:ascii="Georgia" w:hAnsi="Georgia"/>
        </w:rPr>
        <w:t xml:space="preserve"> </w:t>
      </w:r>
      <w:r>
        <w:rPr>
          <w:rFonts w:ascii="Georgia" w:hAnsi="Georgia"/>
          <w:rPrChange w:id="1106" w:author="Jade Raposa" w:date="2024-10-17T00:24:00Z">
            <w:rPr/>
          </w:rPrChange>
        </w:rPr>
        <w:t xml:space="preserve"> |</w:t>
      </w:r>
      <w:proofErr w:type="gramEnd"/>
      <w:r>
        <w:rPr>
          <w:rFonts w:ascii="Georgia" w:hAnsi="Georgia"/>
        </w:rPr>
        <w:t xml:space="preserve"> </w:t>
      </w:r>
      <w:r>
        <w:rPr>
          <w:rFonts w:ascii="Georgia" w:hAnsi="Georgia"/>
          <w:rPrChange w:id="1107" w:author="Jade Raposa" w:date="2024-10-17T00:24:00Z">
            <w:rPr/>
          </w:rPrChange>
        </w:rPr>
        <w:t xml:space="preserve"> 68</w:t>
      </w:r>
    </w:ins>
    <w:r>
      <w:rPr>
        <w:rFonts w:ascii="Georgia" w:hAnsi="Georgia"/>
        <w:noProof/>
        <w:lang w:val="en-US"/>
        <w:rPrChange w:id="1108"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09" w:author="Jade Raposa" w:date="2024-10-17T00:24:00Z">
      <w:r>
        <w:rPr>
          <w:rFonts w:ascii="Georgia" w:hAnsi="Georgia"/>
          <w:rPrChange w:id="1110" w:author="Jade Raposa" w:date="2024-10-17T00:24:00Z">
            <w:rPr/>
          </w:rPrChange>
        </w:rPr>
        <w:tab/>
      </w:r>
      <w:r>
        <w:rPr>
          <w:rFonts w:ascii="Georgia" w:hAnsi="Georgia"/>
          <w:rPrChange w:id="1111" w:author="Jade Raposa" w:date="2024-10-17T00:24:00Z">
            <w:rPr/>
          </w:rPrChange>
        </w:rPr>
        <w:tab/>
      </w:r>
      <w:r>
        <w:rPr>
          <w:rFonts w:ascii="Georgia" w:hAnsi="Georgia"/>
        </w:rPr>
        <w:delText>Appendix C | 70</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112" w:author="Jade Raposa" w:date="2024-10-17T00:28:00Z">
        <w:pPr>
          <w:pStyle w:val="Footer"/>
        </w:pPr>
      </w:pPrChange>
    </w:pPr>
    <w:ins w:id="1113" w:author="Jade Raposa" w:date="2024-10-17T00:28:00Z">
      <w:r>
        <w:rPr>
          <w:rFonts w:ascii="Georgia" w:hAnsi="Georgia"/>
        </w:rPr>
        <w:t>Appendix C</w:t>
      </w:r>
    </w:ins>
    <w:ins w:id="1114" w:author="Jade Raposa" w:date="2024-10-17T00:29:00Z">
      <w:r>
        <w:rPr>
          <w:rFonts w:ascii="Georgia" w:hAnsi="Georgia"/>
        </w:rPr>
        <w:t xml:space="preserve">  </w:t>
      </w:r>
    </w:ins>
    <w:ins w:id="1115" w:author="Jade Raposa" w:date="2024-10-17T00:28:00Z">
      <w:r>
        <w:rPr>
          <w:rFonts w:ascii="Georgia" w:hAnsi="Georgia"/>
        </w:rPr>
        <w:t xml:space="preserve">| </w:t>
      </w:r>
    </w:ins>
    <w:ins w:id="1116" w:author="Jade Raposa" w:date="2024-10-17T00:29:00Z">
      <w:r>
        <w:rPr>
          <w:rFonts w:ascii="Georgia" w:hAnsi="Georgia"/>
        </w:rPr>
        <w:t xml:space="preserve"> </w:t>
      </w:r>
    </w:ins>
    <w:ins w:id="1117" w:author="Jade Raposa" w:date="2024-10-17T00:28:00Z">
      <w:r>
        <w:rPr>
          <w:rFonts w:ascii="Georgia" w:hAnsi="Georgia"/>
        </w:rPr>
        <w:t>70</w:t>
      </w:r>
    </w:ins>
    <w:del w:id="1118"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19" w:author="Jade Raposa" w:date="2024-10-17T00:28:00Z">
      <w:r>
        <w:rPr>
          <w:rFonts w:ascii="Georgia" w:hAnsi="Georgia"/>
        </w:rPr>
        <w:delText>7</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274" w:author="Jade Raposa" w:date="2024-10-17T00:25:00Z">
        <w:pPr>
          <w:pStyle w:val="Footer"/>
        </w:pPr>
      </w:pPrChange>
    </w:pPr>
    <w:ins w:id="1275" w:author="Jade Raposa"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276"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77" w:author="Jade Raposa" w:date="2024-10-17T00:39:00Z">
      <w:r>
        <w:rPr>
          <w:rFonts w:ascii="Georgia" w:hAnsi="Georgia"/>
        </w:rPr>
        <w:t>0</w:t>
      </w:r>
    </w:ins>
    <w:del w:id="1278" w:author="Jade Raposa" w:date="2024-10-17T00:25:00Z">
      <w:r>
        <w:rPr>
          <w:rFonts w:ascii="Georgia" w:hAnsi="Georgia"/>
          <w:rPrChange w:id="1279" w:author="Jade Raposa" w:date="2024-10-17T00:25:00Z">
            <w:rPr/>
          </w:rPrChange>
        </w:rPr>
        <w:tab/>
      </w:r>
      <w:r>
        <w:rPr>
          <w:rFonts w:ascii="Georgia" w:hAnsi="Georgia"/>
          <w:rPrChange w:id="1280" w:author="Jade Raposa" w:date="2024-10-17T00:25:00Z">
            <w:rPr/>
          </w:rPrChange>
        </w:rPr>
        <w:tab/>
      </w:r>
      <w:r>
        <w:rPr>
          <w:rFonts w:ascii="Georgia" w:hAnsi="Georgia"/>
        </w:rPr>
        <w:delText>Appendix C | 72</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281" w:author="Jade Raposa" w:date="2024-10-17T00:28:00Z">
        <w:pPr>
          <w:pStyle w:val="Footer"/>
        </w:pPr>
      </w:pPrChange>
    </w:pPr>
    <w:ins w:id="1282" w:author="Jade Raposa" w:date="2024-10-17T00:28:00Z">
      <w:r>
        <w:rPr>
          <w:rFonts w:ascii="Georgia" w:hAnsi="Georgia"/>
        </w:rPr>
        <w:t>Appendix C</w:t>
      </w:r>
    </w:ins>
    <w:ins w:id="1283" w:author="Jade Raposa" w:date="2024-10-17T00:29:00Z">
      <w:r>
        <w:rPr>
          <w:rFonts w:ascii="Georgia" w:hAnsi="Georgia"/>
        </w:rPr>
        <w:t xml:space="preserve">  </w:t>
      </w:r>
    </w:ins>
    <w:ins w:id="1284" w:author="Jade Raposa" w:date="2024-10-17T00:28:00Z">
      <w:r>
        <w:rPr>
          <w:rFonts w:ascii="Georgia" w:hAnsi="Georgia"/>
        </w:rPr>
        <w:t xml:space="preserve">| </w:t>
      </w:r>
    </w:ins>
    <w:ins w:id="1285" w:author="Jade Raposa" w:date="2024-10-17T00:29:00Z">
      <w:r>
        <w:rPr>
          <w:rFonts w:ascii="Georgia" w:hAnsi="Georgia"/>
        </w:rPr>
        <w:t xml:space="preserve"> </w:t>
      </w:r>
    </w:ins>
    <w:ins w:id="1286" w:author="Jade Raposa" w:date="2024-10-17T00:39:00Z">
      <w:r>
        <w:rPr>
          <w:rFonts w:ascii="Georgia" w:hAnsi="Georgia"/>
        </w:rPr>
        <w:t>69</w:t>
      </w:r>
    </w:ins>
    <w:del w:id="1287"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88"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290" w:author="Jade Raposa" w:date="2024-10-17T00:31:00Z">
        <w:pPr>
          <w:pStyle w:val="Footer"/>
        </w:pPr>
      </w:pPrChange>
    </w:pPr>
    <w:ins w:id="1291" w:author="Jade Raposa" w:date="2024-10-17T00:31:00Z">
      <w:r>
        <w:rPr>
          <w:rFonts w:ascii="Georgia" w:hAnsi="Georgia"/>
          <w:rPrChange w:id="1292" w:author="Jade Raposa" w:date="2024-10-17T00:31:00Z">
            <w:rPr/>
          </w:rPrChange>
        </w:rPr>
        <w:t xml:space="preserve">Appendix </w:t>
      </w:r>
      <w:proofErr w:type="gramStart"/>
      <w:r>
        <w:rPr>
          <w:rFonts w:ascii="Georgia" w:hAnsi="Georgia"/>
          <w:rPrChange w:id="1293" w:author="Jade Raposa" w:date="2024-10-17T00:31:00Z">
            <w:rPr/>
          </w:rPrChange>
        </w:rPr>
        <w:t>C</w:t>
      </w:r>
      <w:r>
        <w:rPr>
          <w:rFonts w:ascii="Georgia" w:hAnsi="Georgia"/>
        </w:rPr>
        <w:t xml:space="preserve"> </w:t>
      </w:r>
      <w:r>
        <w:rPr>
          <w:rFonts w:ascii="Georgia" w:hAnsi="Georgia"/>
          <w:rPrChange w:id="1294" w:author="Jade Raposa" w:date="2024-10-17T00:31:00Z">
            <w:rPr/>
          </w:rPrChange>
        </w:rPr>
        <w:t xml:space="preserve"> |</w:t>
      </w:r>
      <w:proofErr w:type="gramEnd"/>
      <w:r>
        <w:rPr>
          <w:rFonts w:ascii="Georgia" w:hAnsi="Georgia"/>
        </w:rPr>
        <w:t xml:space="preserve"> </w:t>
      </w:r>
      <w:r>
        <w:rPr>
          <w:rFonts w:ascii="Georgia" w:hAnsi="Georgia"/>
          <w:rPrChange w:id="1295" w:author="Jade Raposa" w:date="2024-10-17T00:31:00Z">
            <w:rPr/>
          </w:rPrChange>
        </w:rPr>
        <w:t xml:space="preserve"> 7</w:t>
      </w:r>
    </w:ins>
    <w:r>
      <w:rPr>
        <w:rFonts w:ascii="Georgia" w:hAnsi="Georgia"/>
        <w:noProof/>
        <w:lang w:val="en-US"/>
        <w:rPrChange w:id="1296"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97" w:author="Jade Raposa" w:date="2024-10-17T00:44:00Z">
      <w:r>
        <w:rPr>
          <w:rFonts w:ascii="Georgia" w:hAnsi="Georgia"/>
        </w:rPr>
        <w:t>2</w:t>
      </w:r>
    </w:ins>
    <w:del w:id="1298" w:author="Jade Raposa" w:date="2024-10-17T00:31:00Z">
      <w:r>
        <w:rPr>
          <w:rFonts w:ascii="Georgia" w:hAnsi="Georgia"/>
          <w:rPrChange w:id="1299" w:author="Jade Raposa" w:date="2024-10-17T00:31:00Z">
            <w:rPr/>
          </w:rPrChange>
        </w:rPr>
        <w:tab/>
      </w:r>
      <w:r>
        <w:rPr>
          <w:rFonts w:ascii="Georgia" w:hAnsi="Georgia"/>
          <w:rPrChange w:id="1300" w:author="Jade Raposa" w:date="2024-10-17T00:31:00Z">
            <w:rPr/>
          </w:rPrChange>
        </w:rPr>
        <w:tab/>
      </w:r>
      <w:r>
        <w:rPr>
          <w:rFonts w:ascii="Georgia" w:hAnsi="Georgia"/>
        </w:rPr>
        <w:delText>Appendix C | 73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301" w:author="Jade Raposa" w:date="2024-10-17T00:28:00Z">
        <w:pPr>
          <w:pStyle w:val="Footer"/>
        </w:pPr>
      </w:pPrChange>
    </w:pPr>
    <w:ins w:id="1302" w:author="Jade Raposa" w:date="2024-10-17T00:28:00Z">
      <w:r>
        <w:rPr>
          <w:rFonts w:ascii="Georgia" w:hAnsi="Georgia"/>
        </w:rPr>
        <w:t>Appendix C</w:t>
      </w:r>
    </w:ins>
    <w:ins w:id="1303" w:author="Jade Raposa" w:date="2024-10-17T00:29:00Z">
      <w:r>
        <w:rPr>
          <w:rFonts w:ascii="Georgia" w:hAnsi="Georgia"/>
        </w:rPr>
        <w:t xml:space="preserve">  </w:t>
      </w:r>
    </w:ins>
    <w:ins w:id="1304" w:author="Jade Raposa" w:date="2024-10-17T00:28:00Z">
      <w:r>
        <w:rPr>
          <w:rFonts w:ascii="Georgia" w:hAnsi="Georgia"/>
        </w:rPr>
        <w:t xml:space="preserve">| </w:t>
      </w:r>
    </w:ins>
    <w:ins w:id="1305" w:author="Jade Raposa" w:date="2024-10-17T00:29:00Z">
      <w:r>
        <w:rPr>
          <w:rFonts w:ascii="Georgia" w:hAnsi="Georgia"/>
        </w:rPr>
        <w:t xml:space="preserve"> </w:t>
      </w:r>
    </w:ins>
    <w:ins w:id="1306" w:author="Jade Raposa" w:date="2024-10-17T00:39:00Z">
      <w:r>
        <w:rPr>
          <w:rFonts w:ascii="Georgia" w:hAnsi="Georgia"/>
        </w:rPr>
        <w:t>7</w:t>
      </w:r>
    </w:ins>
    <w:ins w:id="1307" w:author="Jade Raposa" w:date="2024-10-17T00:40:00Z">
      <w:r>
        <w:rPr>
          <w:rFonts w:ascii="Georgia" w:hAnsi="Georgia"/>
        </w:rPr>
        <w:t>1</w:t>
      </w:r>
    </w:ins>
    <w:del w:id="1308"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09"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314" w:author="Jade Raposa" w:date="2024-10-17T00:42:00Z">
      <w:r>
        <w:rPr>
          <w:rFonts w:ascii="Georgia" w:hAnsi="Georgia"/>
        </w:rPr>
        <w:t>2</w:t>
      </w:r>
    </w:ins>
    <w:del w:id="1315" w:author="Jade Raposa" w:date="2024-10-17T00:42:00Z">
      <w:r>
        <w:rPr>
          <w:rFonts w:ascii="Georgia" w:hAnsi="Georgia"/>
        </w:rPr>
        <w:delText>1</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316" w:author="Jade Raposa" w:date="2024-10-17T00:28:00Z">
        <w:pPr>
          <w:pStyle w:val="Footer"/>
        </w:pPr>
      </w:pPrChange>
    </w:pPr>
    <w:ins w:id="1317" w:author="Jade Raposa" w:date="2024-10-17T00:28:00Z">
      <w:r>
        <w:rPr>
          <w:rFonts w:ascii="Georgia" w:hAnsi="Georgia"/>
        </w:rPr>
        <w:t xml:space="preserve">Appendix </w:t>
      </w:r>
    </w:ins>
    <w:ins w:id="1318" w:author="Jade Raposa" w:date="2024-10-17T00:50:00Z">
      <w:r>
        <w:rPr>
          <w:rFonts w:ascii="Georgia" w:hAnsi="Georgia"/>
        </w:rPr>
        <w:t>D</w:t>
      </w:r>
    </w:ins>
    <w:ins w:id="1319" w:author="Jade Raposa" w:date="2024-10-17T00:29:00Z">
      <w:r>
        <w:rPr>
          <w:rFonts w:ascii="Georgia" w:hAnsi="Georgia"/>
        </w:rPr>
        <w:t xml:space="preserve">  </w:t>
      </w:r>
    </w:ins>
    <w:ins w:id="1320" w:author="Jade Raposa" w:date="2024-10-17T00:28:00Z">
      <w:r>
        <w:rPr>
          <w:rFonts w:ascii="Georgia" w:hAnsi="Georgia"/>
        </w:rPr>
        <w:t xml:space="preserve">| </w:t>
      </w:r>
    </w:ins>
    <w:ins w:id="1321" w:author="Jade Raposa" w:date="2024-10-17T00:29:00Z">
      <w:r>
        <w:rPr>
          <w:rFonts w:ascii="Georgia" w:hAnsi="Georgia"/>
        </w:rPr>
        <w:t xml:space="preserve"> </w:t>
      </w:r>
    </w:ins>
    <w:ins w:id="1322" w:author="Jade Raposa" w:date="2024-10-17T00:39:00Z">
      <w:r>
        <w:rPr>
          <w:rFonts w:ascii="Georgia" w:hAnsi="Georgia"/>
        </w:rPr>
        <w:t>7</w:t>
      </w:r>
    </w:ins>
    <w:ins w:id="1323" w:author="Jade Raposa" w:date="2024-10-17T00:50:00Z">
      <w:r>
        <w:rPr>
          <w:rFonts w:ascii="Georgia" w:hAnsi="Georgia"/>
        </w:rPr>
        <w:t>3</w:t>
      </w:r>
    </w:ins>
    <w:del w:id="1324"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25"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98" w:author="Jade Raposa" w:date="2024-10-16T21:12:00Z">
          <w:rPr/>
        </w:rPrChange>
      </w:rPr>
      <w:pPrChange w:id="99" w:author="Jade Raposa" w:date="2024-10-16T21:13:00Z">
        <w:pPr>
          <w:pStyle w:val="Header"/>
          <w:tabs>
            <w:tab w:val="clear" w:pos="4680"/>
            <w:tab w:val="clear" w:pos="9360"/>
            <w:tab w:val="right" w:pos="8640"/>
          </w:tabs>
        </w:pPr>
      </w:pPrChange>
    </w:pPr>
    <w:ins w:id="100"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1" w:author="Jade Raposa" w:date="2024-10-16T21:22:00Z">
      <w:r>
        <w:t xml:space="preserve"> </w:t>
      </w:r>
    </w:ins>
    <w:ins w:id="102" w:author="Jade Raposa" w:date="2024-10-16T21:36:00Z">
      <w:r>
        <w:rPr>
          <w:rFonts w:ascii="Georgia" w:hAnsi="Georgia"/>
        </w:rPr>
        <w:t xml:space="preserve">Executive </w:t>
      </w:r>
      <w:proofErr w:type="gramStart"/>
      <w:r>
        <w:rPr>
          <w:rFonts w:ascii="Georgia" w:hAnsi="Georgia"/>
        </w:rPr>
        <w:t>Summary</w:t>
      </w:r>
    </w:ins>
    <w:ins w:id="103" w:author="Jade Raposa" w:date="2024-10-16T21:22:00Z">
      <w:r>
        <w:rPr>
          <w:rFonts w:ascii="Georgia" w:hAnsi="Georgia"/>
        </w:rPr>
        <w:t xml:space="preserve">  |</w:t>
      </w:r>
      <w:proofErr w:type="gramEnd"/>
      <w:r>
        <w:rPr>
          <w:rFonts w:ascii="Georgia" w:hAnsi="Georgia"/>
        </w:rPr>
        <w:t xml:space="preserve">  </w:t>
      </w:r>
    </w:ins>
    <w:ins w:id="104" w:author="Jade Raposa" w:date="2024-10-16T21:37:00Z">
      <w:r>
        <w:rPr>
          <w:rFonts w:ascii="Georgia" w:hAnsi="Georgia"/>
        </w:rPr>
        <w:t>v</w:t>
      </w:r>
    </w:ins>
    <w:ins w:id="105"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385" w:author="Jade Raposa" w:date="2024-10-17T00:48:00Z">
        <w:pPr>
          <w:pStyle w:val="Footer"/>
        </w:pPr>
      </w:pPrChange>
    </w:pPr>
    <w:ins w:id="1386" w:author="Jade Raposa" w:date="2024-10-17T00:48:00Z">
      <w:r>
        <w:rPr>
          <w:rFonts w:ascii="Georgia" w:hAnsi="Georgia"/>
          <w:rPrChange w:id="1387" w:author="Jade Raposa" w:date="2024-10-17T00:48:00Z">
            <w:rPr/>
          </w:rPrChange>
        </w:rPr>
        <w:t xml:space="preserve">Appendix </w:t>
      </w:r>
      <w:proofErr w:type="gramStart"/>
      <w:r>
        <w:rPr>
          <w:rFonts w:ascii="Georgia" w:hAnsi="Georgia"/>
          <w:rPrChange w:id="1388" w:author="Jade Raposa" w:date="2024-10-17T00:48:00Z">
            <w:rPr/>
          </w:rPrChange>
        </w:rPr>
        <w:t xml:space="preserve">D </w:t>
      </w:r>
      <w:r>
        <w:rPr>
          <w:rFonts w:ascii="Georgia" w:hAnsi="Georgia"/>
        </w:rPr>
        <w:t xml:space="preserve"> </w:t>
      </w:r>
      <w:r>
        <w:rPr>
          <w:rFonts w:ascii="Georgia" w:hAnsi="Georgia"/>
          <w:rPrChange w:id="1389" w:author="Jade Raposa" w:date="2024-10-17T00:48:00Z">
            <w:rPr/>
          </w:rPrChange>
        </w:rPr>
        <w:t>|</w:t>
      </w:r>
      <w:proofErr w:type="gramEnd"/>
      <w:r>
        <w:rPr>
          <w:rFonts w:ascii="Georgia" w:hAnsi="Georgia"/>
        </w:rPr>
        <w:t xml:space="preserve"> </w:t>
      </w:r>
      <w:r>
        <w:rPr>
          <w:rFonts w:ascii="Georgia" w:hAnsi="Georgia"/>
          <w:rPrChange w:id="1390" w:author="Jade Raposa" w:date="2024-10-17T00:48:00Z">
            <w:rPr/>
          </w:rPrChange>
        </w:rPr>
        <w:t xml:space="preserve"> 74</w:t>
      </w:r>
    </w:ins>
    <w:r>
      <w:rPr>
        <w:rFonts w:ascii="Georgia" w:hAnsi="Georgia"/>
        <w:noProof/>
        <w:lang w:val="en-US"/>
        <w:rPrChange w:id="1391"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92" w:author="Jade Raposa" w:date="2024-10-17T00:48:00Z">
      <w:r>
        <w:rPr>
          <w:rFonts w:ascii="Georgia" w:hAnsi="Georgia"/>
          <w:rPrChange w:id="1393" w:author="Jade Raposa" w:date="2024-10-17T00:48:00Z">
            <w:rPr/>
          </w:rPrChange>
        </w:rPr>
        <w:tab/>
      </w:r>
      <w:r>
        <w:rPr>
          <w:rFonts w:ascii="Georgia" w:hAnsi="Georgia"/>
          <w:rPrChange w:id="1394" w:author="Jade Raposa" w:date="2024-10-17T00:48:00Z">
            <w:rPr/>
          </w:rPrChange>
        </w:rPr>
        <w:tab/>
      </w:r>
      <w:r>
        <w:rPr>
          <w:rFonts w:ascii="Georgia" w:hAnsi="Georgia"/>
        </w:rPr>
        <w:delText>Appendix D | 72</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489" w:author="Jade Raposa" w:date="2024-10-17T00:46:00Z">
        <w:pPr>
          <w:pStyle w:val="Footer"/>
        </w:pPr>
      </w:pPrChange>
    </w:pPr>
    <w:ins w:id="1490" w:author="Jade Raposa" w:date="2024-10-17T00:46:00Z">
      <w:r>
        <w:rPr>
          <w:rFonts w:ascii="Georgia" w:hAnsi="Georgia"/>
          <w:rPrChange w:id="1491" w:author="Jade Raposa" w:date="2024-10-17T00:46:00Z">
            <w:rPr/>
          </w:rPrChange>
        </w:rPr>
        <w:t xml:space="preserve">Appendix </w:t>
      </w:r>
      <w:proofErr w:type="gramStart"/>
      <w:r>
        <w:rPr>
          <w:rFonts w:ascii="Georgia" w:hAnsi="Georgia"/>
          <w:rPrChange w:id="1492" w:author="Jade Raposa" w:date="2024-10-17T00:46:00Z">
            <w:rPr/>
          </w:rPrChange>
        </w:rPr>
        <w:t>D</w:t>
      </w:r>
      <w:r>
        <w:rPr>
          <w:rFonts w:ascii="Georgia" w:hAnsi="Georgia"/>
        </w:rPr>
        <w:t xml:space="preserve"> </w:t>
      </w:r>
      <w:r>
        <w:rPr>
          <w:rFonts w:ascii="Georgia" w:hAnsi="Georgia"/>
          <w:rPrChange w:id="1493" w:author="Jade Raposa" w:date="2024-10-17T00:46:00Z">
            <w:rPr/>
          </w:rPrChange>
        </w:rPr>
        <w:t xml:space="preserve"> |</w:t>
      </w:r>
      <w:proofErr w:type="gramEnd"/>
      <w:r>
        <w:rPr>
          <w:rFonts w:ascii="Georgia" w:hAnsi="Georgia"/>
          <w:rPrChange w:id="1494" w:author="Jade Raposa" w:date="2024-10-17T00:46:00Z">
            <w:rPr/>
          </w:rPrChange>
        </w:rPr>
        <w:t xml:space="preserve"> </w:t>
      </w:r>
      <w:r>
        <w:rPr>
          <w:rFonts w:ascii="Georgia" w:hAnsi="Georgia"/>
        </w:rPr>
        <w:t xml:space="preserve"> </w:t>
      </w:r>
      <w:r>
        <w:rPr>
          <w:rFonts w:ascii="Georgia" w:hAnsi="Georgia"/>
          <w:rPrChange w:id="1495" w:author="Jade Raposa" w:date="2024-10-17T00:46:00Z">
            <w:rPr/>
          </w:rPrChange>
        </w:rPr>
        <w:t>7</w:t>
      </w:r>
    </w:ins>
    <w:r>
      <w:rPr>
        <w:rFonts w:ascii="Georgia" w:hAnsi="Georgia"/>
        <w:noProof/>
        <w:lang w:val="en-US"/>
        <w:rPrChange w:id="1496"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497" w:author="Jade Raposa" w:date="2024-10-17T00:47:00Z">
      <w:r>
        <w:rPr>
          <w:rFonts w:ascii="Georgia" w:hAnsi="Georgia"/>
        </w:rPr>
        <w:t>5</w:t>
      </w:r>
    </w:ins>
    <w:del w:id="1498" w:author="Jade Raposa" w:date="2024-10-17T00:46:00Z">
      <w:r>
        <w:rPr>
          <w:rFonts w:ascii="Georgia" w:hAnsi="Georgia"/>
          <w:rPrChange w:id="1499" w:author="Jade Raposa" w:date="2024-10-17T00:46:00Z">
            <w:rPr/>
          </w:rPrChange>
        </w:rPr>
        <w:tab/>
      </w:r>
      <w:r>
        <w:rPr>
          <w:rFonts w:ascii="Georgia" w:hAnsi="Georgia"/>
          <w:rPrChange w:id="1500" w:author="Jade Raposa" w:date="2024-10-17T00:46:00Z">
            <w:rPr/>
          </w:rPrChange>
        </w:rPr>
        <w:tab/>
      </w:r>
      <w:r>
        <w:rPr>
          <w:rFonts w:ascii="Georgia" w:hAnsi="Georgia"/>
        </w:rPr>
        <w:delText>Appendix D | 73</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501" w:author="Jade Raposa" w:date="2024-10-17T00:28:00Z">
        <w:pPr>
          <w:pStyle w:val="Footer"/>
        </w:pPr>
      </w:pPrChange>
    </w:pPr>
    <w:ins w:id="1502" w:author="Jade Raposa" w:date="2024-10-17T00:28:00Z">
      <w:r>
        <w:rPr>
          <w:rFonts w:ascii="Georgia" w:hAnsi="Georgia"/>
        </w:rPr>
        <w:t xml:space="preserve">Appendix </w:t>
      </w:r>
    </w:ins>
    <w:ins w:id="1503" w:author="Jade Raposa" w:date="2024-10-17T00:50:00Z">
      <w:r>
        <w:rPr>
          <w:rFonts w:ascii="Georgia" w:hAnsi="Georgia"/>
        </w:rPr>
        <w:t>D</w:t>
      </w:r>
    </w:ins>
    <w:ins w:id="1504" w:author="Jade Raposa" w:date="2024-10-17T00:29:00Z">
      <w:r>
        <w:rPr>
          <w:rFonts w:ascii="Georgia" w:hAnsi="Georgia"/>
        </w:rPr>
        <w:t xml:space="preserve">  </w:t>
      </w:r>
    </w:ins>
    <w:ins w:id="1505" w:author="Jade Raposa" w:date="2024-10-17T00:28:00Z">
      <w:r>
        <w:rPr>
          <w:rFonts w:ascii="Georgia" w:hAnsi="Georgia"/>
        </w:rPr>
        <w:t xml:space="preserve">| </w:t>
      </w:r>
    </w:ins>
    <w:ins w:id="1506" w:author="Jade Raposa" w:date="2024-10-17T00:29:00Z">
      <w:r>
        <w:rPr>
          <w:rFonts w:ascii="Georgia" w:hAnsi="Georgia"/>
        </w:rPr>
        <w:t xml:space="preserve"> </w:t>
      </w:r>
    </w:ins>
    <w:ins w:id="1507" w:author="Jade Raposa" w:date="2024-10-17T00:39:00Z">
      <w:r>
        <w:rPr>
          <w:rFonts w:ascii="Georgia" w:hAnsi="Georgia"/>
        </w:rPr>
        <w:t>7</w:t>
      </w:r>
    </w:ins>
    <w:ins w:id="1508" w:author="Jade Raposa" w:date="2024-10-17T00:52:00Z">
      <w:r>
        <w:rPr>
          <w:rFonts w:ascii="Georgia" w:hAnsi="Georgia"/>
        </w:rPr>
        <w:t>5</w:t>
      </w:r>
    </w:ins>
    <w:del w:id="1509"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10" w:author="Jade Raposa"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597" w:author="Jade Raposa" w:date="2024-10-17T00:28:00Z">
        <w:pPr>
          <w:pStyle w:val="Footer"/>
        </w:pPr>
      </w:pPrChange>
    </w:pPr>
    <w:ins w:id="1598" w:author="Jade Raposa" w:date="2024-10-17T00:28:00Z">
      <w:r>
        <w:rPr>
          <w:rFonts w:ascii="Georgia" w:hAnsi="Georgia"/>
        </w:rPr>
        <w:t xml:space="preserve">Appendix </w:t>
      </w:r>
    </w:ins>
    <w:ins w:id="1599" w:author="Jade Raposa" w:date="2024-10-17T00:50:00Z">
      <w:r>
        <w:rPr>
          <w:rFonts w:ascii="Georgia" w:hAnsi="Georgia"/>
        </w:rPr>
        <w:t>D</w:t>
      </w:r>
    </w:ins>
    <w:ins w:id="1600" w:author="Jade Raposa" w:date="2024-10-17T00:29:00Z">
      <w:r>
        <w:rPr>
          <w:rFonts w:ascii="Georgia" w:hAnsi="Georgia"/>
        </w:rPr>
        <w:t xml:space="preserve">  </w:t>
      </w:r>
    </w:ins>
    <w:ins w:id="1601" w:author="Jade Raposa" w:date="2024-10-17T00:28:00Z">
      <w:r>
        <w:rPr>
          <w:rFonts w:ascii="Georgia" w:hAnsi="Georgia"/>
        </w:rPr>
        <w:t xml:space="preserve">| </w:t>
      </w:r>
    </w:ins>
    <w:ins w:id="1602" w:author="Jade Raposa" w:date="2024-10-17T00:29:00Z">
      <w:r>
        <w:rPr>
          <w:rFonts w:ascii="Georgia" w:hAnsi="Georgia"/>
        </w:rPr>
        <w:t xml:space="preserve"> </w:t>
      </w:r>
    </w:ins>
    <w:ins w:id="1603" w:author="Jade Raposa" w:date="2024-10-17T00:39:00Z">
      <w:r>
        <w:rPr>
          <w:rFonts w:ascii="Georgia" w:hAnsi="Georgia"/>
        </w:rPr>
        <w:t>7</w:t>
      </w:r>
    </w:ins>
    <w:ins w:id="1604" w:author="Jade Raposa" w:date="2024-10-17T00:56:00Z">
      <w:r>
        <w:rPr>
          <w:rFonts w:ascii="Georgia" w:hAnsi="Georgia"/>
        </w:rPr>
        <w:t>6</w:t>
      </w:r>
    </w:ins>
    <w:del w:id="1605"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06"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648" w:author="Jade Raposa" w:date="2024-10-17T00:28:00Z">
        <w:pPr>
          <w:pStyle w:val="Footer"/>
        </w:pPr>
      </w:pPrChange>
    </w:pPr>
    <w:ins w:id="1649" w:author="Jade Raposa" w:date="2024-10-17T00:28:00Z">
      <w:r>
        <w:rPr>
          <w:rFonts w:ascii="Georgia" w:hAnsi="Georgia"/>
        </w:rPr>
        <w:t xml:space="preserve">Appendix </w:t>
      </w:r>
    </w:ins>
    <w:ins w:id="1650" w:author="Jade Raposa" w:date="2024-10-17T00:50:00Z">
      <w:r>
        <w:rPr>
          <w:rFonts w:ascii="Georgia" w:hAnsi="Georgia"/>
        </w:rPr>
        <w:t>D</w:t>
      </w:r>
    </w:ins>
    <w:ins w:id="1651" w:author="Jade Raposa" w:date="2024-10-17T00:29:00Z">
      <w:r>
        <w:rPr>
          <w:rFonts w:ascii="Georgia" w:hAnsi="Georgia"/>
        </w:rPr>
        <w:t xml:space="preserve">  </w:t>
      </w:r>
    </w:ins>
    <w:ins w:id="1652" w:author="Jade Raposa" w:date="2024-10-17T00:28:00Z">
      <w:r>
        <w:rPr>
          <w:rFonts w:ascii="Georgia" w:hAnsi="Georgia"/>
        </w:rPr>
        <w:t xml:space="preserve">| </w:t>
      </w:r>
    </w:ins>
    <w:ins w:id="1653" w:author="Jade Raposa" w:date="2024-10-17T00:29:00Z">
      <w:r>
        <w:rPr>
          <w:rFonts w:ascii="Georgia" w:hAnsi="Georgia"/>
        </w:rPr>
        <w:t xml:space="preserve"> </w:t>
      </w:r>
    </w:ins>
    <w:ins w:id="1654" w:author="Jade Raposa" w:date="2024-10-17T00:39:00Z">
      <w:r>
        <w:rPr>
          <w:rFonts w:ascii="Georgia" w:hAnsi="Georgia"/>
        </w:rPr>
        <w:t>7</w:t>
      </w:r>
    </w:ins>
    <w:ins w:id="1655" w:author="Jade Raposa" w:date="2024-10-17T00:57:00Z">
      <w:r>
        <w:rPr>
          <w:rFonts w:ascii="Georgia" w:hAnsi="Georgia"/>
        </w:rPr>
        <w:t>7</w:t>
      </w:r>
    </w:ins>
    <w:del w:id="1656"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57"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1751" w:author="Jade Raposa" w:date="2024-10-17T00:28:00Z">
        <w:pPr>
          <w:pStyle w:val="Footer"/>
        </w:pPr>
      </w:pPrChange>
    </w:pPr>
    <w:ins w:id="1752" w:author="Jade Raposa" w:date="2024-10-17T00:28:00Z">
      <w:r>
        <w:rPr>
          <w:rFonts w:ascii="Georgia" w:hAnsi="Georgia"/>
        </w:rPr>
        <w:t xml:space="preserve">Appendix </w:t>
      </w:r>
    </w:ins>
    <w:ins w:id="1753" w:author="Jade Raposa" w:date="2024-10-17T00:50:00Z">
      <w:r>
        <w:rPr>
          <w:rFonts w:ascii="Georgia" w:hAnsi="Georgia"/>
        </w:rPr>
        <w:t>D</w:t>
      </w:r>
    </w:ins>
    <w:ins w:id="1754" w:author="Jade Raposa" w:date="2024-10-17T00:29:00Z">
      <w:r>
        <w:rPr>
          <w:rFonts w:ascii="Georgia" w:hAnsi="Georgia"/>
        </w:rPr>
        <w:t xml:space="preserve">  </w:t>
      </w:r>
    </w:ins>
    <w:ins w:id="1755" w:author="Jade Raposa" w:date="2024-10-17T00:28:00Z">
      <w:r>
        <w:rPr>
          <w:rFonts w:ascii="Georgia" w:hAnsi="Georgia"/>
        </w:rPr>
        <w:t xml:space="preserve">| </w:t>
      </w:r>
    </w:ins>
    <w:ins w:id="1756" w:author="Jade Raposa" w:date="2024-10-17T00:29:00Z">
      <w:r>
        <w:rPr>
          <w:rFonts w:ascii="Georgia" w:hAnsi="Georgia"/>
        </w:rPr>
        <w:t xml:space="preserve"> </w:t>
      </w:r>
    </w:ins>
    <w:ins w:id="1757" w:author="Jade Raposa" w:date="2024-10-17T00:39:00Z">
      <w:r>
        <w:rPr>
          <w:rFonts w:ascii="Georgia" w:hAnsi="Georgia"/>
        </w:rPr>
        <w:t>7</w:t>
      </w:r>
    </w:ins>
    <w:ins w:id="1758" w:author="Jade Raposa" w:date="2024-10-17T00:57:00Z">
      <w:r>
        <w:rPr>
          <w:rFonts w:ascii="Georgia" w:hAnsi="Georgia"/>
        </w:rPr>
        <w:t>8</w:t>
      </w:r>
    </w:ins>
    <w:del w:id="1759"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60" w:author="Jade Raposa" w:date="2024-10-17T00:28:00Z">
      <w:r>
        <w:rPr>
          <w:rFonts w:ascii="Georgia" w:hAnsi="Georgia"/>
        </w:rPr>
        <w:delText>7</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1846" w:author="Jade Raposa" w:date="2024-10-17T00:59:00Z">
      <w:r>
        <w:rPr>
          <w:rFonts w:ascii="Georgia" w:hAnsi="Georgia"/>
        </w:rPr>
        <w:t>9</w:t>
      </w:r>
    </w:ins>
    <w:del w:id="1847" w:author="Jade Raposa" w:date="2024-10-17T00:56:00Z">
      <w:r>
        <w:rPr>
          <w:rFonts w:ascii="Georgia" w:hAnsi="Georgia"/>
        </w:rPr>
        <w:delText>6</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1848" w:author="Jade Raposa" w:date="2024-10-17T00:28:00Z">
        <w:pPr>
          <w:pStyle w:val="Footer"/>
        </w:pPr>
      </w:pPrChange>
    </w:pPr>
    <w:ins w:id="1849" w:author="Jade Raposa" w:date="2024-10-17T00:28:00Z">
      <w:r>
        <w:rPr>
          <w:rFonts w:ascii="Georgia" w:hAnsi="Georgia"/>
        </w:rPr>
        <w:t xml:space="preserve">Appendix </w:t>
      </w:r>
    </w:ins>
    <w:ins w:id="1850" w:author="Jade Raposa" w:date="2024-10-17T00:50:00Z">
      <w:r>
        <w:rPr>
          <w:rFonts w:ascii="Georgia" w:hAnsi="Georgia"/>
        </w:rPr>
        <w:t>D</w:t>
      </w:r>
    </w:ins>
    <w:ins w:id="1851" w:author="Jade Raposa" w:date="2024-10-17T00:29:00Z">
      <w:r>
        <w:rPr>
          <w:rFonts w:ascii="Georgia" w:hAnsi="Georgia"/>
        </w:rPr>
        <w:t xml:space="preserve">  </w:t>
      </w:r>
    </w:ins>
    <w:ins w:id="1852" w:author="Jade Raposa" w:date="2024-10-17T00:28:00Z">
      <w:r>
        <w:rPr>
          <w:rFonts w:ascii="Georgia" w:hAnsi="Georgia"/>
        </w:rPr>
        <w:t xml:space="preserve">| </w:t>
      </w:r>
    </w:ins>
    <w:ins w:id="1853" w:author="Jade Raposa" w:date="2024-10-17T00:29:00Z">
      <w:r>
        <w:rPr>
          <w:rFonts w:ascii="Georgia" w:hAnsi="Georgia"/>
        </w:rPr>
        <w:t xml:space="preserve"> </w:t>
      </w:r>
    </w:ins>
    <w:ins w:id="1854" w:author="Jade Raposa" w:date="2024-10-17T00:39:00Z">
      <w:r>
        <w:rPr>
          <w:rFonts w:ascii="Georgia" w:hAnsi="Georgia"/>
        </w:rPr>
        <w:t>7</w:t>
      </w:r>
    </w:ins>
    <w:ins w:id="1855" w:author="Jade Raposa" w:date="2024-10-17T00:58:00Z">
      <w:r>
        <w:rPr>
          <w:rFonts w:ascii="Georgia" w:hAnsi="Georgia"/>
        </w:rPr>
        <w:t>9</w:t>
      </w:r>
    </w:ins>
    <w:del w:id="1856"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57"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5" w:author="Jade Raposa" w:date="2024-10-16T21:23:00Z">
      <w:r>
        <w:t xml:space="preserve"> </w:t>
      </w:r>
    </w:ins>
    <w:ins w:id="186" w:author="Jade Raposa" w:date="2024-10-16T21:42:00Z">
      <w:r>
        <w:rPr>
          <w:rFonts w:ascii="Georgia" w:hAnsi="Georgia"/>
        </w:rPr>
        <w:t>Table Of Contents</w:t>
      </w:r>
    </w:ins>
    <w:ins w:id="187" w:author="Jade Raposa" w:date="2024-10-16T21:03:00Z">
      <w:r>
        <w:t xml:space="preserve"> </w:t>
      </w:r>
    </w:ins>
    <w:sdt>
      <w:sdtPr>
        <w:id w:val="1104623424"/>
        <w:docPartObj>
          <w:docPartGallery w:val="AutoText"/>
        </w:docPartObj>
      </w:sdtPr>
      <w:sdtEndPr>
        <w:rPr>
          <w:rFonts w:ascii="Georgia" w:hAnsi="Georgia"/>
        </w:rPr>
      </w:sdtEndPr>
      <w:sdtContent>
        <w:ins w:id="188" w:author="Jade Raposa" w:date="2024-10-16T21:02:00Z">
          <w:r>
            <w:t xml:space="preserve"> |</w:t>
          </w:r>
        </w:ins>
        <w:ins w:id="189" w:author="Jade Raposa" w:date="2024-10-16T21:03:00Z">
          <w:r>
            <w:t xml:space="preserve">  </w:t>
          </w:r>
        </w:ins>
        <w:del w:id="190"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1"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1970" w:author="Jade Raposa" w:date="2024-10-17T00:28:00Z">
        <w:pPr>
          <w:pStyle w:val="Footer"/>
        </w:pPr>
      </w:pPrChange>
    </w:pPr>
    <w:ins w:id="1971" w:author="Jade Raposa" w:date="2024-10-17T00:28:00Z">
      <w:r>
        <w:rPr>
          <w:rFonts w:ascii="Georgia" w:hAnsi="Georgia"/>
        </w:rPr>
        <w:t xml:space="preserve">Appendix </w:t>
      </w:r>
    </w:ins>
    <w:ins w:id="1972" w:author="Jade Raposa" w:date="2024-10-17T00:50:00Z">
      <w:r>
        <w:rPr>
          <w:rFonts w:ascii="Georgia" w:hAnsi="Georgia"/>
        </w:rPr>
        <w:t>D</w:t>
      </w:r>
    </w:ins>
    <w:ins w:id="1973" w:author="Jade Raposa" w:date="2024-10-17T00:29:00Z">
      <w:r>
        <w:rPr>
          <w:rFonts w:ascii="Georgia" w:hAnsi="Georgia"/>
        </w:rPr>
        <w:t xml:space="preserve">  </w:t>
      </w:r>
    </w:ins>
    <w:ins w:id="1974" w:author="Jade Raposa" w:date="2024-10-17T00:28:00Z">
      <w:r>
        <w:rPr>
          <w:rFonts w:ascii="Georgia" w:hAnsi="Georgia"/>
        </w:rPr>
        <w:t xml:space="preserve">| </w:t>
      </w:r>
    </w:ins>
    <w:ins w:id="1975" w:author="Jade Raposa" w:date="2024-10-17T00:29:00Z">
      <w:r>
        <w:rPr>
          <w:rFonts w:ascii="Georgia" w:hAnsi="Georgia"/>
        </w:rPr>
        <w:t xml:space="preserve"> </w:t>
      </w:r>
    </w:ins>
    <w:ins w:id="1976" w:author="Jade Raposa" w:date="2024-10-17T00:59:00Z">
      <w:r>
        <w:rPr>
          <w:rFonts w:ascii="Georgia" w:hAnsi="Georgia"/>
        </w:rPr>
        <w:t>80</w:t>
      </w:r>
    </w:ins>
    <w:del w:id="1977"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78"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133" w:author="Jade Raposa" w:date="2024-10-17T00:28:00Z">
        <w:pPr>
          <w:pStyle w:val="Footer"/>
        </w:pPr>
      </w:pPrChange>
    </w:pPr>
    <w:ins w:id="2134" w:author="Jade Raposa" w:date="2024-10-17T00:28:00Z">
      <w:r>
        <w:rPr>
          <w:rFonts w:ascii="Georgia" w:hAnsi="Georgia"/>
        </w:rPr>
        <w:t xml:space="preserve">Appendix </w:t>
      </w:r>
    </w:ins>
    <w:ins w:id="2135" w:author="Jade Raposa" w:date="2024-10-17T00:50:00Z">
      <w:r>
        <w:rPr>
          <w:rFonts w:ascii="Georgia" w:hAnsi="Georgia"/>
        </w:rPr>
        <w:t>D</w:t>
      </w:r>
    </w:ins>
    <w:ins w:id="2136" w:author="Jade Raposa" w:date="2024-10-17T00:29:00Z">
      <w:r>
        <w:rPr>
          <w:rFonts w:ascii="Georgia" w:hAnsi="Georgia"/>
        </w:rPr>
        <w:t xml:space="preserve">  </w:t>
      </w:r>
    </w:ins>
    <w:ins w:id="2137" w:author="Jade Raposa" w:date="2024-10-17T00:28:00Z">
      <w:r>
        <w:rPr>
          <w:rFonts w:ascii="Georgia" w:hAnsi="Georgia"/>
        </w:rPr>
        <w:t xml:space="preserve">| </w:t>
      </w:r>
    </w:ins>
    <w:ins w:id="2138" w:author="Jade Raposa" w:date="2024-10-17T00:29:00Z">
      <w:r>
        <w:rPr>
          <w:rFonts w:ascii="Georgia" w:hAnsi="Georgia"/>
        </w:rPr>
        <w:t xml:space="preserve"> </w:t>
      </w:r>
    </w:ins>
    <w:ins w:id="2139" w:author="Jade Raposa" w:date="2024-10-17T00:59:00Z">
      <w:r>
        <w:rPr>
          <w:rFonts w:ascii="Georgia" w:hAnsi="Georgia"/>
        </w:rPr>
        <w:t>8</w:t>
      </w:r>
    </w:ins>
    <w:ins w:id="2140" w:author="Jade Raposa" w:date="2024-10-17T01:01:00Z">
      <w:r>
        <w:rPr>
          <w:rFonts w:ascii="Georgia" w:hAnsi="Georgia"/>
        </w:rPr>
        <w:t>1</w:t>
      </w:r>
    </w:ins>
    <w:del w:id="2141"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42"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245" w:author="Jade Raposa" w:date="2024-10-17T00:28:00Z">
        <w:pPr>
          <w:pStyle w:val="Footer"/>
        </w:pPr>
      </w:pPrChange>
    </w:pPr>
    <w:ins w:id="2246" w:author="Jade Raposa" w:date="2024-10-17T00:28:00Z">
      <w:r>
        <w:rPr>
          <w:rFonts w:ascii="Georgia" w:hAnsi="Georgia"/>
        </w:rPr>
        <w:t xml:space="preserve">Appendix </w:t>
      </w:r>
    </w:ins>
    <w:ins w:id="2247" w:author="Jade Raposa" w:date="2024-10-17T00:50:00Z">
      <w:r>
        <w:rPr>
          <w:rFonts w:ascii="Georgia" w:hAnsi="Georgia"/>
        </w:rPr>
        <w:t>D</w:t>
      </w:r>
    </w:ins>
    <w:ins w:id="2248" w:author="Jade Raposa" w:date="2024-10-17T00:29:00Z">
      <w:r>
        <w:rPr>
          <w:rFonts w:ascii="Georgia" w:hAnsi="Georgia"/>
        </w:rPr>
        <w:t xml:space="preserve">  </w:t>
      </w:r>
    </w:ins>
    <w:ins w:id="2249" w:author="Jade Raposa" w:date="2024-10-17T00:28:00Z">
      <w:r>
        <w:rPr>
          <w:rFonts w:ascii="Georgia" w:hAnsi="Georgia"/>
        </w:rPr>
        <w:t xml:space="preserve">| </w:t>
      </w:r>
    </w:ins>
    <w:ins w:id="2250" w:author="Jade Raposa" w:date="2024-10-17T00:29:00Z">
      <w:r>
        <w:rPr>
          <w:rFonts w:ascii="Georgia" w:hAnsi="Georgia"/>
        </w:rPr>
        <w:t xml:space="preserve"> </w:t>
      </w:r>
    </w:ins>
    <w:ins w:id="2251" w:author="Jade Raposa" w:date="2024-10-17T00:59:00Z">
      <w:r>
        <w:rPr>
          <w:rFonts w:ascii="Georgia" w:hAnsi="Georgia"/>
        </w:rPr>
        <w:t>8</w:t>
      </w:r>
    </w:ins>
    <w:ins w:id="2252" w:author="Jade Raposa" w:date="2024-10-17T01:02:00Z">
      <w:r>
        <w:rPr>
          <w:rFonts w:ascii="Georgia" w:hAnsi="Georgia"/>
        </w:rPr>
        <w:t>2</w:t>
      </w:r>
    </w:ins>
    <w:del w:id="2253"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54" w:author="Jade Raposa" w:date="2024-10-17T00:28:00Z">
      <w:r>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433" w:author="Jade Raposa" w:date="2024-10-17T00:28:00Z">
        <w:pPr>
          <w:pStyle w:val="Footer"/>
        </w:pPr>
      </w:pPrChange>
    </w:pPr>
    <w:ins w:id="2434" w:author="Jade Raposa" w:date="2024-10-17T00:28:00Z">
      <w:r>
        <w:rPr>
          <w:rFonts w:ascii="Georgia" w:hAnsi="Georgia"/>
        </w:rPr>
        <w:t xml:space="preserve">Appendix </w:t>
      </w:r>
    </w:ins>
    <w:ins w:id="2435" w:author="Jade Raposa" w:date="2024-10-17T00:50:00Z">
      <w:r>
        <w:rPr>
          <w:rFonts w:ascii="Georgia" w:hAnsi="Georgia"/>
        </w:rPr>
        <w:t>D</w:t>
      </w:r>
    </w:ins>
    <w:ins w:id="2436" w:author="Jade Raposa" w:date="2024-10-17T00:29:00Z">
      <w:r>
        <w:rPr>
          <w:rFonts w:ascii="Georgia" w:hAnsi="Georgia"/>
        </w:rPr>
        <w:t xml:space="preserve">  </w:t>
      </w:r>
    </w:ins>
    <w:ins w:id="2437" w:author="Jade Raposa" w:date="2024-10-17T00:28:00Z">
      <w:r>
        <w:rPr>
          <w:rFonts w:ascii="Georgia" w:hAnsi="Georgia"/>
        </w:rPr>
        <w:t xml:space="preserve">| </w:t>
      </w:r>
    </w:ins>
    <w:ins w:id="2438" w:author="Jade Raposa" w:date="2024-10-17T00:29:00Z">
      <w:r>
        <w:rPr>
          <w:rFonts w:ascii="Georgia" w:hAnsi="Georgia"/>
        </w:rPr>
        <w:t xml:space="preserve"> </w:t>
      </w:r>
    </w:ins>
    <w:ins w:id="2439" w:author="Jade Raposa" w:date="2024-10-17T00:59:00Z">
      <w:r>
        <w:rPr>
          <w:rFonts w:ascii="Georgia" w:hAnsi="Georgia"/>
        </w:rPr>
        <w:t>8</w:t>
      </w:r>
    </w:ins>
    <w:ins w:id="2440" w:author="Jade Raposa" w:date="2024-10-17T01:04:00Z">
      <w:r>
        <w:rPr>
          <w:rFonts w:ascii="Georgia" w:hAnsi="Georgia"/>
        </w:rPr>
        <w:t>3</w:t>
      </w:r>
    </w:ins>
    <w:del w:id="2441"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42"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462" w:author="Jade Raposa" w:date="2024-10-17T00:28:00Z">
        <w:pPr>
          <w:pStyle w:val="Footer"/>
        </w:pPr>
      </w:pPrChange>
    </w:pPr>
    <w:ins w:id="2463" w:author="Jade Raposa" w:date="2024-10-17T01:04:00Z">
      <w:r>
        <w:rPr>
          <w:rFonts w:ascii="Georgia" w:hAnsi="Georgia"/>
        </w:rPr>
        <w:t>Curriculum Vitae</w:t>
      </w:r>
    </w:ins>
    <w:ins w:id="2464" w:author="Jade Raposa" w:date="2024-10-17T00:29:00Z">
      <w:r>
        <w:rPr>
          <w:rFonts w:ascii="Georgia" w:hAnsi="Georgia"/>
        </w:rPr>
        <w:t xml:space="preserve">  </w:t>
      </w:r>
    </w:ins>
    <w:ins w:id="2465" w:author="Jade Raposa" w:date="2024-10-17T00:28:00Z">
      <w:r>
        <w:rPr>
          <w:rFonts w:ascii="Georgia" w:hAnsi="Georgia"/>
        </w:rPr>
        <w:t xml:space="preserve">| </w:t>
      </w:r>
    </w:ins>
    <w:ins w:id="2466" w:author="Jade Raposa" w:date="2024-10-17T00:29:00Z">
      <w:r>
        <w:rPr>
          <w:rFonts w:ascii="Georgia" w:hAnsi="Georgia"/>
        </w:rPr>
        <w:t xml:space="preserve"> </w:t>
      </w:r>
    </w:ins>
    <w:ins w:id="2467" w:author="Jade Raposa" w:date="2024-10-17T00:59:00Z">
      <w:r>
        <w:rPr>
          <w:rFonts w:ascii="Georgia" w:hAnsi="Georgia"/>
        </w:rPr>
        <w:t>8</w:t>
      </w:r>
    </w:ins>
    <w:ins w:id="2468" w:author="Jade Raposa" w:date="2024-10-17T01:04:00Z">
      <w:r>
        <w:rPr>
          <w:rFonts w:ascii="Georgia" w:hAnsi="Georgia"/>
        </w:rPr>
        <w:t>4</w:t>
      </w:r>
    </w:ins>
    <w:del w:id="2469"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70"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1649B"/>
    <w:rsid w:val="000208B1"/>
    <w:rsid w:val="0002130C"/>
    <w:rsid w:val="00023F3F"/>
    <w:rsid w:val="0002501F"/>
    <w:rsid w:val="00027408"/>
    <w:rsid w:val="000320B3"/>
    <w:rsid w:val="000321BD"/>
    <w:rsid w:val="00035720"/>
    <w:rsid w:val="00035FAB"/>
    <w:rsid w:val="0003641A"/>
    <w:rsid w:val="00037228"/>
    <w:rsid w:val="00045D89"/>
    <w:rsid w:val="00050270"/>
    <w:rsid w:val="00054D8A"/>
    <w:rsid w:val="0006137D"/>
    <w:rsid w:val="00066D70"/>
    <w:rsid w:val="000717F3"/>
    <w:rsid w:val="00072C49"/>
    <w:rsid w:val="000730EC"/>
    <w:rsid w:val="00073B63"/>
    <w:rsid w:val="0007586B"/>
    <w:rsid w:val="00084CB8"/>
    <w:rsid w:val="00087919"/>
    <w:rsid w:val="000916DA"/>
    <w:rsid w:val="00097AAA"/>
    <w:rsid w:val="000A01ED"/>
    <w:rsid w:val="000A08CD"/>
    <w:rsid w:val="000A0952"/>
    <w:rsid w:val="000A5F9C"/>
    <w:rsid w:val="000A7FDF"/>
    <w:rsid w:val="000C1E6A"/>
    <w:rsid w:val="000C2474"/>
    <w:rsid w:val="000C4E16"/>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31972"/>
    <w:rsid w:val="001325A4"/>
    <w:rsid w:val="00133DEA"/>
    <w:rsid w:val="00136402"/>
    <w:rsid w:val="00137B58"/>
    <w:rsid w:val="00142F21"/>
    <w:rsid w:val="0014538E"/>
    <w:rsid w:val="00151634"/>
    <w:rsid w:val="0015621C"/>
    <w:rsid w:val="001578EA"/>
    <w:rsid w:val="001646B7"/>
    <w:rsid w:val="00170627"/>
    <w:rsid w:val="00172E6B"/>
    <w:rsid w:val="00173B76"/>
    <w:rsid w:val="00173E42"/>
    <w:rsid w:val="00174EDA"/>
    <w:rsid w:val="00175BCC"/>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1F5221"/>
    <w:rsid w:val="00204A51"/>
    <w:rsid w:val="00207F21"/>
    <w:rsid w:val="00212BAE"/>
    <w:rsid w:val="002165B3"/>
    <w:rsid w:val="00225740"/>
    <w:rsid w:val="0022791F"/>
    <w:rsid w:val="0023086F"/>
    <w:rsid w:val="00230C25"/>
    <w:rsid w:val="0023212F"/>
    <w:rsid w:val="00234346"/>
    <w:rsid w:val="002412B9"/>
    <w:rsid w:val="00247479"/>
    <w:rsid w:val="00247ED7"/>
    <w:rsid w:val="002537FF"/>
    <w:rsid w:val="00256E6C"/>
    <w:rsid w:val="002627B8"/>
    <w:rsid w:val="00265009"/>
    <w:rsid w:val="002652BA"/>
    <w:rsid w:val="002664AB"/>
    <w:rsid w:val="00266C5F"/>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1C3E"/>
    <w:rsid w:val="002A29EA"/>
    <w:rsid w:val="002A4036"/>
    <w:rsid w:val="002B02D6"/>
    <w:rsid w:val="002B278F"/>
    <w:rsid w:val="002B335C"/>
    <w:rsid w:val="002C0006"/>
    <w:rsid w:val="002C5612"/>
    <w:rsid w:val="002C6634"/>
    <w:rsid w:val="002D0A75"/>
    <w:rsid w:val="002D4A56"/>
    <w:rsid w:val="002D4F66"/>
    <w:rsid w:val="002D6E04"/>
    <w:rsid w:val="002E11F7"/>
    <w:rsid w:val="002E6D74"/>
    <w:rsid w:val="002F0214"/>
    <w:rsid w:val="002F5B72"/>
    <w:rsid w:val="002F7062"/>
    <w:rsid w:val="003032D0"/>
    <w:rsid w:val="00306E71"/>
    <w:rsid w:val="0031509C"/>
    <w:rsid w:val="00315B0D"/>
    <w:rsid w:val="00321671"/>
    <w:rsid w:val="003219B3"/>
    <w:rsid w:val="00336AC6"/>
    <w:rsid w:val="00337866"/>
    <w:rsid w:val="00337C0F"/>
    <w:rsid w:val="003400AB"/>
    <w:rsid w:val="0034020E"/>
    <w:rsid w:val="003403C2"/>
    <w:rsid w:val="003418DF"/>
    <w:rsid w:val="00341A86"/>
    <w:rsid w:val="003561AC"/>
    <w:rsid w:val="00357FD3"/>
    <w:rsid w:val="0036144F"/>
    <w:rsid w:val="003633BD"/>
    <w:rsid w:val="003661A0"/>
    <w:rsid w:val="003710EA"/>
    <w:rsid w:val="003758A6"/>
    <w:rsid w:val="0037612D"/>
    <w:rsid w:val="0038049B"/>
    <w:rsid w:val="00380915"/>
    <w:rsid w:val="00392D50"/>
    <w:rsid w:val="00395DDB"/>
    <w:rsid w:val="003A0C5B"/>
    <w:rsid w:val="003A36A6"/>
    <w:rsid w:val="003A7F0E"/>
    <w:rsid w:val="003B3B50"/>
    <w:rsid w:val="003B3DE4"/>
    <w:rsid w:val="003B41AC"/>
    <w:rsid w:val="003B7418"/>
    <w:rsid w:val="003C3A16"/>
    <w:rsid w:val="003D29A0"/>
    <w:rsid w:val="003D3B33"/>
    <w:rsid w:val="003D64C6"/>
    <w:rsid w:val="003E0EA7"/>
    <w:rsid w:val="003E154A"/>
    <w:rsid w:val="003E2A30"/>
    <w:rsid w:val="003E3502"/>
    <w:rsid w:val="003E483E"/>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3635F"/>
    <w:rsid w:val="00440B99"/>
    <w:rsid w:val="00447C25"/>
    <w:rsid w:val="00450DAF"/>
    <w:rsid w:val="0045104A"/>
    <w:rsid w:val="00455DE6"/>
    <w:rsid w:val="004569ED"/>
    <w:rsid w:val="00457262"/>
    <w:rsid w:val="00466D60"/>
    <w:rsid w:val="0047226D"/>
    <w:rsid w:val="00472F1B"/>
    <w:rsid w:val="00472F80"/>
    <w:rsid w:val="00474309"/>
    <w:rsid w:val="004761B0"/>
    <w:rsid w:val="00477080"/>
    <w:rsid w:val="00477861"/>
    <w:rsid w:val="004853B0"/>
    <w:rsid w:val="0048572D"/>
    <w:rsid w:val="00486E14"/>
    <w:rsid w:val="00497010"/>
    <w:rsid w:val="004970F4"/>
    <w:rsid w:val="004A4245"/>
    <w:rsid w:val="004A62B0"/>
    <w:rsid w:val="004A7DEE"/>
    <w:rsid w:val="004B0326"/>
    <w:rsid w:val="004B333C"/>
    <w:rsid w:val="004B3BEB"/>
    <w:rsid w:val="004C4382"/>
    <w:rsid w:val="004C4DC7"/>
    <w:rsid w:val="004D362F"/>
    <w:rsid w:val="004D593D"/>
    <w:rsid w:val="004E07DC"/>
    <w:rsid w:val="004E1C87"/>
    <w:rsid w:val="004E39F0"/>
    <w:rsid w:val="004F10A5"/>
    <w:rsid w:val="00502C86"/>
    <w:rsid w:val="00505852"/>
    <w:rsid w:val="00505E8F"/>
    <w:rsid w:val="005115BB"/>
    <w:rsid w:val="00513324"/>
    <w:rsid w:val="00516CCD"/>
    <w:rsid w:val="00517074"/>
    <w:rsid w:val="0051764D"/>
    <w:rsid w:val="005177A4"/>
    <w:rsid w:val="00522AB8"/>
    <w:rsid w:val="00525EC4"/>
    <w:rsid w:val="00527EF4"/>
    <w:rsid w:val="005313D1"/>
    <w:rsid w:val="005314EC"/>
    <w:rsid w:val="00531FCC"/>
    <w:rsid w:val="0053299A"/>
    <w:rsid w:val="00533859"/>
    <w:rsid w:val="00533FDF"/>
    <w:rsid w:val="005352BC"/>
    <w:rsid w:val="005518CD"/>
    <w:rsid w:val="00561BB1"/>
    <w:rsid w:val="00566C43"/>
    <w:rsid w:val="00567F83"/>
    <w:rsid w:val="00571605"/>
    <w:rsid w:val="00580E98"/>
    <w:rsid w:val="0058174D"/>
    <w:rsid w:val="0058218F"/>
    <w:rsid w:val="005860B0"/>
    <w:rsid w:val="005A410C"/>
    <w:rsid w:val="005A4CA8"/>
    <w:rsid w:val="005A57C5"/>
    <w:rsid w:val="005B13F7"/>
    <w:rsid w:val="005B2921"/>
    <w:rsid w:val="005B39A4"/>
    <w:rsid w:val="005B409B"/>
    <w:rsid w:val="005B668F"/>
    <w:rsid w:val="005B71AD"/>
    <w:rsid w:val="005C333F"/>
    <w:rsid w:val="005D1765"/>
    <w:rsid w:val="005D3E30"/>
    <w:rsid w:val="005E6543"/>
    <w:rsid w:val="005F1D01"/>
    <w:rsid w:val="006011E7"/>
    <w:rsid w:val="00602F85"/>
    <w:rsid w:val="0060573F"/>
    <w:rsid w:val="00616C66"/>
    <w:rsid w:val="00616D7E"/>
    <w:rsid w:val="00617169"/>
    <w:rsid w:val="00620A39"/>
    <w:rsid w:val="00621298"/>
    <w:rsid w:val="00624E05"/>
    <w:rsid w:val="006310AD"/>
    <w:rsid w:val="006319FD"/>
    <w:rsid w:val="00633655"/>
    <w:rsid w:val="00633BC8"/>
    <w:rsid w:val="00633FD7"/>
    <w:rsid w:val="00636046"/>
    <w:rsid w:val="00637024"/>
    <w:rsid w:val="00637121"/>
    <w:rsid w:val="00637B0F"/>
    <w:rsid w:val="00640481"/>
    <w:rsid w:val="00641650"/>
    <w:rsid w:val="00641A9A"/>
    <w:rsid w:val="006421C3"/>
    <w:rsid w:val="0064706E"/>
    <w:rsid w:val="00650131"/>
    <w:rsid w:val="006522DE"/>
    <w:rsid w:val="006538B4"/>
    <w:rsid w:val="00661753"/>
    <w:rsid w:val="006625F6"/>
    <w:rsid w:val="00667FBA"/>
    <w:rsid w:val="00671127"/>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1A8A"/>
    <w:rsid w:val="006E6318"/>
    <w:rsid w:val="006E670C"/>
    <w:rsid w:val="006E7B7B"/>
    <w:rsid w:val="006F2EB8"/>
    <w:rsid w:val="007006B2"/>
    <w:rsid w:val="007017C0"/>
    <w:rsid w:val="00704997"/>
    <w:rsid w:val="0071096E"/>
    <w:rsid w:val="0071195E"/>
    <w:rsid w:val="00713DB2"/>
    <w:rsid w:val="00717F2A"/>
    <w:rsid w:val="00721906"/>
    <w:rsid w:val="007226BA"/>
    <w:rsid w:val="0072287B"/>
    <w:rsid w:val="00724EAD"/>
    <w:rsid w:val="0072754E"/>
    <w:rsid w:val="0072790A"/>
    <w:rsid w:val="00731B67"/>
    <w:rsid w:val="00743CC4"/>
    <w:rsid w:val="00750479"/>
    <w:rsid w:val="007524B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B30BA"/>
    <w:rsid w:val="007B6A2D"/>
    <w:rsid w:val="007B7A0C"/>
    <w:rsid w:val="007C0617"/>
    <w:rsid w:val="007C0891"/>
    <w:rsid w:val="007D28B1"/>
    <w:rsid w:val="007D6B4D"/>
    <w:rsid w:val="007D72EF"/>
    <w:rsid w:val="007D74E3"/>
    <w:rsid w:val="007E0EA7"/>
    <w:rsid w:val="007E5688"/>
    <w:rsid w:val="007F0740"/>
    <w:rsid w:val="007F5B4E"/>
    <w:rsid w:val="008017D9"/>
    <w:rsid w:val="0080214E"/>
    <w:rsid w:val="0080221A"/>
    <w:rsid w:val="0080223B"/>
    <w:rsid w:val="0080342D"/>
    <w:rsid w:val="008052D6"/>
    <w:rsid w:val="0080686A"/>
    <w:rsid w:val="00811EB1"/>
    <w:rsid w:val="00813342"/>
    <w:rsid w:val="0081345B"/>
    <w:rsid w:val="008144CE"/>
    <w:rsid w:val="00826BEF"/>
    <w:rsid w:val="00833024"/>
    <w:rsid w:val="0083310C"/>
    <w:rsid w:val="00833F95"/>
    <w:rsid w:val="0083666C"/>
    <w:rsid w:val="00837B3A"/>
    <w:rsid w:val="00842E30"/>
    <w:rsid w:val="008502CA"/>
    <w:rsid w:val="00851F6E"/>
    <w:rsid w:val="00857CCA"/>
    <w:rsid w:val="008642E7"/>
    <w:rsid w:val="008650B8"/>
    <w:rsid w:val="00884CAA"/>
    <w:rsid w:val="008850A6"/>
    <w:rsid w:val="00885E8A"/>
    <w:rsid w:val="008927FD"/>
    <w:rsid w:val="0089452D"/>
    <w:rsid w:val="008A5E2D"/>
    <w:rsid w:val="008B1E4F"/>
    <w:rsid w:val="008B30FB"/>
    <w:rsid w:val="008C0392"/>
    <w:rsid w:val="008C13CD"/>
    <w:rsid w:val="008C2D78"/>
    <w:rsid w:val="008C6F6A"/>
    <w:rsid w:val="008D1248"/>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0E94"/>
    <w:rsid w:val="009619FF"/>
    <w:rsid w:val="00961BC1"/>
    <w:rsid w:val="009634E6"/>
    <w:rsid w:val="00963C4D"/>
    <w:rsid w:val="009670C2"/>
    <w:rsid w:val="009673CD"/>
    <w:rsid w:val="009779FC"/>
    <w:rsid w:val="00980EF0"/>
    <w:rsid w:val="00982834"/>
    <w:rsid w:val="00982E16"/>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E78BB"/>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3CF5"/>
    <w:rsid w:val="00A6782B"/>
    <w:rsid w:val="00A67CDD"/>
    <w:rsid w:val="00A70FF2"/>
    <w:rsid w:val="00A85397"/>
    <w:rsid w:val="00A86CDE"/>
    <w:rsid w:val="00A90576"/>
    <w:rsid w:val="00A93238"/>
    <w:rsid w:val="00A9396F"/>
    <w:rsid w:val="00A940C5"/>
    <w:rsid w:val="00AA3FAE"/>
    <w:rsid w:val="00AC2E77"/>
    <w:rsid w:val="00AC37A5"/>
    <w:rsid w:val="00AC39CE"/>
    <w:rsid w:val="00AC39D4"/>
    <w:rsid w:val="00AC5E65"/>
    <w:rsid w:val="00AC60DD"/>
    <w:rsid w:val="00AC7EE8"/>
    <w:rsid w:val="00AD17BF"/>
    <w:rsid w:val="00AD2CB2"/>
    <w:rsid w:val="00AD4360"/>
    <w:rsid w:val="00AE089B"/>
    <w:rsid w:val="00AE2277"/>
    <w:rsid w:val="00AE3B16"/>
    <w:rsid w:val="00AE4F6E"/>
    <w:rsid w:val="00AE5535"/>
    <w:rsid w:val="00AE6AB6"/>
    <w:rsid w:val="00AF3539"/>
    <w:rsid w:val="00AF4A0D"/>
    <w:rsid w:val="00B001DA"/>
    <w:rsid w:val="00B00B08"/>
    <w:rsid w:val="00B04722"/>
    <w:rsid w:val="00B04E8B"/>
    <w:rsid w:val="00B0534D"/>
    <w:rsid w:val="00B05AA0"/>
    <w:rsid w:val="00B11358"/>
    <w:rsid w:val="00B142AE"/>
    <w:rsid w:val="00B170BB"/>
    <w:rsid w:val="00B17B35"/>
    <w:rsid w:val="00B212F0"/>
    <w:rsid w:val="00B23EA0"/>
    <w:rsid w:val="00B23F64"/>
    <w:rsid w:val="00B332FF"/>
    <w:rsid w:val="00B348CF"/>
    <w:rsid w:val="00B412C2"/>
    <w:rsid w:val="00B4283E"/>
    <w:rsid w:val="00B46B60"/>
    <w:rsid w:val="00B54266"/>
    <w:rsid w:val="00B55876"/>
    <w:rsid w:val="00B57F49"/>
    <w:rsid w:val="00B6269F"/>
    <w:rsid w:val="00B638C3"/>
    <w:rsid w:val="00B8001B"/>
    <w:rsid w:val="00B8082E"/>
    <w:rsid w:val="00B825B6"/>
    <w:rsid w:val="00B86A29"/>
    <w:rsid w:val="00B879B0"/>
    <w:rsid w:val="00B9653A"/>
    <w:rsid w:val="00BA4258"/>
    <w:rsid w:val="00BA4C24"/>
    <w:rsid w:val="00BA6556"/>
    <w:rsid w:val="00BA6AE1"/>
    <w:rsid w:val="00BA70F0"/>
    <w:rsid w:val="00BA795E"/>
    <w:rsid w:val="00BA7C11"/>
    <w:rsid w:val="00BB324F"/>
    <w:rsid w:val="00BC3C3D"/>
    <w:rsid w:val="00BC3C76"/>
    <w:rsid w:val="00BC6A6A"/>
    <w:rsid w:val="00BC7EC8"/>
    <w:rsid w:val="00BD2AC5"/>
    <w:rsid w:val="00BD3857"/>
    <w:rsid w:val="00BD54F6"/>
    <w:rsid w:val="00BD6A8C"/>
    <w:rsid w:val="00BD73F4"/>
    <w:rsid w:val="00BD74DF"/>
    <w:rsid w:val="00BD7542"/>
    <w:rsid w:val="00BE3E01"/>
    <w:rsid w:val="00BE56F8"/>
    <w:rsid w:val="00BE7F13"/>
    <w:rsid w:val="00BF04B9"/>
    <w:rsid w:val="00C003C1"/>
    <w:rsid w:val="00C02681"/>
    <w:rsid w:val="00C02E64"/>
    <w:rsid w:val="00C04F7C"/>
    <w:rsid w:val="00C05C24"/>
    <w:rsid w:val="00C0613D"/>
    <w:rsid w:val="00C10A50"/>
    <w:rsid w:val="00C1236F"/>
    <w:rsid w:val="00C1357C"/>
    <w:rsid w:val="00C154FB"/>
    <w:rsid w:val="00C15EAB"/>
    <w:rsid w:val="00C20046"/>
    <w:rsid w:val="00C205B9"/>
    <w:rsid w:val="00C25B3B"/>
    <w:rsid w:val="00C2643E"/>
    <w:rsid w:val="00C30011"/>
    <w:rsid w:val="00C33689"/>
    <w:rsid w:val="00C42534"/>
    <w:rsid w:val="00C441D6"/>
    <w:rsid w:val="00C46EB6"/>
    <w:rsid w:val="00C46EC7"/>
    <w:rsid w:val="00C50F19"/>
    <w:rsid w:val="00C5286C"/>
    <w:rsid w:val="00C56093"/>
    <w:rsid w:val="00C730A9"/>
    <w:rsid w:val="00C743FC"/>
    <w:rsid w:val="00C77602"/>
    <w:rsid w:val="00C80D75"/>
    <w:rsid w:val="00C81A6B"/>
    <w:rsid w:val="00C81E4A"/>
    <w:rsid w:val="00C92B67"/>
    <w:rsid w:val="00C95ECB"/>
    <w:rsid w:val="00C976DF"/>
    <w:rsid w:val="00C97BA5"/>
    <w:rsid w:val="00CA14B5"/>
    <w:rsid w:val="00CA795E"/>
    <w:rsid w:val="00CB12D0"/>
    <w:rsid w:val="00CB1392"/>
    <w:rsid w:val="00CB5A4A"/>
    <w:rsid w:val="00CB75C7"/>
    <w:rsid w:val="00CB7D44"/>
    <w:rsid w:val="00CC11CE"/>
    <w:rsid w:val="00CC4CAB"/>
    <w:rsid w:val="00CD0D74"/>
    <w:rsid w:val="00CD6E16"/>
    <w:rsid w:val="00CE5D1F"/>
    <w:rsid w:val="00CF2C83"/>
    <w:rsid w:val="00CF2E71"/>
    <w:rsid w:val="00CF4CA3"/>
    <w:rsid w:val="00D03AFC"/>
    <w:rsid w:val="00D03BE4"/>
    <w:rsid w:val="00D047A9"/>
    <w:rsid w:val="00D05FD3"/>
    <w:rsid w:val="00D13453"/>
    <w:rsid w:val="00D13AA7"/>
    <w:rsid w:val="00D13BCB"/>
    <w:rsid w:val="00D16186"/>
    <w:rsid w:val="00D22172"/>
    <w:rsid w:val="00D2362F"/>
    <w:rsid w:val="00D25035"/>
    <w:rsid w:val="00D250D0"/>
    <w:rsid w:val="00D25A31"/>
    <w:rsid w:val="00D26261"/>
    <w:rsid w:val="00D269CF"/>
    <w:rsid w:val="00D30D37"/>
    <w:rsid w:val="00D3478C"/>
    <w:rsid w:val="00D4279B"/>
    <w:rsid w:val="00D43D7A"/>
    <w:rsid w:val="00D50247"/>
    <w:rsid w:val="00D52A19"/>
    <w:rsid w:val="00D54C64"/>
    <w:rsid w:val="00D65807"/>
    <w:rsid w:val="00D72BC1"/>
    <w:rsid w:val="00D913AC"/>
    <w:rsid w:val="00D95F40"/>
    <w:rsid w:val="00DA27E8"/>
    <w:rsid w:val="00DA29A3"/>
    <w:rsid w:val="00DA3531"/>
    <w:rsid w:val="00DA3F84"/>
    <w:rsid w:val="00DA58E5"/>
    <w:rsid w:val="00DB10B3"/>
    <w:rsid w:val="00DB1E48"/>
    <w:rsid w:val="00DB33C7"/>
    <w:rsid w:val="00DB5FC9"/>
    <w:rsid w:val="00DB6622"/>
    <w:rsid w:val="00DB68AE"/>
    <w:rsid w:val="00DC13A9"/>
    <w:rsid w:val="00DD6DE3"/>
    <w:rsid w:val="00DE03B4"/>
    <w:rsid w:val="00DE3BCD"/>
    <w:rsid w:val="00DE4D03"/>
    <w:rsid w:val="00DE71D0"/>
    <w:rsid w:val="00DF137B"/>
    <w:rsid w:val="00DF2B21"/>
    <w:rsid w:val="00DF5940"/>
    <w:rsid w:val="00E00308"/>
    <w:rsid w:val="00E038F0"/>
    <w:rsid w:val="00E057CA"/>
    <w:rsid w:val="00E10B76"/>
    <w:rsid w:val="00E12A2C"/>
    <w:rsid w:val="00E12A34"/>
    <w:rsid w:val="00E14670"/>
    <w:rsid w:val="00E17267"/>
    <w:rsid w:val="00E21550"/>
    <w:rsid w:val="00E2541E"/>
    <w:rsid w:val="00E25C6F"/>
    <w:rsid w:val="00E2635E"/>
    <w:rsid w:val="00E26B93"/>
    <w:rsid w:val="00E31BD1"/>
    <w:rsid w:val="00E33438"/>
    <w:rsid w:val="00E346C1"/>
    <w:rsid w:val="00E352C6"/>
    <w:rsid w:val="00E35712"/>
    <w:rsid w:val="00E44DFE"/>
    <w:rsid w:val="00E464F1"/>
    <w:rsid w:val="00E47D5D"/>
    <w:rsid w:val="00E52A05"/>
    <w:rsid w:val="00E62A67"/>
    <w:rsid w:val="00E62A6E"/>
    <w:rsid w:val="00E64323"/>
    <w:rsid w:val="00E7266D"/>
    <w:rsid w:val="00E73A8E"/>
    <w:rsid w:val="00E75552"/>
    <w:rsid w:val="00E75D98"/>
    <w:rsid w:val="00E822AF"/>
    <w:rsid w:val="00E86435"/>
    <w:rsid w:val="00E90756"/>
    <w:rsid w:val="00E913F6"/>
    <w:rsid w:val="00E91BEE"/>
    <w:rsid w:val="00E96DAF"/>
    <w:rsid w:val="00E97300"/>
    <w:rsid w:val="00E9738A"/>
    <w:rsid w:val="00EA2225"/>
    <w:rsid w:val="00EA2604"/>
    <w:rsid w:val="00EA522E"/>
    <w:rsid w:val="00EA571A"/>
    <w:rsid w:val="00EA7D96"/>
    <w:rsid w:val="00EB1388"/>
    <w:rsid w:val="00EB256D"/>
    <w:rsid w:val="00EB5031"/>
    <w:rsid w:val="00EB783A"/>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4D3F"/>
    <w:rsid w:val="00F25BA2"/>
    <w:rsid w:val="00F3115C"/>
    <w:rsid w:val="00F33A26"/>
    <w:rsid w:val="00F34321"/>
    <w:rsid w:val="00F43973"/>
    <w:rsid w:val="00F43BDA"/>
    <w:rsid w:val="00F47788"/>
    <w:rsid w:val="00F525EE"/>
    <w:rsid w:val="00F535C9"/>
    <w:rsid w:val="00F63467"/>
    <w:rsid w:val="00F63D9C"/>
    <w:rsid w:val="00F64401"/>
    <w:rsid w:val="00F677D3"/>
    <w:rsid w:val="00F7103B"/>
    <w:rsid w:val="00F81663"/>
    <w:rsid w:val="00F831FF"/>
    <w:rsid w:val="00F86BFC"/>
    <w:rsid w:val="00F92A21"/>
    <w:rsid w:val="00F92F92"/>
    <w:rsid w:val="00F94DB2"/>
    <w:rsid w:val="00FA3F95"/>
    <w:rsid w:val="00FA5B98"/>
    <w:rsid w:val="00FA66C3"/>
    <w:rsid w:val="00FB430C"/>
    <w:rsid w:val="00FC2D77"/>
    <w:rsid w:val="00FC5080"/>
    <w:rsid w:val="00FD29A9"/>
    <w:rsid w:val="00FD2A13"/>
    <w:rsid w:val="00FD494C"/>
    <w:rsid w:val="00FD75FB"/>
    <w:rsid w:val="00FE3CB8"/>
    <w:rsid w:val="00FE4246"/>
    <w:rsid w:val="00FE44EF"/>
    <w:rsid w:val="00FF0ADC"/>
    <w:rsid w:val="00FF2985"/>
    <w:rsid w:val="00FF312F"/>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4.xml"/><Relationship Id="rId117" Type="http://schemas.openxmlformats.org/officeDocument/2006/relationships/image" Target="media/image16.jpeg"/><Relationship Id="rId21" Type="http://schemas.openxmlformats.org/officeDocument/2006/relationships/header" Target="header9.xml"/><Relationship Id="rId42" Type="http://schemas.openxmlformats.org/officeDocument/2006/relationships/header" Target="header27.xml"/><Relationship Id="rId47" Type="http://schemas.openxmlformats.org/officeDocument/2006/relationships/image" Target="media/image3.png"/><Relationship Id="rId63" Type="http://schemas.openxmlformats.org/officeDocument/2006/relationships/image" Target="media/image9.png"/><Relationship Id="rId68" Type="http://schemas.openxmlformats.org/officeDocument/2006/relationships/header" Target="header44.xml"/><Relationship Id="rId84" Type="http://schemas.openxmlformats.org/officeDocument/2006/relationships/header" Target="header57.xml"/><Relationship Id="rId89" Type="http://schemas.openxmlformats.org/officeDocument/2006/relationships/header" Target="header62.xml"/><Relationship Id="rId112" Type="http://schemas.openxmlformats.org/officeDocument/2006/relationships/image" Target="media/image12.jpeg"/><Relationship Id="rId133" Type="http://schemas.openxmlformats.org/officeDocument/2006/relationships/header" Target="header88.xml"/><Relationship Id="rId138" Type="http://schemas.openxmlformats.org/officeDocument/2006/relationships/header" Target="header91.xml"/><Relationship Id="rId154" Type="http://schemas.openxmlformats.org/officeDocument/2006/relationships/image" Target="media/image37.jpeg"/><Relationship Id="rId159" Type="http://schemas.openxmlformats.org/officeDocument/2006/relationships/header" Target="header100.xml"/><Relationship Id="rId16" Type="http://schemas.openxmlformats.org/officeDocument/2006/relationships/comments" Target="comments.xml"/><Relationship Id="rId107" Type="http://schemas.openxmlformats.org/officeDocument/2006/relationships/header" Target="header75.xml"/><Relationship Id="rId11" Type="http://schemas.openxmlformats.org/officeDocument/2006/relationships/header" Target="header2.xml"/><Relationship Id="rId32" Type="http://schemas.openxmlformats.org/officeDocument/2006/relationships/header" Target="header19.xml"/><Relationship Id="rId37" Type="http://schemas.openxmlformats.org/officeDocument/2006/relationships/header" Target="header22.xml"/><Relationship Id="rId53" Type="http://schemas.openxmlformats.org/officeDocument/2006/relationships/header" Target="header35.xml"/><Relationship Id="rId58" Type="http://schemas.openxmlformats.org/officeDocument/2006/relationships/image" Target="media/image6.png"/><Relationship Id="rId74" Type="http://schemas.openxmlformats.org/officeDocument/2006/relationships/header" Target="header50.xml"/><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header" Target="header84.xml"/><Relationship Id="rId128" Type="http://schemas.openxmlformats.org/officeDocument/2006/relationships/header" Target="header86.xml"/><Relationship Id="rId144" Type="http://schemas.openxmlformats.org/officeDocument/2006/relationships/header" Target="header93.xml"/><Relationship Id="rId149" Type="http://schemas.openxmlformats.org/officeDocument/2006/relationships/header" Target="header94.xml"/><Relationship Id="rId5" Type="http://schemas.openxmlformats.org/officeDocument/2006/relationships/settings" Target="settings.xml"/><Relationship Id="rId90" Type="http://schemas.openxmlformats.org/officeDocument/2006/relationships/header" Target="header63.xml"/><Relationship Id="rId95" Type="http://schemas.openxmlformats.org/officeDocument/2006/relationships/footer" Target="footer7.xml"/><Relationship Id="rId160" Type="http://schemas.openxmlformats.org/officeDocument/2006/relationships/image" Target="media/image39.jpeg"/><Relationship Id="rId165" Type="http://schemas.openxmlformats.org/officeDocument/2006/relationships/theme" Target="theme/theme1.xml"/><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header" Target="header28.xml"/><Relationship Id="rId48" Type="http://schemas.openxmlformats.org/officeDocument/2006/relationships/header" Target="header32.xml"/><Relationship Id="rId64" Type="http://schemas.openxmlformats.org/officeDocument/2006/relationships/header" Target="header40.xml"/><Relationship Id="rId69" Type="http://schemas.openxmlformats.org/officeDocument/2006/relationships/header" Target="header45.xml"/><Relationship Id="rId113" Type="http://schemas.openxmlformats.org/officeDocument/2006/relationships/image" Target="media/image13.jpeg"/><Relationship Id="rId118" Type="http://schemas.openxmlformats.org/officeDocument/2006/relationships/header" Target="header81.xml"/><Relationship Id="rId134" Type="http://schemas.openxmlformats.org/officeDocument/2006/relationships/header" Target="header89.xml"/><Relationship Id="rId139" Type="http://schemas.openxmlformats.org/officeDocument/2006/relationships/image" Target="media/image27.jpeg"/><Relationship Id="rId80" Type="http://schemas.openxmlformats.org/officeDocument/2006/relationships/header" Target="header54.xml"/><Relationship Id="rId85" Type="http://schemas.openxmlformats.org/officeDocument/2006/relationships/header" Target="header58.xml"/><Relationship Id="rId150" Type="http://schemas.openxmlformats.org/officeDocument/2006/relationships/image" Target="media/image35.jpeg"/><Relationship Id="rId155" Type="http://schemas.openxmlformats.org/officeDocument/2006/relationships/header" Target="header97.xml"/><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6.xml"/><Relationship Id="rId124" Type="http://schemas.openxmlformats.org/officeDocument/2006/relationships/image" Target="media/image19.jpeg"/><Relationship Id="rId129" Type="http://schemas.openxmlformats.org/officeDocument/2006/relationships/image" Target="media/image22.jpeg"/><Relationship Id="rId54" Type="http://schemas.openxmlformats.org/officeDocument/2006/relationships/image" Target="media/image5.png"/><Relationship Id="rId70" Type="http://schemas.openxmlformats.org/officeDocument/2006/relationships/header" Target="header46.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image" Target="media/image28.jpeg"/><Relationship Id="rId145" Type="http://schemas.openxmlformats.org/officeDocument/2006/relationships/image" Target="media/image31.jpeg"/><Relationship Id="rId161" Type="http://schemas.openxmlformats.org/officeDocument/2006/relationships/header" Target="header10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1.xml"/><Relationship Id="rId28" Type="http://schemas.openxmlformats.org/officeDocument/2006/relationships/header" Target="header16.xml"/><Relationship Id="rId36" Type="http://schemas.openxmlformats.org/officeDocument/2006/relationships/footer" Target="footer2.xml"/><Relationship Id="rId49" Type="http://schemas.openxmlformats.org/officeDocument/2006/relationships/header" Target="header33.xml"/><Relationship Id="rId57" Type="http://schemas.openxmlformats.org/officeDocument/2006/relationships/footer" Target="footer4.xml"/><Relationship Id="rId106" Type="http://schemas.openxmlformats.org/officeDocument/2006/relationships/header" Target="header74.xml"/><Relationship Id="rId114" Type="http://schemas.openxmlformats.org/officeDocument/2006/relationships/header" Target="header80.xml"/><Relationship Id="rId119" Type="http://schemas.openxmlformats.org/officeDocument/2006/relationships/header" Target="header82.xml"/><Relationship Id="rId127" Type="http://schemas.openxmlformats.org/officeDocument/2006/relationships/header" Target="header85.xml"/><Relationship Id="rId10" Type="http://schemas.openxmlformats.org/officeDocument/2006/relationships/footer" Target="footer1.xml"/><Relationship Id="rId31" Type="http://schemas.openxmlformats.org/officeDocument/2006/relationships/header" Target="header18.xml"/><Relationship Id="rId44" Type="http://schemas.openxmlformats.org/officeDocument/2006/relationships/header" Target="header29.xml"/><Relationship Id="rId52" Type="http://schemas.openxmlformats.org/officeDocument/2006/relationships/header" Target="header34.xml"/><Relationship Id="rId60" Type="http://schemas.openxmlformats.org/officeDocument/2006/relationships/header" Target="header38.xml"/><Relationship Id="rId65" Type="http://schemas.openxmlformats.org/officeDocument/2006/relationships/header" Target="header41.xml"/><Relationship Id="rId73" Type="http://schemas.openxmlformats.org/officeDocument/2006/relationships/header" Target="header49.xml"/><Relationship Id="rId78" Type="http://schemas.openxmlformats.org/officeDocument/2006/relationships/header" Target="header53.xml"/><Relationship Id="rId81" Type="http://schemas.openxmlformats.org/officeDocument/2006/relationships/header" Target="header55.xml"/><Relationship Id="rId86" Type="http://schemas.openxmlformats.org/officeDocument/2006/relationships/header" Target="header59.xml"/><Relationship Id="rId94" Type="http://schemas.openxmlformats.org/officeDocument/2006/relationships/header" Target="header67.xml"/><Relationship Id="rId99" Type="http://schemas.openxmlformats.org/officeDocument/2006/relationships/header" Target="header69.xml"/><Relationship Id="rId101" Type="http://schemas.openxmlformats.org/officeDocument/2006/relationships/header" Target="header70.xml"/><Relationship Id="rId122" Type="http://schemas.openxmlformats.org/officeDocument/2006/relationships/header" Target="header83.xml"/><Relationship Id="rId130" Type="http://schemas.openxmlformats.org/officeDocument/2006/relationships/header" Target="header87.xml"/><Relationship Id="rId135" Type="http://schemas.openxmlformats.org/officeDocument/2006/relationships/image" Target="media/image25.jpeg"/><Relationship Id="rId143" Type="http://schemas.openxmlformats.org/officeDocument/2006/relationships/header" Target="header92.xml"/><Relationship Id="rId148" Type="http://schemas.openxmlformats.org/officeDocument/2006/relationships/image" Target="media/image34.jpeg"/><Relationship Id="rId151" Type="http://schemas.openxmlformats.org/officeDocument/2006/relationships/image" Target="media/image36.jpeg"/><Relationship Id="rId156" Type="http://schemas.openxmlformats.org/officeDocument/2006/relationships/header" Target="header98.xml"/><Relationship Id="rId164"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7.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footer" Target="footer5.xml"/><Relationship Id="rId97" Type="http://schemas.openxmlformats.org/officeDocument/2006/relationships/footer" Target="footer8.xml"/><Relationship Id="rId104" Type="http://schemas.openxmlformats.org/officeDocument/2006/relationships/header" Target="header72.xml"/><Relationship Id="rId120" Type="http://schemas.openxmlformats.org/officeDocument/2006/relationships/image" Target="media/image17.jpeg"/><Relationship Id="rId125" Type="http://schemas.openxmlformats.org/officeDocument/2006/relationships/image" Target="media/image20.jpeg"/><Relationship Id="rId141" Type="http://schemas.openxmlformats.org/officeDocument/2006/relationships/image" Target="media/image29.jpeg"/><Relationship Id="rId146"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header" Target="header42.xml"/><Relationship Id="rId87" Type="http://schemas.openxmlformats.org/officeDocument/2006/relationships/header" Target="header60.xml"/><Relationship Id="rId110" Type="http://schemas.openxmlformats.org/officeDocument/2006/relationships/header" Target="header78.xml"/><Relationship Id="rId115" Type="http://schemas.openxmlformats.org/officeDocument/2006/relationships/image" Target="media/image14.jpeg"/><Relationship Id="rId131" Type="http://schemas.openxmlformats.org/officeDocument/2006/relationships/image" Target="media/image23.jpeg"/><Relationship Id="rId136" Type="http://schemas.openxmlformats.org/officeDocument/2006/relationships/image" Target="media/image26.jpeg"/><Relationship Id="rId157" Type="http://schemas.openxmlformats.org/officeDocument/2006/relationships/image" Target="media/image38.jpeg"/><Relationship Id="rId61" Type="http://schemas.openxmlformats.org/officeDocument/2006/relationships/header" Target="header39.xml"/><Relationship Id="rId82" Type="http://schemas.openxmlformats.org/officeDocument/2006/relationships/image" Target="media/image10.png"/><Relationship Id="rId152" Type="http://schemas.openxmlformats.org/officeDocument/2006/relationships/header" Target="header95.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10.xml"/><Relationship Id="rId105" Type="http://schemas.openxmlformats.org/officeDocument/2006/relationships/header" Target="header73.xml"/><Relationship Id="rId126" Type="http://schemas.openxmlformats.org/officeDocument/2006/relationships/image" Target="media/image21.jpeg"/><Relationship Id="rId14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8.xml"/><Relationship Id="rId93" Type="http://schemas.openxmlformats.org/officeDocument/2006/relationships/header" Target="header66.xml"/><Relationship Id="rId98" Type="http://schemas.openxmlformats.org/officeDocument/2006/relationships/footer" Target="footer9.xml"/><Relationship Id="rId121" Type="http://schemas.openxmlformats.org/officeDocument/2006/relationships/image" Target="media/image18.jpeg"/><Relationship Id="rId142" Type="http://schemas.openxmlformats.org/officeDocument/2006/relationships/image" Target="media/image30.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3.xml"/><Relationship Id="rId116" Type="http://schemas.openxmlformats.org/officeDocument/2006/relationships/image" Target="media/image15.jpeg"/><Relationship Id="rId137" Type="http://schemas.openxmlformats.org/officeDocument/2006/relationships/header" Target="header90.xml"/><Relationship Id="rId158" Type="http://schemas.openxmlformats.org/officeDocument/2006/relationships/header" Target="header99.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image" Target="media/image8.png"/><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79.xml"/><Relationship Id="rId132" Type="http://schemas.openxmlformats.org/officeDocument/2006/relationships/image" Target="media/image24.jpeg"/><Relationship Id="rId153" Type="http://schemas.openxmlformats.org/officeDocument/2006/relationships/header" Target="header9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106</Pages>
  <Words>20319</Words>
  <Characters>115819</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12</cp:revision>
  <cp:lastPrinted>2024-10-14T00:35:00Z</cp:lastPrinted>
  <dcterms:created xsi:type="dcterms:W3CDTF">2024-10-14T00:06:00Z</dcterms:created>
  <dcterms:modified xsi:type="dcterms:W3CDTF">2024-11-03T13:34:00Z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