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footer4.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5.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6.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footer7.xml" ContentType="application/vnd.openxmlformats-officedocument.wordprocessingml.footer+xml"/>
  <Override PartName="/word/header6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69.xml" ContentType="application/vnd.openxmlformats-officedocument.wordprocessingml.header+xml"/>
  <Override PartName="/word/footer10.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11.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4E324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MENTOR-SHIFT: A MOBILE PLATFORM SOLUTION </w:t>
      </w:r>
    </w:p>
    <w:p w14:paraId="6EEB7DBF"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ON PERSONALIZED TUTORING</w:t>
      </w:r>
    </w:p>
    <w:p w14:paraId="5B43EBD1" w14:textId="77777777" w:rsidR="008F456D" w:rsidRDefault="008F456D">
      <w:pPr>
        <w:spacing w:after="240" w:line="240" w:lineRule="auto"/>
        <w:rPr>
          <w:rFonts w:ascii="Georgia" w:eastAsia="Times New Roman" w:hAnsi="Georgia" w:cs="Times New Roman"/>
          <w:lang w:eastAsia="en-PH"/>
        </w:rPr>
      </w:pPr>
    </w:p>
    <w:p w14:paraId="16A5D855" w14:textId="77777777" w:rsidR="008F456D" w:rsidRDefault="008F456D">
      <w:pPr>
        <w:spacing w:after="240" w:line="240" w:lineRule="auto"/>
        <w:rPr>
          <w:rFonts w:ascii="Georgia" w:eastAsia="Times New Roman" w:hAnsi="Georgia" w:cs="Times New Roman"/>
          <w:lang w:eastAsia="en-PH"/>
        </w:rPr>
      </w:pPr>
    </w:p>
    <w:p w14:paraId="57BA8C4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 Capstone Project Presented to </w:t>
      </w:r>
    </w:p>
    <w:p w14:paraId="2AA3D04A"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The Faculty of the Undergraduate Program</w:t>
      </w:r>
    </w:p>
    <w:p w14:paraId="697A7A93"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School of Engineering and Computer Studies</w:t>
      </w:r>
    </w:p>
    <w:p w14:paraId="1ABD557C" w14:textId="7E9225EB" w:rsidR="008F456D" w:rsidRDefault="002B278F">
      <w:pPr>
        <w:spacing w:before="240" w:after="240" w:line="480" w:lineRule="auto"/>
        <w:jc w:val="center"/>
        <w:rPr>
          <w:rFonts w:ascii="Georgia" w:eastAsia="Times New Roman" w:hAnsi="Georgia" w:cs="Times New Roman"/>
          <w:lang w:val="en-US" w:eastAsia="en-PH"/>
        </w:rPr>
      </w:pPr>
      <w:r>
        <w:rPr>
          <w:rFonts w:ascii="Georgia" w:eastAsia="Times New Roman" w:hAnsi="Georgia" w:cs="Times New Roman"/>
          <w:color w:val="000000"/>
          <w:lang w:eastAsia="en-PH"/>
        </w:rPr>
        <w:t>Divine Word College of Legazpi</w:t>
      </w:r>
    </w:p>
    <w:p w14:paraId="6C854817" w14:textId="77777777" w:rsidR="008F456D" w:rsidRDefault="008F456D">
      <w:pPr>
        <w:spacing w:after="0" w:line="240" w:lineRule="auto"/>
        <w:rPr>
          <w:rFonts w:ascii="Georgia" w:eastAsia="Times New Roman" w:hAnsi="Georgia" w:cs="Times New Roman"/>
          <w:lang w:eastAsia="en-PH"/>
        </w:rPr>
      </w:pPr>
    </w:p>
    <w:p w14:paraId="486E48AB" w14:textId="77777777" w:rsidR="008F456D" w:rsidRDefault="008F456D">
      <w:pPr>
        <w:spacing w:after="0" w:line="240" w:lineRule="auto"/>
        <w:rPr>
          <w:rFonts w:ascii="Georgia" w:eastAsia="Times New Roman" w:hAnsi="Georgia" w:cs="Times New Roman"/>
          <w:lang w:eastAsia="en-PH"/>
        </w:rPr>
      </w:pPr>
    </w:p>
    <w:p w14:paraId="1EC2CD66" w14:textId="77777777" w:rsidR="008F456D" w:rsidRDefault="008F456D">
      <w:pPr>
        <w:spacing w:after="0" w:line="240" w:lineRule="auto"/>
        <w:rPr>
          <w:rFonts w:ascii="Georgia" w:eastAsia="Times New Roman" w:hAnsi="Georgia" w:cs="Times New Roman"/>
          <w:lang w:eastAsia="en-PH"/>
        </w:rPr>
      </w:pPr>
    </w:p>
    <w:p w14:paraId="502B9696"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In Partial Fulfillment </w:t>
      </w:r>
    </w:p>
    <w:p w14:paraId="333CD8A0"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 the Requirements for the Degree</w:t>
      </w:r>
    </w:p>
    <w:p w14:paraId="404F4DB0" w14:textId="77777777" w:rsidR="008F456D" w:rsidRDefault="002B278F">
      <w:pPr>
        <w:spacing w:before="240" w:after="240" w:line="48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BACHELOR OF SCIENCE IN INFORMATION TECHNOLOGY</w:t>
      </w:r>
    </w:p>
    <w:p w14:paraId="320441EF" w14:textId="77777777" w:rsidR="008F456D" w:rsidRDefault="008F456D">
      <w:pPr>
        <w:spacing w:before="240" w:after="240" w:line="480" w:lineRule="auto"/>
        <w:jc w:val="center"/>
        <w:rPr>
          <w:rFonts w:ascii="Georgia" w:eastAsia="Times New Roman" w:hAnsi="Georgia" w:cs="Times New Roman"/>
          <w:lang w:eastAsia="en-PH"/>
        </w:rPr>
      </w:pPr>
    </w:p>
    <w:p w14:paraId="3D64316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By</w:t>
      </w:r>
    </w:p>
    <w:p w14:paraId="47C9104B" w14:textId="77777777" w:rsidR="008F456D" w:rsidRDefault="008F456D">
      <w:pPr>
        <w:spacing w:after="0" w:line="240" w:lineRule="auto"/>
        <w:rPr>
          <w:rFonts w:ascii="Georgia" w:eastAsia="Times New Roman" w:hAnsi="Georgia" w:cs="Times New Roman"/>
          <w:lang w:eastAsia="en-PH"/>
        </w:rPr>
      </w:pPr>
    </w:p>
    <w:p w14:paraId="0782E417"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JADE BUBAN RAPOSA</w:t>
      </w:r>
    </w:p>
    <w:p w14:paraId="43750DD6"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IAN JAY NICCOLO DURAN BUENO</w:t>
      </w:r>
    </w:p>
    <w:p w14:paraId="7CA0AF84" w14:textId="77777777" w:rsidR="008F456D" w:rsidRDefault="002B278F">
      <w:pPr>
        <w:spacing w:after="0" w:line="480" w:lineRule="auto"/>
        <w:jc w:val="center"/>
        <w:rPr>
          <w:rFonts w:ascii="Georgia" w:eastAsia="Times New Roman" w:hAnsi="Georgia" w:cs="Times New Roman"/>
          <w:b/>
          <w:bCs/>
          <w:lang w:eastAsia="en-PH"/>
        </w:rPr>
      </w:pPr>
      <w:r>
        <w:rPr>
          <w:rFonts w:ascii="Georgia" w:eastAsia="Times New Roman" w:hAnsi="Georgia" w:cs="Times New Roman"/>
          <w:b/>
          <w:bCs/>
          <w:color w:val="000000"/>
          <w:lang w:eastAsia="en-PH"/>
        </w:rPr>
        <w:t>MARC AUSTIN KATIGBAK BONAGUA</w:t>
      </w:r>
    </w:p>
    <w:p w14:paraId="3B7A66EB" w14:textId="77777777" w:rsidR="008F456D" w:rsidRDefault="008F456D">
      <w:pPr>
        <w:spacing w:after="240" w:line="240" w:lineRule="auto"/>
        <w:rPr>
          <w:rFonts w:ascii="Georgia" w:eastAsia="Times New Roman" w:hAnsi="Georgia" w:cs="Times New Roman"/>
          <w:lang w:eastAsia="en-PH"/>
        </w:rPr>
      </w:pPr>
    </w:p>
    <w:p w14:paraId="0ADC8798" w14:textId="77777777" w:rsidR="008F456D" w:rsidRDefault="008F456D">
      <w:pPr>
        <w:spacing w:after="240" w:line="240" w:lineRule="auto"/>
        <w:rPr>
          <w:rFonts w:ascii="Georgia" w:eastAsia="Times New Roman" w:hAnsi="Georgia" w:cs="Times New Roman"/>
          <w:lang w:eastAsia="en-PH"/>
        </w:rPr>
      </w:pPr>
    </w:p>
    <w:p w14:paraId="0CDE7F76" w14:textId="77777777" w:rsidR="008F456D" w:rsidRDefault="002B278F">
      <w:pPr>
        <w:tabs>
          <w:tab w:val="center" w:pos="4320"/>
          <w:tab w:val="right" w:pos="8640"/>
        </w:tabs>
        <w:spacing w:after="0" w:line="480" w:lineRule="auto"/>
        <w:jc w:val="center"/>
        <w:rPr>
          <w:del w:id="1" w:author="Jade Raposa" w:date="2024-10-16T21:05:00Z"/>
          <w:rFonts w:ascii="Georgia" w:eastAsia="Times New Roman" w:hAnsi="Georgia" w:cs="Times New Roman"/>
          <w:color w:val="000000"/>
          <w:lang w:eastAsia="en-PH"/>
        </w:rPr>
        <w:pPrChange w:id="2" w:author="Jade Raposa" w:date="2024-10-16T21:08:00Z">
          <w:pPr>
            <w:tabs>
              <w:tab w:val="center" w:pos="4320"/>
              <w:tab w:val="right" w:pos="8640"/>
            </w:tabs>
            <w:spacing w:after="0" w:line="480" w:lineRule="auto"/>
          </w:pPr>
        </w:pPrChange>
      </w:pPr>
      <w:r>
        <w:rPr>
          <w:rFonts w:ascii="Georgia" w:eastAsia="Times New Roman" w:hAnsi="Georgia" w:cs="Times New Roman"/>
          <w:color w:val="000000"/>
          <w:lang w:eastAsia="en-PH"/>
        </w:rPr>
        <w:t>October 2024</w:t>
      </w:r>
    </w:p>
    <w:p w14:paraId="29B489CD" w14:textId="77777777" w:rsidR="008F456D" w:rsidRDefault="008F456D">
      <w:pPr>
        <w:jc w:val="center"/>
        <w:rPr>
          <w:ins w:id="3" w:author="Jade Raposa" w:date="2024-10-16T23:22:00Z"/>
          <w:rFonts w:ascii="Georgia" w:eastAsia="Times New Roman" w:hAnsi="Georgia" w:cs="Times New Roman"/>
          <w:b/>
          <w:bCs/>
          <w:color w:val="000000"/>
          <w:lang w:eastAsia="en-PH"/>
        </w:rPr>
        <w:sectPr w:rsidR="008F456D">
          <w:headerReference w:type="default" r:id="rId9"/>
          <w:footerReference w:type="default" r:id="rId10"/>
          <w:headerReference w:type="first" r:id="rId11"/>
          <w:pgSz w:w="12240" w:h="15840"/>
          <w:pgMar w:top="994" w:right="1440" w:bottom="1440" w:left="2160" w:header="706" w:footer="706" w:gutter="0"/>
          <w:pgNumType w:fmt="lowerRoman" w:start="1"/>
          <w:cols w:space="708"/>
          <w:titlePg/>
          <w:docGrid w:linePitch="360"/>
        </w:sectPr>
      </w:pPr>
    </w:p>
    <w:p w14:paraId="4A39981D" w14:textId="77777777" w:rsidR="008F456D" w:rsidRDefault="002B278F">
      <w:pPr>
        <w:jc w:val="center"/>
        <w:rPr>
          <w:rFonts w:ascii="Georgia" w:eastAsia="Times New Roman" w:hAnsi="Georgia" w:cs="Times New Roman"/>
          <w:lang w:eastAsia="en-PH"/>
        </w:rPr>
        <w:pPrChange w:id="19" w:author="Jade Raposa" w:date="2024-10-16T23:22:00Z">
          <w:pPr>
            <w:spacing w:before="240" w:after="0" w:line="480" w:lineRule="auto"/>
            <w:jc w:val="center"/>
          </w:pPr>
        </w:pPrChange>
      </w:pPr>
      <w:r>
        <w:rPr>
          <w:rFonts w:ascii="Georgia" w:eastAsia="Times New Roman" w:hAnsi="Georgia" w:cs="Times New Roman"/>
          <w:b/>
          <w:bCs/>
          <w:color w:val="000000"/>
          <w:lang w:eastAsia="en-PH"/>
        </w:rPr>
        <w:lastRenderedPageBreak/>
        <w:t>RECOMMENDATION FOR CAPSTONE PROJECT FINAL DEFENSE</w:t>
      </w:r>
    </w:p>
    <w:p w14:paraId="1E8D7338"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by </w:t>
      </w:r>
      <w:r>
        <w:rPr>
          <w:rFonts w:ascii="Georgia" w:eastAsia="Times New Roman" w:hAnsi="Georgia" w:cs="Times New Roman"/>
          <w:b/>
          <w:bCs/>
          <w:color w:val="000000"/>
          <w:lang w:eastAsia="en-PH"/>
        </w:rPr>
        <w:t xml:space="preserve">Jade </w:t>
      </w:r>
      <w:proofErr w:type="spellStart"/>
      <w:r>
        <w:rPr>
          <w:rFonts w:ascii="Georgia" w:eastAsia="Times New Roman" w:hAnsi="Georgia" w:cs="Times New Roman"/>
          <w:b/>
          <w:bCs/>
          <w:color w:val="000000"/>
          <w:lang w:eastAsia="en-PH"/>
        </w:rPr>
        <w:t>Buban</w:t>
      </w:r>
      <w:proofErr w:type="spellEnd"/>
      <w:r>
        <w:rPr>
          <w:rFonts w:ascii="Georgia" w:eastAsia="Times New Roman" w:hAnsi="Georgia" w:cs="Times New Roman"/>
          <w:b/>
          <w:bCs/>
          <w:color w:val="000000"/>
          <w:lang w:eastAsia="en-PH"/>
        </w:rPr>
        <w:t xml:space="preserve"> </w:t>
      </w:r>
      <w:proofErr w:type="spellStart"/>
      <w:r>
        <w:rPr>
          <w:rFonts w:ascii="Georgia" w:eastAsia="Times New Roman" w:hAnsi="Georgia" w:cs="Times New Roman"/>
          <w:b/>
          <w:bCs/>
          <w:color w:val="000000"/>
          <w:lang w:eastAsia="en-PH"/>
        </w:rPr>
        <w:t>Raposa</w:t>
      </w:r>
      <w:proofErr w:type="spellEnd"/>
      <w:r>
        <w:rPr>
          <w:rFonts w:ascii="Georgia" w:eastAsia="Times New Roman" w:hAnsi="Georgia" w:cs="Times New Roman"/>
          <w:b/>
          <w:bCs/>
          <w:color w:val="000000"/>
          <w:lang w:eastAsia="en-PH"/>
        </w:rPr>
        <w:t xml:space="preserve">, Ian Jay </w:t>
      </w:r>
      <w:proofErr w:type="spellStart"/>
      <w:r>
        <w:rPr>
          <w:rFonts w:ascii="Georgia" w:eastAsia="Times New Roman" w:hAnsi="Georgia" w:cs="Times New Roman"/>
          <w:b/>
          <w:bCs/>
          <w:color w:val="000000"/>
          <w:lang w:eastAsia="en-PH"/>
        </w:rPr>
        <w:t>Niccolo</w:t>
      </w:r>
      <w:proofErr w:type="spellEnd"/>
      <w:r>
        <w:rPr>
          <w:rFonts w:ascii="Georgia" w:eastAsia="Times New Roman" w:hAnsi="Georgia" w:cs="Times New Roman"/>
          <w:b/>
          <w:bCs/>
          <w:color w:val="000000"/>
          <w:lang w:eastAsia="en-PH"/>
        </w:rPr>
        <w:t xml:space="preserve">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submitted to the Capstone Project Committee for consideration and approval.</w:t>
      </w:r>
    </w:p>
    <w:p w14:paraId="420D66AC"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w:t>
      </w:r>
    </w:p>
    <w:p w14:paraId="4C7AC159"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 </w:t>
      </w:r>
    </w:p>
    <w:p w14:paraId="1C58476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01B80C9E" w14:textId="77777777" w:rsidR="008F456D" w:rsidRDefault="008F456D">
      <w:pPr>
        <w:spacing w:after="0" w:line="240" w:lineRule="auto"/>
        <w:rPr>
          <w:rFonts w:ascii="Georgia" w:eastAsia="Times New Roman" w:hAnsi="Georgia" w:cs="Times New Roman"/>
          <w:lang w:eastAsia="en-PH"/>
        </w:rPr>
      </w:pPr>
    </w:p>
    <w:p w14:paraId="7573368B" w14:textId="77777777" w:rsidR="008F456D" w:rsidRDefault="008F456D">
      <w:pPr>
        <w:spacing w:after="0" w:line="240" w:lineRule="auto"/>
        <w:rPr>
          <w:rFonts w:ascii="Georgia" w:eastAsia="Times New Roman" w:hAnsi="Georgia" w:cs="Times New Roman"/>
          <w:lang w:eastAsia="en-PH"/>
        </w:rPr>
      </w:pPr>
    </w:p>
    <w:p w14:paraId="09E169F0" w14:textId="77777777" w:rsidR="008F456D" w:rsidRDefault="008F456D">
      <w:pPr>
        <w:spacing w:after="0" w:line="240" w:lineRule="auto"/>
        <w:rPr>
          <w:rFonts w:ascii="Georgia" w:eastAsia="Times New Roman" w:hAnsi="Georgia" w:cs="Times New Roman"/>
          <w:lang w:eastAsia="en-PH"/>
        </w:rPr>
      </w:pPr>
    </w:p>
    <w:p w14:paraId="0CC8C6D8" w14:textId="77777777" w:rsidR="008F456D" w:rsidRDefault="002B278F">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Pr>
          <w:rFonts w:ascii="Georgia" w:eastAsia="Times New Roman" w:hAnsi="Georgia" w:cs="Times New Roman"/>
          <w:b/>
          <w:bCs/>
          <w:color w:val="000000"/>
          <w:lang w:eastAsia="en-PH"/>
        </w:rPr>
        <w:t xml:space="preserve">MENTOR-SHIFT: A MOBILE PLATFORM SOLUTION ON PERSONALIZED TUTORING” </w:t>
      </w:r>
      <w:r>
        <w:rPr>
          <w:rFonts w:ascii="Georgia" w:eastAsia="Times New Roman" w:hAnsi="Georgia" w:cs="Times New Roman"/>
          <w:color w:val="000000"/>
          <w:lang w:eastAsia="en-PH"/>
        </w:rPr>
        <w:t xml:space="preserve">prepared and submitted by </w:t>
      </w:r>
      <w:r>
        <w:rPr>
          <w:rFonts w:ascii="Georgia" w:eastAsia="Times New Roman" w:hAnsi="Georgia" w:cs="Times New Roman"/>
          <w:b/>
          <w:bCs/>
          <w:color w:val="000000"/>
          <w:lang w:eastAsia="en-PH"/>
        </w:rPr>
        <w:t xml:space="preserve">Jade </w:t>
      </w:r>
      <w:proofErr w:type="spellStart"/>
      <w:r>
        <w:rPr>
          <w:rFonts w:ascii="Georgia" w:eastAsia="Times New Roman" w:hAnsi="Georgia" w:cs="Times New Roman"/>
          <w:b/>
          <w:bCs/>
          <w:color w:val="000000"/>
          <w:lang w:eastAsia="en-PH"/>
        </w:rPr>
        <w:t>Buban</w:t>
      </w:r>
      <w:proofErr w:type="spellEnd"/>
      <w:r>
        <w:rPr>
          <w:rFonts w:ascii="Georgia" w:eastAsia="Times New Roman" w:hAnsi="Georgia" w:cs="Times New Roman"/>
          <w:b/>
          <w:bCs/>
          <w:color w:val="000000"/>
          <w:lang w:eastAsia="en-PH"/>
        </w:rPr>
        <w:t xml:space="preserve"> </w:t>
      </w:r>
      <w:proofErr w:type="spellStart"/>
      <w:r>
        <w:rPr>
          <w:rFonts w:ascii="Georgia" w:eastAsia="Times New Roman" w:hAnsi="Georgia" w:cs="Times New Roman"/>
          <w:b/>
          <w:bCs/>
          <w:color w:val="000000"/>
          <w:lang w:eastAsia="en-PH"/>
        </w:rPr>
        <w:t>Raposa</w:t>
      </w:r>
      <w:proofErr w:type="spellEnd"/>
      <w:r>
        <w:rPr>
          <w:rFonts w:ascii="Georgia" w:eastAsia="Times New Roman" w:hAnsi="Georgia" w:cs="Times New Roman"/>
          <w:b/>
          <w:bCs/>
          <w:color w:val="000000"/>
          <w:lang w:eastAsia="en-PH"/>
        </w:rPr>
        <w:t xml:space="preserve">, Ian Jay </w:t>
      </w:r>
      <w:proofErr w:type="spellStart"/>
      <w:r>
        <w:rPr>
          <w:rFonts w:ascii="Georgia" w:eastAsia="Times New Roman" w:hAnsi="Georgia" w:cs="Times New Roman"/>
          <w:b/>
          <w:bCs/>
          <w:color w:val="000000"/>
          <w:lang w:eastAsia="en-PH"/>
        </w:rPr>
        <w:t>Niccolo</w:t>
      </w:r>
      <w:proofErr w:type="spellEnd"/>
      <w:r>
        <w:rPr>
          <w:rFonts w:ascii="Georgia" w:eastAsia="Times New Roman" w:hAnsi="Georgia" w:cs="Times New Roman"/>
          <w:b/>
          <w:bCs/>
          <w:color w:val="000000"/>
          <w:lang w:eastAsia="en-PH"/>
        </w:rPr>
        <w:t xml:space="preserve"> D. Bueno, and Marc Austin K. </w:t>
      </w:r>
      <w:proofErr w:type="spellStart"/>
      <w:r>
        <w:rPr>
          <w:rFonts w:ascii="Georgia" w:eastAsia="Times New Roman" w:hAnsi="Georgia" w:cs="Times New Roman"/>
          <w:b/>
          <w:bCs/>
          <w:color w:val="000000"/>
          <w:lang w:eastAsia="en-PH"/>
        </w:rPr>
        <w:t>Bonagua</w:t>
      </w:r>
      <w:proofErr w:type="spell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are hereby considered and endorsed for Final Defense.</w:t>
      </w:r>
    </w:p>
    <w:p w14:paraId="0D80FDDA" w14:textId="77777777" w:rsidR="008F456D" w:rsidRDefault="008F456D">
      <w:pPr>
        <w:spacing w:after="240" w:line="240" w:lineRule="auto"/>
        <w:rPr>
          <w:rFonts w:ascii="Georgia" w:eastAsia="Times New Roman" w:hAnsi="Georgia" w:cs="Times New Roman"/>
          <w:lang w:eastAsia="en-PH"/>
        </w:rPr>
      </w:pPr>
    </w:p>
    <w:p w14:paraId="23887152" w14:textId="77777777" w:rsidR="008F456D" w:rsidRDefault="008F456D">
      <w:pPr>
        <w:spacing w:after="240" w:line="240" w:lineRule="auto"/>
        <w:rPr>
          <w:rFonts w:ascii="Georgia" w:eastAsia="Times New Roman" w:hAnsi="Georgia" w:cs="Times New Roman"/>
          <w:lang w:eastAsia="en-PH"/>
        </w:rPr>
      </w:pPr>
    </w:p>
    <w:p w14:paraId="11077D0F" w14:textId="77777777" w:rsidR="008F456D" w:rsidRDefault="008F456D">
      <w:pPr>
        <w:spacing w:after="240" w:line="240" w:lineRule="auto"/>
        <w:rPr>
          <w:rFonts w:ascii="Georgia" w:eastAsia="Times New Roman" w:hAnsi="Georgia" w:cs="Times New Roman"/>
          <w:lang w:eastAsia="en-PH"/>
        </w:rPr>
      </w:pPr>
    </w:p>
    <w:p w14:paraId="30A0C360" w14:textId="77777777" w:rsidR="008F456D" w:rsidRDefault="008F456D">
      <w:pPr>
        <w:spacing w:after="240" w:line="240" w:lineRule="auto"/>
        <w:rPr>
          <w:rFonts w:ascii="Georgia" w:eastAsia="Times New Roman" w:hAnsi="Georgia" w:cs="Times New Roman"/>
          <w:lang w:eastAsia="en-PH"/>
        </w:rPr>
      </w:pPr>
    </w:p>
    <w:p w14:paraId="5482EBF5" w14:textId="77777777" w:rsidR="008F456D" w:rsidRDefault="008F456D">
      <w:pPr>
        <w:spacing w:after="240" w:line="240" w:lineRule="auto"/>
        <w:rPr>
          <w:rFonts w:ascii="Georgia" w:eastAsia="Times New Roman" w:hAnsi="Georgia" w:cs="Times New Roman"/>
          <w:lang w:eastAsia="en-PH"/>
        </w:rPr>
      </w:pPr>
    </w:p>
    <w:p w14:paraId="28975334"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026D10D6"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Capstone Project Coordinator</w:t>
      </w:r>
    </w:p>
    <w:p w14:paraId="3700F068" w14:textId="77777777" w:rsidR="008F456D" w:rsidRDefault="008F456D">
      <w:pPr>
        <w:spacing w:before="240" w:after="240" w:line="240" w:lineRule="auto"/>
        <w:jc w:val="center"/>
        <w:rPr>
          <w:del w:id="20" w:author="Jade Raposa" w:date="2024-10-16T21:04:00Z"/>
          <w:rFonts w:ascii="Georgia" w:eastAsia="Times New Roman" w:hAnsi="Georgia" w:cs="Times New Roman"/>
          <w:color w:val="000000"/>
          <w:lang w:eastAsia="en-PH"/>
        </w:rPr>
      </w:pPr>
    </w:p>
    <w:p w14:paraId="1D698DBD" w14:textId="77777777" w:rsidR="008F456D" w:rsidRDefault="008F456D">
      <w:pPr>
        <w:spacing w:before="240" w:after="240" w:line="240" w:lineRule="auto"/>
        <w:rPr>
          <w:del w:id="21" w:author="Jade Raposa" w:date="2024-10-16T21:07:00Z"/>
          <w:rFonts w:ascii="Georgia" w:eastAsia="Times New Roman" w:hAnsi="Georgia" w:cs="Times New Roman"/>
          <w:color w:val="000000"/>
          <w:lang w:eastAsia="en-PH"/>
        </w:rPr>
        <w:pPrChange w:id="22" w:author="Jade Raposa" w:date="2024-10-16T21:04:00Z">
          <w:pPr>
            <w:spacing w:before="240" w:after="240" w:line="240" w:lineRule="auto"/>
            <w:jc w:val="center"/>
          </w:pPr>
        </w:pPrChange>
      </w:pPr>
    </w:p>
    <w:p w14:paraId="135A67D2" w14:textId="77777777" w:rsidR="008F456D" w:rsidRDefault="008F456D">
      <w:pPr>
        <w:rPr>
          <w:ins w:id="23" w:author="Jade Raposa" w:date="2024-10-16T21:04:00Z"/>
          <w:rFonts w:ascii="Georgia" w:eastAsia="Times New Roman" w:hAnsi="Georgia" w:cs="Times New Roman"/>
          <w:b/>
          <w:bCs/>
          <w:color w:val="000000"/>
          <w:lang w:eastAsia="en-PH"/>
        </w:rPr>
      </w:pPr>
    </w:p>
    <w:p w14:paraId="51EB1770" w14:textId="77777777" w:rsidR="008F456D" w:rsidRDefault="008F456D">
      <w:pPr>
        <w:rPr>
          <w:ins w:id="24" w:author="Jade Raposa" w:date="2024-10-16T21:09:00Z"/>
          <w:rFonts w:ascii="Georgia" w:eastAsia="Times New Roman" w:hAnsi="Georgia" w:cs="Times New Roman"/>
          <w:b/>
          <w:bCs/>
          <w:color w:val="000000"/>
          <w:lang w:eastAsia="en-PH"/>
        </w:rPr>
        <w:sectPr w:rsidR="008F456D">
          <w:headerReference w:type="first" r:id="rId12"/>
          <w:pgSz w:w="12240" w:h="15840"/>
          <w:pgMar w:top="1710" w:right="1440" w:bottom="1440" w:left="2160" w:header="720" w:footer="706" w:gutter="0"/>
          <w:pgNumType w:fmt="lowerRoman" w:start="1"/>
          <w:cols w:space="708"/>
          <w:titlePg/>
          <w:docGrid w:linePitch="360"/>
        </w:sectPr>
      </w:pPr>
    </w:p>
    <w:p w14:paraId="2D2B845C" w14:textId="77777777" w:rsidR="008F456D" w:rsidRDefault="002B278F">
      <w:pPr>
        <w:jc w:val="center"/>
        <w:rPr>
          <w:rFonts w:ascii="Georgia" w:eastAsia="Times New Roman" w:hAnsi="Georgia" w:cs="Times New Roman"/>
          <w:lang w:eastAsia="en-PH"/>
        </w:rPr>
        <w:pPrChange w:id="30" w:author="Jade Raposa" w:date="2024-10-16T21:09:00Z">
          <w:pPr>
            <w:spacing w:before="240" w:after="0" w:line="480" w:lineRule="auto"/>
            <w:jc w:val="center"/>
          </w:pPr>
        </w:pPrChange>
      </w:pPr>
      <w:r>
        <w:rPr>
          <w:rFonts w:ascii="Georgia" w:eastAsia="Times New Roman" w:hAnsi="Georgia" w:cs="Times New Roman"/>
          <w:b/>
          <w:bCs/>
          <w:color w:val="000000"/>
          <w:lang w:eastAsia="en-PH"/>
        </w:rPr>
        <w:lastRenderedPageBreak/>
        <w:t>RESULT OF THE FINAL DEFENSE</w:t>
      </w:r>
    </w:p>
    <w:p w14:paraId="7981941D"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 </w:t>
      </w:r>
    </w:p>
    <w:p w14:paraId="7B1C1371"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 xml:space="preserve">Jade </w:t>
      </w:r>
      <w:proofErr w:type="spellStart"/>
      <w:r>
        <w:rPr>
          <w:rFonts w:ascii="Georgia" w:eastAsia="Times New Roman" w:hAnsi="Georgia" w:cs="Times New Roman"/>
          <w:color w:val="000000"/>
          <w:lang w:eastAsia="en-PH"/>
        </w:rPr>
        <w:t>Buban</w:t>
      </w:r>
      <w:proofErr w:type="spellEnd"/>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Raposa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Ian Jay </w:t>
      </w:r>
      <w:proofErr w:type="spellStart"/>
      <w:r>
        <w:rPr>
          <w:rFonts w:ascii="Georgia" w:eastAsia="Times New Roman" w:hAnsi="Georgia" w:cs="Times New Roman"/>
          <w:color w:val="000000"/>
          <w:lang w:eastAsia="en-PH"/>
        </w:rPr>
        <w:t>Niccolo</w:t>
      </w:r>
      <w:proofErr w:type="spellEnd"/>
      <w:r>
        <w:rPr>
          <w:rFonts w:ascii="Georgia" w:eastAsia="Times New Roman" w:hAnsi="Georgia" w:cs="Times New Roman"/>
          <w:color w:val="000000"/>
          <w:lang w:eastAsia="en-PH"/>
        </w:rPr>
        <w:t xml:space="preserve"> D. Bueno</w:t>
      </w:r>
      <w:r>
        <w:rPr>
          <w:rFonts w:ascii="Georgia" w:eastAsia="Times New Roman" w:hAnsi="Georgia" w:cs="Times New Roman"/>
          <w:color w:val="000000"/>
          <w:lang w:eastAsia="en-PH"/>
        </w:rPr>
        <w:tab/>
      </w:r>
    </w:p>
    <w:p w14:paraId="7F22E071" w14:textId="77777777" w:rsidR="008F456D" w:rsidRDefault="002B278F">
      <w:pPr>
        <w:spacing w:before="240" w:after="0" w:line="480" w:lineRule="auto"/>
        <w:ind w:left="144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    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78093BC5" w14:textId="77777777" w:rsidR="008F456D" w:rsidRDefault="002B278F">
      <w:pPr>
        <w:spacing w:before="240" w:after="0" w:line="480" w:lineRule="auto"/>
        <w:jc w:val="both"/>
        <w:rPr>
          <w:rFonts w:ascii="Georgia" w:eastAsia="Times New Roman" w:hAnsi="Georgia" w:cs="Times New Roman"/>
          <w:color w:val="000000" w:themeColor="text1"/>
          <w:lang w:eastAsia="en-PH"/>
        </w:rPr>
      </w:pPr>
      <w:r>
        <w:rPr>
          <w:rFonts w:ascii="Georgia" w:eastAsia="Times New Roman" w:hAnsi="Georgia" w:cs="Times New Roman"/>
          <w:b/>
          <w:bCs/>
          <w:color w:val="000000" w:themeColor="text1"/>
          <w:lang w:eastAsia="en-PH"/>
        </w:rPr>
        <w:t>Place:  </w:t>
      </w:r>
      <w:proofErr w:type="spellStart"/>
      <w:r>
        <w:rPr>
          <w:rFonts w:ascii="Georgia" w:eastAsia="Georgia" w:hAnsi="Georgia" w:cs="Georgia"/>
        </w:rPr>
        <w:t>SoECS</w:t>
      </w:r>
      <w:proofErr w:type="spellEnd"/>
      <w:r>
        <w:rPr>
          <w:rFonts w:ascii="Georgia" w:eastAsia="Georgia" w:hAnsi="Georgia" w:cs="Georgia"/>
        </w:rPr>
        <w:t xml:space="preserve"> Conference Room</w:t>
      </w:r>
      <w:r>
        <w:rPr>
          <w:rFonts w:ascii="Georgia" w:eastAsia="Times New Roman" w:hAnsi="Georgia" w:cs="Times New Roman"/>
          <w:b/>
          <w:bCs/>
          <w:color w:val="000000" w:themeColor="text1"/>
          <w:lang w:eastAsia="en-PH"/>
        </w:rPr>
        <w:tab/>
        <w:t>Date:</w:t>
      </w:r>
      <w:r>
        <w:rPr>
          <w:rFonts w:ascii="Georgia" w:eastAsia="Times New Roman" w:hAnsi="Georgia" w:cs="Times New Roman"/>
          <w:color w:val="000000" w:themeColor="text1"/>
          <w:lang w:eastAsia="en-PH"/>
        </w:rPr>
        <w:t xml:space="preserve"> October 14, 2024</w:t>
      </w:r>
      <w:r>
        <w:rPr>
          <w:rFonts w:ascii="Georgia" w:eastAsia="Times New Roman" w:hAnsi="Georgia" w:cs="Times New Roman"/>
          <w:b/>
          <w:bCs/>
          <w:color w:val="000000" w:themeColor="text1"/>
          <w:lang w:eastAsia="en-PH"/>
        </w:rPr>
        <w:tab/>
        <w:t xml:space="preserve">Time: </w:t>
      </w:r>
      <w:r>
        <w:rPr>
          <w:rFonts w:ascii="Georgia" w:eastAsia="Times New Roman" w:hAnsi="Georgia" w:cs="Times New Roman"/>
          <w:color w:val="000000" w:themeColor="text1"/>
          <w:lang w:eastAsia="en-PH"/>
        </w:rPr>
        <w:t>11:30 AM</w:t>
      </w:r>
      <w:r>
        <w:rPr>
          <w:rFonts w:ascii="Georgia" w:eastAsia="Times New Roman" w:hAnsi="Georgia" w:cs="Times New Roman"/>
          <w:b/>
          <w:bCs/>
          <w:color w:val="000000" w:themeColor="text1"/>
          <w:lang w:eastAsia="en-PH"/>
        </w:rPr>
        <w:t> </w:t>
      </w:r>
    </w:p>
    <w:p w14:paraId="1546E3FD" w14:textId="77777777" w:rsidR="008F456D" w:rsidRDefault="008F456D">
      <w:pPr>
        <w:spacing w:after="0" w:line="240" w:lineRule="auto"/>
        <w:rPr>
          <w:rFonts w:ascii="Georgia" w:eastAsia="Times New Roman" w:hAnsi="Georgia" w:cs="Times New Roman"/>
          <w:lang w:eastAsia="en-PH"/>
        </w:rPr>
      </w:pPr>
    </w:p>
    <w:p w14:paraId="5BA51848" w14:textId="77777777" w:rsidR="008F456D" w:rsidRDefault="002B278F">
      <w:pPr>
        <w:spacing w:before="240" w:after="0" w:line="48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COMMITTEE</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t xml:space="preserve">       ACTION TAKEN</w:t>
      </w:r>
    </w:p>
    <w:p w14:paraId="67A164E9"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35A927EB"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56D4414" w14:textId="77777777" w:rsidR="008F456D" w:rsidRDefault="008F456D">
      <w:pPr>
        <w:spacing w:after="0" w:line="240" w:lineRule="auto"/>
        <w:rPr>
          <w:rFonts w:ascii="Georgia" w:eastAsia="Times New Roman" w:hAnsi="Georgia" w:cs="Times New Roman"/>
          <w:lang w:eastAsia="en-PH"/>
        </w:rPr>
      </w:pPr>
    </w:p>
    <w:p w14:paraId="3BD987B6"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REILAN L.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________________</w:t>
      </w:r>
    </w:p>
    <w:p w14:paraId="23381FCB"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B287DF2" w14:textId="77777777" w:rsidR="008F456D" w:rsidRDefault="008F456D">
      <w:pPr>
        <w:spacing w:after="240" w:line="240" w:lineRule="auto"/>
        <w:rPr>
          <w:rFonts w:ascii="Georgia" w:eastAsia="Times New Roman" w:hAnsi="Georgia" w:cs="Times New Roman"/>
          <w:lang w:eastAsia="en-PH"/>
        </w:rPr>
      </w:pPr>
    </w:p>
    <w:p w14:paraId="4E23FE64" w14:textId="77777777" w:rsidR="008F456D" w:rsidRDefault="008F456D">
      <w:pPr>
        <w:spacing w:after="240" w:line="240" w:lineRule="auto"/>
        <w:rPr>
          <w:rFonts w:ascii="Georgia" w:eastAsia="Times New Roman" w:hAnsi="Georgia" w:cs="Times New Roman"/>
          <w:lang w:eastAsia="en-PH"/>
        </w:rPr>
      </w:pPr>
    </w:p>
    <w:p w14:paraId="79D0A63B" w14:textId="77777777" w:rsidR="008F456D" w:rsidRDefault="008F456D">
      <w:pPr>
        <w:spacing w:after="240" w:line="240" w:lineRule="auto"/>
        <w:rPr>
          <w:rFonts w:ascii="Georgia" w:eastAsia="Times New Roman" w:hAnsi="Georgia" w:cs="Times New Roman"/>
          <w:lang w:eastAsia="en-PH"/>
        </w:rPr>
      </w:pPr>
    </w:p>
    <w:p w14:paraId="071AF402" w14:textId="77777777" w:rsidR="008F456D" w:rsidRDefault="008F456D">
      <w:pPr>
        <w:spacing w:after="240" w:line="240" w:lineRule="auto"/>
        <w:rPr>
          <w:rFonts w:ascii="Georgia" w:eastAsia="Times New Roman" w:hAnsi="Georgia" w:cs="Times New Roman"/>
          <w:lang w:eastAsia="en-PH"/>
        </w:rPr>
      </w:pPr>
    </w:p>
    <w:p w14:paraId="1B748688"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DHAN </w:t>
      </w:r>
      <w:proofErr w:type="gramStart"/>
      <w:r>
        <w:rPr>
          <w:rFonts w:ascii="Georgia" w:eastAsia="Times New Roman" w:hAnsi="Georgia" w:cs="Times New Roman"/>
          <w:b/>
          <w:bCs/>
          <w:color w:val="000000"/>
          <w:lang w:eastAsia="en-PH"/>
        </w:rPr>
        <w:t>DAVISH  V</w:t>
      </w:r>
      <w:proofErr w:type="gramEnd"/>
      <w:r>
        <w:rPr>
          <w:rFonts w:ascii="Georgia" w:eastAsia="Times New Roman" w:hAnsi="Georgia" w:cs="Times New Roman"/>
          <w:b/>
          <w:bCs/>
          <w:color w:val="000000"/>
          <w:lang w:eastAsia="en-PH"/>
        </w:rPr>
        <w:t>.ALAMO</w:t>
      </w:r>
    </w:p>
    <w:p w14:paraId="6059CC2C"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Adviser</w:t>
      </w:r>
    </w:p>
    <w:p w14:paraId="6FFA99BC" w14:textId="77777777" w:rsidR="008F456D" w:rsidRDefault="008F456D">
      <w:pPr>
        <w:spacing w:after="0" w:line="240" w:lineRule="auto"/>
        <w:rPr>
          <w:rFonts w:ascii="Georgia" w:eastAsia="Times New Roman" w:hAnsi="Georgia" w:cs="Times New Roman"/>
          <w:lang w:eastAsia="en-PH"/>
        </w:rPr>
      </w:pPr>
    </w:p>
    <w:p w14:paraId="64F57B39" w14:textId="77777777" w:rsidR="008F456D" w:rsidRDefault="008F456D">
      <w:pPr>
        <w:spacing w:after="0" w:line="240" w:lineRule="auto"/>
        <w:rPr>
          <w:rFonts w:ascii="Georgia" w:eastAsia="Times New Roman" w:hAnsi="Georgia" w:cs="Times New Roman"/>
          <w:lang w:eastAsia="en-PH"/>
        </w:rPr>
      </w:pPr>
    </w:p>
    <w:p w14:paraId="65CFC212" w14:textId="77777777" w:rsidR="008F456D" w:rsidRDefault="008F456D">
      <w:pPr>
        <w:spacing w:after="0" w:line="240" w:lineRule="auto"/>
        <w:rPr>
          <w:rFonts w:ascii="Georgia" w:eastAsia="Times New Roman" w:hAnsi="Georgia" w:cs="Times New Roman"/>
          <w:lang w:eastAsia="en-PH"/>
        </w:rPr>
      </w:pPr>
    </w:p>
    <w:p w14:paraId="08CF4860" w14:textId="77777777" w:rsidR="008F456D" w:rsidRDefault="008F456D">
      <w:pPr>
        <w:spacing w:after="0" w:line="240" w:lineRule="auto"/>
        <w:rPr>
          <w:rFonts w:ascii="Georgia" w:eastAsia="Times New Roman" w:hAnsi="Georgia" w:cs="Times New Roman"/>
          <w:lang w:eastAsia="en-PH"/>
        </w:rPr>
      </w:pPr>
    </w:p>
    <w:p w14:paraId="78C4A57F" w14:textId="77777777" w:rsidR="008F456D" w:rsidRDefault="008F456D">
      <w:pPr>
        <w:spacing w:after="0" w:line="240" w:lineRule="auto"/>
        <w:rPr>
          <w:rFonts w:ascii="Georgia" w:eastAsia="Times New Roman" w:hAnsi="Georgia" w:cs="Times New Roman"/>
          <w:lang w:eastAsia="en-PH"/>
        </w:rPr>
      </w:pPr>
    </w:p>
    <w:p w14:paraId="3E6E4C21" w14:textId="77777777" w:rsidR="008F456D" w:rsidRDefault="008F456D">
      <w:pPr>
        <w:spacing w:after="0" w:line="240" w:lineRule="auto"/>
        <w:rPr>
          <w:rFonts w:ascii="Georgia" w:eastAsia="Times New Roman" w:hAnsi="Georgia" w:cs="Times New Roman"/>
          <w:lang w:eastAsia="en-PH"/>
        </w:rPr>
      </w:pPr>
    </w:p>
    <w:p w14:paraId="7BE8B4C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1A92EA3B" w14:textId="77777777" w:rsidR="008F456D" w:rsidRDefault="002B278F">
      <w:pPr>
        <w:spacing w:before="240" w:after="0" w:line="480" w:lineRule="auto"/>
        <w:jc w:val="center"/>
        <w:rPr>
          <w:ins w:id="31" w:author="Jade Raposa" w:date="2024-10-16T21:16:00Z"/>
          <w:rFonts w:ascii="Georgia" w:eastAsia="Times New Roman" w:hAnsi="Georgia" w:cs="Times New Roman"/>
          <w:color w:val="000000"/>
          <w:lang w:eastAsia="en-PH"/>
        </w:rPr>
        <w:sectPr w:rsidR="008F456D">
          <w:headerReference w:type="first" r:id="rId13"/>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Capstone Project Coordinator</w:t>
      </w:r>
    </w:p>
    <w:p w14:paraId="5E788638" w14:textId="77777777" w:rsidR="008F456D" w:rsidRDefault="008F456D">
      <w:pPr>
        <w:spacing w:before="240" w:after="0" w:line="240" w:lineRule="auto"/>
        <w:jc w:val="center"/>
        <w:rPr>
          <w:del w:id="38" w:author="Jade Raposa" w:date="2024-10-16T21:16:00Z"/>
          <w:rFonts w:ascii="Georgia" w:eastAsia="Times New Roman" w:hAnsi="Georgia" w:cs="Times New Roman"/>
          <w:color w:val="000000"/>
          <w:lang w:eastAsia="en-PH"/>
        </w:rPr>
      </w:pPr>
    </w:p>
    <w:p w14:paraId="1A3088E9" w14:textId="77777777" w:rsidR="008F456D" w:rsidRDefault="008F456D">
      <w:pPr>
        <w:spacing w:after="0" w:line="240" w:lineRule="auto"/>
        <w:rPr>
          <w:del w:id="39" w:author="Jade Raposa" w:date="2024-10-16T21:16:00Z"/>
          <w:rFonts w:ascii="Georgia" w:eastAsia="Times New Roman" w:hAnsi="Georgia" w:cs="Times New Roman"/>
          <w:lang w:eastAsia="en-PH"/>
        </w:rPr>
      </w:pPr>
    </w:p>
    <w:p w14:paraId="53010A64"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CAPSTONE PROJECT 2 COMPLETION</w:t>
      </w:r>
    </w:p>
    <w:p w14:paraId="69F87D8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 PERSONALIZED TUTORING</w:t>
      </w:r>
    </w:p>
    <w:p w14:paraId="7CF5D1FA" w14:textId="77777777" w:rsidR="008F456D" w:rsidRDefault="002B278F">
      <w:pPr>
        <w:spacing w:before="240"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           Researcher:   </w:t>
      </w:r>
      <w:r>
        <w:rPr>
          <w:rFonts w:ascii="Georgia" w:eastAsia="Times New Roman" w:hAnsi="Georgia" w:cs="Times New Roman"/>
          <w:color w:val="000000"/>
          <w:lang w:eastAsia="en-PH"/>
        </w:rPr>
        <w:t xml:space="preserve">Jade </w:t>
      </w:r>
      <w:proofErr w:type="spellStart"/>
      <w:r>
        <w:rPr>
          <w:rFonts w:ascii="Georgia" w:eastAsia="Times New Roman" w:hAnsi="Georgia" w:cs="Times New Roman"/>
          <w:color w:val="000000"/>
          <w:lang w:eastAsia="en-PH"/>
        </w:rPr>
        <w:t>Buban</w:t>
      </w:r>
      <w:proofErr w:type="spellEnd"/>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Raposa</w:t>
      </w:r>
      <w:proofErr w:type="spellEnd"/>
      <w:r>
        <w:rPr>
          <w:rFonts w:ascii="Georgia" w:eastAsia="Times New Roman" w:hAnsi="Georgia" w:cs="Times New Roman"/>
          <w:color w:val="000000"/>
          <w:lang w:eastAsia="en-PH"/>
        </w:rPr>
        <w:t xml:space="preserve">, Ian Jay </w:t>
      </w:r>
      <w:proofErr w:type="spellStart"/>
      <w:r>
        <w:rPr>
          <w:rFonts w:ascii="Georgia" w:eastAsia="Times New Roman" w:hAnsi="Georgia" w:cs="Times New Roman"/>
          <w:color w:val="000000"/>
          <w:lang w:eastAsia="en-PH"/>
        </w:rPr>
        <w:t>Niccolo</w:t>
      </w:r>
      <w:proofErr w:type="spellEnd"/>
      <w:r>
        <w:rPr>
          <w:rFonts w:ascii="Georgia" w:eastAsia="Times New Roman" w:hAnsi="Georgia" w:cs="Times New Roman"/>
          <w:color w:val="000000"/>
          <w:lang w:eastAsia="en-PH"/>
        </w:rPr>
        <w:t xml:space="preserve"> D. Bueno</w:t>
      </w:r>
      <w:r>
        <w:rPr>
          <w:rFonts w:ascii="Georgia" w:eastAsia="Times New Roman" w:hAnsi="Georgia" w:cs="Times New Roman"/>
          <w:b/>
          <w:bCs/>
          <w:color w:val="000000"/>
          <w:lang w:eastAsia="en-PH"/>
        </w:rPr>
        <w:t> </w:t>
      </w:r>
    </w:p>
    <w:p w14:paraId="7D856DC3"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color w:val="000000"/>
          <w:lang w:eastAsia="en-PH"/>
        </w:rPr>
        <w:t xml:space="preserve">Marc Austin K. </w:t>
      </w:r>
      <w:proofErr w:type="spellStart"/>
      <w:r>
        <w:rPr>
          <w:rFonts w:ascii="Georgia" w:eastAsia="Times New Roman" w:hAnsi="Georgia" w:cs="Times New Roman"/>
          <w:color w:val="000000"/>
          <w:lang w:eastAsia="en-PH"/>
        </w:rPr>
        <w:t>Bonagua</w:t>
      </w:r>
      <w:proofErr w:type="spellEnd"/>
      <w:r>
        <w:rPr>
          <w:rFonts w:ascii="Georgia" w:eastAsia="Times New Roman" w:hAnsi="Georgia" w:cs="Times New Roman"/>
          <w:color w:val="000000"/>
          <w:lang w:eastAsia="en-PH"/>
        </w:rPr>
        <w:tab/>
        <w:t xml:space="preserve">  </w:t>
      </w:r>
      <w:r>
        <w:rPr>
          <w:rFonts w:ascii="Georgia" w:eastAsia="Times New Roman" w:hAnsi="Georgia" w:cs="Times New Roman"/>
          <w:b/>
          <w:bCs/>
          <w:color w:val="000000"/>
          <w:lang w:eastAsia="en-PH"/>
        </w:rPr>
        <w:t>        </w:t>
      </w:r>
    </w:p>
    <w:p w14:paraId="02D0BB1E"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Degree Program:  </w:t>
      </w:r>
      <w:r>
        <w:rPr>
          <w:rFonts w:ascii="Georgia" w:eastAsia="Times New Roman" w:hAnsi="Georgia" w:cs="Times New Roman"/>
          <w:color w:val="000000"/>
          <w:lang w:eastAsia="en-PH"/>
        </w:rPr>
        <w:t>Bachelor of Science in Information Technology</w:t>
      </w:r>
    </w:p>
    <w:p w14:paraId="53E8E3D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          </w:t>
      </w:r>
      <w:r>
        <w:rPr>
          <w:rFonts w:ascii="Georgia" w:eastAsia="Times New Roman" w:hAnsi="Georgia" w:cs="Times New Roman"/>
          <w:b/>
          <w:bCs/>
          <w:color w:val="FF0000"/>
          <w:lang w:eastAsia="en-PH"/>
        </w:rPr>
        <w:t xml:space="preserve"> </w:t>
      </w:r>
      <w:r>
        <w:rPr>
          <w:rFonts w:ascii="Georgia" w:eastAsia="Times New Roman" w:hAnsi="Georgia" w:cs="Times New Roman"/>
          <w:b/>
          <w:bCs/>
          <w:color w:val="000000" w:themeColor="text1"/>
          <w:lang w:eastAsia="en-PH"/>
        </w:rPr>
        <w:t>Final Defense Completed on: </w:t>
      </w:r>
      <w:r>
        <w:rPr>
          <w:rFonts w:ascii="Georgia" w:eastAsia="Times New Roman" w:hAnsi="Georgia" w:cs="Times New Roman"/>
          <w:color w:val="000000" w:themeColor="text1"/>
          <w:lang w:eastAsia="en-PH"/>
        </w:rPr>
        <w:t>October 14, 2024</w:t>
      </w:r>
    </w:p>
    <w:p w14:paraId="287990AA" w14:textId="77777777" w:rsidR="008F456D" w:rsidRDefault="002B278F">
      <w:pPr>
        <w:spacing w:before="240" w:after="200" w:line="240" w:lineRule="auto"/>
        <w:jc w:val="center"/>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CAPSTONE PROJECT COMMITTEE</w:t>
      </w:r>
    </w:p>
    <w:p w14:paraId="6653D89D" w14:textId="77777777" w:rsidR="008F456D" w:rsidRDefault="008F456D">
      <w:pPr>
        <w:spacing w:before="240" w:after="200" w:line="240" w:lineRule="auto"/>
        <w:jc w:val="center"/>
        <w:rPr>
          <w:rFonts w:ascii="Georgia" w:eastAsia="Times New Roman" w:hAnsi="Georgia" w:cs="Times New Roman"/>
          <w:lang w:eastAsia="en-PH"/>
        </w:rPr>
      </w:pPr>
    </w:p>
    <w:p w14:paraId="5AAF9044" w14:textId="77777777" w:rsidR="008F456D" w:rsidRDefault="002B278F">
      <w:pPr>
        <w:spacing w:before="240" w:after="200" w:line="240" w:lineRule="auto"/>
        <w:ind w:firstLine="720"/>
        <w:rPr>
          <w:rFonts w:ascii="Georgia" w:eastAsia="Times New Roman" w:hAnsi="Georgia" w:cs="Times New Roman"/>
          <w:lang w:eastAsia="en-PH"/>
        </w:rPr>
      </w:pPr>
      <w:r>
        <w:rPr>
          <w:rFonts w:ascii="Georgia" w:eastAsia="Times New Roman" w:hAnsi="Georgia" w:cs="Times New Roman"/>
          <w:color w:val="000000"/>
          <w:lang w:eastAsia="en-PH"/>
        </w:rPr>
        <w:t>FINAL DEFENSE COMMITTE</w:t>
      </w:r>
      <w:r>
        <w:rPr>
          <w:rFonts w:ascii="Georgia" w:eastAsia="Times New Roman" w:hAnsi="Georgia" w:cs="Times New Roman"/>
          <w:b/>
          <w:bCs/>
          <w:color w:val="000000"/>
          <w:lang w:eastAsia="en-PH"/>
        </w:rPr>
        <w:t xml:space="preserve">                </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SIGNATURES</w:t>
      </w:r>
    </w:p>
    <w:p w14:paraId="1C3E579F" w14:textId="77777777" w:rsidR="008F456D" w:rsidRDefault="002B278F">
      <w:pPr>
        <w:spacing w:before="240" w:after="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JP REMAR A. SERRANO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________________</w:t>
      </w:r>
    </w:p>
    <w:p w14:paraId="039D2147" w14:textId="77777777" w:rsidR="008F456D" w:rsidRDefault="002B278F">
      <w:pPr>
        <w:spacing w:before="240" w:after="200" w:line="24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3E126068" w14:textId="77777777" w:rsidR="008F456D" w:rsidRDefault="002B278F">
      <w:pPr>
        <w:spacing w:before="240" w:after="0" w:line="240" w:lineRule="auto"/>
        <w:ind w:firstLine="720"/>
        <w:jc w:val="both"/>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REILAN  L.</w:t>
      </w:r>
      <w:proofErr w:type="gramEnd"/>
      <w:r>
        <w:rPr>
          <w:rFonts w:ascii="Georgia" w:eastAsia="Times New Roman" w:hAnsi="Georgia" w:cs="Times New Roman"/>
          <w:b/>
          <w:bCs/>
          <w:color w:val="000000"/>
          <w:lang w:eastAsia="en-PH"/>
        </w:rPr>
        <w:t xml:space="preserve"> CADUBLA</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620957C9"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Panel Member</w:t>
      </w:r>
    </w:p>
    <w:p w14:paraId="1B79AA57" w14:textId="77777777" w:rsidR="008F456D" w:rsidRDefault="008F456D">
      <w:pPr>
        <w:spacing w:after="0" w:line="240" w:lineRule="auto"/>
        <w:rPr>
          <w:rFonts w:ascii="Georgia" w:eastAsia="Times New Roman" w:hAnsi="Georgia" w:cs="Times New Roman"/>
          <w:lang w:eastAsia="en-PH"/>
        </w:rPr>
      </w:pPr>
    </w:p>
    <w:p w14:paraId="258889CC" w14:textId="77777777" w:rsidR="008F456D" w:rsidRDefault="002B278F">
      <w:pPr>
        <w:spacing w:before="240" w:after="0" w:line="24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DHAN DAVISH V. ALAMO</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________________</w:t>
      </w:r>
    </w:p>
    <w:p w14:paraId="7EBE9A23" w14:textId="77777777" w:rsidR="008F456D" w:rsidRDefault="002B278F">
      <w:pPr>
        <w:spacing w:before="240" w:after="0" w:line="24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Adviser</w:t>
      </w:r>
    </w:p>
    <w:p w14:paraId="66D2FBBA" w14:textId="77777777" w:rsidR="008F456D" w:rsidRDefault="008F456D">
      <w:pPr>
        <w:spacing w:after="0" w:line="240" w:lineRule="auto"/>
        <w:rPr>
          <w:rFonts w:ascii="Georgia" w:eastAsia="Times New Roman" w:hAnsi="Georgia" w:cs="Times New Roman"/>
          <w:lang w:eastAsia="en-PH"/>
        </w:rPr>
      </w:pPr>
    </w:p>
    <w:p w14:paraId="7FA66FC2" w14:textId="77777777" w:rsidR="008F456D" w:rsidRDefault="008F456D">
      <w:pPr>
        <w:spacing w:after="0" w:line="240" w:lineRule="auto"/>
        <w:rPr>
          <w:rFonts w:ascii="Georgia" w:eastAsia="Times New Roman" w:hAnsi="Georgia" w:cs="Times New Roman"/>
          <w:lang w:eastAsia="en-PH"/>
        </w:rPr>
      </w:pPr>
    </w:p>
    <w:p w14:paraId="213D473C" w14:textId="77777777" w:rsidR="008F456D" w:rsidRDefault="008F456D">
      <w:pPr>
        <w:spacing w:after="0" w:line="240" w:lineRule="auto"/>
        <w:rPr>
          <w:rFonts w:ascii="Georgia" w:eastAsia="Times New Roman" w:hAnsi="Georgia" w:cs="Times New Roman"/>
          <w:lang w:eastAsia="en-PH"/>
        </w:rPr>
      </w:pPr>
    </w:p>
    <w:p w14:paraId="7D7250CF" w14:textId="77777777" w:rsidR="008F456D" w:rsidRDefault="008F456D">
      <w:pPr>
        <w:spacing w:after="0" w:line="240" w:lineRule="auto"/>
        <w:rPr>
          <w:rFonts w:ascii="Georgia" w:eastAsia="Times New Roman" w:hAnsi="Georgia" w:cs="Times New Roman"/>
          <w:lang w:eastAsia="en-PH"/>
        </w:rPr>
      </w:pPr>
    </w:p>
    <w:p w14:paraId="15DCCB46" w14:textId="77777777" w:rsidR="008F456D" w:rsidRDefault="008F456D">
      <w:pPr>
        <w:spacing w:after="0" w:line="240" w:lineRule="auto"/>
        <w:rPr>
          <w:rFonts w:ascii="Georgia" w:eastAsia="Times New Roman" w:hAnsi="Georgia" w:cs="Times New Roman"/>
          <w:lang w:eastAsia="en-PH"/>
        </w:rPr>
      </w:pPr>
    </w:p>
    <w:p w14:paraId="087FE038" w14:textId="77777777" w:rsidR="008F456D" w:rsidRDefault="008F456D">
      <w:pPr>
        <w:spacing w:after="0" w:line="240" w:lineRule="auto"/>
        <w:rPr>
          <w:rFonts w:ascii="Georgia" w:eastAsia="Times New Roman" w:hAnsi="Georgia" w:cs="Times New Roman"/>
          <w:lang w:eastAsia="en-PH"/>
        </w:rPr>
      </w:pPr>
    </w:p>
    <w:p w14:paraId="4988DB16" w14:textId="76ECB4B4" w:rsidR="008F456D" w:rsidRDefault="008F456D">
      <w:pPr>
        <w:spacing w:after="0" w:line="240" w:lineRule="auto"/>
        <w:rPr>
          <w:rFonts w:ascii="Georgia" w:eastAsia="Times New Roman" w:hAnsi="Georgia" w:cs="Times New Roman"/>
          <w:lang w:eastAsia="en-PH"/>
        </w:rPr>
      </w:pPr>
    </w:p>
    <w:p w14:paraId="71DD5AE5" w14:textId="77777777" w:rsidR="00C33ADE" w:rsidRDefault="00C33ADE">
      <w:pPr>
        <w:spacing w:after="0" w:line="240" w:lineRule="auto"/>
        <w:rPr>
          <w:rFonts w:ascii="Georgia" w:eastAsia="Times New Roman" w:hAnsi="Georgia" w:cs="Times New Roman"/>
          <w:lang w:eastAsia="en-PH"/>
        </w:rPr>
      </w:pPr>
    </w:p>
    <w:p w14:paraId="470FEC02"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VICTOR Q. PARILLAS JR., DIT</w:t>
      </w:r>
    </w:p>
    <w:p w14:paraId="26537AD5" w14:textId="77777777" w:rsidR="008F456D" w:rsidRDefault="002B278F">
      <w:pPr>
        <w:spacing w:before="240" w:after="24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Chairman</w:t>
      </w:r>
    </w:p>
    <w:p w14:paraId="03E4DF5E"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CERTIFICATE OF APPROVAL</w:t>
      </w:r>
    </w:p>
    <w:p w14:paraId="7E59D3D0" w14:textId="77777777" w:rsidR="008F456D" w:rsidRDefault="008F456D">
      <w:pPr>
        <w:spacing w:after="0" w:line="240" w:lineRule="auto"/>
        <w:rPr>
          <w:rFonts w:ascii="Georgia" w:eastAsia="Times New Roman" w:hAnsi="Georgia" w:cs="Times New Roman"/>
          <w:lang w:eastAsia="en-PH"/>
        </w:rPr>
      </w:pPr>
    </w:p>
    <w:p w14:paraId="571FDB61"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This is to certify that the Capstone Project of:</w:t>
      </w:r>
    </w:p>
    <w:p w14:paraId="7C300C26"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
    <w:p w14:paraId="5A4F0DE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JADE BUBAN RAPOSA</w:t>
      </w:r>
    </w:p>
    <w:p w14:paraId="25D654AE"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IAN JAY NICCOLO D. BUENO</w:t>
      </w:r>
    </w:p>
    <w:p w14:paraId="2A7B5C4C" w14:textId="77777777" w:rsidR="008F456D" w:rsidRDefault="002B278F">
      <w:pPr>
        <w:spacing w:before="240" w:after="24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MARC AUSTIN K. BONAGUA</w:t>
      </w:r>
    </w:p>
    <w:p w14:paraId="59909537"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1AB9555F"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Pr>
          <w:rFonts w:ascii="Georgia" w:eastAsia="Times New Roman" w:hAnsi="Georgia" w:cs="Times New Roman"/>
          <w:b/>
          <w:bCs/>
          <w:color w:val="000000"/>
          <w:lang w:eastAsia="en-PH"/>
        </w:rPr>
        <w:t> </w:t>
      </w:r>
    </w:p>
    <w:p w14:paraId="530CD0B0" w14:textId="77777777" w:rsidR="008F456D" w:rsidRDefault="002B278F">
      <w:pPr>
        <w:spacing w:before="240" w:after="0" w:line="480" w:lineRule="auto"/>
        <w:ind w:firstLine="720"/>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2DAECC1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DHAN DAVISH ALAMO</w:t>
      </w:r>
    </w:p>
    <w:p w14:paraId="25D8C4F5" w14:textId="77777777" w:rsidR="008F456D" w:rsidRDefault="002B278F">
      <w:pPr>
        <w:spacing w:before="240"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Adviser</w:t>
      </w:r>
    </w:p>
    <w:p w14:paraId="448919B5" w14:textId="77777777" w:rsidR="008F456D" w:rsidRDefault="008F456D">
      <w:pPr>
        <w:spacing w:before="240" w:after="0" w:line="240" w:lineRule="auto"/>
        <w:jc w:val="center"/>
        <w:rPr>
          <w:rFonts w:ascii="Georgia" w:eastAsia="Times New Roman" w:hAnsi="Georgia" w:cs="Times New Roman"/>
          <w:lang w:eastAsia="en-PH"/>
        </w:rPr>
      </w:pPr>
    </w:p>
    <w:p w14:paraId="0808B7BC" w14:textId="77777777" w:rsidR="008F456D" w:rsidRDefault="008F456D">
      <w:pPr>
        <w:spacing w:after="0" w:line="240" w:lineRule="auto"/>
        <w:rPr>
          <w:rFonts w:ascii="Georgia" w:eastAsia="Times New Roman" w:hAnsi="Georgia" w:cs="Times New Roman"/>
          <w:lang w:eastAsia="en-PH"/>
        </w:rPr>
      </w:pPr>
    </w:p>
    <w:p w14:paraId="517D5AC6"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RHODORA FAYE A. BROSAS, MBA, MIT</w:t>
      </w:r>
    </w:p>
    <w:p w14:paraId="51102F9A"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Capstone Project Coordinator</w:t>
      </w:r>
      <w:r>
        <w:rPr>
          <w:rFonts w:ascii="Georgia" w:eastAsia="Times New Roman" w:hAnsi="Georgia" w:cs="Times New Roman"/>
          <w:b/>
          <w:bCs/>
          <w:color w:val="000000"/>
          <w:lang w:eastAsia="en-PH"/>
        </w:rPr>
        <w:t> </w:t>
      </w:r>
    </w:p>
    <w:p w14:paraId="74FF0055" w14:textId="77777777" w:rsidR="008F456D" w:rsidRDefault="002B278F">
      <w:pPr>
        <w:spacing w:before="240"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w:t>
      </w:r>
    </w:p>
    <w:p w14:paraId="75BCB177" w14:textId="77777777" w:rsidR="008F456D" w:rsidRDefault="002B278F">
      <w:pPr>
        <w:spacing w:before="240"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ENGR. MARBEN S. RAMOS, LPT</w:t>
      </w:r>
    </w:p>
    <w:p w14:paraId="5064B7AB" w14:textId="77777777" w:rsidR="008F456D" w:rsidRDefault="002B278F">
      <w:pPr>
        <w:spacing w:before="240" w:after="240" w:line="480" w:lineRule="auto"/>
        <w:jc w:val="center"/>
        <w:rPr>
          <w:ins w:id="40" w:author="Jade Raposa" w:date="2024-10-16T21:36:00Z"/>
          <w:rFonts w:ascii="Georgia" w:eastAsia="Times New Roman" w:hAnsi="Georgia" w:cs="Times New Roman"/>
          <w:color w:val="000000"/>
          <w:lang w:eastAsia="en-PH"/>
        </w:rPr>
        <w:sectPr w:rsidR="008F456D">
          <w:headerReference w:type="default" r:id="rId14"/>
          <w:headerReference w:type="first" r:id="rId15"/>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OIC – Dean</w:t>
      </w:r>
    </w:p>
    <w:p w14:paraId="55A66662" w14:textId="77777777" w:rsidR="008F456D" w:rsidRDefault="002B278F">
      <w:pPr>
        <w:spacing w:before="240" w:after="24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EXECUTIVE SUMMARY</w:t>
      </w:r>
    </w:p>
    <w:p w14:paraId="6BB2A573"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Project Title:   </w:t>
      </w:r>
      <w:r>
        <w:rPr>
          <w:rFonts w:ascii="Georgia" w:eastAsia="Times New Roman" w:hAnsi="Georgia" w:cs="Times New Roman"/>
          <w:color w:val="000000"/>
          <w:lang w:eastAsia="en-PH"/>
        </w:rPr>
        <w:t>MENTOR-SHIFT: A MOBILE PLATFORM SOLUTION ON</w:t>
      </w:r>
      <w:ins w:id="59" w:author="Jade Raposa" w:date="2024-10-16T17:41:00Z">
        <w:r>
          <w:rPr>
            <w:rFonts w:ascii="Georgia" w:eastAsia="Times New Roman" w:hAnsi="Georgia" w:cs="Times New Roman"/>
            <w:color w:val="000000"/>
            <w:lang w:eastAsia="en-PH"/>
          </w:rPr>
          <w:t xml:space="preserve"> </w:t>
        </w:r>
      </w:ins>
      <w:del w:id="60" w:author="Jade Raposa" w:date="2024-10-16T17:41: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PERSONALIZED TUTORING</w:t>
      </w:r>
    </w:p>
    <w:p w14:paraId="3F82238A"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Researcher:   </w:t>
      </w:r>
      <w:r>
        <w:rPr>
          <w:rFonts w:ascii="Georgia" w:eastAsia="Times New Roman" w:hAnsi="Georgia" w:cs="Times New Roman"/>
          <w:color w:val="000000"/>
          <w:lang w:eastAsia="en-PH"/>
        </w:rPr>
        <w:t xml:space="preserve">Jade </w:t>
      </w:r>
      <w:proofErr w:type="spellStart"/>
      <w:r>
        <w:rPr>
          <w:rFonts w:ascii="Georgia" w:eastAsia="Times New Roman" w:hAnsi="Georgia" w:cs="Times New Roman"/>
          <w:color w:val="000000"/>
          <w:lang w:eastAsia="en-PH"/>
        </w:rPr>
        <w:t>Buban</w:t>
      </w:r>
      <w:proofErr w:type="spellEnd"/>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Raposa</w:t>
      </w:r>
      <w:proofErr w:type="spellEnd"/>
      <w:r>
        <w:rPr>
          <w:rFonts w:ascii="Georgia" w:eastAsia="Times New Roman" w:hAnsi="Georgia" w:cs="Times New Roman"/>
          <w:color w:val="000000"/>
          <w:lang w:eastAsia="en-PH"/>
        </w:rPr>
        <w:tab/>
        <w:t xml:space="preserve">Ian Jay </w:t>
      </w:r>
      <w:proofErr w:type="spellStart"/>
      <w:r>
        <w:rPr>
          <w:rFonts w:ascii="Georgia" w:eastAsia="Times New Roman" w:hAnsi="Georgia" w:cs="Times New Roman"/>
          <w:color w:val="000000"/>
          <w:lang w:eastAsia="en-PH"/>
        </w:rPr>
        <w:t>Niccolo</w:t>
      </w:r>
      <w:proofErr w:type="spellEnd"/>
      <w:r>
        <w:rPr>
          <w:rFonts w:ascii="Georgia" w:eastAsia="Times New Roman" w:hAnsi="Georgia" w:cs="Times New Roman"/>
          <w:color w:val="000000"/>
          <w:lang w:eastAsia="en-PH"/>
        </w:rPr>
        <w:t xml:space="preserve"> D. Bueno</w:t>
      </w:r>
      <w:r>
        <w:rPr>
          <w:rFonts w:ascii="Georgia" w:eastAsia="Times New Roman" w:hAnsi="Georgia" w:cs="Times New Roman"/>
          <w:color w:val="000000"/>
          <w:lang w:eastAsia="en-PH"/>
        </w:rPr>
        <w:tab/>
      </w:r>
    </w:p>
    <w:p w14:paraId="7E9A3B39" w14:textId="77777777" w:rsidR="008F456D" w:rsidRDefault="002B278F">
      <w:pPr>
        <w:spacing w:before="240"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Marc Austin K. </w:t>
      </w:r>
      <w:proofErr w:type="spellStart"/>
      <w:r>
        <w:rPr>
          <w:rFonts w:ascii="Georgia" w:eastAsia="Times New Roman" w:hAnsi="Georgia" w:cs="Times New Roman"/>
          <w:color w:val="000000"/>
          <w:lang w:eastAsia="en-PH"/>
        </w:rPr>
        <w:t>Bonagua</w:t>
      </w:r>
      <w:proofErr w:type="spellEnd"/>
    </w:p>
    <w:p w14:paraId="7DDEEE97" w14:textId="77777777" w:rsidR="008F456D" w:rsidRDefault="002B278F">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Keywords: </w:t>
      </w:r>
      <w:r>
        <w:rPr>
          <w:rFonts w:ascii="Georgia" w:eastAsia="Times New Roman" w:hAnsi="Georgia" w:cs="Times New Roman"/>
          <w:color w:val="000000"/>
          <w:lang w:eastAsia="en-PH"/>
        </w:rPr>
        <w:t> Educational Technology, Mentorship, Mobile Learning, Personalized Learning</w:t>
      </w:r>
    </w:p>
    <w:p w14:paraId="4D4CFAEC" w14:textId="13FBCE28" w:rsidR="008F456D" w:rsidRDefault="002B278F">
      <w:pPr>
        <w:spacing w:before="240" w:after="0" w:line="480" w:lineRule="auto"/>
        <w:ind w:firstLine="720"/>
        <w:jc w:val="both"/>
        <w:rPr>
          <w:del w:id="61" w:author="Jade Raposa" w:date="2024-10-16T18:13:00Z"/>
          <w:rFonts w:ascii="Georgia" w:eastAsia="Times New Roman" w:hAnsi="Georgia" w:cs="Times New Roman"/>
          <w:lang w:eastAsia="en-PH"/>
        </w:rPr>
        <w:pPrChange w:id="62" w:author="Jade Raposa" w:date="2024-10-16T18:14:00Z">
          <w:pPr>
            <w:spacing w:after="240" w:line="480" w:lineRule="auto"/>
            <w:ind w:firstLine="720"/>
            <w:jc w:val="both"/>
          </w:pPr>
        </w:pPrChange>
      </w:pPr>
      <w:commentRangeStart w:id="63"/>
      <w:commentRangeStart w:id="64"/>
      <w:ins w:id="65" w:author="Jade Raposa" w:date="2024-10-16T18:13:00Z">
        <w:r>
          <w:rPr>
            <w:rFonts w:ascii="Georgia" w:eastAsia="Times New Roman" w:hAnsi="Georgia" w:cs="Times New Roman"/>
            <w:lang w:eastAsia="en-PH"/>
          </w:rPr>
          <w:t>The</w:t>
        </w:r>
      </w:ins>
      <w:commentRangeEnd w:id="63"/>
      <w:ins w:id="66" w:author="Jade Raposa" w:date="2024-10-16T18:34:00Z">
        <w:r>
          <w:rPr>
            <w:rStyle w:val="CommentReference"/>
          </w:rPr>
          <w:commentReference w:id="63"/>
        </w:r>
      </w:ins>
      <w:commentRangeEnd w:id="64"/>
      <w:ins w:id="67" w:author="Jade Raposa" w:date="2024-10-16T18:35:00Z">
        <w:r>
          <w:rPr>
            <w:rStyle w:val="CommentReference"/>
          </w:rPr>
          <w:commentReference w:id="64"/>
        </w:r>
      </w:ins>
      <w:ins w:id="68" w:author="Jade Raposa" w:date="2024-10-16T18:13:00Z">
        <w:r>
          <w:rPr>
            <w:rFonts w:ascii="Georgia" w:eastAsia="Times New Roman" w:hAnsi="Georgia" w:cs="Times New Roman"/>
            <w:lang w:eastAsia="en-PH"/>
          </w:rPr>
          <w:t xml:space="preserve">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provides a comprehensive solution that promotes effective mentorship within a mobile platform. Key features of the system include:</w:t>
        </w:r>
      </w:ins>
      <w:del w:id="69" w:author="Jade Raposa" w:date="2024-10-16T18:13:00Z">
        <w:r>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0" w:author="Jade Raposa" w:date="2024-10-16T18:10:00Z">
        <w:r>
          <w:rPr>
            <w:rFonts w:ascii="Georgia" w:eastAsia="Times New Roman" w:hAnsi="Georgia" w:cs="Times New Roman"/>
            <w:lang w:eastAsia="en-PH"/>
          </w:rPr>
          <w:delText xml:space="preserve"> </w:delText>
        </w:r>
      </w:del>
      <w:commentRangeStart w:id="71"/>
      <w:del w:id="72" w:author="Jade Raposa" w:date="2024-10-16T17:42:00Z">
        <w:r>
          <w:rPr>
            <w:rFonts w:ascii="Georgia" w:eastAsia="Times New Roman" w:hAnsi="Georgia" w:cs="Times New Roman"/>
            <w:lang w:eastAsia="en-PH"/>
          </w:rPr>
          <w:delText>increasing need</w:delText>
        </w:r>
        <w:commentRangeEnd w:id="71"/>
        <w:r>
          <w:rPr>
            <w:rStyle w:val="CommentReference"/>
          </w:rPr>
          <w:commentReference w:id="71"/>
        </w:r>
      </w:del>
      <w:del w:id="73" w:author="Jade Raposa" w:date="2024-10-16T17:43:00Z">
        <w:r>
          <w:rPr>
            <w:rFonts w:ascii="Georgia" w:eastAsia="Times New Roman" w:hAnsi="Georgia" w:cs="Times New Roman"/>
            <w:lang w:eastAsia="en-PH"/>
          </w:rPr>
          <w:delText xml:space="preserve"> </w:delText>
        </w:r>
      </w:del>
      <w:del w:id="74" w:author="Jade Raposa" w:date="2024-10-16T17:44:00Z">
        <w:r>
          <w:rPr>
            <w:rFonts w:ascii="Georgia" w:eastAsia="Times New Roman" w:hAnsi="Georgia" w:cs="Times New Roman"/>
            <w:lang w:eastAsia="en-PH"/>
          </w:rPr>
          <w:delText>for</w:delText>
        </w:r>
      </w:del>
      <w:del w:id="75" w:author="Jade Raposa" w:date="2024-10-16T18:10:00Z">
        <w:r>
          <w:rPr>
            <w:rFonts w:ascii="Georgia" w:eastAsia="Times New Roman" w:hAnsi="Georgia" w:cs="Times New Roman"/>
            <w:lang w:eastAsia="en-PH"/>
          </w:rPr>
          <w:delText xml:space="preserve"> </w:delText>
        </w:r>
      </w:del>
      <w:del w:id="76" w:author="Jade Raposa" w:date="2024-10-16T18:13:00Z">
        <w:r>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8F456D" w:rsidRDefault="008F456D">
      <w:pPr>
        <w:spacing w:after="0" w:line="480" w:lineRule="auto"/>
        <w:ind w:firstLine="720"/>
        <w:jc w:val="both"/>
        <w:rPr>
          <w:ins w:id="77" w:author="Jade Raposa" w:date="2024-10-16T18:13:00Z"/>
          <w:rFonts w:ascii="Georgia" w:eastAsia="Times New Roman" w:hAnsi="Georgia" w:cs="Times New Roman"/>
          <w:lang w:eastAsia="en-PH"/>
        </w:rPr>
        <w:pPrChange w:id="78" w:author="Jade Raposa" w:date="2024-10-16T18:14:00Z">
          <w:pPr>
            <w:spacing w:after="240" w:line="480" w:lineRule="auto"/>
            <w:ind w:firstLine="720"/>
            <w:jc w:val="both"/>
          </w:pPr>
        </w:pPrChange>
      </w:pPr>
    </w:p>
    <w:p w14:paraId="0B835D0E" w14:textId="77777777" w:rsidR="008F456D" w:rsidRDefault="002B278F">
      <w:pPr>
        <w:spacing w:after="0" w:line="480" w:lineRule="auto"/>
        <w:ind w:firstLine="720"/>
        <w:jc w:val="both"/>
        <w:rPr>
          <w:ins w:id="79" w:author="Jade Raposa" w:date="2024-10-16T18:31:00Z"/>
          <w:rFonts w:ascii="Georgia" w:eastAsia="Times New Roman" w:hAnsi="Georgia" w:cs="Times New Roman"/>
          <w:lang w:eastAsia="en-PH"/>
        </w:rPr>
      </w:pPr>
      <w:ins w:id="80" w:author="Jade Raposa" w:date="2024-10-16T18:31:00Z">
        <w:r>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8F456D" w:rsidRDefault="008F456D">
      <w:pPr>
        <w:spacing w:after="0" w:line="480" w:lineRule="auto"/>
        <w:ind w:firstLine="720"/>
        <w:jc w:val="both"/>
        <w:rPr>
          <w:ins w:id="81" w:author="Jade Raposa" w:date="2024-10-16T18:31:00Z"/>
          <w:rFonts w:ascii="Georgia" w:eastAsia="Times New Roman" w:hAnsi="Georgia" w:cs="Times New Roman"/>
          <w:lang w:eastAsia="en-PH"/>
        </w:rPr>
      </w:pPr>
    </w:p>
    <w:p w14:paraId="487DFE19" w14:textId="77777777" w:rsidR="008F456D" w:rsidRDefault="002B278F">
      <w:pPr>
        <w:spacing w:after="0" w:line="480" w:lineRule="auto"/>
        <w:ind w:firstLine="720"/>
        <w:jc w:val="both"/>
        <w:rPr>
          <w:ins w:id="82" w:author="Jade Raposa" w:date="2024-10-16T18:31:00Z"/>
          <w:rFonts w:ascii="Georgia" w:eastAsia="Times New Roman" w:hAnsi="Georgia" w:cs="Times New Roman"/>
          <w:lang w:eastAsia="en-PH"/>
        </w:rPr>
      </w:pPr>
      <w:ins w:id="83" w:author="Jade Raposa" w:date="2024-10-16T18:31:00Z">
        <w:r>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77777777" w:rsidR="008F456D" w:rsidRDefault="002B278F">
      <w:pPr>
        <w:spacing w:after="0" w:line="480" w:lineRule="auto"/>
        <w:ind w:firstLine="720"/>
        <w:jc w:val="both"/>
        <w:rPr>
          <w:ins w:id="84" w:author="Jade Raposa" w:date="2024-10-16T18:32:00Z"/>
          <w:rFonts w:ascii="Georgia" w:eastAsia="Times New Roman" w:hAnsi="Georgia" w:cs="Times New Roman"/>
          <w:lang w:eastAsia="en-PH"/>
        </w:rPr>
      </w:pPr>
      <w:ins w:id="85" w:author="Jade Raposa" w:date="2024-10-16T18:31:00Z">
        <w:r>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4429E5FD" w14:textId="5A0C31E7" w:rsidR="008F456D" w:rsidRDefault="002B278F" w:rsidP="00A70FF2">
      <w:pPr>
        <w:spacing w:after="240" w:line="480" w:lineRule="auto"/>
        <w:ind w:firstLine="720"/>
        <w:rPr>
          <w:ins w:id="86" w:author="Jade Raposa" w:date="2024-10-16T21:38:00Z"/>
          <w:rFonts w:ascii="Georgia" w:eastAsia="Times New Roman" w:hAnsi="Georgia" w:cs="Times New Roman"/>
          <w:lang w:eastAsia="en-PH"/>
        </w:rPr>
        <w:sectPr w:rsidR="008F456D">
          <w:headerReference w:type="default" r:id="rId19"/>
          <w:headerReference w:type="first" r:id="rId20"/>
          <w:pgSz w:w="12240" w:h="15840"/>
          <w:pgMar w:top="1620" w:right="1440" w:bottom="1440" w:left="2160" w:header="706" w:footer="706" w:gutter="0"/>
          <w:pgNumType w:fmt="lowerRoman" w:start="1"/>
          <w:cols w:space="708"/>
          <w:titlePg/>
          <w:docGrid w:linePitch="360"/>
        </w:sectPr>
      </w:pPr>
      <w:ins w:id="103" w:author="Jade Raposa" w:date="2024-10-16T18:32:00Z">
        <w:r>
          <w:rPr>
            <w:rFonts w:ascii="Georgia" w:eastAsia="Times New Roman" w:hAnsi="Georgia" w:cs="Times New Roman"/>
            <w:lang w:eastAsia="en-PH"/>
          </w:rPr>
          <w:t xml:space="preserve">The development of </w:t>
        </w:r>
      </w:ins>
      <w:r w:rsidR="00A70FF2">
        <w:rPr>
          <w:rFonts w:ascii="Georgia" w:eastAsia="Times New Roman" w:hAnsi="Georgia" w:cs="Times New Roman"/>
          <w:lang w:eastAsia="en-PH"/>
        </w:rPr>
        <w:t>Mentor-Shift</w:t>
      </w:r>
      <w:ins w:id="104" w:author="Jade Raposa" w:date="2024-10-16T18:32:00Z">
        <w:r>
          <w:rPr>
            <w:rFonts w:ascii="Georgia" w:eastAsia="Times New Roman" w:hAnsi="Georgia" w:cs="Times New Roman"/>
            <w:lang w:eastAsia="en-PH"/>
          </w:rPr>
          <w:t xml:space="preserve">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w:t>
        </w:r>
        <w:r w:rsidR="00A70FF2">
          <w:rPr>
            <w:rFonts w:ascii="Georgia" w:eastAsia="Times New Roman" w:hAnsi="Georgia" w:cs="Times New Roman"/>
            <w:lang w:eastAsia="en-PH"/>
          </w:rPr>
          <w:t>Mentor-Shift</w:t>
        </w:r>
        <w:r>
          <w:rPr>
            <w:rFonts w:ascii="Georgia" w:eastAsia="Times New Roman" w:hAnsi="Georgia" w:cs="Times New Roman"/>
            <w:lang w:eastAsia="en-PH"/>
          </w:rPr>
          <w:t xml:space="preserve"> supports both mentors and mentees in achieving academic success.</w:t>
        </w:r>
      </w:ins>
      <w:ins w:id="105" w:author="Jade Raposa" w:date="2024-10-16T21:38:00Z">
        <w:r>
          <w:rPr>
            <w:rFonts w:ascii="Georgia" w:eastAsia="Times New Roman" w:hAnsi="Georgia" w:cs="Times New Roman"/>
            <w:lang w:eastAsia="en-PH"/>
          </w:rPr>
          <w:t xml:space="preserve"> </w:t>
        </w:r>
      </w:ins>
    </w:p>
    <w:p w14:paraId="583C301E" w14:textId="45DA3286" w:rsidR="008F456D" w:rsidRDefault="005F3D8C" w:rsidP="00C33ADE">
      <w:pPr>
        <w:spacing w:after="0" w:line="480" w:lineRule="auto"/>
        <w:jc w:val="both"/>
        <w:rPr>
          <w:del w:id="106" w:author="Jade Raposa" w:date="2024-10-16T18:31:00Z"/>
          <w:rFonts w:ascii="Georgia" w:eastAsia="Times New Roman" w:hAnsi="Georgia" w:cs="Times New Roman"/>
          <w:lang w:eastAsia="en-PH"/>
        </w:rPr>
        <w:pPrChange w:id="107" w:author="Marcaustinbonagua@gmail.com" w:date="2024-11-04T17:04:00Z">
          <w:pPr>
            <w:spacing w:after="240" w:line="480" w:lineRule="auto"/>
            <w:ind w:firstLine="720"/>
            <w:jc w:val="both"/>
          </w:pPr>
        </w:pPrChange>
      </w:pPr>
      <w:ins w:id="108" w:author="Marcaustinbonagua@gmail.com" w:date="2024-11-04T17:14:00Z">
        <w:r>
          <w:rPr>
            <w:rFonts w:ascii="Georgia" w:eastAsia="Times New Roman" w:hAnsi="Georgia" w:cs="Times New Roman"/>
            <w:lang w:eastAsia="en-PH"/>
          </w:rPr>
          <w:lastRenderedPageBreak/>
          <w:t xml:space="preserve">  </w:t>
        </w:r>
      </w:ins>
      <w:del w:id="109" w:author="Jade Raposa" w:date="2024-10-16T18:31:00Z">
        <w:r w:rsidR="002B278F">
          <w:rPr>
            <w:rFonts w:ascii="Georgia" w:eastAsia="Times New Roman" w:hAnsi="Georgia" w:cs="Times New Roman"/>
            <w:lang w:eastAsia="en-PH"/>
          </w:rPr>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77777777" w:rsidR="008F456D" w:rsidRDefault="002B278F" w:rsidP="00C33ADE">
      <w:pPr>
        <w:spacing w:after="240" w:line="480" w:lineRule="auto"/>
        <w:jc w:val="both"/>
        <w:rPr>
          <w:del w:id="110" w:author="Jade Raposa" w:date="2024-10-16T18:31:00Z"/>
          <w:rFonts w:ascii="Georgia" w:eastAsia="Times New Roman" w:hAnsi="Georgia" w:cs="Times New Roman"/>
          <w:lang w:eastAsia="en-PH"/>
        </w:rPr>
        <w:pPrChange w:id="111" w:author="Marcaustinbonagua@gmail.com" w:date="2024-11-04T17:04:00Z">
          <w:pPr>
            <w:spacing w:after="240" w:line="480" w:lineRule="auto"/>
            <w:ind w:firstLine="720"/>
            <w:jc w:val="both"/>
          </w:pPr>
        </w:pPrChange>
      </w:pPr>
      <w:del w:id="112" w:author="Jade Raposa" w:date="2024-10-16T18:31:00Z">
        <w:r>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77777777" w:rsidR="008F456D" w:rsidRDefault="002B278F">
      <w:pPr>
        <w:jc w:val="center"/>
        <w:rPr>
          <w:del w:id="113" w:author="Jade Raposa" w:date="2024-10-16T18:32:00Z"/>
          <w:rFonts w:ascii="Georgia" w:eastAsia="Times New Roman" w:hAnsi="Georgia" w:cs="Times New Roman"/>
          <w:lang w:eastAsia="en-PH"/>
        </w:rPr>
        <w:pPrChange w:id="114" w:author="Jade Raposa" w:date="2024-10-16T21:38:00Z">
          <w:pPr/>
        </w:pPrChange>
      </w:pPr>
      <w:del w:id="115" w:author="Jade Raposa" w:date="2024-10-16T18:32:00Z">
        <w:r>
          <w:rPr>
            <w:rFonts w:ascii="Georgia" w:eastAsia="Times New Roman" w:hAnsi="Georgia" w:cs="Times New Roman"/>
            <w:lang w:eastAsia="en-PH"/>
          </w:rPr>
          <w:br w:type="page"/>
        </w:r>
      </w:del>
    </w:p>
    <w:p w14:paraId="28F555F7" w14:textId="77777777" w:rsidR="008F456D" w:rsidRDefault="002B278F">
      <w:pPr>
        <w:spacing w:after="240" w:line="480" w:lineRule="auto"/>
        <w:jc w:val="center"/>
        <w:rPr>
          <w:rFonts w:ascii="Georgia" w:eastAsia="Times New Roman" w:hAnsi="Georgia" w:cs="Times New Roman"/>
          <w:lang w:eastAsia="en-PH"/>
        </w:rPr>
        <w:pPrChange w:id="116" w:author="Jade Raposa" w:date="2024-10-16T21:38:00Z">
          <w:pPr>
            <w:spacing w:after="240" w:line="480" w:lineRule="auto"/>
            <w:ind w:left="2160" w:firstLine="720"/>
          </w:pPr>
        </w:pPrChange>
      </w:pPr>
      <w:r>
        <w:rPr>
          <w:rFonts w:ascii="Georgia" w:eastAsia="Times New Roman" w:hAnsi="Georgia" w:cs="Times New Roman"/>
          <w:b/>
          <w:bCs/>
          <w:color w:val="000000"/>
          <w:lang w:eastAsia="en-PH"/>
        </w:rPr>
        <w:t>ACKNOWLEDGEMENT</w:t>
      </w:r>
    </w:p>
    <w:p w14:paraId="66EFB11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RHODORA FAYE A. BROSAS, MBA, </w:t>
      </w:r>
      <w:proofErr w:type="gramStart"/>
      <w:r>
        <w:rPr>
          <w:rFonts w:ascii="Georgia" w:eastAsia="Times New Roman" w:hAnsi="Georgia" w:cs="Times New Roman"/>
          <w:b/>
          <w:bCs/>
          <w:color w:val="000000"/>
          <w:lang w:eastAsia="en-PH"/>
        </w:rPr>
        <w:t>MIT ,</w:t>
      </w:r>
      <w:proofErr w:type="gramEnd"/>
      <w:r>
        <w:rPr>
          <w:rFonts w:ascii="Georgia" w:eastAsia="Times New Roman" w:hAnsi="Georgia" w:cs="Times New Roman"/>
          <w:b/>
          <w:bCs/>
          <w:color w:val="000000"/>
          <w:lang w:eastAsia="en-PH"/>
        </w:rPr>
        <w:t xml:space="preserve"> </w:t>
      </w:r>
      <w:r>
        <w:rPr>
          <w:rFonts w:ascii="Georgia" w:eastAsia="Times New Roman" w:hAnsi="Georgia" w:cs="Times New Roman"/>
          <w:color w:val="000000"/>
          <w:lang w:eastAsia="en-PH"/>
        </w:rPr>
        <w:t>Capstone Project Coordinator, her guidance drove to the completion of this project.</w:t>
      </w:r>
    </w:p>
    <w:p w14:paraId="272E833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DHAN DAVISH ALAMO, </w:t>
      </w:r>
      <w:r>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JP REMAR A. SERRANO </w:t>
      </w:r>
      <w:r>
        <w:rPr>
          <w:rFonts w:ascii="Georgia" w:eastAsia="Times New Roman" w:hAnsi="Georgia" w:cs="Times New Roman"/>
          <w:color w:val="000000"/>
          <w:lang w:eastAsia="en-PH"/>
        </w:rPr>
        <w:t xml:space="preserve">and </w:t>
      </w:r>
      <w:r>
        <w:rPr>
          <w:rFonts w:ascii="Georgia" w:eastAsia="Times New Roman" w:hAnsi="Georgia" w:cs="Times New Roman"/>
          <w:b/>
          <w:bCs/>
          <w:color w:val="000000"/>
          <w:lang w:eastAsia="en-PH"/>
        </w:rPr>
        <w:t xml:space="preserve">REILAN L. </w:t>
      </w:r>
      <w:proofErr w:type="gramStart"/>
      <w:r>
        <w:rPr>
          <w:rFonts w:ascii="Georgia" w:eastAsia="Times New Roman" w:hAnsi="Georgia" w:cs="Times New Roman"/>
          <w:b/>
          <w:bCs/>
          <w:color w:val="000000"/>
          <w:lang w:eastAsia="en-PH"/>
        </w:rPr>
        <w:t>CADUBLA</w:t>
      </w:r>
      <w:r>
        <w:rPr>
          <w:rFonts w:ascii="Georgia" w:eastAsia="Times New Roman" w:hAnsi="Georgia" w:cs="Times New Roman"/>
          <w:color w:val="000000"/>
          <w:lang w:eastAsia="en-PH"/>
        </w:rPr>
        <w:t xml:space="preserve"> ,</w:t>
      </w:r>
      <w:proofErr w:type="gramEnd"/>
      <w:r>
        <w:rPr>
          <w:rFonts w:ascii="Georgia" w:eastAsia="Times New Roman" w:hAnsi="Georgia" w:cs="Times New Roman"/>
          <w:color w:val="000000"/>
          <w:lang w:eastAsia="en-PH"/>
        </w:rPr>
        <w:t xml:space="preserve"> panel members, for their constructive criticisms and suggestions significantly enhanced this project.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41E4337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FAMILY, </w:t>
      </w:r>
      <w:r>
        <w:rPr>
          <w:rFonts w:ascii="Georgia" w:eastAsia="Times New Roman" w:hAnsi="Georgia" w:cs="Times New Roman"/>
          <w:color w:val="000000"/>
          <w:lang w:eastAsia="en-PH"/>
        </w:rPr>
        <w:t>who have always been there, showing them support throughout their education.</w:t>
      </w:r>
    </w:p>
    <w:p w14:paraId="6A978F0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b/>
          <w:bCs/>
          <w:color w:val="000000"/>
          <w:lang w:eastAsia="en-PH"/>
        </w:rPr>
        <w:t xml:space="preserve">FRIENDS, </w:t>
      </w:r>
      <w:r>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Each played a significant role in making this project successful and they are grateful for it. </w:t>
      </w:r>
    </w:p>
    <w:p w14:paraId="2B64473A"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6C636040" w14:textId="77777777" w:rsidR="008F456D" w:rsidRDefault="008F456D">
      <w:pPr>
        <w:spacing w:after="240" w:line="240" w:lineRule="auto"/>
        <w:rPr>
          <w:rFonts w:ascii="Georgia" w:eastAsia="Times New Roman" w:hAnsi="Georgia" w:cs="Times New Roman"/>
          <w:lang w:eastAsia="en-PH"/>
        </w:rPr>
      </w:pPr>
    </w:p>
    <w:p w14:paraId="6053A08C" w14:textId="77777777" w:rsidR="008F456D" w:rsidRDefault="008F456D">
      <w:pPr>
        <w:spacing w:after="240" w:line="240" w:lineRule="auto"/>
        <w:rPr>
          <w:rFonts w:ascii="Georgia" w:eastAsia="Times New Roman" w:hAnsi="Georgia" w:cs="Times New Roman"/>
          <w:lang w:eastAsia="en-PH"/>
        </w:rPr>
      </w:pPr>
    </w:p>
    <w:p w14:paraId="3D1C4CE5" w14:textId="77777777" w:rsidR="008F456D" w:rsidRDefault="008F456D">
      <w:pPr>
        <w:spacing w:after="240" w:line="240" w:lineRule="auto"/>
        <w:rPr>
          <w:rFonts w:ascii="Georgia" w:eastAsia="Times New Roman" w:hAnsi="Georgia" w:cs="Times New Roman"/>
          <w:lang w:eastAsia="en-PH"/>
        </w:rPr>
      </w:pPr>
    </w:p>
    <w:p w14:paraId="27205837" w14:textId="77777777" w:rsidR="008F456D" w:rsidRDefault="008F456D">
      <w:pPr>
        <w:spacing w:after="240" w:line="240" w:lineRule="auto"/>
        <w:rPr>
          <w:rFonts w:ascii="Georgia" w:eastAsia="Times New Roman" w:hAnsi="Georgia" w:cs="Times New Roman"/>
          <w:lang w:eastAsia="en-PH"/>
        </w:rPr>
      </w:pPr>
    </w:p>
    <w:p w14:paraId="5F09370A" w14:textId="77777777" w:rsidR="008F456D" w:rsidRDefault="008F456D">
      <w:pPr>
        <w:spacing w:after="240" w:line="240" w:lineRule="auto"/>
        <w:rPr>
          <w:rFonts w:ascii="Georgia" w:eastAsia="Times New Roman" w:hAnsi="Georgia" w:cs="Times New Roman"/>
          <w:lang w:eastAsia="en-PH"/>
        </w:rPr>
      </w:pPr>
    </w:p>
    <w:p w14:paraId="4BA66B4C" w14:textId="77777777" w:rsidR="008F456D" w:rsidRDefault="008F456D">
      <w:pPr>
        <w:spacing w:after="240" w:line="240" w:lineRule="auto"/>
        <w:rPr>
          <w:del w:id="117" w:author="Jade Raposa" w:date="2024-10-16T21:43:00Z"/>
          <w:rFonts w:ascii="Georgia" w:eastAsia="Times New Roman" w:hAnsi="Georgia" w:cs="Times New Roman"/>
          <w:lang w:eastAsia="en-PH"/>
        </w:rPr>
      </w:pPr>
    </w:p>
    <w:p w14:paraId="3442F637" w14:textId="77777777" w:rsidR="008F456D" w:rsidRDefault="008F456D">
      <w:pPr>
        <w:spacing w:after="240" w:line="240" w:lineRule="auto"/>
        <w:rPr>
          <w:rFonts w:ascii="Georgia" w:eastAsia="Times New Roman" w:hAnsi="Georgia" w:cs="Times New Roman"/>
          <w:lang w:eastAsia="en-PH"/>
        </w:rPr>
      </w:pPr>
    </w:p>
    <w:p w14:paraId="410D3AA3" w14:textId="77777777" w:rsidR="008F456D" w:rsidRDefault="002B278F">
      <w:pPr>
        <w:pStyle w:val="Heading2"/>
        <w:spacing w:line="480" w:lineRule="auto"/>
        <w:jc w:val="center"/>
        <w:pPrChange w:id="118" w:author="Jade Raposa" w:date="2024-10-18T22:53:00Z">
          <w:pPr>
            <w:spacing w:after="0" w:line="480" w:lineRule="auto"/>
            <w:jc w:val="center"/>
          </w:pPr>
        </w:pPrChange>
      </w:pPr>
      <w:r>
        <w:lastRenderedPageBreak/>
        <w:t>TABLE OF CONTENTS</w:t>
      </w:r>
    </w:p>
    <w:p w14:paraId="338F4C6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Contents</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Page No.</w:t>
      </w:r>
    </w:p>
    <w:p w14:paraId="1B72759E"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Title </w:t>
      </w:r>
      <w:proofErr w:type="gramStart"/>
      <w:r>
        <w:rPr>
          <w:rFonts w:ascii="Georgia" w:eastAsia="Times New Roman" w:hAnsi="Georgia" w:cs="Times New Roman"/>
          <w:color w:val="000000"/>
          <w:lang w:eastAsia="en-PH"/>
        </w:rPr>
        <w:t>Page .</w:t>
      </w:r>
      <w:proofErr w:type="gramEnd"/>
      <w:r>
        <w:rPr>
          <w:rFonts w:ascii="Georgia" w:eastAsia="Times New Roman" w:hAnsi="Georgia" w:cs="Times New Roman"/>
          <w:color w:val="000000"/>
          <w:lang w:eastAsia="en-PH"/>
        </w:rPr>
        <w:t>  .  .  .  .  .  .  .  .  .  .  .  .  .  .  .  .  .  .  .  .  .  .  .  .  .  .  .  .  .  .  .  .  .  .  .  .  .</w:t>
      </w:r>
      <w:ins w:id="119"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0"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proofErr w:type="spellStart"/>
      <w:r>
        <w:rPr>
          <w:rFonts w:ascii="Georgia" w:eastAsia="Times New Roman" w:hAnsi="Georgia" w:cs="Times New Roman"/>
          <w:color w:val="000000"/>
          <w:lang w:eastAsia="en-PH"/>
        </w:rPr>
        <w:t>i</w:t>
      </w:r>
      <w:proofErr w:type="spellEnd"/>
    </w:p>
    <w:p w14:paraId="1116E75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Recommendation for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w:t>
      </w:r>
      <w:ins w:id="121"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2"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ii</w:t>
      </w:r>
    </w:p>
    <w:p w14:paraId="36B5F69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Result of Final </w:t>
      </w:r>
      <w:proofErr w:type="gramStart"/>
      <w:r>
        <w:rPr>
          <w:rFonts w:ascii="Georgia" w:eastAsia="Times New Roman" w:hAnsi="Georgia" w:cs="Times New Roman"/>
          <w:color w:val="000000"/>
          <w:lang w:eastAsia="en-PH"/>
        </w:rPr>
        <w:t>Defense .</w:t>
      </w:r>
      <w:proofErr w:type="gramEnd"/>
      <w:r>
        <w:rPr>
          <w:rFonts w:ascii="Georgia" w:eastAsia="Times New Roman" w:hAnsi="Georgia" w:cs="Times New Roman"/>
          <w:color w:val="000000"/>
          <w:lang w:eastAsia="en-PH"/>
        </w:rPr>
        <w:t>  .  .  .  .  .  .  .  .  .  .  .  .  .  .  .  .  .  .  .  .  .  .  .  .  .  .  .  .  .</w:t>
      </w:r>
      <w:ins w:id="123"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4" w:author="Jade Raposa" w:date="2024-10-18T22:19: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iii</w:t>
      </w:r>
    </w:p>
    <w:p w14:paraId="7DC277C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Capstone </w:t>
      </w:r>
      <w:proofErr w:type="gramStart"/>
      <w:r>
        <w:rPr>
          <w:rFonts w:ascii="Georgia" w:eastAsia="Times New Roman" w:hAnsi="Georgia" w:cs="Times New Roman"/>
          <w:color w:val="000000"/>
          <w:lang w:eastAsia="en-PH"/>
        </w:rPr>
        <w:t>Completion .</w:t>
      </w:r>
      <w:proofErr w:type="gramEnd"/>
      <w:r>
        <w:rPr>
          <w:rFonts w:ascii="Georgia" w:eastAsia="Times New Roman" w:hAnsi="Georgia" w:cs="Times New Roman"/>
          <w:color w:val="000000"/>
          <w:lang w:eastAsia="en-PH"/>
        </w:rPr>
        <w:t>  .  .  .  .  .  .  .  .  .  .  .  .  .  .  .  .  .  .  .  .  .  .  .  .  .  .  .  .  .  .</w:t>
      </w:r>
      <w:ins w:id="125" w:author="Jade Raposa" w:date="2024-10-18T22:19: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26"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iv</w:t>
      </w:r>
    </w:p>
    <w:p w14:paraId="287983C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Certificate of </w:t>
      </w:r>
      <w:proofErr w:type="gramStart"/>
      <w:r>
        <w:rPr>
          <w:rFonts w:ascii="Georgia" w:eastAsia="Times New Roman" w:hAnsi="Georgia" w:cs="Times New Roman"/>
          <w:color w:val="000000"/>
          <w:lang w:eastAsia="en-PH"/>
        </w:rPr>
        <w:t>Approval .</w:t>
      </w:r>
      <w:proofErr w:type="gramEnd"/>
      <w:r>
        <w:rPr>
          <w:rFonts w:ascii="Georgia" w:eastAsia="Times New Roman" w:hAnsi="Georgia" w:cs="Times New Roman"/>
          <w:color w:val="000000"/>
          <w:lang w:eastAsia="en-PH"/>
        </w:rPr>
        <w:t>  .  .  .  .  .  .  .  .  .  .  .  .  .  .  .  .  .  .  .  .  .  .  .  .  .  .  .  .  .  .</w:t>
      </w:r>
      <w:ins w:id="127" w:author="Jade Raposa" w:date="2024-10-18T22:19:00Z">
        <w:r>
          <w:rPr>
            <w:rFonts w:ascii="Georgia" w:eastAsia="Times New Roman" w:hAnsi="Georgia" w:cs="Times New Roman"/>
            <w:color w:val="000000"/>
            <w:lang w:eastAsia="en-PH"/>
          </w:rPr>
          <w:t xml:space="preserve">  .  .  .</w:t>
        </w:r>
      </w:ins>
      <w:ins w:id="128" w:author="Jade Raposa" w:date="2024-10-18T22:20: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29" w:author="Jade Raposa" w:date="2024-10-18T22:1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w:t>
      </w:r>
    </w:p>
    <w:p w14:paraId="58C14095"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Executive </w:t>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  .  .</w:t>
      </w:r>
      <w:ins w:id="130" w:author="Jade Raposa" w:date="2024-10-18T22:20: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1" w:author="Jade Raposa" w:date="2024-10-18T22:20: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vi </w:t>
      </w:r>
    </w:p>
    <w:p w14:paraId="08D7856D" w14:textId="77777777" w:rsidR="008F456D" w:rsidRDefault="002B278F">
      <w:pPr>
        <w:spacing w:after="0" w:line="480" w:lineRule="auto"/>
        <w:jc w:val="both"/>
        <w:rPr>
          <w:rFonts w:ascii="Georgia" w:eastAsia="Times New Roman" w:hAnsi="Georgia" w:cs="Times New Roman"/>
          <w:lang w:eastAsia="en-PH"/>
        </w:rPr>
      </w:pPr>
      <w:proofErr w:type="gramStart"/>
      <w:r>
        <w:rPr>
          <w:rFonts w:ascii="Georgia" w:eastAsia="Times New Roman" w:hAnsi="Georgia" w:cs="Times New Roman"/>
          <w:color w:val="000000"/>
          <w:lang w:eastAsia="en-PH"/>
        </w:rPr>
        <w:t>Acknowledgement .</w:t>
      </w:r>
      <w:proofErr w:type="gramEnd"/>
      <w:r>
        <w:rPr>
          <w:rFonts w:ascii="Georgia" w:eastAsia="Times New Roman" w:hAnsi="Georgia" w:cs="Times New Roman"/>
          <w:color w:val="000000"/>
          <w:lang w:eastAsia="en-PH"/>
        </w:rPr>
        <w:t>  .  .  .  .  .  .  .  .  .  .  .  .  .  .  .  .  .  .  .  .  .  .  .  .  .  .  .  .  .  .  .  .</w:t>
      </w:r>
      <w:ins w:id="132"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3" w:author="Jade Raposa" w:date="2024-10-18T22:2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vii</w:t>
      </w:r>
      <w:ins w:id="134" w:author="Jade Raposa" w:date="2024-10-18T22:27:00Z">
        <w:r>
          <w:rPr>
            <w:rFonts w:ascii="Georgia" w:eastAsia="Times New Roman" w:hAnsi="Georgia" w:cs="Times New Roman"/>
            <w:color w:val="000000"/>
            <w:lang w:eastAsia="en-PH"/>
          </w:rPr>
          <w:t>i</w:t>
        </w:r>
      </w:ins>
    </w:p>
    <w:p w14:paraId="4F264C4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of </w:t>
      </w:r>
      <w:proofErr w:type="gramStart"/>
      <w:r>
        <w:rPr>
          <w:rFonts w:ascii="Georgia" w:eastAsia="Times New Roman" w:hAnsi="Georgia" w:cs="Times New Roman"/>
          <w:color w:val="000000"/>
          <w:lang w:eastAsia="en-PH"/>
        </w:rPr>
        <w:t>Contents .</w:t>
      </w:r>
      <w:proofErr w:type="gramEnd"/>
      <w:r>
        <w:rPr>
          <w:rFonts w:ascii="Georgia" w:eastAsia="Times New Roman" w:hAnsi="Georgia" w:cs="Times New Roman"/>
          <w:color w:val="000000"/>
          <w:lang w:eastAsia="en-PH"/>
        </w:rPr>
        <w:t>  .  .  .  .  .  .  .  .  .  .  .  .  .  .  .  .  .  .  .  .  .  .  .  .  .  .  .  .  .  .  .  .</w:t>
      </w:r>
      <w:ins w:id="135" w:author="Jade Raposa" w:date="2024-10-18T22:21: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36"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del w:id="137" w:author="Jade Raposa" w:date="2024-10-18T22:27:00Z">
        <w:r>
          <w:rPr>
            <w:rFonts w:ascii="Georgia" w:eastAsia="Times New Roman" w:hAnsi="Georgia" w:cs="Times New Roman"/>
            <w:color w:val="000000"/>
            <w:lang w:eastAsia="en-PH"/>
          </w:rPr>
          <w:delText>vii</w:delText>
        </w:r>
      </w:del>
      <w:ins w:id="138" w:author="Jade Raposa" w:date="2024-10-18T22:27:00Z">
        <w:r>
          <w:rPr>
            <w:rFonts w:ascii="Georgia" w:eastAsia="Times New Roman" w:hAnsi="Georgia" w:cs="Times New Roman"/>
            <w:color w:val="000000"/>
            <w:lang w:eastAsia="en-PH"/>
          </w:rPr>
          <w:t>ix</w:t>
        </w:r>
      </w:ins>
      <w:del w:id="139" w:author="Jade Raposa" w:date="2024-10-18T22:27:00Z">
        <w:r>
          <w:rPr>
            <w:rFonts w:ascii="Georgia" w:eastAsia="Times New Roman" w:hAnsi="Georgia" w:cs="Times New Roman"/>
            <w:color w:val="000000"/>
            <w:lang w:eastAsia="en-PH"/>
          </w:rPr>
          <w:delText>i</w:delText>
        </w:r>
      </w:del>
    </w:p>
    <w:p w14:paraId="0B49746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0" w:author="Jade Raposa" w:date="2024-10-18T22:28:00Z">
        <w:r>
          <w:rPr>
            <w:rFonts w:ascii="Georgia" w:eastAsia="Times New Roman" w:hAnsi="Georgia" w:cs="Times New Roman"/>
            <w:color w:val="000000"/>
            <w:lang w:eastAsia="en-PH"/>
          </w:rPr>
          <w:delText xml:space="preserve">Tables </w:delText>
        </w:r>
      </w:del>
      <w:proofErr w:type="gramStart"/>
      <w:ins w:id="141" w:author="Jade Raposa" w:date="2024-10-18T22:28:00Z">
        <w:r>
          <w:rPr>
            <w:rFonts w:ascii="Georgia" w:eastAsia="Times New Roman" w:hAnsi="Georgia" w:cs="Times New Roman"/>
            <w:color w:val="000000"/>
            <w:lang w:eastAsia="en-PH"/>
          </w:rPr>
          <w:t xml:space="preserve">Figures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2" w:author="Jade Raposa" w:date="2024-10-18T22:21:00Z">
        <w:r>
          <w:rPr>
            <w:rFonts w:ascii="Georgia" w:eastAsia="Times New Roman" w:hAnsi="Georgia" w:cs="Times New Roman"/>
            <w:color w:val="000000"/>
            <w:lang w:eastAsia="en-PH"/>
          </w:rPr>
          <w:t xml:space="preserve">  .  .  .</w:t>
        </w:r>
      </w:ins>
      <w:ins w:id="143" w:author="Jade Raposa" w:date="2024-10-18T22:29:00Z">
        <w:r>
          <w:rPr>
            <w:rFonts w:ascii="Georgia" w:eastAsia="Times New Roman" w:hAnsi="Georgia" w:cs="Times New Roman"/>
            <w:color w:val="000000"/>
            <w:lang w:eastAsia="en-PH"/>
          </w:rPr>
          <w:tab/>
        </w:r>
      </w:ins>
      <w:del w:id="144" w:author="Jade Raposa" w:date="2024-10-18T22:21: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del>
      <w:del w:id="145" w:author="Jade Raposa" w:date="2024-10-18T22:28:00Z">
        <w:r>
          <w:rPr>
            <w:rFonts w:ascii="Georgia" w:eastAsia="Times New Roman" w:hAnsi="Georgia" w:cs="Times New Roman"/>
            <w:color w:val="000000"/>
            <w:lang w:eastAsia="en-PH"/>
          </w:rPr>
          <w:delText>ix</w:delText>
        </w:r>
      </w:del>
      <w:ins w:id="146" w:author="Jade Raposa" w:date="2024-10-18T22:28:00Z">
        <w:r>
          <w:rPr>
            <w:rFonts w:ascii="Georgia" w:eastAsia="Times New Roman" w:hAnsi="Georgia" w:cs="Times New Roman"/>
            <w:color w:val="000000"/>
            <w:lang w:eastAsia="en-PH"/>
          </w:rPr>
          <w:t>xii</w:t>
        </w:r>
      </w:ins>
    </w:p>
    <w:p w14:paraId="1C0230E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 xml:space="preserve">List of </w:t>
      </w:r>
      <w:del w:id="147" w:author="Jade Raposa" w:date="2024-10-18T22:28:00Z">
        <w:r>
          <w:rPr>
            <w:rFonts w:ascii="Georgia" w:eastAsia="Times New Roman" w:hAnsi="Georgia" w:cs="Times New Roman"/>
            <w:color w:val="000000"/>
            <w:lang w:eastAsia="en-PH"/>
          </w:rPr>
          <w:delText xml:space="preserve">Figures </w:delText>
        </w:r>
      </w:del>
      <w:proofErr w:type="gramStart"/>
      <w:ins w:id="148" w:author="Jade Raposa" w:date="2024-10-18T22:28:00Z">
        <w:r>
          <w:rPr>
            <w:rFonts w:ascii="Georgia" w:eastAsia="Times New Roman" w:hAnsi="Georgia" w:cs="Times New Roman"/>
            <w:color w:val="000000"/>
            <w:lang w:eastAsia="en-PH"/>
          </w:rPr>
          <w:t xml:space="preserve">Tables </w:t>
        </w:r>
      </w:ins>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  .  .</w:t>
      </w:r>
      <w:ins w:id="149" w:author="Jade Raposa" w:date="2024-10-18T22:21:00Z">
        <w:r>
          <w:rPr>
            <w:rFonts w:ascii="Georgia" w:eastAsia="Times New Roman" w:hAnsi="Georgia" w:cs="Times New Roman"/>
            <w:color w:val="000000"/>
            <w:lang w:eastAsia="en-PH"/>
          </w:rPr>
          <w:t xml:space="preserve">  .  .  .</w:t>
        </w:r>
      </w:ins>
      <w:ins w:id="150" w:author="Jade Raposa" w:date="2024-10-18T22:29: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1"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x</w:t>
      </w:r>
      <w:ins w:id="152" w:author="Jade Raposa" w:date="2024-10-18T22:28:00Z">
        <w:r>
          <w:rPr>
            <w:rFonts w:ascii="Georgia" w:eastAsia="Times New Roman" w:hAnsi="Georgia" w:cs="Times New Roman"/>
            <w:color w:val="000000"/>
            <w:lang w:eastAsia="en-PH"/>
          </w:rPr>
          <w:t>ii</w:t>
        </w:r>
      </w:ins>
      <w:ins w:id="153" w:author="Jade Raposa" w:date="2024-10-18T22:29:00Z">
        <w:r>
          <w:rPr>
            <w:rFonts w:ascii="Georgia" w:eastAsia="Times New Roman" w:hAnsi="Georgia" w:cs="Times New Roman"/>
            <w:color w:val="000000"/>
            <w:lang w:eastAsia="en-PH"/>
          </w:rPr>
          <w:t>i</w:t>
        </w:r>
      </w:ins>
    </w:p>
    <w:p w14:paraId="1B1B30A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Chapter</w:t>
      </w:r>
    </w:p>
    <w:p w14:paraId="7D26B15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1 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PROJECT IDENTIFICATION</w:t>
      </w:r>
    </w:p>
    <w:p w14:paraId="506D35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Project </w:t>
      </w:r>
      <w:proofErr w:type="gramStart"/>
      <w:r>
        <w:rPr>
          <w:rFonts w:ascii="Georgia" w:eastAsia="Times New Roman" w:hAnsi="Georgia" w:cs="Times New Roman"/>
          <w:color w:val="000000"/>
          <w:lang w:eastAsia="en-PH"/>
        </w:rPr>
        <w:t>Context .</w:t>
      </w:r>
      <w:proofErr w:type="gramEnd"/>
      <w:r>
        <w:rPr>
          <w:rFonts w:ascii="Georgia" w:eastAsia="Times New Roman" w:hAnsi="Georgia" w:cs="Times New Roman"/>
          <w:color w:val="000000"/>
          <w:lang w:eastAsia="en-PH"/>
        </w:rPr>
        <w:t>  .  .  .  .  .  .  .  .  .  .  .  .  .  .  .  .  .  .  .  .  .  .  .  .</w:t>
      </w:r>
      <w:ins w:id="154" w:author="Jade Raposa" w:date="2024-10-18T22:21:00Z">
        <w:r>
          <w:rPr>
            <w:rFonts w:ascii="Georgia" w:eastAsia="Times New Roman" w:hAnsi="Georgia" w:cs="Times New Roman"/>
            <w:color w:val="000000"/>
            <w:lang w:eastAsia="en-PH"/>
          </w:rPr>
          <w:t xml:space="preserve">  .  .  .  .</w:t>
        </w:r>
      </w:ins>
      <w:ins w:id="155"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6" w:author="Jade Raposa" w:date="2024-10-18T22:21: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p>
    <w:p w14:paraId="08B627D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Description of the Existing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  .  .  .  .  .  .  .</w:t>
      </w:r>
      <w:ins w:id="157" w:author="Jade Raposa" w:date="2024-10-18T22:21:00Z">
        <w:r>
          <w:rPr>
            <w:rFonts w:ascii="Georgia" w:eastAsia="Times New Roman" w:hAnsi="Georgia" w:cs="Times New Roman"/>
            <w:color w:val="000000"/>
            <w:lang w:eastAsia="en-PH"/>
          </w:rPr>
          <w:t xml:space="preserve">  .  .  .  . </w:t>
        </w:r>
      </w:ins>
      <w:ins w:id="158" w:author="Jade Raposa" w:date="2024-10-18T22:22:00Z">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ins>
      <w:del w:id="159" w:author="Jade Raposa" w:date="2024-10-18T22:2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ins w:id="160" w:author="Jade Raposa" w:date="2024-10-18T22:29:00Z">
        <w:r>
          <w:rPr>
            <w:rFonts w:ascii="Georgia" w:eastAsia="Times New Roman" w:hAnsi="Georgia" w:cs="Times New Roman"/>
            <w:color w:val="000000"/>
            <w:lang w:eastAsia="en-PH"/>
          </w:rPr>
          <w:t>6</w:t>
        </w:r>
      </w:ins>
      <w:del w:id="161" w:author="Jade Raposa" w:date="2024-10-18T22:29:00Z">
        <w:r>
          <w:rPr>
            <w:rFonts w:ascii="Georgia" w:eastAsia="Times New Roman" w:hAnsi="Georgia" w:cs="Times New Roman"/>
            <w:color w:val="000000"/>
            <w:lang w:eastAsia="en-PH"/>
          </w:rPr>
          <w:delText>8</w:delText>
        </w:r>
      </w:del>
    </w:p>
    <w:p w14:paraId="4F22E3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Statement of the </w:t>
      </w:r>
      <w:proofErr w:type="gramStart"/>
      <w:r>
        <w:rPr>
          <w:rFonts w:ascii="Georgia" w:eastAsia="Times New Roman" w:hAnsi="Georgia" w:cs="Times New Roman"/>
          <w:color w:val="000000"/>
          <w:lang w:eastAsia="en-PH"/>
        </w:rPr>
        <w:t>Problem .</w:t>
      </w:r>
      <w:proofErr w:type="gramEnd"/>
      <w:r>
        <w:rPr>
          <w:rFonts w:ascii="Georgia" w:eastAsia="Times New Roman" w:hAnsi="Georgia" w:cs="Times New Roman"/>
          <w:color w:val="000000"/>
          <w:lang w:eastAsia="en-PH"/>
        </w:rPr>
        <w:t>  .  .  .  .  .  .  .  .  .  .  .  .  .  .  .  .  .  .</w:t>
      </w:r>
      <w:ins w:id="162" w:author="Jade Raposa" w:date="2024-10-18T22:22: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163"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9</w:t>
      </w:r>
    </w:p>
    <w:p w14:paraId="088C1B5C"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Objectives of the </w:t>
      </w:r>
      <w:proofErr w:type="gramStart"/>
      <w:r>
        <w:rPr>
          <w:rFonts w:ascii="Georgia" w:eastAsia="Times New Roman" w:hAnsi="Georgia" w:cs="Times New Roman"/>
          <w:color w:val="000000"/>
          <w:lang w:eastAsia="en-PH"/>
        </w:rPr>
        <w:t>Study .</w:t>
      </w:r>
      <w:proofErr w:type="gramEnd"/>
      <w:r>
        <w:rPr>
          <w:rFonts w:ascii="Georgia" w:eastAsia="Times New Roman" w:hAnsi="Georgia" w:cs="Times New Roman"/>
          <w:color w:val="000000"/>
          <w:lang w:eastAsia="en-PH"/>
        </w:rPr>
        <w:t>  .  .  .  .  .  .  .  .  .  .  .  .  .  .  .  .  .  .  .  .</w:t>
      </w:r>
      <w:ins w:id="164"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5"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del w:id="166" w:author="Jade Raposa" w:date="2024-10-18T22:30:00Z">
        <w:r>
          <w:rPr>
            <w:rFonts w:ascii="Georgia" w:eastAsia="Times New Roman" w:hAnsi="Georgia" w:cs="Times New Roman"/>
            <w:color w:val="000000"/>
            <w:lang w:eastAsia="en-PH"/>
          </w:rPr>
          <w:delText>10</w:delText>
        </w:r>
      </w:del>
      <w:ins w:id="167" w:author="Jade Raposa" w:date="2024-10-18T22:30:00Z">
        <w:r>
          <w:rPr>
            <w:rFonts w:ascii="Georgia" w:eastAsia="Times New Roman" w:hAnsi="Georgia" w:cs="Times New Roman"/>
            <w:color w:val="000000"/>
            <w:lang w:eastAsia="en-PH"/>
          </w:rPr>
          <w:t>9</w:t>
        </w:r>
      </w:ins>
    </w:p>
    <w:p w14:paraId="020240E3"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and </w:t>
      </w:r>
      <w:proofErr w:type="gramStart"/>
      <w:r>
        <w:rPr>
          <w:rFonts w:ascii="Georgia" w:eastAsia="Times New Roman" w:hAnsi="Georgia" w:cs="Times New Roman"/>
          <w:color w:val="000000"/>
          <w:lang w:eastAsia="en-PH"/>
        </w:rPr>
        <w:t>Description .</w:t>
      </w:r>
      <w:proofErr w:type="gramEnd"/>
      <w:r>
        <w:rPr>
          <w:rFonts w:ascii="Georgia" w:eastAsia="Times New Roman" w:hAnsi="Georgia" w:cs="Times New Roman"/>
          <w:color w:val="000000"/>
          <w:lang w:eastAsia="en-PH"/>
        </w:rPr>
        <w:t>  .  .  .  .  .  .  .  .  .  .  .  .  .  .  .  .  .  .  .</w:t>
      </w:r>
      <w:ins w:id="168"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69"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0" w:author="Jade Raposa" w:date="2024-10-18T22:30:00Z">
        <w:r>
          <w:rPr>
            <w:rFonts w:ascii="Georgia" w:eastAsia="Times New Roman" w:hAnsi="Georgia" w:cs="Times New Roman"/>
            <w:color w:val="000000"/>
            <w:lang w:eastAsia="en-PH"/>
          </w:rPr>
          <w:t>0</w:t>
        </w:r>
      </w:ins>
      <w:del w:id="171" w:author="Jade Raposa" w:date="2024-10-18T22:30:00Z">
        <w:r>
          <w:rPr>
            <w:rFonts w:ascii="Georgia" w:eastAsia="Times New Roman" w:hAnsi="Georgia" w:cs="Times New Roman"/>
            <w:color w:val="000000"/>
            <w:lang w:eastAsia="en-PH"/>
          </w:rPr>
          <w:delText>1</w:delText>
        </w:r>
      </w:del>
    </w:p>
    <w:p w14:paraId="2B7FFB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Scope and </w:t>
      </w:r>
      <w:proofErr w:type="gramStart"/>
      <w:r>
        <w:rPr>
          <w:rFonts w:ascii="Georgia" w:eastAsia="Times New Roman" w:hAnsi="Georgia" w:cs="Times New Roman"/>
          <w:color w:val="000000"/>
          <w:lang w:eastAsia="en-PH"/>
        </w:rPr>
        <w:t>Delimitation .</w:t>
      </w:r>
      <w:proofErr w:type="gramEnd"/>
      <w:r>
        <w:rPr>
          <w:rFonts w:ascii="Georgia" w:eastAsia="Times New Roman" w:hAnsi="Georgia" w:cs="Times New Roman"/>
          <w:color w:val="000000"/>
          <w:lang w:eastAsia="en-PH"/>
        </w:rPr>
        <w:t>  .  .  .  .  .  .  .  .  .  .  .  .  .  .  .  .  .  .  .  .</w:t>
      </w:r>
      <w:ins w:id="172"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3"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4" w:author="Jade Raposa" w:date="2024-10-18T22:30:00Z">
        <w:r>
          <w:rPr>
            <w:rFonts w:ascii="Georgia" w:eastAsia="Times New Roman" w:hAnsi="Georgia" w:cs="Times New Roman"/>
            <w:color w:val="000000"/>
            <w:lang w:eastAsia="en-PH"/>
          </w:rPr>
          <w:t>1</w:t>
        </w:r>
      </w:ins>
      <w:del w:id="175" w:author="Jade Raposa" w:date="2024-10-18T22:30:00Z">
        <w:r>
          <w:rPr>
            <w:rFonts w:ascii="Georgia" w:eastAsia="Times New Roman" w:hAnsi="Georgia" w:cs="Times New Roman"/>
            <w:color w:val="000000"/>
            <w:lang w:eastAsia="en-PH"/>
          </w:rPr>
          <w:delText>2</w:delText>
        </w:r>
      </w:del>
    </w:p>
    <w:p w14:paraId="67D6248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Terms .</w:t>
      </w:r>
      <w:proofErr w:type="gramEnd"/>
      <w:r>
        <w:rPr>
          <w:rFonts w:ascii="Georgia" w:eastAsia="Times New Roman" w:hAnsi="Georgia" w:cs="Times New Roman"/>
          <w:color w:val="000000"/>
          <w:lang w:eastAsia="en-PH"/>
        </w:rPr>
        <w:t>  .  .  .  .  .  .  .  .  .  .  .  .  .  .  .  .  .  .  .  .  .  .  .  .</w:t>
      </w:r>
      <w:ins w:id="176" w:author="Jade Raposa" w:date="2024-10-18T22:22: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177" w:author="Jade Raposa" w:date="2024-10-18T22:22: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1</w:t>
      </w:r>
      <w:ins w:id="178" w:author="Jade Raposa" w:date="2024-10-18T22:31:00Z">
        <w:r>
          <w:rPr>
            <w:rFonts w:ascii="Georgia" w:eastAsia="Times New Roman" w:hAnsi="Georgia" w:cs="Times New Roman"/>
            <w:color w:val="000000"/>
            <w:lang w:eastAsia="en-PH"/>
          </w:rPr>
          <w:t>2</w:t>
        </w:r>
      </w:ins>
      <w:del w:id="179" w:author="Jade Raposa" w:date="2024-10-18T22:31:00Z">
        <w:r>
          <w:rPr>
            <w:rFonts w:ascii="Georgia" w:eastAsia="Times New Roman" w:hAnsi="Georgia" w:cs="Times New Roman"/>
            <w:color w:val="000000"/>
            <w:lang w:eastAsia="en-PH"/>
          </w:rPr>
          <w:delText>3</w:delText>
        </w:r>
      </w:del>
    </w:p>
    <w:p w14:paraId="1D44704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65949C86" w14:textId="77777777" w:rsidR="008F456D" w:rsidRDefault="008F456D">
      <w:pPr>
        <w:spacing w:after="240" w:line="240" w:lineRule="auto"/>
        <w:rPr>
          <w:rFonts w:ascii="Georgia" w:eastAsia="Times New Roman" w:hAnsi="Georgia" w:cs="Times New Roman"/>
          <w:lang w:eastAsia="en-PH"/>
        </w:rPr>
      </w:pPr>
    </w:p>
    <w:p w14:paraId="0A27A8FE" w14:textId="77777777" w:rsidR="008F456D" w:rsidRDefault="008F456D">
      <w:pPr>
        <w:spacing w:after="240" w:line="240" w:lineRule="auto"/>
        <w:rPr>
          <w:rFonts w:ascii="Georgia" w:eastAsia="Times New Roman" w:hAnsi="Georgia" w:cs="Times New Roman"/>
          <w:lang w:eastAsia="en-PH"/>
        </w:rPr>
      </w:pPr>
    </w:p>
    <w:p w14:paraId="22A924B4" w14:textId="77777777" w:rsidR="008F456D" w:rsidRDefault="008F456D">
      <w:pPr>
        <w:spacing w:after="0" w:line="480" w:lineRule="auto"/>
        <w:jc w:val="both"/>
        <w:rPr>
          <w:del w:id="180" w:author="Jade Raposa" w:date="2024-10-16T21:43:00Z"/>
          <w:rFonts w:ascii="Georgia" w:eastAsia="Times New Roman" w:hAnsi="Georgia" w:cs="Times New Roman"/>
          <w:lang w:eastAsia="en-PH"/>
        </w:rPr>
      </w:pPr>
    </w:p>
    <w:p w14:paraId="1ACC568F" w14:textId="77777777" w:rsidR="008F456D" w:rsidRDefault="008F456D">
      <w:pPr>
        <w:spacing w:after="0" w:line="480" w:lineRule="auto"/>
        <w:jc w:val="both"/>
        <w:rPr>
          <w:del w:id="181" w:author="Jade Raposa" w:date="2024-10-16T21:43:00Z"/>
          <w:rFonts w:ascii="Georgia" w:eastAsia="Times New Roman" w:hAnsi="Georgia" w:cs="Times New Roman"/>
          <w:lang w:eastAsia="en-PH"/>
        </w:rPr>
      </w:pPr>
    </w:p>
    <w:p w14:paraId="1676745C" w14:textId="77777777" w:rsidR="008F456D" w:rsidRDefault="008F456D">
      <w:pPr>
        <w:spacing w:after="0" w:line="480" w:lineRule="auto"/>
        <w:jc w:val="both"/>
        <w:rPr>
          <w:rFonts w:ascii="Georgia" w:eastAsia="Times New Roman" w:hAnsi="Georgia" w:cs="Times New Roman"/>
          <w:lang w:eastAsia="en-PH"/>
        </w:rPr>
      </w:pPr>
    </w:p>
    <w:p w14:paraId="11A477EC" w14:textId="77777777" w:rsidR="008F456D" w:rsidRDefault="008F456D">
      <w:pPr>
        <w:rPr>
          <w:ins w:id="182" w:author="Jade Raposa" w:date="2024-10-16T21:48:00Z"/>
          <w:rFonts w:ascii="Georgia" w:eastAsia="Times New Roman" w:hAnsi="Georgia" w:cs="Times New Roman"/>
          <w:b/>
          <w:bCs/>
          <w:color w:val="000000"/>
          <w:lang w:eastAsia="en-PH"/>
        </w:rPr>
        <w:sectPr w:rsidR="008F456D">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77777777" w:rsidR="008F456D" w:rsidRDefault="002B278F">
      <w:pPr>
        <w:rPr>
          <w:rFonts w:ascii="Georgia" w:eastAsia="Times New Roman" w:hAnsi="Georgia" w:cs="Times New Roman"/>
          <w:lang w:eastAsia="en-PH"/>
        </w:rPr>
        <w:pPrChange w:id="198" w:author="Jade Raposa" w:date="2024-10-16T21:48:00Z">
          <w:pPr>
            <w:spacing w:after="0" w:line="480" w:lineRule="auto"/>
            <w:jc w:val="both"/>
          </w:pPr>
        </w:pPrChange>
      </w:pPr>
      <w:r>
        <w:rPr>
          <w:rFonts w:ascii="Georgia" w:eastAsia="Times New Roman" w:hAnsi="Georgia" w:cs="Times New Roman"/>
          <w:b/>
          <w:bCs/>
          <w:color w:val="000000"/>
          <w:lang w:eastAsia="en-PH"/>
        </w:rPr>
        <w:lastRenderedPageBreak/>
        <w:t>Chapter</w:t>
      </w:r>
    </w:p>
    <w:p w14:paraId="39CF294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2 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METHODOLOGY</w:t>
      </w:r>
    </w:p>
    <w:p w14:paraId="5B6E5BDB"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Software Development</w:t>
      </w:r>
      <w:del w:id="199" w:author="Jade Raposa" w:date="2024-10-18T22:44:00Z">
        <w:r>
          <w:rPr>
            <w:rFonts w:ascii="Georgia" w:eastAsia="Times New Roman" w:hAnsi="Georgia" w:cs="Times New Roman"/>
            <w:color w:val="000000"/>
            <w:lang w:eastAsia="en-PH"/>
          </w:rPr>
          <w:delText xml:space="preserve"> </w:delText>
        </w:r>
      </w:del>
      <w:ins w:id="200" w:author="Jade Raposa" w:date="2024-10-18T22:44:00Z">
        <w:r>
          <w:rPr>
            <w:rFonts w:ascii="Georgia" w:eastAsia="Times New Roman" w:hAnsi="Georgia" w:cs="Times New Roman"/>
            <w:color w:val="000000"/>
            <w:lang w:eastAsia="en-PH"/>
          </w:rPr>
          <w:t xml:space="preserve"> </w:t>
        </w:r>
      </w:ins>
      <w:del w:id="201" w:author="Jade Raposa" w:date="2024-10-18T22:44:00Z">
        <w:r>
          <w:rPr>
            <w:rFonts w:ascii="Georgia" w:eastAsia="Times New Roman" w:hAnsi="Georgia" w:cs="Times New Roman"/>
            <w:color w:val="000000"/>
            <w:lang w:eastAsia="en-PH"/>
          </w:rPr>
          <w:delText xml:space="preserve">Cycle </w:delText>
        </w:r>
      </w:del>
      <w:r>
        <w:rPr>
          <w:rFonts w:ascii="Georgia" w:eastAsia="Times New Roman" w:hAnsi="Georgia" w:cs="Times New Roman"/>
          <w:color w:val="000000"/>
          <w:lang w:eastAsia="en-PH"/>
        </w:rPr>
        <w:t>.  .</w:t>
      </w:r>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w:t>
      </w:r>
      <w:del w:id="202" w:author="Jade Raposa" w:date="2024-10-18T22:23:00Z">
        <w:r>
          <w:rPr>
            <w:rFonts w:ascii="Georgia" w:eastAsia="Times New Roman" w:hAnsi="Georgia" w:cs="Times New Roman"/>
            <w:color w:val="000000"/>
            <w:lang w:eastAsia="en-PH"/>
          </w:rPr>
          <w:delText> </w:delText>
        </w:r>
      </w:del>
      <w:ins w:id="203" w:author="Jade Raposa" w:date="2024-10-18T22:23:00Z">
        <w:r>
          <w:rPr>
            <w:rFonts w:ascii="Georgia" w:eastAsia="Times New Roman" w:hAnsi="Georgia" w:cs="Times New Roman"/>
            <w:color w:val="000000"/>
            <w:lang w:eastAsia="en-PH"/>
          </w:rPr>
          <w:t xml:space="preserve">  .  .  .  .</w:t>
        </w:r>
      </w:ins>
      <w:ins w:id="204" w:author="Jade Raposa" w:date="2024-10-18T22:44:00Z">
        <w:r>
          <w:rPr>
            <w:rFonts w:ascii="Georgia" w:eastAsia="Times New Roman" w:hAnsi="Georgia" w:cs="Times New Roman"/>
            <w:color w:val="000000"/>
            <w:lang w:eastAsia="en-PH"/>
          </w:rPr>
          <w:t xml:space="preserve">  .  .  .</w:t>
        </w:r>
        <w:r>
          <w:rPr>
            <w:rFonts w:ascii="Georgia" w:eastAsia="Times New Roman" w:hAnsi="Georgia" w:cs="Times New Roman"/>
            <w:color w:val="000000"/>
            <w:lang w:eastAsia="en-PH"/>
          </w:rPr>
          <w:tab/>
        </w:r>
      </w:ins>
      <w:del w:id="20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33C6D81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Purpose, Deliverables, and Development </w:t>
      </w:r>
      <w:proofErr w:type="gramStart"/>
      <w:r>
        <w:rPr>
          <w:rFonts w:ascii="Georgia" w:eastAsia="Times New Roman" w:hAnsi="Georgia" w:cs="Times New Roman"/>
          <w:color w:val="000000"/>
          <w:lang w:eastAsia="en-PH"/>
        </w:rPr>
        <w:t>Activities .</w:t>
      </w:r>
      <w:proofErr w:type="gramEnd"/>
      <w:r>
        <w:rPr>
          <w:rFonts w:ascii="Georgia" w:eastAsia="Times New Roman" w:hAnsi="Georgia" w:cs="Times New Roman"/>
          <w:color w:val="000000"/>
          <w:lang w:eastAsia="en-PH"/>
        </w:rPr>
        <w:t>  .  .  .  .</w:t>
      </w:r>
      <w:ins w:id="20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6E5BF98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 Gathering </w:t>
      </w:r>
      <w:proofErr w:type="gramStart"/>
      <w:r>
        <w:rPr>
          <w:rFonts w:ascii="Georgia" w:eastAsia="Times New Roman" w:hAnsi="Georgia" w:cs="Times New Roman"/>
          <w:color w:val="000000"/>
          <w:lang w:eastAsia="en-PH"/>
        </w:rPr>
        <w:t>Techniques .</w:t>
      </w:r>
      <w:proofErr w:type="gramEnd"/>
      <w:r>
        <w:rPr>
          <w:rFonts w:ascii="Georgia" w:eastAsia="Times New Roman" w:hAnsi="Georgia" w:cs="Times New Roman"/>
          <w:color w:val="000000"/>
          <w:lang w:eastAsia="en-PH"/>
        </w:rPr>
        <w:t>  .  .  .  .  .  .  .  .  .  .  .  .  .  .  .  .  .  .</w:t>
      </w:r>
      <w:ins w:id="208"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09"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26</w:t>
      </w:r>
    </w:p>
    <w:p w14:paraId="598001A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Sources of </w:t>
      </w:r>
      <w:proofErr w:type="gramStart"/>
      <w:r>
        <w:rPr>
          <w:rFonts w:ascii="Georgia" w:eastAsia="Times New Roman" w:hAnsi="Georgia" w:cs="Times New Roman"/>
          <w:color w:val="000000"/>
          <w:lang w:eastAsia="en-PH"/>
        </w:rPr>
        <w:t>Data .</w:t>
      </w:r>
      <w:proofErr w:type="gramEnd"/>
      <w:r>
        <w:rPr>
          <w:rFonts w:ascii="Georgia" w:eastAsia="Times New Roman" w:hAnsi="Georgia" w:cs="Times New Roman"/>
          <w:color w:val="000000"/>
          <w:lang w:eastAsia="en-PH"/>
        </w:rPr>
        <w:t>  .  .  .  .  .  .  .  .  .  .  .  .  .  .  .  .  .  .  .  .  .  .  .  .  .</w:t>
      </w:r>
      <w:ins w:id="210"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1"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27</w:t>
      </w:r>
    </w:p>
    <w:p w14:paraId="1ECC9F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Survey </w:t>
      </w:r>
      <w:proofErr w:type="gramStart"/>
      <w:r>
        <w:rPr>
          <w:rFonts w:ascii="Georgia" w:eastAsia="Times New Roman" w:hAnsi="Georgia" w:cs="Times New Roman"/>
          <w:color w:val="000000"/>
          <w:lang w:eastAsia="en-PH"/>
        </w:rPr>
        <w:t>Results .</w:t>
      </w:r>
      <w:proofErr w:type="gramEnd"/>
      <w:r>
        <w:rPr>
          <w:rFonts w:ascii="Georgia" w:eastAsia="Times New Roman" w:hAnsi="Georgia" w:cs="Times New Roman"/>
          <w:color w:val="000000"/>
          <w:lang w:eastAsia="en-PH"/>
        </w:rPr>
        <w:t>  .  .  .  .  .  .  .  .  .  .  .  .  .  .  .  .  .  .  .  .  .  .  .  .  .</w:t>
      </w:r>
      <w:ins w:id="212" w:author="Jade Raposa" w:date="2024-10-18T22:23:00Z">
        <w:r>
          <w:rPr>
            <w:rFonts w:ascii="Georgia" w:eastAsia="Times New Roman" w:hAnsi="Georgia" w:cs="Times New Roman"/>
            <w:color w:val="000000"/>
            <w:lang w:eastAsia="en-PH"/>
          </w:rPr>
          <w:t xml:space="preserve">  .  .  .  . </w:t>
        </w:r>
        <w:r>
          <w:rPr>
            <w:rFonts w:ascii="Georgia" w:eastAsia="Times New Roman" w:hAnsi="Georgia" w:cs="Times New Roman"/>
            <w:color w:val="000000"/>
            <w:lang w:eastAsia="en-PH"/>
          </w:rPr>
          <w:tab/>
        </w:r>
      </w:ins>
      <w:del w:id="213"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28</w:t>
      </w:r>
    </w:p>
    <w:p w14:paraId="2B218BF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Theoretical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4"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5"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w:t>
      </w:r>
    </w:p>
    <w:p w14:paraId="4103564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Conceptual </w:t>
      </w:r>
      <w:proofErr w:type="gramStart"/>
      <w:r>
        <w:rPr>
          <w:rFonts w:ascii="Georgia" w:eastAsia="Times New Roman" w:hAnsi="Georgia" w:cs="Times New Roman"/>
          <w:color w:val="000000"/>
          <w:lang w:eastAsia="en-PH"/>
        </w:rPr>
        <w:t>Framework .</w:t>
      </w:r>
      <w:proofErr w:type="gramEnd"/>
      <w:r>
        <w:rPr>
          <w:rFonts w:ascii="Georgia" w:eastAsia="Times New Roman" w:hAnsi="Georgia" w:cs="Times New Roman"/>
          <w:color w:val="000000"/>
          <w:lang w:eastAsia="en-PH"/>
        </w:rPr>
        <w:t>  .  .  .  .  .  .  .  .  .  .  .  .  .  .  .  .  .  .  .  .</w:t>
      </w:r>
      <w:ins w:id="216" w:author="Jade Raposa" w:date="2024-10-18T22:23: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7" w:author="Jade Raposa" w:date="2024-10-18T22:23: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3811A9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
    <w:p w14:paraId="18A346B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Chapter </w:t>
      </w:r>
    </w:p>
    <w:p w14:paraId="4ADBC96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w:t>
      </w:r>
      <w:proofErr w:type="gramStart"/>
      <w:r>
        <w:rPr>
          <w:rFonts w:ascii="Georgia" w:eastAsia="Times New Roman" w:hAnsi="Georgia" w:cs="Times New Roman"/>
          <w:b/>
          <w:bCs/>
          <w:color w:val="000000"/>
          <w:lang w:eastAsia="en-PH"/>
        </w:rPr>
        <w:t xml:space="preserve">3 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REQUIREMENTS ANALYSIS AND DOCUMENTATION</w:t>
      </w:r>
    </w:p>
    <w:p w14:paraId="6CCAF4E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Flowchart.  .</w:t>
      </w:r>
      <w:proofErr w:type="gramEnd"/>
      <w:r>
        <w:rPr>
          <w:rFonts w:ascii="Georgia" w:eastAsia="Times New Roman" w:hAnsi="Georgia" w:cs="Times New Roman"/>
          <w:color w:val="000000"/>
          <w:lang w:eastAsia="en-PH"/>
        </w:rPr>
        <w:t>  .  .  .  .  .  .  .  .  .  .  .  .  .  .  .  .  .  .  .  .  .  .  .  .  .  .  .</w:t>
      </w:r>
      <w:ins w:id="21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1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4121EC07"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Architecture .</w:t>
      </w:r>
      <w:proofErr w:type="gramEnd"/>
      <w:r>
        <w:rPr>
          <w:rFonts w:ascii="Georgia" w:eastAsia="Times New Roman" w:hAnsi="Georgia" w:cs="Times New Roman"/>
          <w:color w:val="000000"/>
          <w:lang w:eastAsia="en-PH"/>
        </w:rPr>
        <w:t>  .  .  .  .  .  .  .  .  .  .  .  .  .  .  .  .  .  .  .  .  .  .</w:t>
      </w:r>
      <w:ins w:id="22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4D68A5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Software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42A8D5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Database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w:t>
      </w:r>
      <w:ins w:id="224"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5"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53</w:t>
      </w:r>
    </w:p>
    <w:p w14:paraId="6216990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w:t>
      </w:r>
      <w:ins w:id="226"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7"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56</w:t>
      </w:r>
    </w:p>
    <w:p w14:paraId="17F8C070"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Tradeoffs .</w:t>
      </w:r>
      <w:proofErr w:type="gramEnd"/>
      <w:r>
        <w:rPr>
          <w:rFonts w:ascii="Georgia" w:eastAsia="Times New Roman" w:hAnsi="Georgia" w:cs="Times New Roman"/>
          <w:color w:val="000000"/>
          <w:lang w:eastAsia="en-PH"/>
        </w:rPr>
        <w:t>  .  .  .  .  .  .  .  .  .  .  .  .  .  .  .  .  .  .  .  .  .  .  .  .</w:t>
      </w:r>
      <w:ins w:id="228"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29"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60</w:t>
      </w:r>
    </w:p>
    <w:p w14:paraId="3CFB52F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System </w:t>
      </w:r>
      <w:proofErr w:type="gramStart"/>
      <w:r>
        <w:rPr>
          <w:rFonts w:ascii="Georgia" w:eastAsia="Times New Roman" w:hAnsi="Georgia" w:cs="Times New Roman"/>
          <w:color w:val="000000"/>
          <w:lang w:eastAsia="en-PH"/>
        </w:rPr>
        <w:t>Design .</w:t>
      </w:r>
      <w:proofErr w:type="gramEnd"/>
      <w:r>
        <w:rPr>
          <w:rFonts w:ascii="Georgia" w:eastAsia="Times New Roman" w:hAnsi="Georgia" w:cs="Times New Roman"/>
          <w:color w:val="000000"/>
          <w:lang w:eastAsia="en-PH"/>
        </w:rPr>
        <w:t>  .  .  .  .  .  .  .  .  .  .  .  .  .  .  .  .  .  .  .  .  .  .  .  .  .</w:t>
      </w:r>
      <w:ins w:id="230"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1"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10A9C19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Project </w:t>
      </w:r>
      <w:proofErr w:type="gramStart"/>
      <w:r>
        <w:rPr>
          <w:rFonts w:ascii="Georgia" w:eastAsia="Times New Roman" w:hAnsi="Georgia" w:cs="Times New Roman"/>
          <w:color w:val="000000"/>
          <w:lang w:eastAsia="en-PH"/>
        </w:rPr>
        <w:t>Timeline .</w:t>
      </w:r>
      <w:proofErr w:type="gramEnd"/>
      <w:r>
        <w:rPr>
          <w:rFonts w:ascii="Georgia" w:eastAsia="Times New Roman" w:hAnsi="Georgia" w:cs="Times New Roman"/>
          <w:color w:val="000000"/>
          <w:lang w:eastAsia="en-PH"/>
        </w:rPr>
        <w:t>  .  .  .  .  .  .  .  .  .  .  .  .  .  .  .  .  .  .  .  .  .  .  .  .</w:t>
      </w:r>
      <w:ins w:id="232" w:author="Jade Raposa" w:date="2024-10-18T22:24:00Z">
        <w:r>
          <w:rPr>
            <w:rFonts w:ascii="Georgia" w:eastAsia="Times New Roman" w:hAnsi="Georgia" w:cs="Times New Roman"/>
            <w:color w:val="000000"/>
            <w:lang w:eastAsia="en-PH"/>
          </w:rPr>
          <w:t xml:space="preserve">  .  .  .  .</w:t>
        </w:r>
        <w:r>
          <w:rPr>
            <w:rFonts w:ascii="Georgia" w:eastAsia="Times New Roman" w:hAnsi="Georgia" w:cs="Times New Roman"/>
            <w:color w:val="000000"/>
            <w:lang w:eastAsia="en-PH"/>
          </w:rPr>
          <w:tab/>
        </w:r>
      </w:ins>
      <w:del w:id="233" w:author="Jade Raposa" w:date="2024-10-18T22:24: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5B758A9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p>
    <w:p w14:paraId="1EBA0AC9" w14:textId="77777777" w:rsidR="008F456D" w:rsidRDefault="008F456D">
      <w:pPr>
        <w:spacing w:after="240" w:line="240" w:lineRule="auto"/>
        <w:rPr>
          <w:rFonts w:ascii="Georgia" w:eastAsia="Times New Roman" w:hAnsi="Georgia" w:cs="Times New Roman"/>
          <w:lang w:eastAsia="en-PH"/>
        </w:rPr>
      </w:pPr>
    </w:p>
    <w:p w14:paraId="1AA847CF" w14:textId="77777777" w:rsidR="008F456D" w:rsidRDefault="008F456D">
      <w:pPr>
        <w:spacing w:after="0" w:line="480" w:lineRule="auto"/>
        <w:rPr>
          <w:rFonts w:ascii="Georgia" w:eastAsia="Times New Roman" w:hAnsi="Georgia" w:cs="Times New Roman"/>
          <w:lang w:eastAsia="en-PH"/>
        </w:rPr>
      </w:pPr>
    </w:p>
    <w:p w14:paraId="3C75E67F" w14:textId="77777777" w:rsidR="008F456D" w:rsidRDefault="008F456D">
      <w:pPr>
        <w:spacing w:after="0" w:line="480" w:lineRule="auto"/>
        <w:rPr>
          <w:rFonts w:ascii="Georgia" w:eastAsia="Times New Roman" w:hAnsi="Georgia" w:cs="Times New Roman"/>
          <w:lang w:eastAsia="en-PH"/>
        </w:rPr>
      </w:pPr>
    </w:p>
    <w:p w14:paraId="5791E623" w14:textId="77777777" w:rsidR="008F456D" w:rsidRDefault="008F456D">
      <w:pPr>
        <w:rPr>
          <w:ins w:id="234" w:author="Jade Raposa" w:date="2024-10-16T21:49:00Z"/>
          <w:rFonts w:ascii="Georgia" w:eastAsia="Times New Roman" w:hAnsi="Georgia" w:cs="Times New Roman"/>
          <w:b/>
          <w:bCs/>
          <w:color w:val="000000"/>
          <w:lang w:eastAsia="en-PH"/>
        </w:rPr>
        <w:sectPr w:rsidR="008F456D">
          <w:headerReference w:type="first" r:id="rId23"/>
          <w:pgSz w:w="12240" w:h="15840"/>
          <w:pgMar w:top="1620" w:right="1440" w:bottom="1440" w:left="2160" w:header="706" w:footer="706" w:gutter="0"/>
          <w:pgNumType w:fmt="lowerRoman" w:start="1"/>
          <w:cols w:space="708"/>
          <w:titlePg/>
          <w:docGrid w:linePitch="360"/>
        </w:sectPr>
      </w:pPr>
    </w:p>
    <w:p w14:paraId="47537610" w14:textId="77777777" w:rsidR="008F456D" w:rsidRDefault="002B278F">
      <w:pPr>
        <w:rPr>
          <w:rFonts w:ascii="Georgia" w:eastAsia="Times New Roman" w:hAnsi="Georgia" w:cs="Times New Roman"/>
          <w:lang w:eastAsia="en-PH"/>
        </w:rPr>
        <w:pPrChange w:id="243" w:author="Jade Raposa" w:date="2024-10-16T21:49:00Z">
          <w:pPr>
            <w:spacing w:after="0" w:line="480" w:lineRule="auto"/>
          </w:pPr>
        </w:pPrChange>
      </w:pPr>
      <w:r>
        <w:rPr>
          <w:rFonts w:ascii="Georgia" w:eastAsia="Times New Roman" w:hAnsi="Georgia" w:cs="Times New Roman"/>
          <w:b/>
          <w:bCs/>
          <w:color w:val="000000"/>
          <w:lang w:eastAsia="en-PH"/>
        </w:rPr>
        <w:lastRenderedPageBreak/>
        <w:t>CHAPTER</w:t>
      </w:r>
    </w:p>
    <w:p w14:paraId="5A1CF372" w14:textId="77777777" w:rsidR="008F456D" w:rsidRDefault="002B278F">
      <w:pPr>
        <w:spacing w:after="0" w:line="480" w:lineRule="auto"/>
        <w:ind w:left="1440" w:hanging="825"/>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4  </w:t>
      </w:r>
      <w:r>
        <w:rPr>
          <w:rFonts w:ascii="Georgia" w:eastAsia="Times New Roman" w:hAnsi="Georgia" w:cs="Times New Roman"/>
          <w:b/>
          <w:bCs/>
          <w:color w:val="000000"/>
          <w:lang w:eastAsia="en-PH"/>
        </w:rPr>
        <w:tab/>
      </w:r>
      <w:proofErr w:type="gramEnd"/>
      <w:r>
        <w:rPr>
          <w:rFonts w:ascii="Georgia" w:eastAsia="Times New Roman" w:hAnsi="Georgia" w:cs="Times New Roman"/>
          <w:b/>
          <w:bCs/>
          <w:color w:val="000000"/>
          <w:lang w:eastAsia="en-PH"/>
        </w:rPr>
        <w:t>SUMMARY, FINDINGS, CONCLUSIONS, AND RECOMMENDATIONS</w:t>
      </w:r>
    </w:p>
    <w:p w14:paraId="23B4374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proofErr w:type="gramStart"/>
      <w:r>
        <w:rPr>
          <w:rFonts w:ascii="Georgia" w:eastAsia="Times New Roman" w:hAnsi="Georgia" w:cs="Times New Roman"/>
          <w:color w:val="000000"/>
          <w:lang w:eastAsia="en-PH"/>
        </w:rPr>
        <w:t>Summary .</w:t>
      </w:r>
      <w:proofErr w:type="gramEnd"/>
      <w:r>
        <w:rPr>
          <w:rFonts w:ascii="Georgia" w:eastAsia="Times New Roman" w:hAnsi="Georgia" w:cs="Times New Roman"/>
          <w:color w:val="000000"/>
          <w:lang w:eastAsia="en-PH"/>
        </w:rPr>
        <w:t>  .  .  .  .  .  .  .  .  .  .  .  .  .  .  .  .  .  .  .  .  .  .  .  .  .  .  .  .  </w:t>
      </w:r>
    </w:p>
    <w:p w14:paraId="53BA6B79"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Findings .</w:t>
      </w:r>
      <w:proofErr w:type="gramEnd"/>
      <w:r>
        <w:rPr>
          <w:rFonts w:ascii="Georgia" w:eastAsia="Times New Roman" w:hAnsi="Georgia" w:cs="Times New Roman"/>
          <w:color w:val="000000"/>
          <w:lang w:eastAsia="en-PH"/>
        </w:rPr>
        <w:t>  .  .  .  .  .  .  .  .  .  .  .  .  .  .  .  .  .  .  .  .  .  .  .  .  .  .  .  .  .  </w:t>
      </w:r>
    </w:p>
    <w:p w14:paraId="31B9ED6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Conclusions .</w:t>
      </w:r>
      <w:proofErr w:type="gramEnd"/>
      <w:r>
        <w:rPr>
          <w:rFonts w:ascii="Georgia" w:eastAsia="Times New Roman" w:hAnsi="Georgia" w:cs="Times New Roman"/>
          <w:color w:val="000000"/>
          <w:lang w:eastAsia="en-PH"/>
        </w:rPr>
        <w:t>  .  .  .  .  .  .  .  .  .  .  .  .  .  .  .  .  .  .  .  .  .  .  .  .  .  .  .  </w:t>
      </w:r>
    </w:p>
    <w:p w14:paraId="44D475B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proofErr w:type="gramStart"/>
      <w:r>
        <w:rPr>
          <w:rFonts w:ascii="Georgia" w:eastAsia="Times New Roman" w:hAnsi="Georgia" w:cs="Times New Roman"/>
          <w:color w:val="000000"/>
          <w:lang w:eastAsia="en-PH"/>
        </w:rPr>
        <w:t>Recommendations .</w:t>
      </w:r>
      <w:proofErr w:type="gramEnd"/>
      <w:r>
        <w:rPr>
          <w:rFonts w:ascii="Georgia" w:eastAsia="Times New Roman" w:hAnsi="Georgia" w:cs="Times New Roman"/>
          <w:color w:val="000000"/>
          <w:lang w:eastAsia="en-PH"/>
        </w:rPr>
        <w:t>  .  .  .  .  .  .  .  .  .  .  .  .  .  .  .  .  .  .  .  .  .  .  .  </w:t>
      </w:r>
    </w:p>
    <w:p w14:paraId="25B487EF" w14:textId="77777777" w:rsidR="008F456D" w:rsidRDefault="002B278F">
      <w:pPr>
        <w:spacing w:after="0" w:line="480" w:lineRule="auto"/>
        <w:rPr>
          <w:rFonts w:ascii="Georgia" w:eastAsia="Times New Roman" w:hAnsi="Georgia" w:cs="Times New Roman"/>
          <w:lang w:eastAsia="en-PH"/>
        </w:rPr>
      </w:pPr>
      <w:proofErr w:type="gramStart"/>
      <w:r>
        <w:rPr>
          <w:rFonts w:ascii="Georgia" w:eastAsia="Times New Roman" w:hAnsi="Georgia" w:cs="Times New Roman"/>
          <w:b/>
          <w:bCs/>
          <w:color w:val="000000"/>
          <w:lang w:eastAsia="en-PH"/>
        </w:rPr>
        <w:t xml:space="preserve">REFERENCES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  .  .  .  </w:t>
      </w:r>
      <w:ins w:id="244" w:author="Jade Raposa" w:date="2024-10-18T22:24:00Z">
        <w:r>
          <w:rPr>
            <w:rFonts w:ascii="Georgia" w:eastAsia="Times New Roman" w:hAnsi="Georgia" w:cs="Times New Roman"/>
            <w:color w:val="000000"/>
            <w:lang w:eastAsia="en-PH"/>
          </w:rPr>
          <w:t>.</w:t>
        </w:r>
      </w:ins>
    </w:p>
    <w:p w14:paraId="19CF93E0" w14:textId="77777777" w:rsidR="008F456D" w:rsidRDefault="008F456D">
      <w:pPr>
        <w:spacing w:after="0" w:line="240" w:lineRule="auto"/>
        <w:rPr>
          <w:rFonts w:ascii="Georgia" w:eastAsia="Times New Roman" w:hAnsi="Georgia" w:cs="Times New Roman"/>
          <w:lang w:eastAsia="en-PH"/>
        </w:rPr>
      </w:pPr>
    </w:p>
    <w:p w14:paraId="4B68A6C1"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APPENDICES </w:t>
      </w:r>
    </w:p>
    <w:p w14:paraId="08D224A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A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Letter .</w:t>
      </w:r>
      <w:proofErr w:type="gramEnd"/>
      <w:r>
        <w:rPr>
          <w:rFonts w:ascii="Georgia" w:eastAsia="Times New Roman" w:hAnsi="Georgia" w:cs="Times New Roman"/>
          <w:color w:val="000000"/>
          <w:lang w:eastAsia="en-PH"/>
        </w:rPr>
        <w:t>  .  .  .  .  .  .  .  .  .  .  .  .  .  .  .  .  .  .  .  .  .  .  .  .  .  .  .  .  .  .  .</w:t>
      </w:r>
    </w:p>
    <w:p w14:paraId="00D54C7A"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B </w:t>
      </w:r>
      <w:r>
        <w:rPr>
          <w:rFonts w:ascii="Georgia" w:eastAsia="Times New Roman" w:hAnsi="Georgia" w:cs="Times New Roman"/>
          <w:color w:val="000000"/>
          <w:lang w:eastAsia="en-PH"/>
        </w:rPr>
        <w:tab/>
        <w:t xml:space="preserve"> </w:t>
      </w:r>
      <w:proofErr w:type="gramStart"/>
      <w:r>
        <w:rPr>
          <w:rFonts w:ascii="Georgia" w:eastAsia="Times New Roman" w:hAnsi="Georgia" w:cs="Times New Roman"/>
          <w:color w:val="000000"/>
          <w:lang w:eastAsia="en-PH"/>
        </w:rPr>
        <w:t>Questionnaires .</w:t>
      </w:r>
      <w:proofErr w:type="gramEnd"/>
      <w:r>
        <w:rPr>
          <w:rFonts w:ascii="Georgia" w:eastAsia="Times New Roman" w:hAnsi="Georgia" w:cs="Times New Roman"/>
          <w:color w:val="000000"/>
          <w:lang w:eastAsia="en-PH"/>
        </w:rPr>
        <w:t>  .  .  .  .  .  .  .  .  .  .  .  .  .  .  .  .  .  .  .  .  .  .  .  .  .  </w:t>
      </w:r>
    </w:p>
    <w:p w14:paraId="11E3991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C</w:t>
      </w:r>
      <w:r>
        <w:rPr>
          <w:rFonts w:ascii="Georgia" w:eastAsia="Times New Roman" w:hAnsi="Georgia" w:cs="Times New Roman"/>
          <w:color w:val="000000"/>
          <w:lang w:eastAsia="en-PH"/>
        </w:rPr>
        <w:tab/>
        <w:t xml:space="preserve"> Source </w:t>
      </w:r>
      <w:proofErr w:type="gramStart"/>
      <w:r>
        <w:rPr>
          <w:rFonts w:ascii="Georgia" w:eastAsia="Times New Roman" w:hAnsi="Georgia" w:cs="Times New Roman"/>
          <w:color w:val="000000"/>
          <w:lang w:eastAsia="en-PH"/>
        </w:rPr>
        <w:t>Code .</w:t>
      </w:r>
      <w:proofErr w:type="gramEnd"/>
      <w:r>
        <w:rPr>
          <w:rFonts w:ascii="Georgia" w:eastAsia="Times New Roman" w:hAnsi="Georgia" w:cs="Times New Roman"/>
          <w:color w:val="000000"/>
          <w:lang w:eastAsia="en-PH"/>
        </w:rPr>
        <w:t>  .  .  .  .  .  .  .  .  .  .  .  .  .  .  .  .  .  .  .  .  .  .  .  .  .  .  .  </w:t>
      </w:r>
    </w:p>
    <w:p w14:paraId="63741C9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D </w:t>
      </w:r>
      <w:r>
        <w:rPr>
          <w:rFonts w:ascii="Georgia" w:eastAsia="Times New Roman" w:hAnsi="Georgia" w:cs="Times New Roman"/>
          <w:color w:val="000000"/>
          <w:lang w:eastAsia="en-PH"/>
        </w:rPr>
        <w:tab/>
        <w:t xml:space="preserve"> User’s </w:t>
      </w:r>
      <w:proofErr w:type="gramStart"/>
      <w:r>
        <w:rPr>
          <w:rFonts w:ascii="Georgia" w:eastAsia="Times New Roman" w:hAnsi="Georgia" w:cs="Times New Roman"/>
          <w:color w:val="000000"/>
          <w:lang w:eastAsia="en-PH"/>
        </w:rPr>
        <w:t>Manual .</w:t>
      </w:r>
      <w:proofErr w:type="gramEnd"/>
      <w:r>
        <w:rPr>
          <w:rFonts w:ascii="Georgia" w:eastAsia="Times New Roman" w:hAnsi="Georgia" w:cs="Times New Roman"/>
          <w:color w:val="000000"/>
          <w:lang w:eastAsia="en-PH"/>
        </w:rPr>
        <w:t>  .  .  .  .  .  .  .  .  .  .  .  .  .  .  .  .  .  .  .  .  .  .  .  .  .  .  </w:t>
      </w:r>
    </w:p>
    <w:p w14:paraId="78796BAF"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t xml:space="preserve">E </w:t>
      </w:r>
      <w:r>
        <w:rPr>
          <w:rFonts w:ascii="Georgia" w:eastAsia="Times New Roman" w:hAnsi="Georgia" w:cs="Times New Roman"/>
          <w:color w:val="000000"/>
          <w:lang w:eastAsia="en-PH"/>
        </w:rPr>
        <w:tab/>
        <w:t xml:space="preserve"> Gantt </w:t>
      </w:r>
      <w:proofErr w:type="gramStart"/>
      <w:r>
        <w:rPr>
          <w:rFonts w:ascii="Georgia" w:eastAsia="Times New Roman" w:hAnsi="Georgia" w:cs="Times New Roman"/>
          <w:color w:val="000000"/>
          <w:lang w:eastAsia="en-PH"/>
        </w:rPr>
        <w:t>Chart .</w:t>
      </w:r>
      <w:proofErr w:type="gramEnd"/>
      <w:r>
        <w:rPr>
          <w:rFonts w:ascii="Georgia" w:eastAsia="Times New Roman" w:hAnsi="Georgia" w:cs="Times New Roman"/>
          <w:color w:val="000000"/>
          <w:lang w:eastAsia="en-PH"/>
        </w:rPr>
        <w:t>  .  .  .  .  .  .  .  .  .  .  .  .  .  .  .  .  .  .  .  .  .  .  .  .  .  .  .  </w:t>
      </w:r>
    </w:p>
    <w:p w14:paraId="6525222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 xml:space="preserve">CURRICULUM </w:t>
      </w:r>
      <w:proofErr w:type="gramStart"/>
      <w:r>
        <w:rPr>
          <w:rFonts w:ascii="Georgia" w:eastAsia="Times New Roman" w:hAnsi="Georgia" w:cs="Times New Roman"/>
          <w:b/>
          <w:bCs/>
          <w:color w:val="000000"/>
          <w:lang w:eastAsia="en-PH"/>
        </w:rPr>
        <w:t xml:space="preserve">VITAE </w:t>
      </w:r>
      <w:r>
        <w:rPr>
          <w:rFonts w:ascii="Georgia" w:eastAsia="Times New Roman" w:hAnsi="Georgia" w:cs="Times New Roman"/>
          <w:color w:val="000000"/>
          <w:lang w:eastAsia="en-PH"/>
        </w:rPr>
        <w:t>.</w:t>
      </w:r>
      <w:proofErr w:type="gramEnd"/>
      <w:r>
        <w:rPr>
          <w:rFonts w:ascii="Georgia" w:eastAsia="Times New Roman" w:hAnsi="Georgia" w:cs="Times New Roman"/>
          <w:color w:val="000000"/>
          <w:lang w:eastAsia="en-PH"/>
        </w:rPr>
        <w:t>  .  .  .  .  .  .  .  .  .  .  .  .  .  .  .  .  .  .  .  .  .  .  .  .  .  .  .  .  </w:t>
      </w:r>
    </w:p>
    <w:p w14:paraId="5C9BABCC" w14:textId="77777777" w:rsidR="008F456D" w:rsidRDefault="002B278F">
      <w:pPr>
        <w:spacing w:after="240" w:line="240" w:lineRule="auto"/>
        <w:rPr>
          <w:rFonts w:ascii="Georgia" w:eastAsia="Times New Roman" w:hAnsi="Georgia" w:cs="Times New Roman"/>
          <w:lang w:eastAsia="en-PH"/>
        </w:rPr>
      </w:pP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r>
        <w:rPr>
          <w:rFonts w:ascii="Georgia" w:eastAsia="Times New Roman" w:hAnsi="Georgia" w:cs="Times New Roman"/>
          <w:lang w:eastAsia="en-PH"/>
        </w:rPr>
        <w:br/>
      </w:r>
    </w:p>
    <w:p w14:paraId="59F1434A" w14:textId="77777777" w:rsidR="008F456D" w:rsidRDefault="008F456D">
      <w:pPr>
        <w:spacing w:after="240" w:line="240" w:lineRule="auto"/>
        <w:rPr>
          <w:rFonts w:ascii="Georgia" w:eastAsia="Times New Roman" w:hAnsi="Georgia" w:cs="Times New Roman"/>
          <w:lang w:eastAsia="en-PH"/>
        </w:rPr>
      </w:pPr>
    </w:p>
    <w:p w14:paraId="3CAF7B3D" w14:textId="77777777" w:rsidR="008F456D" w:rsidRDefault="008F456D">
      <w:pPr>
        <w:spacing w:after="240" w:line="240" w:lineRule="auto"/>
        <w:rPr>
          <w:rFonts w:ascii="Georgia" w:eastAsia="Times New Roman" w:hAnsi="Georgia" w:cs="Times New Roman"/>
          <w:lang w:eastAsia="en-PH"/>
        </w:rPr>
      </w:pPr>
    </w:p>
    <w:p w14:paraId="65927E77" w14:textId="77777777" w:rsidR="008F456D" w:rsidRDefault="008F456D">
      <w:pPr>
        <w:spacing w:after="240" w:line="240" w:lineRule="auto"/>
        <w:rPr>
          <w:rFonts w:ascii="Georgia" w:eastAsia="Times New Roman" w:hAnsi="Georgia" w:cs="Times New Roman"/>
          <w:lang w:eastAsia="en-PH"/>
        </w:rPr>
      </w:pPr>
    </w:p>
    <w:p w14:paraId="6CE95D52" w14:textId="77777777" w:rsidR="008F456D" w:rsidRDefault="008F456D">
      <w:pPr>
        <w:spacing w:after="240" w:line="240" w:lineRule="auto"/>
        <w:rPr>
          <w:rFonts w:ascii="Georgia" w:eastAsia="Times New Roman" w:hAnsi="Georgia" w:cs="Times New Roman"/>
          <w:lang w:eastAsia="en-PH"/>
        </w:rPr>
      </w:pPr>
    </w:p>
    <w:p w14:paraId="5451078F" w14:textId="77777777" w:rsidR="008F456D" w:rsidRDefault="008F456D">
      <w:pPr>
        <w:spacing w:after="0" w:line="480" w:lineRule="auto"/>
        <w:rPr>
          <w:ins w:id="245" w:author="Jade Raposa" w:date="2024-10-16T21:50:00Z"/>
          <w:rFonts w:ascii="Georgia" w:eastAsia="Times New Roman" w:hAnsi="Georgia" w:cs="Times New Roman"/>
          <w:lang w:eastAsia="en-PH"/>
        </w:rPr>
        <w:sectPr w:rsidR="008F456D">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8F456D" w:rsidRDefault="008F456D">
      <w:pPr>
        <w:spacing w:after="240" w:line="240" w:lineRule="auto"/>
        <w:jc w:val="center"/>
        <w:rPr>
          <w:del w:id="255" w:author="Jade Raposa" w:date="2024-10-16T21:49:00Z"/>
          <w:rFonts w:ascii="Georgia" w:eastAsia="Times New Roman" w:hAnsi="Georgia" w:cs="Times New Roman"/>
          <w:lang w:eastAsia="en-PH"/>
        </w:rPr>
        <w:pPrChange w:id="256" w:author="Jade Raposa" w:date="2024-10-16T21:50:00Z">
          <w:pPr>
            <w:spacing w:after="240" w:line="240" w:lineRule="auto"/>
          </w:pPr>
        </w:pPrChange>
      </w:pPr>
    </w:p>
    <w:p w14:paraId="467A4291" w14:textId="77777777" w:rsidR="008F456D" w:rsidRDefault="008F456D">
      <w:pPr>
        <w:spacing w:after="240" w:line="240" w:lineRule="auto"/>
        <w:jc w:val="center"/>
        <w:rPr>
          <w:del w:id="257" w:author="Jade Raposa" w:date="2024-10-16T21:49:00Z"/>
          <w:rFonts w:ascii="Georgia" w:eastAsia="Times New Roman" w:hAnsi="Georgia" w:cs="Times New Roman"/>
          <w:lang w:eastAsia="en-PH"/>
        </w:rPr>
        <w:pPrChange w:id="258" w:author="Jade Raposa" w:date="2024-10-16T21:50:00Z">
          <w:pPr>
            <w:spacing w:after="240" w:line="240" w:lineRule="auto"/>
          </w:pPr>
        </w:pPrChange>
      </w:pPr>
    </w:p>
    <w:p w14:paraId="7234C2C0" w14:textId="77777777" w:rsidR="008F456D" w:rsidRDefault="008F456D">
      <w:pPr>
        <w:spacing w:after="240" w:line="240" w:lineRule="auto"/>
        <w:jc w:val="center"/>
        <w:rPr>
          <w:del w:id="259" w:author="Jade Raposa" w:date="2024-10-16T21:50:00Z"/>
          <w:rFonts w:ascii="Georgia" w:eastAsia="Times New Roman" w:hAnsi="Georgia" w:cs="Times New Roman"/>
          <w:lang w:eastAsia="en-PH"/>
        </w:rPr>
        <w:pPrChange w:id="260" w:author="Jade Raposa" w:date="2024-10-16T21:50:00Z">
          <w:pPr>
            <w:spacing w:after="240" w:line="240" w:lineRule="auto"/>
          </w:pPr>
        </w:pPrChange>
      </w:pPr>
    </w:p>
    <w:p w14:paraId="31C7273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FIGURE</w:t>
      </w:r>
      <w:ins w:id="261" w:author="Jade Raposa" w:date="2024-10-16T21:52:00Z">
        <w:r>
          <w:rPr>
            <w:rFonts w:ascii="Georgia" w:eastAsia="Times New Roman" w:hAnsi="Georgia" w:cs="Times New Roman"/>
            <w:b/>
            <w:bCs/>
            <w:color w:val="000000"/>
            <w:lang w:eastAsia="en-PH"/>
          </w:rPr>
          <w:t>S</w:t>
        </w:r>
      </w:ins>
    </w:p>
    <w:p w14:paraId="403952F6"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Figure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2306E3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2.1 </w:t>
      </w:r>
      <w:r>
        <w:rPr>
          <w:rFonts w:ascii="Georgia" w:eastAsia="Times New Roman" w:hAnsi="Georgia" w:cs="Times New Roman"/>
          <w:color w:val="000000"/>
          <w:lang w:eastAsia="en-PH"/>
        </w:rPr>
        <w:tab/>
        <w:t xml:space="preserve">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  .  .  .</w:t>
      </w:r>
      <w:ins w:id="262" w:author="Jade Raposa" w:date="2024-10-14T22:57:00Z">
        <w:r>
          <w:rPr>
            <w:rFonts w:ascii="Georgia" w:eastAsia="Times New Roman" w:hAnsi="Georgia" w:cs="Times New Roman"/>
            <w:color w:val="000000"/>
            <w:lang w:eastAsia="en-PH"/>
          </w:rPr>
          <w:t xml:space="preserve">  .  .  .  .  .   </w:t>
        </w:r>
      </w:ins>
      <w:del w:id="263" w:author="Jade Raposa" w:date="2024-10-14T22:57: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22</w:t>
      </w:r>
    </w:p>
    <w:p w14:paraId="470260A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 xml:space="preserve">2.2 </w:t>
      </w:r>
      <w:r>
        <w:rPr>
          <w:rFonts w:ascii="Georgia" w:eastAsia="Times New Roman" w:hAnsi="Georgia" w:cs="Times New Roman"/>
          <w:color w:val="000000"/>
          <w:lang w:eastAsia="en-PH"/>
        </w:rPr>
        <w:tab/>
        <w:t>Community of Inquiry (</w:t>
      </w:r>
      <w:proofErr w:type="spellStart"/>
      <w:r>
        <w:rPr>
          <w:rFonts w:ascii="Georgia" w:eastAsia="Times New Roman" w:hAnsi="Georgia" w:cs="Times New Roman"/>
          <w:color w:val="000000"/>
          <w:lang w:eastAsia="en-PH"/>
        </w:rPr>
        <w:t>CoI</w:t>
      </w:r>
      <w:proofErr w:type="spellEnd"/>
      <w:proofErr w:type="gramStart"/>
      <w:r>
        <w:rPr>
          <w:rFonts w:ascii="Georgia" w:eastAsia="Times New Roman" w:hAnsi="Georgia" w:cs="Times New Roman"/>
          <w:color w:val="000000"/>
          <w:lang w:eastAsia="en-PH"/>
        </w:rPr>
        <w:t>) .</w:t>
      </w:r>
      <w:proofErr w:type="gramEnd"/>
      <w:r>
        <w:rPr>
          <w:rFonts w:ascii="Georgia" w:eastAsia="Times New Roman" w:hAnsi="Georgia" w:cs="Times New Roman"/>
          <w:color w:val="000000"/>
          <w:lang w:eastAsia="en-PH"/>
        </w:rPr>
        <w:t>  .  .  .  .  .  .  .  .  .  .  .  .  .  .   .  .</w:t>
      </w:r>
      <w:ins w:id="264" w:author="Jade Raposa" w:date="2024-10-14T22:57:00Z">
        <w:r>
          <w:rPr>
            <w:rFonts w:ascii="Georgia" w:eastAsia="Times New Roman" w:hAnsi="Georgia" w:cs="Times New Roman"/>
            <w:color w:val="000000"/>
            <w:lang w:eastAsia="en-PH"/>
          </w:rPr>
          <w:t xml:space="preserve">  .  .  .  .  .  </w:t>
        </w:r>
      </w:ins>
      <w:del w:id="265" w:author="Jade Raposa" w:date="2024-10-14T22:57: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40 </w:t>
      </w:r>
    </w:p>
    <w:p w14:paraId="41427A39"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Conceptual Framework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w:t>
      </w:r>
      <w:ins w:id="266" w:author="Jade Raposa" w:date="2024-10-14T22:57:00Z">
        <w:r>
          <w:rPr>
            <w:rFonts w:ascii="Georgia" w:eastAsia="Times New Roman" w:hAnsi="Georgia" w:cs="Times New Roman"/>
            <w:color w:val="000000"/>
            <w:lang w:eastAsia="en-PH"/>
          </w:rPr>
          <w:t xml:space="preserve">  .  .  .  .  .  </w:t>
        </w:r>
      </w:ins>
      <w:del w:id="267" w:author="Jade Raposa" w:date="2024-10-14T22:57: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42</w:t>
      </w:r>
    </w:p>
    <w:p w14:paraId="2E57C635"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Flowchart of the Manual </w:t>
      </w:r>
      <w:proofErr w:type="gramStart"/>
      <w:r>
        <w:rPr>
          <w:rFonts w:ascii="Georgia" w:eastAsia="Times New Roman" w:hAnsi="Georgia" w:cs="Times New Roman"/>
          <w:color w:val="000000"/>
          <w:lang w:eastAsia="en-PH"/>
        </w:rPr>
        <w:t>Process.  .</w:t>
      </w:r>
      <w:proofErr w:type="gramEnd"/>
      <w:r>
        <w:rPr>
          <w:rFonts w:ascii="Georgia" w:eastAsia="Times New Roman" w:hAnsi="Georgia" w:cs="Times New Roman"/>
          <w:color w:val="000000"/>
          <w:lang w:eastAsia="en-PH"/>
        </w:rPr>
        <w:t>  .  .  .  .  .  .  .  .  .  .  .  .  . </w:t>
      </w:r>
      <w:ins w:id="268" w:author="Jade Raposa" w:date="2024-10-14T22:56:00Z">
        <w:r>
          <w:rPr>
            <w:rFonts w:ascii="Georgia" w:eastAsia="Times New Roman" w:hAnsi="Georgia" w:cs="Times New Roman"/>
            <w:color w:val="000000"/>
            <w:lang w:eastAsia="en-PH"/>
          </w:rPr>
          <w:t xml:space="preserve"> .  </w:t>
        </w:r>
      </w:ins>
      <w:ins w:id="269" w:author="Jade Raposa" w:date="2024-10-14T22:57:00Z">
        <w:r>
          <w:rPr>
            <w:rFonts w:ascii="Georgia" w:eastAsia="Times New Roman" w:hAnsi="Georgia" w:cs="Times New Roman"/>
            <w:color w:val="000000"/>
            <w:lang w:eastAsia="en-PH"/>
          </w:rPr>
          <w:t xml:space="preserve">.  .  .  .  </w:t>
        </w:r>
      </w:ins>
      <w:del w:id="270" w:author="Jade Raposa" w:date="2024-10-14T22:56: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45</w:t>
      </w:r>
    </w:p>
    <w:p w14:paraId="785BAF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System Architecture of the Proposed </w:t>
      </w:r>
      <w:proofErr w:type="gramStart"/>
      <w:r>
        <w:rPr>
          <w:rFonts w:ascii="Georgia" w:eastAsia="Times New Roman" w:hAnsi="Georgia" w:cs="Times New Roman"/>
          <w:color w:val="000000"/>
          <w:lang w:eastAsia="en-PH"/>
        </w:rPr>
        <w:t>System.  .</w:t>
      </w:r>
      <w:proofErr w:type="gramEnd"/>
      <w:r>
        <w:rPr>
          <w:rFonts w:ascii="Georgia" w:eastAsia="Times New Roman" w:hAnsi="Georgia" w:cs="Times New Roman"/>
          <w:color w:val="000000"/>
          <w:lang w:eastAsia="en-PH"/>
        </w:rPr>
        <w:t>  .  .   .  .  .  .</w:t>
      </w:r>
      <w:ins w:id="271" w:author="Jade Raposa" w:date="2024-10-14T22:56:00Z">
        <w:r>
          <w:rPr>
            <w:rFonts w:ascii="Georgia" w:eastAsia="Times New Roman" w:hAnsi="Georgia" w:cs="Times New Roman"/>
            <w:color w:val="000000"/>
            <w:lang w:eastAsia="en-PH"/>
          </w:rPr>
          <w:t xml:space="preserve">  .  .  .  .  .  </w:t>
        </w:r>
      </w:ins>
      <w:del w:id="272"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47</w:t>
      </w:r>
    </w:p>
    <w:p w14:paraId="7068AFF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Use-Case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3" w:author="Jade Raposa" w:date="2024-10-14T22:56:00Z">
        <w:r>
          <w:rPr>
            <w:rFonts w:ascii="Georgia" w:eastAsia="Times New Roman" w:hAnsi="Georgia" w:cs="Times New Roman"/>
            <w:color w:val="000000"/>
            <w:lang w:eastAsia="en-PH"/>
          </w:rPr>
          <w:t xml:space="preserve">  .  .  .  .  .  </w:t>
        </w:r>
      </w:ins>
      <w:del w:id="274" w:author="Jade Raposa" w:date="2024-10-14T22:56: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48</w:t>
      </w:r>
    </w:p>
    <w:p w14:paraId="7B32A6D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Sequence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  .  .  .  .  .  .  .  .  .  .  .  .  .  .  .  .  .  .  .  .</w:t>
      </w:r>
      <w:ins w:id="275" w:author="Jade Raposa" w:date="2024-10-14T22:56:00Z">
        <w:r>
          <w:rPr>
            <w:rFonts w:ascii="Georgia" w:eastAsia="Times New Roman" w:hAnsi="Georgia" w:cs="Times New Roman"/>
            <w:color w:val="000000"/>
            <w:lang w:eastAsia="en-PH"/>
          </w:rPr>
          <w:t xml:space="preserve">  .  .  .  .  .   </w:t>
        </w:r>
      </w:ins>
      <w:del w:id="276" w:author="Jade Raposa" w:date="2024-10-14T22:56: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50</w:t>
      </w:r>
    </w:p>
    <w:p w14:paraId="61383EE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Class </w:t>
      </w:r>
      <w:proofErr w:type="gramStart"/>
      <w:r>
        <w:rPr>
          <w:rFonts w:ascii="Georgia" w:eastAsia="Times New Roman" w:hAnsi="Georgia" w:cs="Times New Roman"/>
          <w:color w:val="000000"/>
          <w:lang w:eastAsia="en-PH"/>
        </w:rPr>
        <w:t>Diagram.  .</w:t>
      </w:r>
      <w:proofErr w:type="gramEnd"/>
      <w:r>
        <w:rPr>
          <w:rFonts w:ascii="Georgia" w:eastAsia="Times New Roman" w:hAnsi="Georgia" w:cs="Times New Roman"/>
          <w:color w:val="000000"/>
          <w:lang w:eastAsia="en-PH"/>
        </w:rPr>
        <w:t xml:space="preserve">  .  .  .  .  .  .  .  .  .  .  .  .  .  .  .  .  .  .  .  .   .  .  .  </w:t>
      </w:r>
      <w:ins w:id="277" w:author="Jade Raposa" w:date="2024-10-14T22:55:00Z">
        <w:r>
          <w:rPr>
            <w:rFonts w:ascii="Georgia" w:eastAsia="Times New Roman" w:hAnsi="Georgia" w:cs="Times New Roman"/>
            <w:color w:val="000000"/>
            <w:lang w:eastAsia="en-PH"/>
          </w:rPr>
          <w:t xml:space="preserve">.  .  .  .  .  </w:t>
        </w:r>
      </w:ins>
      <w:ins w:id="278" w:author="Jade Raposa" w:date="2024-10-14T22:57:00Z">
        <w:r>
          <w:rPr>
            <w:rFonts w:ascii="Georgia" w:eastAsia="Times New Roman" w:hAnsi="Georgia" w:cs="Times New Roman"/>
            <w:color w:val="000000"/>
            <w:lang w:eastAsia="en-PH"/>
          </w:rPr>
          <w:t>.</w:t>
        </w:r>
      </w:ins>
      <w:ins w:id="279" w:author="Jade Raposa" w:date="2024-10-14T22:55:00Z">
        <w:r>
          <w:rPr>
            <w:rFonts w:ascii="Georgia" w:eastAsia="Times New Roman" w:hAnsi="Georgia" w:cs="Times New Roman"/>
            <w:color w:val="000000"/>
            <w:lang w:eastAsia="en-PH"/>
          </w:rPr>
          <w:t xml:space="preserve"> </w:t>
        </w:r>
      </w:ins>
      <w:del w:id="280" w:author="Jade Raposa" w:date="2024-10-14T22:55: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51</w:t>
      </w:r>
    </w:p>
    <w:p w14:paraId="6B35A007" w14:textId="77777777" w:rsidR="008F456D" w:rsidRDefault="008F456D">
      <w:pPr>
        <w:spacing w:after="0" w:line="480" w:lineRule="auto"/>
        <w:jc w:val="center"/>
        <w:rPr>
          <w:rFonts w:ascii="Georgia" w:eastAsia="Times New Roman" w:hAnsi="Georgia" w:cs="Times New Roman"/>
          <w:b/>
          <w:bCs/>
          <w:color w:val="000000"/>
          <w:lang w:eastAsia="en-PH"/>
        </w:rPr>
      </w:pPr>
    </w:p>
    <w:p w14:paraId="28D9320D" w14:textId="77777777" w:rsidR="008F456D" w:rsidRDefault="008F456D">
      <w:pPr>
        <w:spacing w:after="0" w:line="480" w:lineRule="auto"/>
        <w:jc w:val="center"/>
        <w:rPr>
          <w:rFonts w:ascii="Georgia" w:eastAsia="Times New Roman" w:hAnsi="Georgia" w:cs="Times New Roman"/>
          <w:b/>
          <w:bCs/>
          <w:color w:val="000000"/>
          <w:lang w:eastAsia="en-PH"/>
        </w:rPr>
      </w:pPr>
    </w:p>
    <w:p w14:paraId="57EFEC85" w14:textId="77777777" w:rsidR="008F456D" w:rsidRDefault="008F456D">
      <w:pPr>
        <w:spacing w:after="0" w:line="480" w:lineRule="auto"/>
        <w:jc w:val="center"/>
        <w:rPr>
          <w:rFonts w:ascii="Georgia" w:eastAsia="Times New Roman" w:hAnsi="Georgia" w:cs="Times New Roman"/>
          <w:b/>
          <w:bCs/>
          <w:color w:val="000000"/>
          <w:lang w:eastAsia="en-PH"/>
        </w:rPr>
      </w:pPr>
    </w:p>
    <w:p w14:paraId="13AC8B31" w14:textId="77777777" w:rsidR="008F456D" w:rsidRDefault="008F456D">
      <w:pPr>
        <w:spacing w:after="0" w:line="480" w:lineRule="auto"/>
        <w:jc w:val="center"/>
        <w:rPr>
          <w:rFonts w:ascii="Georgia" w:eastAsia="Times New Roman" w:hAnsi="Georgia" w:cs="Times New Roman"/>
          <w:b/>
          <w:bCs/>
          <w:color w:val="000000"/>
          <w:lang w:eastAsia="en-PH"/>
        </w:rPr>
      </w:pPr>
    </w:p>
    <w:p w14:paraId="73E3256E" w14:textId="77777777" w:rsidR="008F456D" w:rsidRDefault="008F456D">
      <w:pPr>
        <w:spacing w:after="0" w:line="480" w:lineRule="auto"/>
        <w:jc w:val="center"/>
        <w:rPr>
          <w:rFonts w:ascii="Georgia" w:eastAsia="Times New Roman" w:hAnsi="Georgia" w:cs="Times New Roman"/>
          <w:b/>
          <w:bCs/>
          <w:color w:val="000000"/>
          <w:lang w:eastAsia="en-PH"/>
        </w:rPr>
      </w:pPr>
    </w:p>
    <w:p w14:paraId="1D7E912A" w14:textId="77777777" w:rsidR="008F456D" w:rsidRDefault="008F456D">
      <w:pPr>
        <w:spacing w:after="0" w:line="480" w:lineRule="auto"/>
        <w:jc w:val="center"/>
        <w:rPr>
          <w:rFonts w:ascii="Georgia" w:eastAsia="Times New Roman" w:hAnsi="Georgia" w:cs="Times New Roman"/>
          <w:b/>
          <w:bCs/>
          <w:color w:val="000000"/>
          <w:lang w:eastAsia="en-PH"/>
        </w:rPr>
      </w:pPr>
    </w:p>
    <w:p w14:paraId="0F632C9B" w14:textId="77777777" w:rsidR="008F456D" w:rsidRDefault="008F456D">
      <w:pPr>
        <w:spacing w:after="0" w:line="480" w:lineRule="auto"/>
        <w:jc w:val="center"/>
        <w:rPr>
          <w:rFonts w:ascii="Georgia" w:eastAsia="Times New Roman" w:hAnsi="Georgia" w:cs="Times New Roman"/>
          <w:b/>
          <w:bCs/>
          <w:color w:val="000000"/>
          <w:lang w:eastAsia="en-PH"/>
        </w:rPr>
      </w:pPr>
    </w:p>
    <w:p w14:paraId="6BABA21B" w14:textId="77777777" w:rsidR="008F456D" w:rsidRDefault="008F456D">
      <w:pPr>
        <w:spacing w:after="0" w:line="480" w:lineRule="auto"/>
        <w:jc w:val="center"/>
        <w:rPr>
          <w:rFonts w:ascii="Georgia" w:eastAsia="Times New Roman" w:hAnsi="Georgia" w:cs="Times New Roman"/>
          <w:b/>
          <w:bCs/>
          <w:color w:val="000000"/>
          <w:lang w:eastAsia="en-PH"/>
        </w:rPr>
      </w:pPr>
    </w:p>
    <w:p w14:paraId="125DC123" w14:textId="77777777" w:rsidR="008F456D" w:rsidRDefault="008F456D">
      <w:pPr>
        <w:spacing w:after="0" w:line="480" w:lineRule="auto"/>
        <w:jc w:val="center"/>
        <w:rPr>
          <w:rFonts w:ascii="Georgia" w:eastAsia="Times New Roman" w:hAnsi="Georgia" w:cs="Times New Roman"/>
          <w:b/>
          <w:bCs/>
          <w:color w:val="000000"/>
          <w:lang w:eastAsia="en-PH"/>
        </w:rPr>
      </w:pPr>
    </w:p>
    <w:p w14:paraId="095B78C6" w14:textId="77777777" w:rsidR="008F456D" w:rsidRDefault="008F456D">
      <w:pPr>
        <w:spacing w:after="0" w:line="480" w:lineRule="auto"/>
        <w:jc w:val="center"/>
        <w:rPr>
          <w:rFonts w:ascii="Georgia" w:eastAsia="Times New Roman" w:hAnsi="Georgia" w:cs="Times New Roman"/>
          <w:b/>
          <w:bCs/>
          <w:color w:val="000000"/>
          <w:lang w:eastAsia="en-PH"/>
        </w:rPr>
      </w:pPr>
    </w:p>
    <w:p w14:paraId="2C771D48" w14:textId="77777777" w:rsidR="008F456D" w:rsidRDefault="008F456D">
      <w:pPr>
        <w:spacing w:after="0" w:line="480" w:lineRule="auto"/>
        <w:jc w:val="center"/>
        <w:rPr>
          <w:rFonts w:ascii="Georgia" w:eastAsia="Times New Roman" w:hAnsi="Georgia" w:cs="Times New Roman"/>
          <w:b/>
          <w:bCs/>
          <w:color w:val="000000"/>
          <w:lang w:eastAsia="en-PH"/>
        </w:rPr>
      </w:pPr>
    </w:p>
    <w:p w14:paraId="7023D8BD" w14:textId="77777777" w:rsidR="008F456D" w:rsidRDefault="008F456D">
      <w:pPr>
        <w:spacing w:after="0" w:line="480" w:lineRule="auto"/>
        <w:jc w:val="center"/>
        <w:rPr>
          <w:rFonts w:ascii="Georgia" w:eastAsia="Times New Roman" w:hAnsi="Georgia" w:cs="Times New Roman"/>
          <w:b/>
          <w:bCs/>
          <w:color w:val="000000"/>
          <w:lang w:eastAsia="en-PH"/>
        </w:rPr>
      </w:pPr>
    </w:p>
    <w:p w14:paraId="60DCB178" w14:textId="77777777" w:rsidR="008F456D" w:rsidRDefault="008F456D">
      <w:pPr>
        <w:spacing w:after="0" w:line="480" w:lineRule="auto"/>
        <w:jc w:val="center"/>
        <w:rPr>
          <w:rFonts w:ascii="Georgia" w:eastAsia="Times New Roman" w:hAnsi="Georgia" w:cs="Times New Roman"/>
          <w:b/>
          <w:bCs/>
          <w:color w:val="000000"/>
          <w:lang w:eastAsia="en-PH"/>
        </w:rPr>
      </w:pPr>
    </w:p>
    <w:p w14:paraId="4D87029C" w14:textId="77777777" w:rsidR="008F456D" w:rsidRDefault="008F456D">
      <w:pPr>
        <w:spacing w:after="0" w:line="480" w:lineRule="auto"/>
        <w:jc w:val="center"/>
        <w:rPr>
          <w:rFonts w:ascii="Georgia" w:eastAsia="Times New Roman" w:hAnsi="Georgia" w:cs="Times New Roman"/>
          <w:b/>
          <w:bCs/>
          <w:color w:val="000000"/>
          <w:lang w:eastAsia="en-PH"/>
        </w:rPr>
      </w:pPr>
    </w:p>
    <w:p w14:paraId="58EF84F9" w14:textId="77777777" w:rsidR="008F456D" w:rsidRDefault="008F456D">
      <w:pPr>
        <w:spacing w:after="0" w:line="480" w:lineRule="auto"/>
        <w:jc w:val="center"/>
        <w:rPr>
          <w:rFonts w:ascii="Georgia" w:eastAsia="Times New Roman" w:hAnsi="Georgia" w:cs="Times New Roman"/>
          <w:b/>
          <w:bCs/>
          <w:color w:val="000000"/>
          <w:lang w:eastAsia="en-PH"/>
        </w:rPr>
      </w:pPr>
    </w:p>
    <w:p w14:paraId="432898B2" w14:textId="77777777" w:rsidR="008F456D" w:rsidRDefault="008F456D">
      <w:pPr>
        <w:spacing w:after="0" w:line="480" w:lineRule="auto"/>
        <w:rPr>
          <w:ins w:id="281" w:author="Jade Raposa" w:date="2024-10-16T21:51:00Z"/>
          <w:rFonts w:ascii="Georgia" w:eastAsia="Times New Roman" w:hAnsi="Georgia" w:cs="Times New Roman"/>
          <w:b/>
          <w:bCs/>
          <w:color w:val="000000"/>
          <w:lang w:eastAsia="en-PH"/>
        </w:rPr>
        <w:sectPr w:rsidR="008F456D">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8F456D" w:rsidRDefault="008F456D">
      <w:pPr>
        <w:spacing w:after="0" w:line="480" w:lineRule="auto"/>
        <w:jc w:val="center"/>
        <w:rPr>
          <w:del w:id="292" w:author="Jade Raposa" w:date="2024-10-16T21:51:00Z"/>
          <w:rFonts w:ascii="Georgia" w:eastAsia="Times New Roman" w:hAnsi="Georgia" w:cs="Times New Roman"/>
          <w:b/>
          <w:bCs/>
          <w:color w:val="000000"/>
          <w:lang w:eastAsia="en-PH"/>
        </w:rPr>
      </w:pPr>
    </w:p>
    <w:p w14:paraId="044D719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LIST OF TABLES</w:t>
      </w:r>
      <w:del w:id="293" w:author="Jade Raposa" w:date="2024-10-14T22:52:00Z">
        <w:r>
          <w:rPr>
            <w:rFonts w:ascii="Georgia" w:eastAsia="Times New Roman" w:hAnsi="Georgia" w:cs="Times New Roman"/>
            <w:b/>
            <w:bCs/>
            <w:color w:val="000000"/>
            <w:lang w:eastAsia="en-PH"/>
          </w:rPr>
          <w:delText> </w:delText>
        </w:r>
      </w:del>
    </w:p>
    <w:p w14:paraId="2A0A84BE"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Table no.                                       Title</w:t>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t xml:space="preserve">             </w:t>
      </w:r>
      <w:r>
        <w:rPr>
          <w:rFonts w:ascii="Georgia" w:eastAsia="Times New Roman" w:hAnsi="Georgia" w:cs="Times New Roman"/>
          <w:b/>
          <w:bCs/>
          <w:color w:val="000000"/>
          <w:lang w:eastAsia="en-PH"/>
        </w:rPr>
        <w:tab/>
        <w:t xml:space="preserve">   Page No.</w:t>
      </w:r>
    </w:p>
    <w:p w14:paraId="70934849"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color w:val="000000"/>
          <w:lang w:eastAsia="en-PH"/>
        </w:rPr>
        <w:t>2.1</w:t>
      </w:r>
      <w:r>
        <w:rPr>
          <w:rFonts w:ascii="Georgia" w:eastAsia="Times New Roman" w:hAnsi="Georgia" w:cs="Times New Roman"/>
          <w:color w:val="000000"/>
          <w:lang w:eastAsia="en-PH"/>
        </w:rPr>
        <w:tab/>
        <w:t xml:space="preserve">Activities of Agile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xml:space="preserve">  .  .   .  .  .  .  .  .  .  .  </w:t>
      </w:r>
      <w:ins w:id="294" w:author="Jade Raposa" w:date="2024-10-14T22:27:00Z">
        <w:r>
          <w:rPr>
            <w:rFonts w:ascii="Georgia" w:eastAsia="Times New Roman" w:hAnsi="Georgia" w:cs="Times New Roman"/>
            <w:color w:val="000000"/>
            <w:lang w:eastAsia="en-PH"/>
          </w:rPr>
          <w:t>.</w:t>
        </w:r>
      </w:ins>
      <w:ins w:id="295" w:author="Jade Raposa" w:date="2024-10-14T22:58:00Z">
        <w:r>
          <w:rPr>
            <w:rFonts w:ascii="Georgia" w:eastAsia="Times New Roman" w:hAnsi="Georgia" w:cs="Times New Roman"/>
            <w:color w:val="000000"/>
            <w:lang w:eastAsia="en-PH"/>
          </w:rPr>
          <w:t xml:space="preserve">  .  .  .  .   </w:t>
        </w:r>
      </w:ins>
      <w:del w:id="296"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24</w:t>
      </w:r>
    </w:p>
    <w:p w14:paraId="5D48FB8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2.2</w:t>
      </w:r>
      <w:r>
        <w:rPr>
          <w:rFonts w:ascii="Georgia" w:eastAsia="Times New Roman" w:hAnsi="Georgia" w:cs="Times New Roman"/>
          <w:color w:val="000000"/>
          <w:lang w:eastAsia="en-PH"/>
        </w:rPr>
        <w:tab/>
        <w:t xml:space="preserve">Reasons Why Students </w:t>
      </w:r>
      <w:proofErr w:type="gramStart"/>
      <w:r>
        <w:rPr>
          <w:rFonts w:ascii="Georgia" w:eastAsia="Times New Roman" w:hAnsi="Georgia" w:cs="Times New Roman"/>
          <w:color w:val="000000"/>
          <w:lang w:eastAsia="en-PH"/>
        </w:rPr>
        <w:t>Shift.  .</w:t>
      </w:r>
      <w:proofErr w:type="gramEnd"/>
      <w:r>
        <w:rPr>
          <w:rFonts w:ascii="Georgia" w:eastAsia="Times New Roman" w:hAnsi="Georgia" w:cs="Times New Roman"/>
          <w:color w:val="000000"/>
          <w:lang w:eastAsia="en-PH"/>
        </w:rPr>
        <w:t>  .  .  .  .  .  .  .  .  .   .  .  .  .  .  .</w:t>
      </w:r>
      <w:ins w:id="297" w:author="Jade Raposa" w:date="2024-10-14T22:58:00Z">
        <w:r>
          <w:rPr>
            <w:rFonts w:ascii="Georgia" w:eastAsia="Times New Roman" w:hAnsi="Georgia" w:cs="Times New Roman"/>
            <w:color w:val="000000"/>
            <w:lang w:eastAsia="en-PH"/>
          </w:rPr>
          <w:t xml:space="preserve">  .  .  .  .  .   </w:t>
        </w:r>
      </w:ins>
      <w:del w:id="298" w:author="Jade Raposa" w:date="2024-10-14T22:58:00Z">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29</w:t>
      </w:r>
    </w:p>
    <w:p w14:paraId="53E53564"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2.3</w:t>
      </w:r>
      <w:r>
        <w:rPr>
          <w:rFonts w:ascii="Georgia" w:eastAsia="Times New Roman" w:hAnsi="Georgia" w:cs="Times New Roman"/>
          <w:color w:val="000000"/>
          <w:lang w:eastAsia="en-PH"/>
        </w:rPr>
        <w:tab/>
        <w:t xml:space="preserve">Students Mindset Before </w:t>
      </w:r>
      <w:proofErr w:type="gramStart"/>
      <w:r>
        <w:rPr>
          <w:rFonts w:ascii="Georgia" w:eastAsia="Times New Roman" w:hAnsi="Georgia" w:cs="Times New Roman"/>
          <w:color w:val="000000"/>
          <w:lang w:eastAsia="en-PH"/>
        </w:rPr>
        <w:t>Shifting.  .</w:t>
      </w:r>
      <w:proofErr w:type="gramEnd"/>
      <w:r>
        <w:rPr>
          <w:rFonts w:ascii="Georgia" w:eastAsia="Times New Roman" w:hAnsi="Georgia" w:cs="Times New Roman"/>
          <w:color w:val="000000"/>
          <w:lang w:eastAsia="en-PH"/>
        </w:rPr>
        <w:t>  .  .  .  .  .  .  .  .  .  .   .  .</w:t>
      </w:r>
      <w:ins w:id="299" w:author="Jade Raposa" w:date="2024-10-14T22:58:00Z">
        <w:r>
          <w:rPr>
            <w:rFonts w:ascii="Georgia" w:eastAsia="Times New Roman" w:hAnsi="Georgia" w:cs="Times New Roman"/>
            <w:color w:val="000000"/>
            <w:lang w:eastAsia="en-PH"/>
          </w:rPr>
          <w:t xml:space="preserve">  .  .  .  .  .   </w:t>
        </w:r>
      </w:ins>
      <w:del w:id="300"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386A7A07" w14:textId="77777777" w:rsidR="008F456D" w:rsidRDefault="002B278F">
      <w:pPr>
        <w:tabs>
          <w:tab w:val="left" w:pos="1440"/>
        </w:tabs>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2.4</w:t>
      </w:r>
      <w:r>
        <w:rPr>
          <w:rFonts w:ascii="Georgia" w:eastAsia="Times New Roman" w:hAnsi="Georgia" w:cs="Times New Roman"/>
          <w:color w:val="000000"/>
          <w:lang w:eastAsia="en-PH"/>
        </w:rPr>
        <w:tab/>
        <w:t xml:space="preserve">Students Wish They Had Personalized Guidance And </w:t>
      </w:r>
      <w:proofErr w:type="gramStart"/>
      <w:r>
        <w:rPr>
          <w:rFonts w:ascii="Georgia" w:eastAsia="Times New Roman" w:hAnsi="Georgia" w:cs="Times New Roman"/>
          <w:color w:val="000000"/>
          <w:lang w:eastAsia="en-PH"/>
        </w:rPr>
        <w:t>Support.  .</w:t>
      </w:r>
      <w:proofErr w:type="gramEnd"/>
      <w:r>
        <w:rPr>
          <w:rFonts w:ascii="Georgia" w:eastAsia="Times New Roman" w:hAnsi="Georgia" w:cs="Times New Roman"/>
          <w:color w:val="000000"/>
          <w:lang w:eastAsia="en-PH"/>
        </w:rPr>
        <w:t>  .  .  .  .  .  .  .  .  .  .   .  .  .  .  .  .  .  .  .  .  .  .  .  .   .   .   .</w:t>
      </w:r>
      <w:ins w:id="301" w:author="Jade Raposa" w:date="2024-10-14T22:58:00Z">
        <w:r>
          <w:rPr>
            <w:rFonts w:ascii="Georgia" w:eastAsia="Times New Roman" w:hAnsi="Georgia" w:cs="Times New Roman"/>
            <w:color w:val="000000"/>
            <w:lang w:eastAsia="en-PH"/>
          </w:rPr>
          <w:t xml:space="preserve">  .  .  .  .  </w:t>
        </w:r>
      </w:ins>
      <w:del w:id="302" w:author="Jade Raposa" w:date="2024-10-14T22:58:00Z">
        <w:r>
          <w:rPr>
            <w:rFonts w:ascii="Georgia" w:eastAsia="Times New Roman" w:hAnsi="Georgia" w:cs="Times New Roman"/>
            <w:color w:val="000000"/>
            <w:lang w:eastAsia="en-PH"/>
          </w:rPr>
          <w:delText>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30</w:t>
      </w:r>
    </w:p>
    <w:p w14:paraId="67D8230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2.5</w:t>
      </w:r>
      <w:r>
        <w:rPr>
          <w:rFonts w:ascii="Georgia" w:eastAsia="Times New Roman" w:hAnsi="Georgia" w:cs="Times New Roman"/>
          <w:color w:val="000000"/>
          <w:lang w:eastAsia="en-PH"/>
        </w:rPr>
        <w:tab/>
        <w:t xml:space="preserve">Biggest Obstacle </w:t>
      </w:r>
      <w:proofErr w:type="gramStart"/>
      <w:r>
        <w:rPr>
          <w:rFonts w:ascii="Georgia" w:eastAsia="Times New Roman" w:hAnsi="Georgia" w:cs="Times New Roman"/>
          <w:color w:val="000000"/>
          <w:lang w:eastAsia="en-PH"/>
        </w:rPr>
        <w:t>Faced  In</w:t>
      </w:r>
      <w:proofErr w:type="gramEnd"/>
      <w:r>
        <w:rPr>
          <w:rFonts w:ascii="Georgia" w:eastAsia="Times New Roman" w:hAnsi="Georgia" w:cs="Times New Roman"/>
          <w:color w:val="000000"/>
          <w:lang w:eastAsia="en-PH"/>
        </w:rPr>
        <w:t xml:space="preserve"> Seeking Academic Help  .  .  .  .</w:t>
      </w:r>
      <w:ins w:id="303" w:author="Jade Raposa" w:date="2024-10-14T22:58:00Z">
        <w:r>
          <w:rPr>
            <w:rFonts w:ascii="Georgia" w:eastAsia="Times New Roman" w:hAnsi="Georgia" w:cs="Times New Roman"/>
            <w:color w:val="000000"/>
            <w:lang w:eastAsia="en-PH"/>
          </w:rPr>
          <w:t xml:space="preserve">  .  .  .  .  .  </w:t>
        </w:r>
      </w:ins>
      <w:del w:id="304"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31</w:t>
      </w:r>
    </w:p>
    <w:p w14:paraId="69C49E2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2.6</w:t>
      </w:r>
      <w:r>
        <w:rPr>
          <w:rFonts w:ascii="Georgia" w:eastAsia="Times New Roman" w:hAnsi="Georgia" w:cs="Times New Roman"/>
          <w:color w:val="000000"/>
          <w:lang w:eastAsia="en-PH"/>
        </w:rPr>
        <w:tab/>
        <w:t xml:space="preserve">Importance of Connecting with Mentors using Mobile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xml:space="preserve">   .  .</w:t>
      </w:r>
      <w:ins w:id="305" w:author="Jade Raposa" w:date="2024-10-14T22:58:00Z">
        <w:r>
          <w:rPr>
            <w:rFonts w:ascii="Georgia" w:eastAsia="Times New Roman" w:hAnsi="Georgia" w:cs="Times New Roman"/>
            <w:color w:val="000000"/>
            <w:lang w:eastAsia="en-PH"/>
          </w:rPr>
          <w:t xml:space="preserve">  .   </w:t>
        </w:r>
      </w:ins>
      <w:del w:id="306"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32</w:t>
      </w:r>
    </w:p>
    <w:p w14:paraId="36F348F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2.7</w:t>
      </w:r>
      <w:r>
        <w:rPr>
          <w:rFonts w:ascii="Georgia" w:eastAsia="Times New Roman" w:hAnsi="Georgia" w:cs="Times New Roman"/>
          <w:color w:val="000000"/>
          <w:lang w:eastAsia="en-PH"/>
        </w:rPr>
        <w:tab/>
        <w:t xml:space="preserve">Students Interested In Using The Propose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w:t>
      </w:r>
      <w:ins w:id="307" w:author="Jade Raposa" w:date="2024-10-14T22:58:00Z">
        <w:r>
          <w:rPr>
            <w:rFonts w:ascii="Georgia" w:eastAsia="Times New Roman" w:hAnsi="Georgia" w:cs="Times New Roman"/>
            <w:color w:val="000000"/>
            <w:lang w:eastAsia="en-PH"/>
          </w:rPr>
          <w:t xml:space="preserve">  .  .  . </w:t>
        </w:r>
      </w:ins>
      <w:ins w:id="308" w:author="Jade Raposa" w:date="2024-10-14T22:59:00Z">
        <w:r>
          <w:rPr>
            <w:rFonts w:ascii="Georgia" w:eastAsia="Times New Roman" w:hAnsi="Georgia" w:cs="Times New Roman"/>
            <w:color w:val="000000"/>
            <w:lang w:eastAsia="en-PH"/>
          </w:rPr>
          <w:t xml:space="preserve"> .  </w:t>
        </w:r>
      </w:ins>
      <w:del w:id="309" w:author="Jade Raposa" w:date="2024-10-14T22:58: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2E439BBA"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2.8</w:t>
      </w:r>
      <w:r>
        <w:rPr>
          <w:rFonts w:ascii="Georgia" w:eastAsia="Times New Roman" w:hAnsi="Georgia" w:cs="Times New Roman"/>
          <w:color w:val="000000"/>
          <w:lang w:eastAsia="en-PH"/>
        </w:rPr>
        <w:tab/>
        <w:t xml:space="preserve">Features Preferred By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  .  .  .  .  .  .</w:t>
      </w:r>
      <w:ins w:id="310" w:author="Jade Raposa" w:date="2024-10-14T22:59:00Z">
        <w:r>
          <w:rPr>
            <w:rFonts w:ascii="Georgia" w:eastAsia="Times New Roman" w:hAnsi="Georgia" w:cs="Times New Roman"/>
            <w:color w:val="000000"/>
            <w:lang w:eastAsia="en-PH"/>
          </w:rPr>
          <w:t xml:space="preserve">  .  .  .  .  </w:t>
        </w:r>
      </w:ins>
      <w:del w:id="311" w:author="Jade Raposa" w:date="2024-10-14T22:59: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33</w:t>
      </w:r>
    </w:p>
    <w:p w14:paraId="64B3A365" w14:textId="77777777" w:rsidR="008F456D" w:rsidRDefault="002B278F">
      <w:pPr>
        <w:spacing w:after="0" w:line="480" w:lineRule="auto"/>
        <w:ind w:left="1440" w:hanging="720"/>
        <w:rPr>
          <w:rFonts w:ascii="Georgia" w:eastAsia="Times New Roman" w:hAnsi="Georgia" w:cs="Times New Roman"/>
          <w:lang w:eastAsia="en-PH"/>
        </w:rPr>
      </w:pPr>
      <w:r>
        <w:rPr>
          <w:rFonts w:ascii="Georgia" w:eastAsia="Times New Roman" w:hAnsi="Georgia" w:cs="Times New Roman"/>
          <w:color w:val="000000"/>
          <w:lang w:eastAsia="en-PH"/>
        </w:rPr>
        <w:t>2.9</w:t>
      </w:r>
      <w:r>
        <w:rPr>
          <w:rFonts w:ascii="Georgia" w:eastAsia="Times New Roman" w:hAnsi="Georgia" w:cs="Times New Roman"/>
          <w:color w:val="000000"/>
          <w:lang w:eastAsia="en-PH"/>
        </w:rPr>
        <w:tab/>
        <w:t xml:space="preserve">Common Challenge Students Face According to </w:t>
      </w:r>
      <w:proofErr w:type="gramStart"/>
      <w:r>
        <w:rPr>
          <w:rFonts w:ascii="Georgia" w:eastAsia="Times New Roman" w:hAnsi="Georgia" w:cs="Times New Roman"/>
          <w:color w:val="000000"/>
          <w:lang w:eastAsia="en-PH"/>
        </w:rPr>
        <w:t>Educators.  .</w:t>
      </w:r>
      <w:proofErr w:type="gramEnd"/>
      <w:r>
        <w:rPr>
          <w:rFonts w:ascii="Georgia" w:eastAsia="Times New Roman" w:hAnsi="Georgia" w:cs="Times New Roman"/>
          <w:color w:val="000000"/>
          <w:lang w:eastAsia="en-PH"/>
        </w:rPr>
        <w:t xml:space="preserve">  .  .  .  .  .  .  .  .  .  .  .  .  .  .  .  .   .  .  .  .  .  .  .  .  .  .  .  .  .  .  .  </w:t>
      </w:r>
      <w:ins w:id="312"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35</w:t>
      </w:r>
    </w:p>
    <w:p w14:paraId="5A903DDF"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2.10</w:t>
      </w:r>
      <w:r>
        <w:rPr>
          <w:rFonts w:ascii="Georgia" w:eastAsia="Times New Roman" w:hAnsi="Georgia" w:cs="Times New Roman"/>
          <w:color w:val="000000"/>
          <w:lang w:eastAsia="en-PH"/>
        </w:rPr>
        <w:tab/>
        <w:t xml:space="preserve">Ways Personalized Assistance Can Impact </w:t>
      </w:r>
      <w:proofErr w:type="gramStart"/>
      <w:r>
        <w:rPr>
          <w:rFonts w:ascii="Georgia" w:eastAsia="Times New Roman" w:hAnsi="Georgia" w:cs="Times New Roman"/>
          <w:color w:val="000000"/>
          <w:lang w:eastAsia="en-PH"/>
        </w:rPr>
        <w:t>A</w:t>
      </w:r>
      <w:proofErr w:type="gramEnd"/>
      <w:r>
        <w:rPr>
          <w:rFonts w:ascii="Georgia" w:eastAsia="Times New Roman" w:hAnsi="Georgia" w:cs="Times New Roman"/>
          <w:color w:val="000000"/>
          <w:lang w:eastAsia="en-PH"/>
        </w:rPr>
        <w:t xml:space="preserve"> Student’s </w:t>
      </w:r>
    </w:p>
    <w:p w14:paraId="6AA2683B"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Academic Success and Learning </w:t>
      </w:r>
      <w:proofErr w:type="gramStart"/>
      <w:r>
        <w:rPr>
          <w:rFonts w:ascii="Georgia" w:eastAsia="Times New Roman" w:hAnsi="Georgia" w:cs="Times New Roman"/>
          <w:color w:val="000000"/>
          <w:lang w:eastAsia="en-PH"/>
        </w:rPr>
        <w:t>Experience.  .</w:t>
      </w:r>
      <w:proofErr w:type="gramEnd"/>
      <w:r>
        <w:rPr>
          <w:rFonts w:ascii="Georgia" w:eastAsia="Times New Roman" w:hAnsi="Georgia" w:cs="Times New Roman"/>
          <w:color w:val="000000"/>
          <w:lang w:eastAsia="en-PH"/>
        </w:rPr>
        <w:t>  .  .  .  .  .   .  .  .  .</w:t>
      </w:r>
      <w:ins w:id="313" w:author="Jade Raposa" w:date="2024-10-14T22:59:00Z">
        <w:r>
          <w:rPr>
            <w:rFonts w:ascii="Georgia" w:eastAsia="Times New Roman" w:hAnsi="Georgia" w:cs="Times New Roman"/>
            <w:color w:val="000000"/>
            <w:lang w:eastAsia="en-PH"/>
          </w:rPr>
          <w:t xml:space="preserve">  .  .    </w:t>
        </w:r>
      </w:ins>
      <w:del w:id="314" w:author="Jade Raposa" w:date="2024-10-14T22:59:00Z">
        <w:r>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36</w:t>
      </w:r>
    </w:p>
    <w:p w14:paraId="73857F90"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2.11</w:t>
      </w:r>
      <w:r>
        <w:rPr>
          <w:rFonts w:ascii="Georgia" w:eastAsia="Times New Roman" w:hAnsi="Georgia" w:cs="Times New Roman"/>
          <w:color w:val="000000"/>
          <w:lang w:eastAsia="en-PH"/>
        </w:rPr>
        <w:tab/>
        <w:t xml:space="preserve">Important Skills For Students To Develop In Their </w:t>
      </w:r>
      <w:proofErr w:type="gramStart"/>
      <w:r>
        <w:rPr>
          <w:rFonts w:ascii="Georgia" w:eastAsia="Times New Roman" w:hAnsi="Georgia" w:cs="Times New Roman"/>
          <w:color w:val="000000"/>
          <w:lang w:eastAsia="en-PH"/>
        </w:rPr>
        <w:t>Field.  .</w:t>
      </w:r>
      <w:proofErr w:type="gramEnd"/>
      <w:r>
        <w:rPr>
          <w:rFonts w:ascii="Georgia" w:eastAsia="Times New Roman" w:hAnsi="Georgia" w:cs="Times New Roman"/>
          <w:color w:val="000000"/>
          <w:lang w:eastAsia="en-PH"/>
        </w:rPr>
        <w:t xml:space="preserve">  .  .  .  . </w:t>
      </w:r>
      <w:ins w:id="315" w:author="Jade Raposa" w:date="2024-10-14T22:59:00Z">
        <w:r>
          <w:rPr>
            <w:rFonts w:ascii="Georgia" w:eastAsia="Times New Roman" w:hAnsi="Georgia" w:cs="Times New Roman"/>
            <w:color w:val="000000"/>
            <w:lang w:eastAsia="en-PH"/>
          </w:rPr>
          <w:t xml:space="preserve"> </w:t>
        </w:r>
      </w:ins>
      <w:del w:id="316"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w:t>
      </w:r>
      <w:ins w:id="317" w:author="Jade Raposa" w:date="2024-10-14T22:59: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37</w:t>
      </w:r>
    </w:p>
    <w:p w14:paraId="637BB93D"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2.12</w:t>
      </w:r>
      <w:r>
        <w:rPr>
          <w:rFonts w:ascii="Georgia" w:eastAsia="Times New Roman" w:hAnsi="Georgia" w:cs="Times New Roman"/>
          <w:color w:val="000000"/>
          <w:lang w:eastAsia="en-PH"/>
        </w:rPr>
        <w:tab/>
        <w:t xml:space="preserve">Educators Comfortability </w:t>
      </w:r>
      <w:proofErr w:type="gramStart"/>
      <w:r>
        <w:rPr>
          <w:rFonts w:ascii="Georgia" w:eastAsia="Times New Roman" w:hAnsi="Georgia" w:cs="Times New Roman"/>
          <w:color w:val="000000"/>
          <w:lang w:eastAsia="en-PH"/>
        </w:rPr>
        <w:t>In</w:t>
      </w:r>
      <w:proofErr w:type="gramEnd"/>
      <w:r>
        <w:rPr>
          <w:rFonts w:ascii="Georgia" w:eastAsia="Times New Roman" w:hAnsi="Georgia" w:cs="Times New Roman"/>
          <w:color w:val="000000"/>
          <w:lang w:eastAsia="en-PH"/>
        </w:rPr>
        <w:t xml:space="preserve"> Using Mobile Apps For </w:t>
      </w:r>
    </w:p>
    <w:p w14:paraId="1C7E31CE"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Helping, Connecting, and Supporting </w:t>
      </w:r>
      <w:proofErr w:type="gramStart"/>
      <w:r>
        <w:rPr>
          <w:rFonts w:ascii="Georgia" w:eastAsia="Times New Roman" w:hAnsi="Georgia" w:cs="Times New Roman"/>
          <w:color w:val="000000"/>
          <w:lang w:eastAsia="en-PH"/>
        </w:rPr>
        <w:t>Students.  .</w:t>
      </w:r>
      <w:proofErr w:type="gramEnd"/>
      <w:r>
        <w:rPr>
          <w:rFonts w:ascii="Georgia" w:eastAsia="Times New Roman" w:hAnsi="Georgia" w:cs="Times New Roman"/>
          <w:color w:val="000000"/>
          <w:lang w:eastAsia="en-PH"/>
        </w:rPr>
        <w:t>  .  .  .  .  .  .   .  .  .</w:t>
      </w:r>
      <w:ins w:id="318" w:author="Jade Raposa" w:date="2024-10-14T22:59:00Z">
        <w:r>
          <w:rPr>
            <w:rFonts w:ascii="Georgia" w:eastAsia="Times New Roman" w:hAnsi="Georgia" w:cs="Times New Roman"/>
            <w:color w:val="000000"/>
            <w:lang w:eastAsia="en-PH"/>
          </w:rPr>
          <w:t xml:space="preserve">  </w:t>
        </w:r>
      </w:ins>
      <w:ins w:id="319" w:author="Jade Raposa" w:date="2024-10-14T23:00:00Z">
        <w:r>
          <w:rPr>
            <w:rFonts w:ascii="Georgia" w:eastAsia="Times New Roman" w:hAnsi="Georgia" w:cs="Times New Roman"/>
            <w:color w:val="000000"/>
            <w:lang w:eastAsia="en-PH"/>
          </w:rPr>
          <w:t xml:space="preserve"> </w:t>
        </w:r>
      </w:ins>
      <w:ins w:id="320" w:author="Jade Raposa" w:date="2024-10-14T22:59:00Z">
        <w:r>
          <w:rPr>
            <w:rFonts w:ascii="Georgia" w:eastAsia="Times New Roman" w:hAnsi="Georgia" w:cs="Times New Roman"/>
            <w:color w:val="000000"/>
            <w:lang w:eastAsia="en-PH"/>
          </w:rPr>
          <w:t xml:space="preserve"> </w:t>
        </w:r>
      </w:ins>
      <w:del w:id="321"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38</w:t>
      </w:r>
    </w:p>
    <w:p w14:paraId="30495ABE"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2.13</w:t>
      </w:r>
      <w:r>
        <w:rPr>
          <w:rFonts w:ascii="Georgia" w:eastAsia="Times New Roman" w:hAnsi="Georgia" w:cs="Times New Roman"/>
          <w:color w:val="000000"/>
          <w:lang w:eastAsia="en-PH"/>
        </w:rPr>
        <w:tab/>
        <w:t xml:space="preserve">Educators Belief in Apps </w:t>
      </w:r>
      <w:proofErr w:type="gramStart"/>
      <w:r>
        <w:rPr>
          <w:rFonts w:ascii="Georgia" w:eastAsia="Times New Roman" w:hAnsi="Georgia" w:cs="Times New Roman"/>
          <w:color w:val="000000"/>
          <w:lang w:eastAsia="en-PH"/>
        </w:rPr>
        <w:t>For</w:t>
      </w:r>
      <w:proofErr w:type="gramEnd"/>
      <w:r>
        <w:rPr>
          <w:rFonts w:ascii="Georgia" w:eastAsia="Times New Roman" w:hAnsi="Georgia" w:cs="Times New Roman"/>
          <w:color w:val="000000"/>
          <w:lang w:eastAsia="en-PH"/>
        </w:rPr>
        <w:t xml:space="preserve"> Improving And </w:t>
      </w:r>
    </w:p>
    <w:p w14:paraId="092AF9A0" w14:textId="77777777" w:rsidR="008F456D" w:rsidRDefault="002B278F">
      <w:pPr>
        <w:spacing w:after="0" w:line="480" w:lineRule="auto"/>
        <w:ind w:left="720" w:firstLine="720"/>
        <w:rPr>
          <w:rFonts w:ascii="Georgia" w:eastAsia="Times New Roman" w:hAnsi="Georgia" w:cs="Times New Roman"/>
          <w:lang w:eastAsia="en-PH"/>
        </w:rPr>
      </w:pPr>
      <w:r>
        <w:rPr>
          <w:rFonts w:ascii="Georgia" w:eastAsia="Times New Roman" w:hAnsi="Georgia" w:cs="Times New Roman"/>
          <w:color w:val="000000"/>
          <w:lang w:eastAsia="en-PH"/>
        </w:rPr>
        <w:t xml:space="preserve">Enhancing Student’s </w:t>
      </w:r>
      <w:proofErr w:type="gramStart"/>
      <w:r>
        <w:rPr>
          <w:rFonts w:ascii="Georgia" w:eastAsia="Times New Roman" w:hAnsi="Georgia" w:cs="Times New Roman"/>
          <w:color w:val="000000"/>
          <w:lang w:eastAsia="en-PH"/>
        </w:rPr>
        <w:t>Knowledge.  .</w:t>
      </w:r>
      <w:proofErr w:type="gramEnd"/>
      <w:r>
        <w:rPr>
          <w:rFonts w:ascii="Georgia" w:eastAsia="Times New Roman" w:hAnsi="Georgia" w:cs="Times New Roman"/>
          <w:color w:val="000000"/>
          <w:lang w:eastAsia="en-PH"/>
        </w:rPr>
        <w:t>  .  .  .  .  .  .  .  .  .  .  .  .  .  . </w:t>
      </w:r>
      <w:r>
        <w:rPr>
          <w:rFonts w:ascii="Georgia" w:eastAsia="Times New Roman" w:hAnsi="Georgia" w:cs="Times New Roman"/>
          <w:color w:val="000000"/>
          <w:lang w:eastAsia="en-PH"/>
        </w:rPr>
        <w:tab/>
        <w:t xml:space="preserve">.  .  .  .  </w:t>
      </w:r>
      <w:ins w:id="322" w:author="Jade Raposa" w:date="2024-10-14T22:59:00Z">
        <w:r>
          <w:rPr>
            <w:rFonts w:ascii="Georgia" w:eastAsia="Times New Roman" w:hAnsi="Georgia" w:cs="Times New Roman"/>
            <w:color w:val="000000"/>
            <w:lang w:eastAsia="en-PH"/>
          </w:rPr>
          <w:t>.</w:t>
        </w:r>
      </w:ins>
      <w:del w:id="323" w:author="Jade Raposa" w:date="2024-10-14T22:59: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38</w:t>
      </w:r>
    </w:p>
    <w:p w14:paraId="50B7375B"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2.14</w:t>
      </w:r>
      <w:r>
        <w:rPr>
          <w:rFonts w:ascii="Georgia" w:eastAsia="Times New Roman" w:hAnsi="Georgia" w:cs="Times New Roman"/>
          <w:color w:val="000000"/>
          <w:lang w:eastAsia="en-PH"/>
        </w:rPr>
        <w:tab/>
        <w:t xml:space="preserve">Features Preferred By Educators For The </w:t>
      </w:r>
      <w:proofErr w:type="gramStart"/>
      <w:r>
        <w:rPr>
          <w:rFonts w:ascii="Georgia" w:eastAsia="Times New Roman" w:hAnsi="Georgia" w:cs="Times New Roman"/>
          <w:color w:val="000000"/>
          <w:lang w:eastAsia="en-PH"/>
        </w:rPr>
        <w:t>App.  .</w:t>
      </w:r>
      <w:proofErr w:type="gramEnd"/>
      <w:r>
        <w:rPr>
          <w:rFonts w:ascii="Georgia" w:eastAsia="Times New Roman" w:hAnsi="Georgia" w:cs="Times New Roman"/>
          <w:color w:val="000000"/>
          <w:lang w:eastAsia="en-PH"/>
        </w:rPr>
        <w:t>  .  .  .  .  .  .  .  .  .  .  . 39</w:t>
      </w:r>
    </w:p>
    <w:p w14:paraId="1FD37BCC"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w:t>
      </w:r>
      <w:r>
        <w:rPr>
          <w:rFonts w:ascii="Georgia" w:eastAsia="Times New Roman" w:hAnsi="Georgia" w:cs="Times New Roman"/>
          <w:color w:val="000000"/>
          <w:lang w:eastAsia="en-PH"/>
        </w:rPr>
        <w:tab/>
        <w:t xml:space="preserve">User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  .  .  </w:t>
      </w:r>
      <w:ins w:id="324"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0F40FD81"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3.2</w:t>
      </w:r>
      <w:r>
        <w:rPr>
          <w:rFonts w:ascii="Georgia" w:eastAsia="Times New Roman" w:hAnsi="Georgia" w:cs="Times New Roman"/>
          <w:color w:val="000000"/>
          <w:lang w:eastAsia="en-PH"/>
        </w:rPr>
        <w:tab/>
        <w:t xml:space="preserve">Mentor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w:t>
      </w:r>
      <w:r>
        <w:rPr>
          <w:rFonts w:ascii="Georgia" w:eastAsia="Times New Roman" w:hAnsi="Georgia" w:cs="Times New Roman"/>
          <w:color w:val="000000"/>
          <w:lang w:eastAsia="en-PH"/>
        </w:rPr>
        <w:tab/>
        <w:t xml:space="preserve"> </w:t>
      </w:r>
      <w:ins w:id="325"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53</w:t>
      </w:r>
    </w:p>
    <w:p w14:paraId="4B4A00C6" w14:textId="77777777"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3.3</w:t>
      </w:r>
      <w:r>
        <w:rPr>
          <w:rFonts w:ascii="Georgia" w:eastAsia="Times New Roman" w:hAnsi="Georgia" w:cs="Times New Roman"/>
          <w:color w:val="000000"/>
          <w:lang w:eastAsia="en-PH"/>
        </w:rPr>
        <w:tab/>
        <w:t xml:space="preserve">Mentee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xml:space="preserve">  .  .  .  .  .  .  .  .  .  .  .  .  .  .  .  .  .  . .  .  .  .  .  .  .  .  .  .  .  .  </w:t>
      </w:r>
      <w:ins w:id="326" w:author="Jade Raposa" w:date="2024-10-14T23:00:00Z">
        <w:r>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54</w:t>
      </w:r>
    </w:p>
    <w:p w14:paraId="710C8DA2" w14:textId="18E6D378"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3.4</w:t>
      </w:r>
      <w:r>
        <w:rPr>
          <w:rFonts w:ascii="Georgia" w:eastAsia="Times New Roman" w:hAnsi="Georgia" w:cs="Times New Roman"/>
          <w:color w:val="000000"/>
          <w:lang w:eastAsia="en-PH"/>
        </w:rPr>
        <w:tab/>
        <w:t xml:space="preserve">Mentorship Request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w:t>
      </w:r>
      <w:del w:id="327" w:author="Jade Raposa" w:date="2024-10-14T23:00:00Z">
        <w:r>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 xml:space="preserve">  .  </w:t>
      </w:r>
      <w:ins w:id="328" w:author="Marcaustinbonagua@gmail.com" w:date="2024-11-04T17:14:00Z">
        <w:r w:rsidR="005F3D8C">
          <w:rPr>
            <w:rFonts w:ascii="Georgia" w:eastAsia="Times New Roman" w:hAnsi="Georgia" w:cs="Times New Roman"/>
            <w:color w:val="000000"/>
            <w:lang w:eastAsia="en-PH"/>
          </w:rPr>
          <w:t>. </w:t>
        </w:r>
        <w:r w:rsidR="005F3D8C">
          <w:rPr>
            <w:rFonts w:ascii="Georgia" w:eastAsia="Times New Roman" w:hAnsi="Georgia" w:cs="Times New Roman"/>
            <w:color w:val="000000"/>
            <w:lang w:eastAsia="en-PH"/>
          </w:rPr>
          <w:t xml:space="preserve"> </w:t>
        </w:r>
      </w:ins>
      <w:ins w:id="329" w:author="Jade Raposa" w:date="2024-10-14T23:00:00Z">
        <w:r>
          <w:rPr>
            <w:rFonts w:ascii="Georgia" w:eastAsia="Times New Roman" w:hAnsi="Georgia" w:cs="Times New Roman"/>
            <w:color w:val="000000"/>
            <w:lang w:eastAsia="en-PH"/>
          </w:rPr>
          <w:t xml:space="preserve"> </w:t>
        </w:r>
        <w:del w:id="330" w:author="Marcaustinbonagua@gmail.com" w:date="2024-11-04T17:14:00Z">
          <w:r w:rsidDel="005F3D8C">
            <w:rPr>
              <w:rFonts w:ascii="Georgia" w:eastAsia="Times New Roman" w:hAnsi="Georgia" w:cs="Times New Roman"/>
              <w:color w:val="000000"/>
              <w:lang w:eastAsia="en-PH"/>
            </w:rPr>
            <w:delText xml:space="preserve"> </w:delText>
          </w:r>
        </w:del>
      </w:ins>
      <w:r>
        <w:rPr>
          <w:rFonts w:ascii="Georgia" w:eastAsia="Times New Roman" w:hAnsi="Georgia" w:cs="Times New Roman"/>
          <w:color w:val="000000"/>
          <w:lang w:eastAsia="en-PH"/>
        </w:rPr>
        <w:t>54</w:t>
      </w:r>
    </w:p>
    <w:p w14:paraId="19A5C2CB" w14:textId="63C0BAA4" w:rsidR="008F456D" w:rsidRDefault="002B278F">
      <w:pPr>
        <w:spacing w:after="0" w:line="480" w:lineRule="auto"/>
        <w:ind w:left="720"/>
        <w:rPr>
          <w:ins w:id="331" w:author="Jade Raposa" w:date="2024-10-16T21:53:00Z"/>
          <w:rFonts w:ascii="Georgia" w:eastAsia="Times New Roman" w:hAnsi="Georgia" w:cs="Times New Roman"/>
          <w:color w:val="000000"/>
          <w:lang w:eastAsia="en-PH"/>
        </w:rPr>
        <w:sectPr w:rsidR="008F456D">
          <w:headerReference w:type="first" r:id="rId26"/>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3.5</w:t>
      </w:r>
      <w:r>
        <w:rPr>
          <w:rFonts w:ascii="Georgia" w:eastAsia="Times New Roman" w:hAnsi="Georgia" w:cs="Times New Roman"/>
          <w:color w:val="000000"/>
          <w:lang w:eastAsia="en-PH"/>
        </w:rPr>
        <w:tab/>
        <w:t xml:space="preserve">Content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w:t>
      </w:r>
      <w:ins w:id="342" w:author="Marcaustinbonagua@gmail.com" w:date="2024-11-04T17:15:00Z">
        <w:r w:rsidR="005F3D8C" w:rsidRPr="005F3D8C">
          <w:rPr>
            <w:rFonts w:ascii="Georgia" w:eastAsia="Times New Roman" w:hAnsi="Georgia" w:cs="Times New Roman"/>
            <w:color w:val="000000"/>
            <w:lang w:eastAsia="en-PH"/>
          </w:rPr>
          <w:t xml:space="preserve"> </w:t>
        </w:r>
        <w:r w:rsidR="005F3D8C">
          <w:rPr>
            <w:rFonts w:ascii="Georgia" w:eastAsia="Times New Roman" w:hAnsi="Georgia" w:cs="Times New Roman"/>
            <w:color w:val="000000"/>
            <w:lang w:eastAsia="en-PH"/>
          </w:rPr>
          <w:t>  .   . </w:t>
        </w:r>
      </w:ins>
      <w:del w:id="343" w:author="Marcaustinbonagua@gmail.com" w:date="2024-11-04T17:15:00Z">
        <w:r w:rsidDel="005F3D8C">
          <w:rPr>
            <w:rFonts w:ascii="Georgia" w:eastAsia="Times New Roman" w:hAnsi="Georgia" w:cs="Times New Roman"/>
            <w:color w:val="000000"/>
            <w:lang w:eastAsia="en-PH"/>
          </w:rPr>
          <w:delText xml:space="preserve">  .  .  </w:delText>
        </w:r>
      </w:del>
      <w:r>
        <w:rPr>
          <w:rFonts w:ascii="Georgia" w:eastAsia="Times New Roman" w:hAnsi="Georgia" w:cs="Times New Roman"/>
          <w:color w:val="000000"/>
          <w:lang w:eastAsia="en-PH"/>
        </w:rPr>
        <w:tab/>
      </w:r>
      <w:ins w:id="344" w:author="Marcaustinbonagua@gmail.com" w:date="2024-11-04T17:15:00Z">
        <w:r w:rsidR="005F3D8C">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55</w:t>
      </w:r>
    </w:p>
    <w:p w14:paraId="09A27AAA" w14:textId="77777777" w:rsidR="008F456D" w:rsidRDefault="008F456D">
      <w:pPr>
        <w:spacing w:after="0" w:line="480" w:lineRule="auto"/>
        <w:ind w:left="720"/>
        <w:rPr>
          <w:del w:id="345" w:author="Jade Raposa" w:date="2024-10-16T21:53:00Z"/>
          <w:rFonts w:ascii="Georgia" w:eastAsia="Times New Roman" w:hAnsi="Georgia" w:cs="Times New Roman"/>
          <w:lang w:eastAsia="en-PH"/>
        </w:rPr>
      </w:pPr>
    </w:p>
    <w:p w14:paraId="39487425" w14:textId="689B7120"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3.6</w:t>
      </w:r>
      <w:r>
        <w:rPr>
          <w:rFonts w:ascii="Georgia" w:eastAsia="Times New Roman" w:hAnsi="Georgia" w:cs="Times New Roman"/>
          <w:color w:val="000000"/>
          <w:lang w:eastAsia="en-PH"/>
        </w:rPr>
        <w:tab/>
        <w:t xml:space="preserve">Assessment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w:t>
      </w:r>
      <w:ins w:id="346" w:author="Jade Raposa" w:date="2024-10-14T23:00:00Z">
        <w:r>
          <w:rPr>
            <w:rFonts w:ascii="Georgia" w:eastAsia="Times New Roman" w:hAnsi="Georgia" w:cs="Times New Roman"/>
            <w:color w:val="000000"/>
            <w:lang w:eastAsia="en-PH"/>
          </w:rPr>
          <w:t xml:space="preserve">  .   </w:t>
        </w:r>
      </w:ins>
      <w:ins w:id="347" w:author="Marcaustinbonagua@gmail.com" w:date="2024-11-04T17:15:00Z">
        <w:r w:rsidR="005F3D8C">
          <w:rPr>
            <w:rFonts w:ascii="Georgia" w:eastAsia="Times New Roman" w:hAnsi="Georgia" w:cs="Times New Roman"/>
            <w:color w:val="000000"/>
            <w:lang w:eastAsia="en-PH"/>
          </w:rPr>
          <w:t xml:space="preserve"> </w:t>
        </w:r>
      </w:ins>
      <w:del w:id="348" w:author="Jade Raposa" w:date="2024-10-14T23:00: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55</w:t>
      </w:r>
    </w:p>
    <w:p w14:paraId="2B9C859C" w14:textId="73C5069C"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3.7</w:t>
      </w:r>
      <w:r>
        <w:rPr>
          <w:rFonts w:ascii="Georgia" w:eastAsia="Times New Roman" w:hAnsi="Georgia" w:cs="Times New Roman"/>
          <w:color w:val="000000"/>
          <w:lang w:eastAsia="en-PH"/>
        </w:rPr>
        <w:tab/>
        <w:t xml:space="preserve">Report </w:t>
      </w:r>
      <w:proofErr w:type="gramStart"/>
      <w:r>
        <w:rPr>
          <w:rFonts w:ascii="Georgia" w:eastAsia="Times New Roman" w:hAnsi="Georgia" w:cs="Times New Roman"/>
          <w:color w:val="000000"/>
          <w:lang w:eastAsia="en-PH"/>
        </w:rPr>
        <w:t>Table.  .</w:t>
      </w:r>
      <w:proofErr w:type="gramEnd"/>
      <w:r>
        <w:rPr>
          <w:rFonts w:ascii="Georgia" w:eastAsia="Times New Roman" w:hAnsi="Georgia" w:cs="Times New Roman"/>
          <w:color w:val="000000"/>
          <w:lang w:eastAsia="en-PH"/>
        </w:rPr>
        <w:t>  .  .  .  .  .  .  .  .  .  .  .  .   .  .  .  .  .  .  .  .  .  .  .  .   .  .   .  .  .</w:t>
      </w:r>
      <w:r>
        <w:rPr>
          <w:rFonts w:ascii="Georgia" w:eastAsia="Times New Roman" w:hAnsi="Georgia" w:cs="Times New Roman"/>
          <w:color w:val="000000"/>
          <w:lang w:eastAsia="en-PH"/>
        </w:rPr>
        <w:tab/>
      </w:r>
      <w:ins w:id="349" w:author="Marcaustinbonagua@gmail.com" w:date="2024-11-04T17:15:00Z">
        <w:r w:rsidR="005F3D8C">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56</w:t>
      </w:r>
    </w:p>
    <w:p w14:paraId="2EBE872B" w14:textId="2E4FCC8A" w:rsidR="008F456D" w:rsidRDefault="002B278F">
      <w:pPr>
        <w:spacing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3.8</w:t>
      </w:r>
      <w:r>
        <w:rPr>
          <w:rFonts w:ascii="Georgia" w:eastAsia="Times New Roman" w:hAnsi="Georgia" w:cs="Times New Roman"/>
          <w:color w:val="000000"/>
          <w:lang w:eastAsia="en-PH"/>
        </w:rPr>
        <w:tab/>
        <w:t xml:space="preserve">Server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xml:space="preserve">  .  .  .  .  .  .   .  .   .  .  .  .  .  .  .  .  .  .  </w:t>
      </w:r>
      <w:ins w:id="350" w:author="Marcaustinbonagua@gmail.com" w:date="2024-11-04T17:15:00Z">
        <w:r w:rsidR="005F3D8C">
          <w:rPr>
            <w:rFonts w:ascii="Georgia" w:eastAsia="Times New Roman" w:hAnsi="Georgia" w:cs="Times New Roman"/>
            <w:color w:val="000000"/>
            <w:lang w:eastAsia="en-PH"/>
          </w:rPr>
          <w:t xml:space="preserve"> </w:t>
        </w:r>
      </w:ins>
      <w:r>
        <w:rPr>
          <w:rFonts w:ascii="Georgia" w:eastAsia="Times New Roman" w:hAnsi="Georgia" w:cs="Times New Roman"/>
          <w:color w:val="000000"/>
          <w:lang w:eastAsia="en-PH"/>
        </w:rPr>
        <w:t>57</w:t>
      </w:r>
    </w:p>
    <w:p w14:paraId="5E5439C3" w14:textId="4666A3E6"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3.9</w:t>
      </w:r>
      <w:r>
        <w:rPr>
          <w:rFonts w:ascii="Georgia" w:eastAsia="Times New Roman" w:hAnsi="Georgia" w:cs="Times New Roman"/>
          <w:color w:val="000000"/>
          <w:lang w:eastAsia="en-PH"/>
        </w:rPr>
        <w:tab/>
        <w:t xml:space="preserve">Client Hardware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w:t>
      </w:r>
      <w:ins w:id="351" w:author="Marcaustinbonagua@gmail.com" w:date="2024-11-04T17:14:00Z">
        <w:r w:rsidR="005F3D8C">
          <w:rPr>
            <w:rFonts w:ascii="Georgia" w:eastAsia="Times New Roman" w:hAnsi="Georgia" w:cs="Times New Roman"/>
            <w:color w:val="000000"/>
            <w:lang w:eastAsia="en-PH"/>
          </w:rPr>
          <w:t xml:space="preserve"> </w:t>
        </w:r>
      </w:ins>
      <w:ins w:id="352" w:author="Marcaustinbonagua@gmail.com" w:date="2024-11-04T17:15:00Z">
        <w:r w:rsidR="005F3D8C">
          <w:rPr>
            <w:rFonts w:ascii="Georgia" w:eastAsia="Times New Roman" w:hAnsi="Georgia" w:cs="Times New Roman"/>
            <w:color w:val="000000"/>
            <w:lang w:eastAsia="en-PH"/>
          </w:rPr>
          <w:t xml:space="preserve"> </w:t>
        </w:r>
      </w:ins>
      <w:del w:id="353" w:author="Marcaustinbonagua@gmail.com" w:date="2024-11-04T17:14:00Z">
        <w:r w:rsidDel="005F3D8C">
          <w:rPr>
            <w:rFonts w:ascii="Georgia" w:eastAsia="Times New Roman" w:hAnsi="Georgia" w:cs="Times New Roman"/>
            <w:color w:val="000000"/>
            <w:lang w:eastAsia="en-PH"/>
          </w:rPr>
          <w:tab/>
          <w:delText xml:space="preserve"> </w:delText>
        </w:r>
      </w:del>
      <w:r>
        <w:rPr>
          <w:rFonts w:ascii="Georgia" w:eastAsia="Times New Roman" w:hAnsi="Georgia" w:cs="Times New Roman"/>
          <w:color w:val="000000"/>
          <w:lang w:eastAsia="en-PH"/>
        </w:rPr>
        <w:t>57</w:t>
      </w:r>
    </w:p>
    <w:p w14:paraId="6038D012" w14:textId="6AAA7942"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3.10</w:t>
      </w:r>
      <w:r>
        <w:rPr>
          <w:rFonts w:ascii="Georgia" w:eastAsia="Times New Roman" w:hAnsi="Georgia" w:cs="Times New Roman"/>
          <w:color w:val="000000"/>
          <w:lang w:eastAsia="en-PH"/>
        </w:rPr>
        <w:tab/>
        <w:t xml:space="preserve">Recommended Software </w:t>
      </w:r>
      <w:proofErr w:type="gramStart"/>
      <w:r>
        <w:rPr>
          <w:rFonts w:ascii="Georgia" w:eastAsia="Times New Roman" w:hAnsi="Georgia" w:cs="Times New Roman"/>
          <w:color w:val="000000"/>
          <w:lang w:eastAsia="en-PH"/>
        </w:rPr>
        <w:t>Specifications.  .</w:t>
      </w:r>
      <w:proofErr w:type="gramEnd"/>
      <w:r>
        <w:rPr>
          <w:rFonts w:ascii="Georgia" w:eastAsia="Times New Roman" w:hAnsi="Georgia" w:cs="Times New Roman"/>
          <w:color w:val="000000"/>
          <w:lang w:eastAsia="en-PH"/>
        </w:rPr>
        <w:t>  .  .  .  .  .  .  .  .  .   .  .  .  .  . </w:t>
      </w:r>
      <w:ins w:id="354" w:author="Marcaustinbonagua@gmail.com" w:date="2024-11-04T17:15:00Z">
        <w:r w:rsidR="005F3D8C">
          <w:rPr>
            <w:rFonts w:ascii="Georgia" w:eastAsia="Times New Roman" w:hAnsi="Georgia" w:cs="Times New Roman"/>
            <w:color w:val="000000"/>
            <w:lang w:eastAsia="en-PH"/>
          </w:rPr>
          <w:t xml:space="preserve"> </w:t>
        </w:r>
      </w:ins>
      <w:del w:id="355" w:author="Marcaustinbonagua@gmail.com" w:date="2024-11-04T17:14:00Z">
        <w:r w:rsidDel="005F3D8C">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59</w:t>
      </w:r>
    </w:p>
    <w:p w14:paraId="7E932165" w14:textId="28FAB67D"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3.11</w:t>
      </w:r>
      <w:r>
        <w:rPr>
          <w:rFonts w:ascii="Georgia" w:eastAsia="Times New Roman" w:hAnsi="Georgia" w:cs="Times New Roman"/>
          <w:color w:val="000000"/>
          <w:lang w:eastAsia="en-PH"/>
        </w:rPr>
        <w:tab/>
        <w:t xml:space="preserve">Technical </w:t>
      </w:r>
      <w:proofErr w:type="gramStart"/>
      <w:r>
        <w:rPr>
          <w:rFonts w:ascii="Georgia" w:eastAsia="Times New Roman" w:hAnsi="Georgia" w:cs="Times New Roman"/>
          <w:color w:val="000000"/>
          <w:lang w:eastAsia="en-PH"/>
        </w:rPr>
        <w:t>Issue.  .</w:t>
      </w:r>
      <w:proofErr w:type="gramEnd"/>
      <w:r>
        <w:rPr>
          <w:rFonts w:ascii="Georgia" w:eastAsia="Times New Roman" w:hAnsi="Georgia" w:cs="Times New Roman"/>
          <w:color w:val="000000"/>
          <w:lang w:eastAsia="en-PH"/>
        </w:rPr>
        <w:t>  .  .  .  .  .  .  .  .  .  .  .  .  .  .  .  .  .  .  . .  .  .   .  .  .  .  .  . </w:t>
      </w:r>
      <w:ins w:id="356" w:author="Marcaustinbonagua@gmail.com" w:date="2024-11-04T17:15:00Z">
        <w:r w:rsidR="005F3D8C">
          <w:rPr>
            <w:rFonts w:ascii="Georgia" w:eastAsia="Times New Roman" w:hAnsi="Georgia" w:cs="Times New Roman"/>
            <w:color w:val="000000"/>
            <w:lang w:eastAsia="en-PH"/>
          </w:rPr>
          <w:t xml:space="preserve"> </w:t>
        </w:r>
      </w:ins>
      <w:del w:id="357" w:author="Marcaustinbonagua@gmail.com" w:date="2024-11-04T17:14:00Z">
        <w:r w:rsidDel="005F3D8C">
          <w:rPr>
            <w:rFonts w:ascii="Georgia" w:eastAsia="Times New Roman" w:hAnsi="Georgia" w:cs="Times New Roman"/>
            <w:color w:val="000000"/>
            <w:lang w:eastAsia="en-PH"/>
          </w:rPr>
          <w:delText xml:space="preserve">  </w:delText>
        </w:r>
      </w:del>
      <w:r>
        <w:rPr>
          <w:rFonts w:ascii="Georgia" w:eastAsia="Times New Roman" w:hAnsi="Georgia" w:cs="Times New Roman"/>
          <w:color w:val="000000"/>
          <w:lang w:eastAsia="en-PH"/>
        </w:rPr>
        <w:t>60</w:t>
      </w:r>
    </w:p>
    <w:p w14:paraId="6D751E3E" w14:textId="3537A743"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3.12</w:t>
      </w:r>
      <w:r>
        <w:rPr>
          <w:rFonts w:ascii="Georgia" w:eastAsia="Times New Roman" w:hAnsi="Georgia" w:cs="Times New Roman"/>
          <w:color w:val="000000"/>
          <w:lang w:eastAsia="en-PH"/>
        </w:rPr>
        <w:tab/>
        <w:t xml:space="preserve">Operational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w:t>
      </w:r>
      <w:ins w:id="358" w:author="Marcaustinbonagua@gmail.com" w:date="2024-11-04T17:15:00Z">
        <w:r w:rsidR="005F3D8C">
          <w:rPr>
            <w:rFonts w:ascii="Georgia" w:eastAsia="Times New Roman" w:hAnsi="Georgia" w:cs="Times New Roman"/>
            <w:color w:val="000000"/>
            <w:lang w:eastAsia="en-PH"/>
          </w:rPr>
          <w:t xml:space="preserve"> </w:t>
        </w:r>
      </w:ins>
      <w:del w:id="359" w:author="Marcaustinbonagua@gmail.com" w:date="2024-11-04T17:14:00Z">
        <w:r w:rsidDel="005F3D8C">
          <w:rPr>
            <w:rFonts w:ascii="Georgia" w:eastAsia="Times New Roman" w:hAnsi="Georgia" w:cs="Times New Roman"/>
            <w:color w:val="000000"/>
            <w:lang w:eastAsia="en-PH"/>
          </w:rPr>
          <w:delText xml:space="preserve">  </w:delText>
        </w:r>
      </w:del>
      <w:ins w:id="360" w:author="Jade Raposa" w:date="2024-10-14T23:01:00Z">
        <w:del w:id="361" w:author="Marcaustinbonagua@gmail.com" w:date="2024-11-04T17:14:00Z">
          <w:r w:rsidDel="005F3D8C">
            <w:rPr>
              <w:rFonts w:ascii="Georgia" w:eastAsia="Times New Roman" w:hAnsi="Georgia" w:cs="Times New Roman"/>
              <w:color w:val="000000"/>
              <w:lang w:eastAsia="en-PH"/>
            </w:rPr>
            <w:delText xml:space="preserve"> </w:delText>
          </w:r>
        </w:del>
      </w:ins>
      <w:r>
        <w:rPr>
          <w:rFonts w:ascii="Georgia" w:eastAsia="Times New Roman" w:hAnsi="Georgia" w:cs="Times New Roman"/>
          <w:color w:val="000000"/>
          <w:lang w:eastAsia="en-PH"/>
        </w:rPr>
        <w:t>62</w:t>
      </w:r>
    </w:p>
    <w:p w14:paraId="411628C9" w14:textId="3318849D"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3.13</w:t>
      </w:r>
      <w:r>
        <w:rPr>
          <w:rFonts w:ascii="Georgia" w:eastAsia="Times New Roman" w:hAnsi="Georgia" w:cs="Times New Roman"/>
          <w:color w:val="000000"/>
          <w:lang w:eastAsia="en-PH"/>
        </w:rPr>
        <w:tab/>
        <w:t xml:space="preserve">Economic </w:t>
      </w:r>
      <w:proofErr w:type="gramStart"/>
      <w:r>
        <w:rPr>
          <w:rFonts w:ascii="Georgia" w:eastAsia="Times New Roman" w:hAnsi="Georgia" w:cs="Times New Roman"/>
          <w:color w:val="000000"/>
          <w:lang w:eastAsia="en-PH"/>
        </w:rPr>
        <w:t>Issues.  .</w:t>
      </w:r>
      <w:proofErr w:type="gramEnd"/>
      <w:r>
        <w:rPr>
          <w:rFonts w:ascii="Georgia" w:eastAsia="Times New Roman" w:hAnsi="Georgia" w:cs="Times New Roman"/>
          <w:color w:val="000000"/>
          <w:lang w:eastAsia="en-PH"/>
        </w:rPr>
        <w:t>  .  .  .  .  .  .  .  .  .  .  .  .  .  .  .  .  .  .  .  .  .  .  .  .  .  .  . </w:t>
      </w:r>
      <w:ins w:id="362" w:author="Marcaustinbonagua@gmail.com" w:date="2024-11-04T17:14:00Z">
        <w:r w:rsidR="005F3D8C">
          <w:rPr>
            <w:rFonts w:ascii="Georgia" w:eastAsia="Times New Roman" w:hAnsi="Georgia" w:cs="Times New Roman"/>
            <w:color w:val="000000"/>
            <w:lang w:eastAsia="en-PH"/>
          </w:rPr>
          <w:t xml:space="preserve"> </w:t>
        </w:r>
      </w:ins>
      <w:ins w:id="363" w:author="Marcaustinbonagua@gmail.com" w:date="2024-11-04T17:15:00Z">
        <w:r w:rsidR="005F3D8C">
          <w:rPr>
            <w:rFonts w:ascii="Georgia" w:eastAsia="Times New Roman" w:hAnsi="Georgia" w:cs="Times New Roman"/>
            <w:color w:val="000000"/>
            <w:lang w:eastAsia="en-PH"/>
          </w:rPr>
          <w:t xml:space="preserve"> </w:t>
        </w:r>
      </w:ins>
      <w:del w:id="364" w:author="Marcaustinbonagua@gmail.com" w:date="2024-11-04T17:14:00Z">
        <w:r w:rsidDel="005F3D8C">
          <w:rPr>
            <w:rFonts w:ascii="Georgia" w:eastAsia="Times New Roman" w:hAnsi="Georgia" w:cs="Times New Roman"/>
            <w:color w:val="000000"/>
            <w:lang w:eastAsia="en-PH"/>
          </w:rPr>
          <w:tab/>
        </w:r>
      </w:del>
      <w:ins w:id="365" w:author="Jade Raposa" w:date="2024-10-14T23:01:00Z">
        <w:del w:id="366" w:author="Marcaustinbonagua@gmail.com" w:date="2024-11-04T17:14:00Z">
          <w:r w:rsidDel="005F3D8C">
            <w:rPr>
              <w:rFonts w:ascii="Georgia" w:eastAsia="Times New Roman" w:hAnsi="Georgia" w:cs="Times New Roman"/>
              <w:color w:val="000000"/>
              <w:lang w:eastAsia="en-PH"/>
            </w:rPr>
            <w:delText xml:space="preserve">. </w:delText>
          </w:r>
        </w:del>
      </w:ins>
      <w:r>
        <w:rPr>
          <w:rFonts w:ascii="Georgia" w:eastAsia="Times New Roman" w:hAnsi="Georgia" w:cs="Times New Roman"/>
          <w:color w:val="000000"/>
          <w:lang w:eastAsia="en-PH"/>
        </w:rPr>
        <w:t>63</w:t>
      </w:r>
    </w:p>
    <w:p w14:paraId="0A276F07" w14:textId="4EA45B9E"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3.14</w:t>
      </w:r>
      <w:r>
        <w:rPr>
          <w:rFonts w:ascii="Georgia" w:eastAsia="Times New Roman" w:hAnsi="Georgia" w:cs="Times New Roman"/>
          <w:color w:val="000000"/>
          <w:lang w:eastAsia="en-PH"/>
        </w:rPr>
        <w:tab/>
        <w:t xml:space="preserve">Non-Functional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w:t>
      </w:r>
      <w:ins w:id="367" w:author="Jade Raposa" w:date="2024-10-14T23:01:00Z">
        <w:r>
          <w:rPr>
            <w:rFonts w:ascii="Georgia" w:eastAsia="Times New Roman" w:hAnsi="Georgia" w:cs="Times New Roman"/>
            <w:color w:val="000000"/>
            <w:lang w:eastAsia="en-PH"/>
          </w:rPr>
          <w:t xml:space="preserve">  .</w:t>
        </w:r>
      </w:ins>
      <w:ins w:id="368" w:author="Marcaustinbonagua@gmail.com" w:date="2024-11-04T17:15:00Z">
        <w:r w:rsidR="005F3D8C">
          <w:rPr>
            <w:rFonts w:ascii="Georgia" w:eastAsia="Times New Roman" w:hAnsi="Georgia" w:cs="Times New Roman"/>
            <w:color w:val="000000"/>
            <w:lang w:eastAsia="en-PH"/>
          </w:rPr>
          <w:t xml:space="preserve"> </w:t>
        </w:r>
      </w:ins>
      <w:ins w:id="369" w:author="Jade Raposa" w:date="2024-10-14T23:01:00Z">
        <w:del w:id="370" w:author="Marcaustinbonagua@gmail.com" w:date="2024-11-04T17:14:00Z">
          <w:r w:rsidDel="005F3D8C">
            <w:rPr>
              <w:rFonts w:ascii="Georgia" w:eastAsia="Times New Roman" w:hAnsi="Georgia" w:cs="Times New Roman"/>
              <w:color w:val="000000"/>
              <w:lang w:eastAsia="en-PH"/>
            </w:rPr>
            <w:delText xml:space="preserve">  . </w:delText>
          </w:r>
        </w:del>
      </w:ins>
      <w:del w:id="371"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65</w:t>
      </w:r>
    </w:p>
    <w:p w14:paraId="25DB2860" w14:textId="125B9B69" w:rsidR="008F456D" w:rsidRDefault="002B278F">
      <w:pPr>
        <w:spacing w:before="200" w:after="0" w:line="480" w:lineRule="auto"/>
        <w:ind w:left="720"/>
        <w:rPr>
          <w:rFonts w:ascii="Georgia" w:eastAsia="Times New Roman" w:hAnsi="Georgia" w:cs="Times New Roman"/>
          <w:lang w:eastAsia="en-PH"/>
        </w:rPr>
      </w:pPr>
      <w:r>
        <w:rPr>
          <w:rFonts w:ascii="Georgia" w:eastAsia="Times New Roman" w:hAnsi="Georgia" w:cs="Times New Roman"/>
          <w:color w:val="000000"/>
          <w:lang w:eastAsia="en-PH"/>
        </w:rPr>
        <w:t>3.15</w:t>
      </w:r>
      <w:r>
        <w:rPr>
          <w:rFonts w:ascii="Georgia" w:eastAsia="Times New Roman" w:hAnsi="Georgia" w:cs="Times New Roman"/>
          <w:color w:val="000000"/>
          <w:lang w:eastAsia="en-PH"/>
        </w:rPr>
        <w:tab/>
        <w:t xml:space="preserve">Functional </w:t>
      </w:r>
      <w:proofErr w:type="gramStart"/>
      <w:r>
        <w:rPr>
          <w:rFonts w:ascii="Georgia" w:eastAsia="Times New Roman" w:hAnsi="Georgia" w:cs="Times New Roman"/>
          <w:color w:val="000000"/>
          <w:lang w:eastAsia="en-PH"/>
        </w:rPr>
        <w:t>Requirements.  .</w:t>
      </w:r>
      <w:proofErr w:type="gramEnd"/>
      <w:r>
        <w:rPr>
          <w:rFonts w:ascii="Georgia" w:eastAsia="Times New Roman" w:hAnsi="Georgia" w:cs="Times New Roman"/>
          <w:color w:val="000000"/>
          <w:lang w:eastAsia="en-PH"/>
        </w:rPr>
        <w:t>  .  .  .  .  .  .  .  .  .  . .  .   .  .  .  .  .  .  .  .  .  .</w:t>
      </w:r>
      <w:ins w:id="372" w:author="Jade Raposa" w:date="2024-10-14T23:01:00Z">
        <w:r>
          <w:rPr>
            <w:rFonts w:ascii="Georgia" w:eastAsia="Times New Roman" w:hAnsi="Georgia" w:cs="Times New Roman"/>
            <w:color w:val="000000"/>
            <w:lang w:eastAsia="en-PH"/>
          </w:rPr>
          <w:t xml:space="preserve"> </w:t>
        </w:r>
      </w:ins>
      <w:ins w:id="373" w:author="Marcaustinbonagua@gmail.com" w:date="2024-11-04T17:15:00Z">
        <w:r w:rsidR="005F3D8C">
          <w:rPr>
            <w:rFonts w:ascii="Georgia" w:eastAsia="Times New Roman" w:hAnsi="Georgia" w:cs="Times New Roman"/>
            <w:color w:val="000000"/>
            <w:lang w:eastAsia="en-PH"/>
          </w:rPr>
          <w:t xml:space="preserve"> </w:t>
        </w:r>
      </w:ins>
      <w:ins w:id="374" w:author="Jade Raposa" w:date="2024-10-14T23:01:00Z">
        <w:del w:id="375" w:author="Marcaustinbonagua@gmail.com" w:date="2024-11-04T17:14:00Z">
          <w:r w:rsidDel="005F3D8C">
            <w:rPr>
              <w:rFonts w:ascii="Georgia" w:eastAsia="Times New Roman" w:hAnsi="Georgia" w:cs="Times New Roman"/>
              <w:color w:val="000000"/>
              <w:lang w:eastAsia="en-PH"/>
            </w:rPr>
            <w:delText xml:space="preserve"> .  </w:delText>
          </w:r>
        </w:del>
      </w:ins>
      <w:del w:id="376"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66</w:t>
      </w:r>
    </w:p>
    <w:p w14:paraId="4E0B4AF3" w14:textId="5F65CAE8" w:rsidR="008F456D" w:rsidRDefault="002B278F">
      <w:pPr>
        <w:spacing w:before="200" w:after="0" w:line="480" w:lineRule="auto"/>
        <w:ind w:left="720"/>
        <w:rPr>
          <w:rFonts w:ascii="Georgia" w:eastAsia="Times New Roman" w:hAnsi="Georgia" w:cs="Times New Roman"/>
          <w:color w:val="000000"/>
          <w:lang w:eastAsia="en-PH"/>
        </w:rPr>
        <w:sectPr w:rsidR="008F456D">
          <w:headerReference w:type="first" r:id="rId27"/>
          <w:pgSz w:w="12240" w:h="15840"/>
          <w:pgMar w:top="1620" w:right="1440" w:bottom="1440" w:left="2160" w:header="706" w:footer="706" w:gutter="0"/>
          <w:pgNumType w:fmt="lowerRoman" w:start="1"/>
          <w:cols w:space="708"/>
          <w:titlePg/>
          <w:docGrid w:linePitch="360"/>
        </w:sectPr>
      </w:pPr>
      <w:r>
        <w:rPr>
          <w:rFonts w:ascii="Georgia" w:eastAsia="Times New Roman" w:hAnsi="Georgia" w:cs="Times New Roman"/>
          <w:color w:val="000000"/>
          <w:lang w:eastAsia="en-PH"/>
        </w:rPr>
        <w:t>3.16</w:t>
      </w:r>
      <w:r>
        <w:rPr>
          <w:rFonts w:ascii="Georgia" w:eastAsia="Times New Roman" w:hAnsi="Georgia" w:cs="Times New Roman"/>
          <w:color w:val="000000"/>
          <w:lang w:eastAsia="en-PH"/>
        </w:rPr>
        <w:tab/>
        <w:t xml:space="preserve">Gantt Chart Using Lean </w:t>
      </w:r>
      <w:proofErr w:type="gramStart"/>
      <w:r>
        <w:rPr>
          <w:rFonts w:ascii="Georgia" w:eastAsia="Times New Roman" w:hAnsi="Georgia" w:cs="Times New Roman"/>
          <w:color w:val="000000"/>
          <w:lang w:eastAsia="en-PH"/>
        </w:rPr>
        <w:t>Methodology.  .</w:t>
      </w:r>
      <w:proofErr w:type="gramEnd"/>
      <w:r>
        <w:rPr>
          <w:rFonts w:ascii="Georgia" w:eastAsia="Times New Roman" w:hAnsi="Georgia" w:cs="Times New Roman"/>
          <w:color w:val="000000"/>
          <w:lang w:eastAsia="en-PH"/>
        </w:rPr>
        <w:t>  .  .  .  .  .  .  .  .  .  .  .  .  .  .  .</w:t>
      </w:r>
      <w:ins w:id="386" w:author="Jade Raposa" w:date="2024-10-14T23:01:00Z">
        <w:r>
          <w:rPr>
            <w:rFonts w:ascii="Georgia" w:eastAsia="Times New Roman" w:hAnsi="Georgia" w:cs="Times New Roman"/>
            <w:color w:val="000000"/>
            <w:lang w:eastAsia="en-PH"/>
          </w:rPr>
          <w:t xml:space="preserve"> </w:t>
        </w:r>
      </w:ins>
      <w:ins w:id="387" w:author="Marcaustinbonagua@gmail.com" w:date="2024-11-04T17:15:00Z">
        <w:r w:rsidR="005F3D8C">
          <w:rPr>
            <w:rFonts w:ascii="Georgia" w:eastAsia="Times New Roman" w:hAnsi="Georgia" w:cs="Times New Roman"/>
            <w:color w:val="000000"/>
            <w:lang w:eastAsia="en-PH"/>
          </w:rPr>
          <w:t xml:space="preserve"> </w:t>
        </w:r>
      </w:ins>
      <w:ins w:id="388" w:author="Jade Raposa" w:date="2024-10-14T23:01:00Z">
        <w:del w:id="389" w:author="Marcaustinbonagua@gmail.com" w:date="2024-11-04T17:14:00Z">
          <w:r w:rsidDel="005F3D8C">
            <w:rPr>
              <w:rFonts w:ascii="Georgia" w:eastAsia="Times New Roman" w:hAnsi="Georgia" w:cs="Times New Roman"/>
              <w:color w:val="000000"/>
              <w:lang w:eastAsia="en-PH"/>
            </w:rPr>
            <w:delText xml:space="preserve"> .  </w:delText>
          </w:r>
        </w:del>
      </w:ins>
      <w:del w:id="390" w:author="Jade Raposa" w:date="2024-10-14T23:01:00Z">
        <w:r>
          <w:rPr>
            <w:rFonts w:ascii="Georgia" w:eastAsia="Times New Roman" w:hAnsi="Georgia" w:cs="Times New Roman"/>
            <w:color w:val="000000"/>
            <w:lang w:eastAsia="en-PH"/>
          </w:rPr>
          <w:delText xml:space="preserve">  </w:delText>
        </w:r>
        <w:r>
          <w:rPr>
            <w:rFonts w:ascii="Georgia" w:eastAsia="Times New Roman" w:hAnsi="Georgia" w:cs="Times New Roman"/>
            <w:color w:val="000000"/>
            <w:lang w:eastAsia="en-PH"/>
          </w:rPr>
          <w:tab/>
        </w:r>
      </w:del>
      <w:r>
        <w:rPr>
          <w:rFonts w:ascii="Georgia" w:eastAsia="Times New Roman" w:hAnsi="Georgia" w:cs="Times New Roman"/>
          <w:color w:val="000000"/>
          <w:lang w:eastAsia="en-PH"/>
        </w:rPr>
        <w:t>70</w:t>
      </w:r>
    </w:p>
    <w:p w14:paraId="69059CF1" w14:textId="77777777" w:rsidR="008F456D" w:rsidRDefault="002B278F">
      <w:pPr>
        <w:pStyle w:val="Heading1"/>
        <w:spacing w:before="0" w:beforeAutospacing="0" w:after="0" w:line="480" w:lineRule="auto"/>
        <w:pPrChange w:id="391" w:author="Jade Raposa" w:date="2024-10-15T01:52:00Z">
          <w:pPr>
            <w:spacing w:after="0" w:line="480" w:lineRule="auto"/>
            <w:jc w:val="center"/>
          </w:pPr>
        </w:pPrChange>
      </w:pPr>
      <w:r>
        <w:lastRenderedPageBreak/>
        <w:t>Chapter 1</w:t>
      </w:r>
    </w:p>
    <w:p w14:paraId="1762B8F9" w14:textId="77777777" w:rsidR="008F456D" w:rsidRDefault="002B278F">
      <w:pPr>
        <w:spacing w:before="264" w:after="0" w:line="480" w:lineRule="auto"/>
        <w:jc w:val="center"/>
        <w:rPr>
          <w:del w:id="392" w:author="Jade Raposa" w:date="2024-10-15T01:51:00Z"/>
          <w:rFonts w:ascii="Georgia" w:eastAsia="Times New Roman" w:hAnsi="Georgia" w:cs="Times New Roman"/>
          <w:lang w:eastAsia="en-PH"/>
        </w:rPr>
      </w:pPr>
      <w:commentRangeStart w:id="393"/>
      <w:commentRangeStart w:id="394"/>
      <w:del w:id="395" w:author="Jade Raposa" w:date="2024-10-15T01:51:00Z">
        <w:r>
          <w:rPr>
            <w:rFonts w:ascii="Georgia" w:eastAsia="Times New Roman" w:hAnsi="Georgia" w:cs="Times New Roman"/>
            <w:b/>
            <w:bCs/>
            <w:color w:val="000000"/>
            <w:lang w:eastAsia="en-PH"/>
          </w:rPr>
          <w:delText>INTRODUCTION</w:delText>
        </w:r>
      </w:del>
    </w:p>
    <w:p w14:paraId="415EDFC1" w14:textId="77777777" w:rsidR="008F456D" w:rsidRDefault="002B278F">
      <w:pPr>
        <w:spacing w:before="264" w:after="0" w:line="480" w:lineRule="auto"/>
        <w:ind w:firstLine="720"/>
        <w:jc w:val="both"/>
        <w:rPr>
          <w:del w:id="396" w:author="Jade Raposa" w:date="2024-10-15T01:51:00Z"/>
          <w:rFonts w:ascii="Georgia" w:eastAsia="Times New Roman" w:hAnsi="Georgia" w:cs="Times New Roman"/>
          <w:lang w:eastAsia="en-PH"/>
        </w:rPr>
      </w:pPr>
      <w:del w:id="397" w:author="Jade Raposa" w:date="2024-10-15T01:51:00Z">
        <w:r>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93"/>
        <w:r>
          <w:rPr>
            <w:rStyle w:val="CommentReference"/>
          </w:rPr>
          <w:commentReference w:id="393"/>
        </w:r>
        <w:commentRangeEnd w:id="394"/>
        <w:r>
          <w:rPr>
            <w:rStyle w:val="CommentReference"/>
          </w:rPr>
          <w:commentReference w:id="394"/>
        </w:r>
      </w:del>
    </w:p>
    <w:p w14:paraId="6FBACAE6" w14:textId="77777777" w:rsidR="008F456D" w:rsidRDefault="002B278F">
      <w:pPr>
        <w:spacing w:before="264"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PROJECT CONTEXT</w:t>
      </w:r>
    </w:p>
    <w:p w14:paraId="46CA5450" w14:textId="77777777" w:rsidR="008F456D" w:rsidRPr="008F456D" w:rsidRDefault="002B278F">
      <w:pPr>
        <w:spacing w:before="264" w:line="480" w:lineRule="auto"/>
        <w:ind w:firstLine="720"/>
        <w:jc w:val="both"/>
        <w:rPr>
          <w:rFonts w:ascii="Georgia" w:hAnsi="Georgia"/>
          <w:color w:val="000000"/>
          <w:lang w:val="en-US"/>
          <w:rPrChange w:id="398" w:author="Jade Raposa" w:date="2024-10-20T17:19:00Z">
            <w:rPr>
              <w:rFonts w:ascii="Georgia" w:eastAsia="Times New Roman" w:hAnsi="Georgia" w:cs="Times New Roman"/>
              <w:lang w:eastAsia="en-PH"/>
            </w:rPr>
          </w:rPrChange>
        </w:rPr>
        <w:pPrChange w:id="399" w:author="Jade Raposa" w:date="2024-10-20T17:25:00Z">
          <w:pPr>
            <w:spacing w:before="264" w:after="0" w:line="480" w:lineRule="auto"/>
            <w:jc w:val="both"/>
          </w:pPr>
        </w:pPrChange>
      </w:pPr>
      <w:ins w:id="400" w:author="Jade Raposa" w:date="2024-10-20T17:40:00Z">
        <w:r>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ins>
      <w:ins w:id="401" w:author="Jade Raposa" w:date="2024-10-26T03:27:00Z">
        <w:r>
          <w:rPr>
            <w:rFonts w:ascii="Georgia" w:eastAsia="Times New Roman" w:hAnsi="Georgia" w:cs="Times New Roman"/>
            <w:color w:val="000000"/>
            <w:lang w:eastAsia="en-PH"/>
          </w:rPr>
          <w:t>by</w:t>
        </w:r>
      </w:ins>
      <w:ins w:id="402" w:author="Jade Raposa" w:date="2024-10-20T17:40:00Z">
        <w:r>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achievement tracking </w:t>
        </w:r>
        <w:r>
          <w:rPr>
            <w:rFonts w:ascii="Georgia" w:eastAsia="Times New Roman" w:hAnsi="Georgia" w:cs="Times New Roman"/>
            <w:color w:val="000000"/>
            <w:lang w:eastAsia="en-PH"/>
          </w:rPr>
          <w:lastRenderedPageBreak/>
          <w:t>enhance user engagement and provide valuable feedback to support continuous learning and improvement. Overall, the app represents a comprehensive solution that empowers users to take charge of their education, overcome obstacles, and achieve their academic goals effectively, accelerating progress toward several SDGs and creating a more equitable and sustainable future.</w:t>
        </w:r>
      </w:ins>
      <w:commentRangeStart w:id="403"/>
      <w:commentRangeStart w:id="404"/>
      <w:commentRangeStart w:id="405"/>
      <w:commentRangeStart w:id="406"/>
      <w:del w:id="407" w:author="Jade Raposa" w:date="2024-10-20T17:19:00Z">
        <w:r>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403"/>
        <w:r>
          <w:rPr>
            <w:rStyle w:val="CommentReference"/>
          </w:rPr>
          <w:commentReference w:id="403"/>
        </w:r>
        <w:r>
          <w:rPr>
            <w:rFonts w:ascii="Georgia" w:eastAsia="Times New Roman" w:hAnsi="Georgia" w:cs="Times New Roman"/>
            <w:color w:val="000000"/>
            <w:lang w:eastAsia="en-PH"/>
          </w:rPr>
          <w:br/>
        </w:r>
        <w:r>
          <w:rPr>
            <w:rFonts w:ascii="Georgia" w:eastAsia="Times New Roman" w:hAnsi="Georgia" w:cs="Times New Roman"/>
            <w:color w:val="000000"/>
            <w:lang w:eastAsia="en-PH"/>
          </w:rPr>
          <w:tab/>
        </w:r>
        <w:commentRangeStart w:id="408"/>
        <w:r>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409" w:author="Jade Raposa" w:date="2024-10-15T01:52:00Z">
        <w:r>
          <w:rPr>
            <w:rFonts w:ascii="Georgia" w:eastAsia="Times New Roman" w:hAnsi="Georgia" w:cs="Times New Roman"/>
            <w:color w:val="000000"/>
            <w:lang w:eastAsia="en-PH"/>
          </w:rPr>
          <w:delText>by the use of</w:delText>
        </w:r>
      </w:del>
      <w:del w:id="410" w:author="Jade Raposa" w:date="2024-10-20T17:19:00Z">
        <w:r>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408"/>
        <w:r>
          <w:rPr>
            <w:rStyle w:val="CommentReference"/>
          </w:rPr>
          <w:commentReference w:id="408"/>
        </w:r>
      </w:del>
      <w:commentRangeEnd w:id="404"/>
      <w:r>
        <w:rPr>
          <w:rStyle w:val="CommentReference"/>
        </w:rPr>
        <w:commentReference w:id="404"/>
      </w:r>
      <w:commentRangeEnd w:id="405"/>
      <w:r>
        <w:rPr>
          <w:rStyle w:val="CommentReference"/>
        </w:rPr>
        <w:commentReference w:id="405"/>
      </w:r>
      <w:commentRangeEnd w:id="406"/>
      <w:r>
        <w:rPr>
          <w:rStyle w:val="CommentReference"/>
        </w:rPr>
        <w:commentReference w:id="406"/>
      </w:r>
    </w:p>
    <w:p w14:paraId="4227031F" w14:textId="4592D994" w:rsidR="002A1C3E" w:rsidRPr="002A1C3E" w:rsidRDefault="002A1C3E" w:rsidP="002A1C3E">
      <w:pPr>
        <w:spacing w:before="240"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aiming to enhance student engagement, motivation, and academic success by accommodating individual variations. Research emphasizes the importance of technology integration in creating effective personalized learning models, as discussed by </w:t>
      </w:r>
      <w:proofErr w:type="spellStart"/>
      <w:r w:rsidRPr="002A1C3E">
        <w:rPr>
          <w:rFonts w:ascii="Georgia" w:eastAsia="Times New Roman" w:hAnsi="Georgia" w:cs="Times New Roman"/>
          <w:color w:val="000000"/>
          <w:lang w:eastAsia="en-PH"/>
        </w:rPr>
        <w:t>Shemshack</w:t>
      </w:r>
      <w:proofErr w:type="spellEnd"/>
      <w:r w:rsidRPr="002A1C3E">
        <w:rPr>
          <w:rFonts w:ascii="Georgia" w:eastAsia="Times New Roman" w:hAnsi="Georgia" w:cs="Times New Roman"/>
          <w:color w:val="000000"/>
          <w:lang w:eastAsia="en-PH"/>
        </w:rPr>
        <w:t xml:space="preserve"> (2020), who views personalized learning as a natural human activity shaped by experiences. This aligns with Mentor-Shift's use of mobile technology to provide personalized tutoring experiences.</w:t>
      </w:r>
    </w:p>
    <w:p w14:paraId="00F39997" w14:textId="41BB32A6"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The benefits and challenges of personalized learning, along with the role of learning analytics, are highlighted by Khor (2023). Learning analytics can be leveraged within Mentor-Shift to track student progress and tailor mentorship accordingly. Additionally, Zhang (2020) underscores the need for collaboration across disciplines, government policies, and historical context in personalized learning, suggesting that Mentor-Shift could enhance its effectiveness through partnerships with educational institutions and policymakers.</w:t>
      </w:r>
    </w:p>
    <w:p w14:paraId="753D20ED" w14:textId="4D36933C" w:rsidR="002A1C3E" w:rsidRPr="002A1C3E" w:rsidRDefault="002A1C3E" w:rsidP="002A1C3E">
      <w:pPr>
        <w:spacing w:after="0" w:line="480" w:lineRule="auto"/>
        <w:ind w:firstLine="720"/>
        <w:jc w:val="both"/>
        <w:rPr>
          <w:rFonts w:ascii="Georgia" w:eastAsia="Times New Roman" w:hAnsi="Georgia" w:cs="Times New Roman"/>
          <w:color w:val="000000"/>
          <w:lang w:eastAsia="en-PH"/>
        </w:rPr>
      </w:pPr>
      <w:r w:rsidRPr="002A1C3E">
        <w:rPr>
          <w:rFonts w:ascii="Georgia" w:eastAsia="Times New Roman" w:hAnsi="Georgia" w:cs="Times New Roman"/>
          <w:color w:val="000000"/>
          <w:lang w:eastAsia="en-PH"/>
        </w:rPr>
        <w:t xml:space="preserve">The flexibility and personalization of learning, as seen in the Open High School Program for senior high learners, are emphasized by Mirasol (2023). Mentor-Shift supports this by allowing students to learn at their own pace and according to their preferences through its mobile-based platform. </w:t>
      </w:r>
      <w:proofErr w:type="spellStart"/>
      <w:r w:rsidRPr="002A1C3E">
        <w:rPr>
          <w:rFonts w:ascii="Georgia" w:eastAsia="Times New Roman" w:hAnsi="Georgia" w:cs="Times New Roman"/>
          <w:color w:val="000000"/>
          <w:lang w:eastAsia="en-PH"/>
        </w:rPr>
        <w:t>Lagman</w:t>
      </w:r>
      <w:proofErr w:type="spellEnd"/>
      <w:r w:rsidRPr="002A1C3E">
        <w:rPr>
          <w:rFonts w:ascii="Georgia" w:eastAsia="Times New Roman" w:hAnsi="Georgia" w:cs="Times New Roman"/>
          <w:color w:val="000000"/>
          <w:lang w:eastAsia="en-PH"/>
        </w:rPr>
        <w:t xml:space="preserve"> (2017) points out the challenges faced by students in one-size-fits-all learning environments, particularly those with learning difficulties. Mentor-Shift addresses this by providing customized learning paths and resources tailored to individual needs.</w:t>
      </w:r>
    </w:p>
    <w:p w14:paraId="7DE43A0E" w14:textId="16608BBE" w:rsidR="008F456D" w:rsidRPr="00A25A48" w:rsidRDefault="002A1C3E">
      <w:pPr>
        <w:spacing w:before="240" w:after="0" w:line="480" w:lineRule="auto"/>
        <w:ind w:firstLine="720"/>
        <w:jc w:val="both"/>
        <w:rPr>
          <w:ins w:id="411" w:author="Jade Raposa" w:date="2024-10-20T17:42:00Z"/>
          <w:rFonts w:ascii="Georgia" w:eastAsia="Times New Roman" w:hAnsi="Georgia" w:cs="Times New Roman"/>
          <w:color w:val="000000"/>
          <w:lang w:eastAsia="en-PH"/>
        </w:rPr>
        <w:pPrChange w:id="412" w:author="Jade Raposa" w:date="2024-10-20T17:42:00Z">
          <w:pPr>
            <w:spacing w:after="0" w:line="480" w:lineRule="auto"/>
            <w:ind w:firstLine="720"/>
            <w:jc w:val="both"/>
          </w:pPr>
        </w:pPrChange>
      </w:pPr>
      <w:r w:rsidRPr="002A1C3E">
        <w:rPr>
          <w:rFonts w:ascii="Georgia" w:eastAsia="Times New Roman" w:hAnsi="Georgia" w:cs="Times New Roman"/>
          <w:color w:val="000000"/>
          <w:lang w:eastAsia="en-PH"/>
        </w:rPr>
        <w:t xml:space="preserve">To improve learning efficiency and recommend appropriate content for individual learners, personalized e-learning platforms have been developed, offering tailored learning paths. </w:t>
      </w:r>
      <w:r w:rsidRPr="002A1C3E">
        <w:rPr>
          <w:rFonts w:ascii="Georgia" w:eastAsia="Times New Roman" w:hAnsi="Georgia" w:cs="Times New Roman"/>
          <w:color w:val="000000"/>
          <w:lang w:eastAsia="en-PH"/>
        </w:rPr>
        <w:lastRenderedPageBreak/>
        <w:t>This approach is embodied by Mentor-Shift, which provides tailored mentorship and educational resources to cater to specific learning needs and preferences.</w:t>
      </w:r>
      <w:r w:rsidR="00A25A48">
        <w:rPr>
          <w:rFonts w:ascii="Georgia" w:eastAsia="Times New Roman" w:hAnsi="Georgia" w:cs="Times New Roman"/>
          <w:color w:val="000000"/>
          <w:lang w:eastAsia="en-PH"/>
        </w:rPr>
        <w:t xml:space="preserve"> </w:t>
      </w:r>
      <w:r w:rsidRPr="002A1C3E">
        <w:rPr>
          <w:rFonts w:ascii="Georgia" w:eastAsia="Times New Roman" w:hAnsi="Georgia" w:cs="Times New Roman"/>
          <w:color w:val="000000"/>
          <w:lang w:eastAsia="en-PH"/>
        </w:rPr>
        <w: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contribute to creating effective personalized learning environments. As educational institutions explore and implement personalized learning approaches, it is critical to use research and practice insights to improve teaching and learning for all students. Mentor-Shift leverages these insights to provide a comprehensive, flexible, and personalized tutoring platform that addresses the diverse needs of students, ultimately enhancing their academic success and engagement.</w:t>
      </w:r>
    </w:p>
    <w:p w14:paraId="452D459D" w14:textId="3D41741E"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E-learning and mobile learning (m-learning) are transformative approaches to education that leverage technology to deliver learning content, offering flexibility, accessibility, and customization. E-learning encompasses resources accessed via computers or the internet, while m-learning utilizes mobile devices like smartphones and tablets for anytime, anywhere learning. These methods have revolutionized education in the digital age.</w:t>
      </w:r>
    </w:p>
    <w:p w14:paraId="74D4716C" w14:textId="77777777"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Research by </w:t>
      </w:r>
      <w:proofErr w:type="spellStart"/>
      <w:r w:rsidRPr="00833F95">
        <w:rPr>
          <w:rFonts w:ascii="Georgia" w:eastAsia="Times New Roman" w:hAnsi="Georgia" w:cs="Times New Roman"/>
          <w:color w:val="000000"/>
          <w:lang w:eastAsia="en-PH"/>
        </w:rPr>
        <w:t>Pimmer</w:t>
      </w:r>
      <w:proofErr w:type="spellEnd"/>
      <w:r w:rsidRPr="00833F95">
        <w:rPr>
          <w:rFonts w:ascii="Georgia" w:eastAsia="Times New Roman" w:hAnsi="Georgia" w:cs="Times New Roman"/>
          <w:color w:val="000000"/>
          <w:lang w:eastAsia="en-PH"/>
        </w:rPr>
        <w:t xml:space="preserve"> (2016) highlights the positive outcomes of mobile learning in higher education, particularly with </w:t>
      </w:r>
      <w:proofErr w:type="spellStart"/>
      <w:r w:rsidRPr="00833F95">
        <w:rPr>
          <w:rFonts w:ascii="Georgia" w:eastAsia="Times New Roman" w:hAnsi="Georgia" w:cs="Times New Roman"/>
          <w:color w:val="000000"/>
          <w:lang w:eastAsia="en-PH"/>
        </w:rPr>
        <w:t>instructionist</w:t>
      </w:r>
      <w:proofErr w:type="spellEnd"/>
      <w:r w:rsidRPr="00833F95">
        <w:rPr>
          <w:rFonts w:ascii="Georgia" w:eastAsia="Times New Roman" w:hAnsi="Georgia" w:cs="Times New Roman"/>
          <w:color w:val="000000"/>
          <w:lang w:eastAsia="en-PH"/>
        </w:rPr>
        <w:t xml:space="preserve"> and hybrid designs, although evidence for broad application remains limited. Chen (2023) provides a systematic view of mobile device ownership and its implications for learning, showing students' evolving beliefs about the value of mobile technology. This underscores the importance of institutions establishing effective mobile strategies, which Mentor-Shift can leverage to enhance its platform.</w:t>
      </w:r>
    </w:p>
    <w:p w14:paraId="151030D3" w14:textId="77777777" w:rsidR="00833F95" w:rsidRPr="00833F95" w:rsidRDefault="00833F95" w:rsidP="00420520">
      <w:pPr>
        <w:shd w:val="clear" w:color="auto" w:fill="FFFFFF"/>
        <w:spacing w:before="240" w:after="0" w:line="480" w:lineRule="auto"/>
        <w:ind w:firstLine="720"/>
        <w:jc w:val="both"/>
        <w:rPr>
          <w:rFonts w:ascii="Georgia" w:eastAsia="Times New Roman" w:hAnsi="Georgia" w:cs="Times New Roman"/>
          <w:color w:val="000000"/>
          <w:lang w:eastAsia="en-PH"/>
        </w:rPr>
      </w:pPr>
    </w:p>
    <w:p w14:paraId="5F2093C2" w14:textId="051978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Sebastian (2024) explores the flipped learning model in online environments, emphasizing its effectiveness in preparing students for a complex and ever-changing world. This model highlights the impact of educational technology on student performance and learning </w:t>
      </w:r>
      <w:r w:rsidRPr="00833F95">
        <w:rPr>
          <w:rFonts w:ascii="Georgia" w:eastAsia="Times New Roman" w:hAnsi="Georgia" w:cs="Times New Roman"/>
          <w:color w:val="000000"/>
          <w:lang w:eastAsia="en-PH"/>
        </w:rPr>
        <w:lastRenderedPageBreak/>
        <w:t xml:space="preserve">outcomes, which Mentor-Shift can incorporate to enhance its tutoring services. </w:t>
      </w:r>
      <w:proofErr w:type="spellStart"/>
      <w:r w:rsidRPr="00833F95">
        <w:rPr>
          <w:rFonts w:ascii="Georgia" w:eastAsia="Times New Roman" w:hAnsi="Georgia" w:cs="Times New Roman"/>
          <w:color w:val="000000"/>
          <w:lang w:eastAsia="en-PH"/>
        </w:rPr>
        <w:t>Mobo</w:t>
      </w:r>
      <w:proofErr w:type="spellEnd"/>
      <w:r w:rsidRPr="00833F95">
        <w:rPr>
          <w:rFonts w:ascii="Georgia" w:eastAsia="Times New Roman" w:hAnsi="Georgia" w:cs="Times New Roman"/>
          <w:color w:val="000000"/>
          <w:lang w:eastAsia="en-PH"/>
        </w:rPr>
        <w:t xml:space="preserve"> (2019) discusses the benefits of e-learning, including flexibility, accessibility, and improved academic performance through electronic tools and resources. E-learning is defined as a cost-efficient, skill-developing, and flexible learning system, aligning with Mentor-Shift's goals.</w:t>
      </w:r>
    </w:p>
    <w:p w14:paraId="1D844FF2" w14:textId="32F5E3F1" w:rsidR="00833F95" w:rsidRP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 xml:space="preserve">Bacolod (2022) shows how mobile learning is a flexible and innovative solution for restricted learning, especially during natural disasters and pandemics, where traditional face-to-face instruction is disrupted. This flexibility is a core feature of Mentor-Shift, allowing continuous learning despite external challenges. </w:t>
      </w:r>
      <w:proofErr w:type="spellStart"/>
      <w:r w:rsidRPr="00833F95">
        <w:rPr>
          <w:rFonts w:ascii="Georgia" w:eastAsia="Times New Roman" w:hAnsi="Georgia" w:cs="Times New Roman"/>
          <w:color w:val="000000"/>
          <w:lang w:eastAsia="en-PH"/>
        </w:rPr>
        <w:t>Fabito</w:t>
      </w:r>
      <w:proofErr w:type="spellEnd"/>
      <w:r w:rsidRPr="00833F95">
        <w:rPr>
          <w:rFonts w:ascii="Georgia" w:eastAsia="Times New Roman" w:hAnsi="Georgia" w:cs="Times New Roman"/>
          <w:color w:val="000000"/>
          <w:lang w:eastAsia="en-PH"/>
        </w:rPr>
        <w:t xml:space="preserve"> (2017) provides insights into the factors contributing to the effectiveness of mobile learning, highlighting students' perceptions and the key factors influencing their success in using mobile devices for learning purposes. These insights can guide Mentor-Shift in optimizing its platform for better user engagement and learning outcomes.</w:t>
      </w:r>
    </w:p>
    <w:p w14:paraId="4C6DFFA9" w14:textId="77777777" w:rsidR="00833F95" w:rsidRDefault="00833F95" w:rsidP="00420520">
      <w:pPr>
        <w:shd w:val="clear" w:color="auto" w:fill="FFFFFF"/>
        <w:spacing w:after="0" w:line="480" w:lineRule="auto"/>
        <w:ind w:firstLine="720"/>
        <w:jc w:val="both"/>
        <w:rPr>
          <w:rFonts w:ascii="Georgia" w:eastAsia="Times New Roman" w:hAnsi="Georgia" w:cs="Times New Roman"/>
          <w:color w:val="000000"/>
          <w:lang w:eastAsia="en-PH"/>
        </w:rPr>
      </w:pPr>
      <w:r w:rsidRPr="00833F95">
        <w:rPr>
          <w:rFonts w:ascii="Georgia" w:eastAsia="Times New Roman" w:hAnsi="Georgia" w:cs="Times New Roman"/>
          <w:color w:val="000000"/>
          <w:lang w:eastAsia="en-PH"/>
        </w:rPr>
        <w:t>These studies indicate that e-learning and m-learning offer significant benefits in education, including flexibility, accessibility, and customization.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 Mentor-Shift leverages these insights to offer a comprehensive, flexible, and personalized tutoring platform that addresses the diverse needs of students, ultimately enhancing their academic success and engagement.</w:t>
      </w:r>
    </w:p>
    <w:p w14:paraId="59190BE0" w14:textId="7C08AE00" w:rsidR="000E1241" w:rsidRPr="000E1241" w:rsidRDefault="000E1241" w:rsidP="000E1241">
      <w:pPr>
        <w:shd w:val="clear" w:color="auto" w:fill="FFFFFF"/>
        <w:spacing w:before="240"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Tutorship, mentorship, and peer mentoring are integral components of educational support systems, each uniquely contributing to personal and academic development. Mentorship, </w:t>
      </w:r>
      <w:r w:rsidRPr="000E1241">
        <w:rPr>
          <w:rFonts w:ascii="Georgia" w:eastAsia="Times New Roman" w:hAnsi="Georgia" w:cs="Times New Roman"/>
          <w:color w:val="000000"/>
          <w:lang w:eastAsia="en-PH"/>
        </w:rPr>
        <w:lastRenderedPageBreak/>
        <w:t xml:space="preserve">as highlighted by </w:t>
      </w:r>
      <w:proofErr w:type="spellStart"/>
      <w:r w:rsidRPr="000E1241">
        <w:rPr>
          <w:rFonts w:ascii="Georgia" w:eastAsia="Times New Roman" w:hAnsi="Georgia" w:cs="Times New Roman"/>
          <w:color w:val="000000"/>
          <w:lang w:eastAsia="en-PH"/>
        </w:rPr>
        <w:t>Arnesson</w:t>
      </w:r>
      <w:proofErr w:type="spellEnd"/>
      <w:r w:rsidRPr="000E1241">
        <w:rPr>
          <w:rFonts w:ascii="Georgia" w:eastAsia="Times New Roman" w:hAnsi="Georgia" w:cs="Times New Roman"/>
          <w:color w:val="000000"/>
          <w:lang w:eastAsia="en-PH"/>
        </w:rPr>
        <w:t xml:space="preserve"> (2017), serves as a pedagogic tool that bridges theory and practice in higher education, emphasizing the mentor's role in students' learning and professional growth. This aligns with Mentor-Shift's goal of providing personalized guidance to enhance academic and career development. </w:t>
      </w:r>
      <w:proofErr w:type="spellStart"/>
      <w:r w:rsidRPr="000E1241">
        <w:rPr>
          <w:rFonts w:ascii="Georgia" w:eastAsia="Times New Roman" w:hAnsi="Georgia" w:cs="Times New Roman"/>
          <w:color w:val="000000"/>
          <w:lang w:eastAsia="en-PH"/>
        </w:rPr>
        <w:t>Thakare</w:t>
      </w:r>
      <w:proofErr w:type="spellEnd"/>
      <w:r w:rsidRPr="000E1241">
        <w:rPr>
          <w:rFonts w:ascii="Georgia" w:eastAsia="Times New Roman" w:hAnsi="Georgia" w:cs="Times New Roman"/>
          <w:color w:val="000000"/>
          <w:lang w:eastAsia="en-PH"/>
        </w:rPr>
        <w:t xml:space="preserve"> (2019) and </w:t>
      </w:r>
      <w:proofErr w:type="spellStart"/>
      <w:r w:rsidRPr="000E1241">
        <w:rPr>
          <w:rFonts w:ascii="Georgia" w:eastAsia="Times New Roman" w:hAnsi="Georgia" w:cs="Times New Roman"/>
          <w:color w:val="000000"/>
          <w:lang w:eastAsia="en-PH"/>
        </w:rPr>
        <w:t>Farheen</w:t>
      </w:r>
      <w:proofErr w:type="spellEnd"/>
      <w:r w:rsidRPr="000E1241">
        <w:rPr>
          <w:rFonts w:ascii="Georgia" w:eastAsia="Times New Roman" w:hAnsi="Georgia" w:cs="Times New Roman"/>
          <w:color w:val="000000"/>
          <w:lang w:eastAsia="en-PH"/>
        </w:rPr>
        <w:t xml:space="preserve"> (2018) delve into software development for online mentoring systems, recognizing the potential of mentorship to transfer knowledge and foster positive mentor-mentee relationships. This is directly relevant to Mentor-Shift's focus on creating a robust online mentoring platform.</w:t>
      </w:r>
    </w:p>
    <w:p w14:paraId="06EA02A8" w14:textId="4E5A5F59"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Chung (2022) explores mobile app development aimed at enhancing online peer tutoring experiences, emphasizing the importance of both face-to-face and remote mentoring sessions. This supports Mentor-Shift's approach of integrating mobile technology to facilitate seamless mentoring interactions. Research by Gutierrez (2016) identifies cultivation phases and formal mentoring programs as key contributors to mentoring effectiveness, particularly beneficial for junior faculty members. This insight can be applied to Mentor-Shift to structure effective mentoring phases.</w:t>
      </w:r>
    </w:p>
    <w:p w14:paraId="43A09E32" w14:textId="0141A4C2"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proofErr w:type="spellStart"/>
      <w:r w:rsidRPr="000E1241">
        <w:rPr>
          <w:rFonts w:ascii="Georgia" w:eastAsia="Times New Roman" w:hAnsi="Georgia" w:cs="Times New Roman"/>
          <w:color w:val="000000"/>
          <w:lang w:eastAsia="en-PH"/>
        </w:rPr>
        <w:t>Bercasio</w:t>
      </w:r>
      <w:proofErr w:type="spellEnd"/>
      <w:r w:rsidRPr="000E1241">
        <w:rPr>
          <w:rFonts w:ascii="Georgia" w:eastAsia="Times New Roman" w:hAnsi="Georgia" w:cs="Times New Roman"/>
          <w:color w:val="000000"/>
          <w:lang w:eastAsia="en-PH"/>
        </w:rPr>
        <w:t xml:space="preserve"> (2016) and Balan (2015) examine the impact of peer mentoring on skill enhancement and research competency, demonstrating positive outcomes in problem-solving and research skill development. These findings underscore the value of peer mentoring features within Mentor-Shift. </w:t>
      </w:r>
      <w:proofErr w:type="spellStart"/>
      <w:r w:rsidRPr="000E1241">
        <w:rPr>
          <w:rFonts w:ascii="Georgia" w:eastAsia="Times New Roman" w:hAnsi="Georgia" w:cs="Times New Roman"/>
          <w:color w:val="000000"/>
          <w:lang w:eastAsia="en-PH"/>
        </w:rPr>
        <w:t>Campit</w:t>
      </w:r>
      <w:proofErr w:type="spellEnd"/>
      <w:r w:rsidRPr="000E1241">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This highlights the broad applicability of Mentor-Shift in various academic and professional contexts.</w:t>
      </w:r>
    </w:p>
    <w:p w14:paraId="062BFF13" w14:textId="76038CE8"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 xml:space="preserve">Combo (2023) and Calo (2020) provide insights into the design and implementation of mentorship systems, focusing on research competency development and tutorial efficiency. These insights can guide the development of Mentor-Shift's features to ensure effective mentorship. Salinas (2024) and </w:t>
      </w:r>
      <w:proofErr w:type="spellStart"/>
      <w:r w:rsidRPr="000E1241">
        <w:rPr>
          <w:rFonts w:ascii="Georgia" w:eastAsia="Times New Roman" w:hAnsi="Georgia" w:cs="Times New Roman"/>
          <w:color w:val="000000"/>
          <w:lang w:eastAsia="en-PH"/>
        </w:rPr>
        <w:t>Vecaldo</w:t>
      </w:r>
      <w:proofErr w:type="spellEnd"/>
      <w:r w:rsidRPr="000E1241">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This </w:t>
      </w:r>
      <w:r w:rsidRPr="000E1241">
        <w:rPr>
          <w:rFonts w:ascii="Georgia" w:eastAsia="Times New Roman" w:hAnsi="Georgia" w:cs="Times New Roman"/>
          <w:color w:val="000000"/>
          <w:lang w:eastAsia="en-PH"/>
        </w:rPr>
        <w:lastRenderedPageBreak/>
        <w:t>emphasizes the importance of peer mentoring in diverse educational settings, which Mentor-Shift aims to support.</w:t>
      </w:r>
    </w:p>
    <w:p w14:paraId="527737FF" w14:textId="0CB42531" w:rsidR="000E1241" w:rsidRPr="000E1241" w:rsidRDefault="000E1241" w:rsidP="000E1241">
      <w:pPr>
        <w:shd w:val="clear" w:color="auto" w:fill="FFFFFF"/>
        <w:spacing w:after="0" w:line="480" w:lineRule="auto"/>
        <w:ind w:firstLine="720"/>
        <w:jc w:val="both"/>
        <w:rPr>
          <w:rFonts w:ascii="Georgia" w:eastAsia="Times New Roman" w:hAnsi="Georgia" w:cs="Times New Roman"/>
          <w:color w:val="000000"/>
          <w:lang w:eastAsia="en-PH"/>
        </w:rPr>
      </w:pPr>
      <w:r w:rsidRPr="000E1241">
        <w:rPr>
          <w:rFonts w:ascii="Georgia" w:eastAsia="Times New Roman" w:hAnsi="Georgia" w:cs="Times New Roman"/>
          <w:color w:val="000000"/>
          <w:lang w:eastAsia="en-PH"/>
        </w:rPr>
        <w:t>Torres (2022) addresses the need for mobile solutions for accessing tutoring services, emphasizing the importance of reliable tutor-parent connections. This aligns with Mentor-Shift's objective to provide a reliable and accessible mobile platform for tutoring and mentoring.</w:t>
      </w:r>
    </w:p>
    <w:p w14:paraId="27662C5D" w14:textId="42AC1990" w:rsidR="008F456D" w:rsidRDefault="000E1241" w:rsidP="000E1241">
      <w:pPr>
        <w:shd w:val="clear" w:color="auto" w:fill="FFFFFF"/>
        <w:spacing w:after="0" w:line="480" w:lineRule="auto"/>
        <w:ind w:firstLine="720"/>
        <w:jc w:val="both"/>
        <w:rPr>
          <w:rFonts w:ascii="Georgia" w:eastAsia="Times New Roman" w:hAnsi="Georgia" w:cs="Times New Roman"/>
          <w:lang w:eastAsia="en-PH"/>
        </w:rPr>
      </w:pPr>
      <w:r w:rsidRPr="000E1241">
        <w:rPr>
          <w:rFonts w:ascii="Georgia" w:eastAsia="Times New Roman" w:hAnsi="Georgia" w:cs="Times New Roman"/>
          <w:color w:val="000000"/>
          <w:lang w:eastAsia="en-PH"/>
        </w:rPr>
        <w:t>These studies collectively emphasize the significant effects of mentoring, tutoring, and peer tutoring on personal and academic development. Mentorship programs offer invaluable guidance and 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promote collaborative learning, mutual empowerment, and academic achievement among peers, fostering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 Mentor-Shift leverages these insights to provide a comprehensive, flexible, and personalized tutoring platform that addresses the diverse needs of students, ultimately enhancing their academic success and engagement.</w:t>
      </w:r>
    </w:p>
    <w:p w14:paraId="6E96D678" w14:textId="6E17B5C6" w:rsidR="00531FCC" w:rsidRDefault="00531FCC" w:rsidP="00531FCC">
      <w:pPr>
        <w:spacing w:before="240" w:after="0" w:line="480" w:lineRule="auto"/>
        <w:ind w:firstLine="720"/>
        <w:jc w:val="both"/>
        <w:rPr>
          <w:rFonts w:ascii="Georgia" w:eastAsia="Times New Roman" w:hAnsi="Georgia" w:cs="Times New Roman"/>
          <w:color w:val="000000"/>
          <w:lang w:eastAsia="en-PH"/>
        </w:rPr>
        <w:sectPr w:rsidR="00531FCC">
          <w:headerReference w:type="default" r:id="rId28"/>
          <w:headerReference w:type="first" r:id="rId29"/>
          <w:pgSz w:w="12240" w:h="15840"/>
          <w:pgMar w:top="1530" w:right="1440" w:bottom="1440" w:left="1440" w:header="1170" w:footer="720" w:gutter="0"/>
          <w:pgNumType w:start="6"/>
          <w:cols w:space="708"/>
          <w:titlePg/>
          <w:docGrid w:linePitch="360"/>
        </w:sectPr>
      </w:pPr>
      <w:r w:rsidRPr="00531FCC">
        <w:rPr>
          <w:rFonts w:ascii="Georgia" w:eastAsia="Times New Roman" w:hAnsi="Georgia" w:cs="Times New Roman"/>
          <w:color w:val="000000"/>
          <w:lang w:eastAsia="en-PH"/>
        </w:rPr>
        <w:t xml:space="preserve">The collective insights from these studies </w:t>
      </w:r>
      <w:r w:rsidR="00A93238">
        <w:rPr>
          <w:rFonts w:ascii="Georgia" w:eastAsia="Times New Roman" w:hAnsi="Georgia" w:cs="Times New Roman"/>
          <w:color w:val="000000"/>
          <w:lang w:eastAsia="en-PH"/>
        </w:rPr>
        <w:t xml:space="preserve">emphasize </w:t>
      </w:r>
      <w:r w:rsidRPr="00531FCC">
        <w:rPr>
          <w:rFonts w:ascii="Georgia" w:eastAsia="Times New Roman" w:hAnsi="Georgia" w:cs="Times New Roman"/>
          <w:color w:val="000000"/>
          <w:lang w:eastAsia="en-PH"/>
        </w:rPr>
        <w:t xml:space="preserve">the transformative potential of personalized learning, e-learning, mobile learning, and various forms of mentorship in enhancing educational outcomes. By integrating technology, cross-disciplinary collaboration, and individualized instruction, these approaches facilitate flexible, accessible, and customizable learning experiences that cater to diverse student needs. The research highlights the importance of effective instructional design, learning analytics, and mobile strategies in maximizing the </w:t>
      </w:r>
      <w:r w:rsidRPr="00531FCC">
        <w:rPr>
          <w:rFonts w:ascii="Georgia" w:eastAsia="Times New Roman" w:hAnsi="Georgia" w:cs="Times New Roman"/>
          <w:color w:val="000000"/>
          <w:lang w:eastAsia="en-PH"/>
        </w:rPr>
        <w:lastRenderedPageBreak/>
        <w:t>benefits of these educational methods. Additionally, the studies emphasize the significant impact of mentorship, tutoring, and peer mentoring on personal and academic development, fostering positive relationships, and promoting collaborative learning environments. These findings provide a robust foundation for the development of the Mentor-Shift app, guiding its design and implementation to ensure it effectively addresses the gaps in current educational support systems. By leveraging these research insights, Mentor-Shift aims to offer a comprehensive, flexible, and personalized tutoring platform that enhances academic success, engagement, and overall learning experiences for students.</w:t>
      </w:r>
      <w:r w:rsidR="00516CCD">
        <w:rPr>
          <w:rFonts w:ascii="Georgia" w:eastAsia="Times New Roman" w:hAnsi="Georgia" w:cs="Times New Roman"/>
          <w:color w:val="000000"/>
          <w:lang w:eastAsia="en-PH"/>
        </w:rPr>
        <w:t xml:space="preserve"> </w:t>
      </w:r>
      <w:commentRangeStart w:id="445"/>
      <w:commentRangeEnd w:id="445"/>
      <w:r w:rsidR="00516CCD">
        <w:rPr>
          <w:rStyle w:val="CommentReference"/>
        </w:rPr>
        <w:commentReference w:id="445"/>
      </w:r>
    </w:p>
    <w:p w14:paraId="00260A14" w14:textId="34E1FD2C" w:rsidR="008F456D" w:rsidRDefault="002B278F">
      <w:pPr>
        <w:spacing w:after="0" w:line="480" w:lineRule="auto"/>
        <w:jc w:val="both"/>
        <w:rPr>
          <w:rFonts w:ascii="Georgia" w:eastAsia="Times New Roman" w:hAnsi="Georgia" w:cs="Times New Roman"/>
          <w:lang w:eastAsia="en-PH"/>
        </w:rPr>
        <w:pPrChange w:id="446" w:author="Jade Raposa" w:date="2024-10-16T23:39:00Z">
          <w:pPr>
            <w:spacing w:before="264" w:after="200" w:line="480" w:lineRule="auto"/>
            <w:jc w:val="both"/>
          </w:pPr>
        </w:pPrChange>
      </w:pPr>
      <w:r>
        <w:rPr>
          <w:rFonts w:ascii="Georgia" w:eastAsia="Times New Roman" w:hAnsi="Georgia" w:cs="Times New Roman"/>
          <w:b/>
          <w:bCs/>
          <w:color w:val="000000"/>
          <w:lang w:eastAsia="en-PH"/>
        </w:rPr>
        <w:lastRenderedPageBreak/>
        <w:t>COMPANY PROFILE</w:t>
      </w:r>
    </w:p>
    <w:p w14:paraId="34306BF6"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Divine Word College of Legazpi (DWCL) is a private Catholic co-educational basic and higher education institution run by the Philippine Central Province of the Society of the Divine Word in Legazpi, Albay, Philippines. It was founded by Rev. Fr. Juan </w:t>
      </w:r>
      <w:proofErr w:type="spellStart"/>
      <w:r>
        <w:rPr>
          <w:rFonts w:ascii="Georgia" w:eastAsia="Times New Roman" w:hAnsi="Georgia" w:cs="Times New Roman"/>
          <w:color w:val="0D0D0D"/>
          <w:lang w:eastAsia="en-PH"/>
        </w:rPr>
        <w:t>Carullo</w:t>
      </w:r>
      <w:proofErr w:type="spellEnd"/>
      <w:r>
        <w:rPr>
          <w:rFonts w:ascii="Georgia" w:eastAsia="Times New Roman" w:hAnsi="Georgia" w:cs="Times New Roman"/>
          <w:color w:val="0D0D0D"/>
          <w:lang w:eastAsia="en-PH"/>
        </w:rPr>
        <w:t>, a retired Army Chaplain in 1947. It offers basic and higher education programs and has two campuses, which are the North and South. </w:t>
      </w:r>
    </w:p>
    <w:p w14:paraId="319196D3" w14:textId="77777777" w:rsidR="008F456D" w:rsidRDefault="002B278F">
      <w:pPr>
        <w:shd w:val="clear" w:color="auto" w:fill="FFFFFF"/>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 (BSEE), Bachelor of Science in Civil Engineering (BSCE), Bachelor of Science in Computer Science (BSCS), Bachelor of Science in Information Technology (BSIT), and Bachelor of Library and Information Science (BLIS). </w:t>
      </w:r>
    </w:p>
    <w:p w14:paraId="7070E150" w14:textId="77777777" w:rsidR="008F456D" w:rsidRDefault="008F456D">
      <w:pPr>
        <w:shd w:val="clear" w:color="auto" w:fill="FFFFFF"/>
        <w:spacing w:after="0" w:line="480" w:lineRule="auto"/>
        <w:jc w:val="both"/>
        <w:rPr>
          <w:rFonts w:ascii="Georgia" w:eastAsia="Times New Roman" w:hAnsi="Georgia" w:cs="Times New Roman"/>
          <w:lang w:eastAsia="en-PH"/>
        </w:rPr>
      </w:pPr>
    </w:p>
    <w:p w14:paraId="513E5AE5" w14:textId="77777777" w:rsidR="008F456D" w:rsidRDefault="002B278F">
      <w:pPr>
        <w:shd w:val="clear" w:color="auto" w:fill="FFFFFF"/>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EXISTING SYSTEM</w:t>
      </w:r>
    </w:p>
    <w:p w14:paraId="55CB5B20" w14:textId="77777777" w:rsidR="008F456D" w:rsidRPr="008F456D" w:rsidRDefault="002B278F">
      <w:pPr>
        <w:spacing w:before="240" w:after="0" w:line="480" w:lineRule="auto"/>
        <w:jc w:val="both"/>
        <w:rPr>
          <w:ins w:id="447" w:author="Jade Raposa" w:date="2024-10-20T22:16:00Z"/>
          <w:rFonts w:ascii="Georgia" w:eastAsia="Times New Roman" w:hAnsi="Georgia" w:cs="Times New Roman"/>
          <w:color w:val="000000"/>
          <w:lang w:eastAsia="en-PH"/>
          <w:rPrChange w:id="448" w:author="Jade Raposa" w:date="2024-10-20T22:16:00Z">
            <w:rPr>
              <w:ins w:id="449" w:author="Jade Raposa" w:date="2024-10-20T22:16:00Z"/>
              <w:rFonts w:ascii="Georgia" w:eastAsia="Times New Roman" w:hAnsi="Georgia" w:cs="Times New Roman"/>
              <w:b/>
              <w:bCs/>
              <w:color w:val="000000"/>
              <w:lang w:eastAsia="en-PH"/>
            </w:rPr>
          </w:rPrChange>
        </w:rPr>
      </w:pPr>
      <w:r>
        <w:rPr>
          <w:rFonts w:ascii="Georgia" w:eastAsia="Times New Roman" w:hAnsi="Georgia" w:cs="Times New Roman"/>
          <w:b/>
          <w:bCs/>
          <w:color w:val="000000"/>
          <w:lang w:eastAsia="en-PH"/>
        </w:rPr>
        <w:tab/>
      </w:r>
      <w:ins w:id="450" w:author="Jade Raposa" w:date="2024-10-20T22:16:00Z">
        <w:r>
          <w:rPr>
            <w:rFonts w:ascii="Georgia" w:eastAsia="Times New Roman" w:hAnsi="Georgia" w:cs="Times New Roman"/>
            <w:color w:val="000000"/>
            <w:lang w:eastAsia="en-PH"/>
            <w:rPrChange w:id="451" w:author="Jade Raposa" w:date="2024-10-20T22: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77777777" w:rsidR="008F456D" w:rsidRPr="008F456D" w:rsidRDefault="002B278F">
      <w:pPr>
        <w:spacing w:after="0" w:line="480" w:lineRule="auto"/>
        <w:ind w:firstLine="720"/>
        <w:jc w:val="both"/>
        <w:rPr>
          <w:ins w:id="452" w:author="Jade Raposa" w:date="2024-10-20T22:16:00Z"/>
          <w:rFonts w:ascii="Georgia" w:eastAsia="Times New Roman" w:hAnsi="Georgia" w:cs="Times New Roman"/>
          <w:color w:val="000000"/>
          <w:lang w:eastAsia="en-PH"/>
          <w:rPrChange w:id="453" w:author="Jade Raposa" w:date="2024-10-20T22:16:00Z">
            <w:rPr>
              <w:ins w:id="454" w:author="Jade Raposa" w:date="2024-10-20T22:16:00Z"/>
              <w:rFonts w:ascii="Georgia" w:eastAsia="Times New Roman" w:hAnsi="Georgia" w:cs="Times New Roman"/>
              <w:b/>
              <w:bCs/>
              <w:color w:val="000000"/>
              <w:lang w:eastAsia="en-PH"/>
            </w:rPr>
          </w:rPrChange>
        </w:rPr>
        <w:pPrChange w:id="455" w:author="Jade Raposa" w:date="2024-10-20T22:17:00Z">
          <w:pPr>
            <w:spacing w:before="240" w:after="0" w:line="480" w:lineRule="auto"/>
            <w:jc w:val="both"/>
          </w:pPr>
        </w:pPrChange>
      </w:pPr>
      <w:ins w:id="456" w:author="Jade Raposa" w:date="2024-10-20T22:16:00Z">
        <w:r>
          <w:rPr>
            <w:rFonts w:ascii="Georgia" w:eastAsia="Times New Roman" w:hAnsi="Georgia" w:cs="Times New Roman"/>
            <w:color w:val="000000"/>
            <w:lang w:eastAsia="en-PH"/>
            <w:rPrChange w:id="457" w:author="Jade Raposa" w:date="2024-10-20T22: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Pr>
            <w:rFonts w:ascii="Georgia" w:eastAsia="Times New Roman" w:hAnsi="Georgia" w:cs="Times New Roman"/>
            <w:color w:val="000000"/>
            <w:lang w:eastAsia="en-PH"/>
            <w:rPrChange w:id="458" w:author="Jade Raposa" w:date="2024-10-20T22: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77777777" w:rsidR="008F456D" w:rsidRDefault="002B278F">
      <w:pPr>
        <w:spacing w:before="240" w:after="0" w:line="480" w:lineRule="auto"/>
        <w:ind w:firstLine="720"/>
        <w:jc w:val="both"/>
        <w:rPr>
          <w:del w:id="459" w:author="Jade Raposa" w:date="2024-10-20T22:14:00Z"/>
          <w:rFonts w:ascii="Georgia" w:eastAsia="Times New Roman" w:hAnsi="Georgia" w:cs="Times New Roman"/>
          <w:color w:val="000000"/>
          <w:lang w:eastAsia="en-PH"/>
        </w:rPr>
      </w:pPr>
      <w:ins w:id="460" w:author="Jade Raposa" w:date="2024-10-20T22:16:00Z">
        <w:r>
          <w:rPr>
            <w:rFonts w:ascii="Georgia" w:eastAsia="Times New Roman" w:hAnsi="Georgia" w:cs="Times New Roman"/>
            <w:color w:val="000000"/>
            <w:lang w:eastAsia="en-PH"/>
            <w:rPrChange w:id="461" w:author="Jade Raposa" w:date="2024-10-20T22: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62" w:author="Jade Raposa" w:date="2024-10-20T22:16:00Z">
        <w:r>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 improved collaboration and learning. They also enable tailored assistance across a range of subjects.</w:delText>
        </w:r>
      </w:del>
      <w:del w:id="463" w:author="Jade Raposa" w:date="2024-10-20T22:14:00Z">
        <w:r>
          <w:rPr>
            <w:rFonts w:ascii="Georgia" w:eastAsia="Times New Roman" w:hAnsi="Georgia" w:cs="Times New Roman"/>
            <w:lang w:eastAsia="en-PH"/>
          </w:rPr>
          <w:delText xml:space="preserve"> </w:delText>
        </w:r>
      </w:del>
    </w:p>
    <w:p w14:paraId="2A9AE28B" w14:textId="77777777" w:rsidR="008F456D" w:rsidRDefault="008F456D" w:rsidP="001F1383">
      <w:pPr>
        <w:spacing w:after="0" w:line="480" w:lineRule="auto"/>
        <w:ind w:firstLine="720"/>
        <w:jc w:val="both"/>
        <w:rPr>
          <w:rFonts w:ascii="Georgia" w:eastAsia="Times New Roman" w:hAnsi="Georgia" w:cs="Times New Roman"/>
          <w:color w:val="000000"/>
          <w:lang w:eastAsia="en-PH"/>
        </w:rPr>
      </w:pPr>
    </w:p>
    <w:p w14:paraId="34F17543" w14:textId="0DDA05C2" w:rsidR="008F456D" w:rsidRPr="007C0617" w:rsidRDefault="001F1383" w:rsidP="007C0617">
      <w:pPr>
        <w:spacing w:before="240" w:line="480" w:lineRule="auto"/>
        <w:ind w:firstLine="720"/>
        <w:jc w:val="both"/>
        <w:rPr>
          <w:del w:id="464" w:author="Jade Raposa" w:date="2024-10-20T22:06:00Z"/>
          <w:rFonts w:ascii="Georgia" w:eastAsia="Times New Roman" w:hAnsi="Georgia" w:cs="Times New Roman"/>
          <w:lang w:eastAsia="en-PH"/>
        </w:rPr>
      </w:pPr>
      <w:r w:rsidRPr="001F1383">
        <w:rPr>
          <w:rFonts w:ascii="Georgia" w:eastAsia="Times New Roman" w:hAnsi="Georgia" w:cs="Times New Roman"/>
          <w:lang w:eastAsia="en-PH"/>
        </w:rPr>
        <w:t>These advanced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del w:id="465" w:author="Jade Raposa" w:date="2024-10-20T22:16:00Z">
        <w:r>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1C44C93C" w14:textId="77777777" w:rsidR="007C0617" w:rsidRDefault="007C0617" w:rsidP="007C0617">
      <w:pPr>
        <w:spacing w:after="0" w:line="480" w:lineRule="auto"/>
        <w:ind w:firstLine="720"/>
        <w:jc w:val="both"/>
        <w:rPr>
          <w:rFonts w:ascii="Georgia" w:eastAsia="Times New Roman" w:hAnsi="Georgia" w:cs="Times New Roman"/>
          <w:b/>
          <w:bCs/>
          <w:color w:val="000000"/>
          <w:lang w:eastAsia="en-PH"/>
        </w:rPr>
      </w:pPr>
    </w:p>
    <w:p w14:paraId="7607A057" w14:textId="1573F32D" w:rsidR="008F456D" w:rsidRDefault="002B278F" w:rsidP="007C0617">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DESCRIPTION OF THE PROPOSED SYSTEM</w:t>
      </w:r>
    </w:p>
    <w:p w14:paraId="7C78AE5C" w14:textId="77777777" w:rsidR="008F456D" w:rsidRDefault="002B278F">
      <w:pPr>
        <w:shd w:val="clear" w:color="auto" w:fill="FFFFFF"/>
        <w:spacing w:after="0" w:line="480" w:lineRule="auto"/>
        <w:ind w:firstLine="720"/>
        <w:jc w:val="both"/>
        <w:rPr>
          <w:del w:id="466" w:author="Jade Raposa" w:date="2024-10-16T23:42:00Z"/>
          <w:rFonts w:ascii="Georgia" w:eastAsia="Times New Roman" w:hAnsi="Georgia" w:cs="Times New Roman"/>
          <w:lang w:eastAsia="en-PH"/>
        </w:rPr>
      </w:pPr>
      <w:r>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making sure that the mentors match their academic objectives. Once the mentor is selected, they </w:t>
      </w:r>
      <w:r>
        <w:rPr>
          <w:rFonts w:ascii="Georgia" w:eastAsia="Times New Roman" w:hAnsi="Georgia" w:cs="Times New Roman"/>
          <w:color w:val="0D0D0D"/>
          <w:lang w:eastAsia="en-PH"/>
        </w:rPr>
        <w:lastRenderedPageBreak/>
        <w:t>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67" w:author="Jade Raposa" w:date="2024-10-20T22:20:00Z">
        <w:r>
          <w:rPr>
            <w:rFonts w:ascii="Georgia" w:eastAsia="Times New Roman" w:hAnsi="Georgia" w:cs="Times New Roman"/>
            <w:lang w:eastAsia="en-PH"/>
          </w:rPr>
          <w:t xml:space="preserve"> </w:t>
        </w:r>
      </w:ins>
    </w:p>
    <w:p w14:paraId="2F14E73A" w14:textId="77777777" w:rsidR="008F456D" w:rsidRDefault="008F456D">
      <w:pPr>
        <w:shd w:val="clear" w:color="auto" w:fill="FFFFFF"/>
        <w:spacing w:before="240" w:after="0" w:line="480" w:lineRule="auto"/>
        <w:ind w:firstLine="720"/>
        <w:jc w:val="both"/>
        <w:rPr>
          <w:ins w:id="468" w:author="Jade Raposa" w:date="2024-10-20T22:21:00Z"/>
          <w:rFonts w:ascii="Georgia" w:eastAsia="Times New Roman" w:hAnsi="Georgia" w:cs="Times New Roman"/>
          <w:lang w:eastAsia="en-PH"/>
        </w:rPr>
        <w:pPrChange w:id="469" w:author="Jade Raposa" w:date="2024-10-20T22:20:00Z">
          <w:pPr>
            <w:shd w:val="clear" w:color="auto" w:fill="FFFFFF"/>
            <w:spacing w:after="0" w:line="480" w:lineRule="auto"/>
            <w:ind w:firstLine="720"/>
            <w:jc w:val="both"/>
          </w:pPr>
        </w:pPrChange>
      </w:pPr>
    </w:p>
    <w:p w14:paraId="39741CB9" w14:textId="77777777" w:rsidR="008F456D" w:rsidRDefault="002B278F">
      <w:pPr>
        <w:shd w:val="clear" w:color="auto" w:fill="FFFFFF"/>
        <w:spacing w:after="0" w:line="480" w:lineRule="auto"/>
        <w:ind w:firstLine="720"/>
        <w:jc w:val="both"/>
        <w:rPr>
          <w:rFonts w:ascii="Georgia" w:eastAsia="Times New Roman" w:hAnsi="Georgia" w:cs="Times New Roman"/>
          <w:color w:val="0D0D0D"/>
          <w:lang w:eastAsia="en-PH"/>
        </w:rPr>
        <w:pPrChange w:id="470" w:author="Jade Raposa" w:date="2024-10-16T23:42:00Z">
          <w:pPr>
            <w:spacing w:after="0" w:line="480" w:lineRule="auto"/>
            <w:ind w:firstLine="720"/>
            <w:jc w:val="both"/>
          </w:pPr>
        </w:pPrChange>
      </w:pPr>
      <w:r>
        <w:rPr>
          <w:rFonts w:ascii="Georgia" w:eastAsia="Times New Roman" w:hAnsi="Georgia" w:cs="Times New Roman"/>
          <w:color w:val="0D0D0D"/>
          <w:lang w:eastAsia="en-PH"/>
        </w:rPr>
        <w:t xml:space="preserve">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 Certificates are awarded upon completion of tasks and assessments as a way to recognize the student's progress. These certificates are manually created by the mentor, personalized to the student’s achievements. Once a mentor has finalized a certificate, it is uploaded into the app, where students can easily download it. </w:t>
      </w:r>
    </w:p>
    <w:p w14:paraId="1AF7495D" w14:textId="46AF53F0" w:rsidR="008F456D" w:rsidRPr="00A6003D" w:rsidRDefault="002B278F" w:rsidP="00A6003D">
      <w:pPr>
        <w:spacing w:after="0" w:line="480" w:lineRule="auto"/>
        <w:ind w:firstLine="720"/>
        <w:jc w:val="both"/>
        <w:rPr>
          <w:rFonts w:ascii="Georgia" w:eastAsia="Times New Roman" w:hAnsi="Georgia" w:cs="Times New Roman"/>
          <w:color w:val="000000"/>
          <w:lang w:eastAsia="en-PH"/>
        </w:rPr>
        <w:sectPr w:rsidR="008F456D" w:rsidRPr="00A6003D">
          <w:pgSz w:w="12240" w:h="15840"/>
          <w:pgMar w:top="1530" w:right="1440" w:bottom="1440" w:left="1440" w:header="1170" w:footer="720" w:gutter="0"/>
          <w:pgNumType w:start="6"/>
          <w:cols w:space="708"/>
          <w:titlePg/>
          <w:docGrid w:linePitch="360"/>
        </w:sectPr>
      </w:pPr>
      <w:r>
        <w:rPr>
          <w:rFonts w:ascii="Georgia" w:eastAsia="Times New Roman" w:hAnsi="Georgia" w:cs="Times New Roman"/>
          <w:color w:val="0D0D0D"/>
          <w:lang w:eastAsia="en-PH"/>
        </w:rPr>
        <w:t xml:space="preserve">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 </w:t>
      </w:r>
      <w:r>
        <w:rPr>
          <w:rFonts w:ascii="Georgia" w:eastAsia="Times New Roman" w:hAnsi="Georgia" w:cs="Times New Roman"/>
          <w:color w:val="000000"/>
          <w:lang w:eastAsia="en-PH"/>
        </w:rPr>
        <w: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w:t>
      </w:r>
      <w:del w:id="471" w:author="Jade Raposa" w:date="2024-10-26T03:24:00Z">
        <w:r>
          <w:rPr>
            <w:rFonts w:ascii="Georgia" w:eastAsia="Times New Roman" w:hAnsi="Georgia" w:cs="Times New Roman"/>
            <w:color w:val="000000"/>
            <w:lang w:eastAsia="en-PH"/>
          </w:rPr>
          <w:delText xml:space="preserve"> These cutting-edge</w:delText>
        </w:r>
      </w:del>
      <w:del w:id="472" w:author="Jade Raposa" w:date="2024-10-26T03:23:00Z">
        <w:r>
          <w:rPr>
            <w:rFonts w:ascii="Georgia" w:eastAsia="Times New Roman" w:hAnsi="Georgia" w:cs="Times New Roman"/>
            <w:color w:val="000000"/>
            <w:lang w:eastAsia="en-PH"/>
          </w:rPr>
          <w:delText xml:space="preserve"> </w:delText>
        </w:r>
      </w:del>
      <w:del w:id="473" w:author="Jade Raposa" w:date="2024-10-26T03:24:00Z">
        <w:r>
          <w:rPr>
            <w:rFonts w:ascii="Georgia" w:eastAsia="Times New Roman" w:hAnsi="Georgia" w:cs="Times New Roman"/>
            <w:color w:val="000000"/>
            <w:lang w:eastAsia="en-PH"/>
          </w:rPr>
          <w:delText>tutoring techniques herald a new era of adaptable, captivating, and inclusive education by pointing to a move toward digitalization and customized learning.</w:delText>
        </w:r>
      </w:del>
    </w:p>
    <w:p w14:paraId="218297F4" w14:textId="77777777" w:rsidR="008F456D" w:rsidRDefault="002B278F">
      <w:pPr>
        <w:spacing w:after="0" w:line="480" w:lineRule="auto"/>
        <w:jc w:val="both"/>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lastRenderedPageBreak/>
        <w:t>STATEMENT OF THE PROBLEM</w:t>
      </w:r>
    </w:p>
    <w:p w14:paraId="2A0C24A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proposed study, titled “Mentor-Shift: A Mobile Application Solution </w:t>
      </w:r>
      <w:proofErr w:type="gramStart"/>
      <w:r>
        <w:rPr>
          <w:rFonts w:ascii="Georgia" w:eastAsia="Times New Roman" w:hAnsi="Georgia" w:cs="Times New Roman"/>
          <w:color w:val="000000"/>
          <w:lang w:eastAsia="en-PH"/>
        </w:rPr>
        <w:t>On</w:t>
      </w:r>
      <w:proofErr w:type="gramEnd"/>
      <w:r>
        <w:rPr>
          <w:rFonts w:ascii="Georgia" w:eastAsia="Times New Roman" w:hAnsi="Georgia" w:cs="Times New Roman"/>
          <w:color w:val="000000"/>
          <w:lang w:eastAsia="en-PH"/>
        </w:rPr>
        <w:t xml:space="preserve"> Personalized Tutoring," seeks to address the following questions:</w:t>
      </w:r>
    </w:p>
    <w:p w14:paraId="2EE74A0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22827631"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6367E298" w14:textId="77777777" w:rsidR="008F456D" w:rsidRDefault="002B278F">
      <w:pPr>
        <w:numPr>
          <w:ilvl w:val="0"/>
          <w:numId w:val="3"/>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w:t>
      </w:r>
    </w:p>
    <w:p w14:paraId="236CD16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Mentor Selection;</w:t>
      </w:r>
    </w:p>
    <w:p w14:paraId="1CE041EC"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Learning Approach;</w:t>
      </w:r>
    </w:p>
    <w:p w14:paraId="487AF127" w14:textId="77777777" w:rsidR="008F456D" w:rsidRDefault="002B278F">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Certification and Reports?  </w:t>
      </w:r>
    </w:p>
    <w:p w14:paraId="2F824E4B"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Usability;</w:t>
      </w:r>
    </w:p>
    <w:p w14:paraId="3836E124"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Reliability;</w:t>
      </w:r>
    </w:p>
    <w:p w14:paraId="2C67F001"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Maintainability; and</w:t>
      </w:r>
    </w:p>
    <w:p w14:paraId="2A6F2C9B" w14:textId="77777777" w:rsidR="008F456D" w:rsidRDefault="002B278F">
      <w:pPr>
        <w:numPr>
          <w:ilvl w:val="0"/>
          <w:numId w:val="5"/>
        </w:numPr>
        <w:spacing w:after="0" w:line="480" w:lineRule="auto"/>
        <w:ind w:left="1440" w:hanging="360"/>
        <w:jc w:val="both"/>
        <w:textAlignment w:val="baseline"/>
        <w:rPr>
          <w:rFonts w:ascii="Georgia" w:eastAsia="Times New Roman" w:hAnsi="Georgia" w:cs="Times New Roman"/>
          <w:color w:val="000000"/>
          <w:lang w:eastAsia="en-PH"/>
        </w:rPr>
      </w:pPr>
      <w:r>
        <w:rPr>
          <w:rFonts w:ascii="Georgia" w:eastAsia="Times New Roman" w:hAnsi="Georgia" w:cs="Times New Roman"/>
          <w:color w:val="000000"/>
          <w:lang w:eastAsia="en-PH"/>
        </w:rPr>
        <w:t>Portability?</w:t>
      </w:r>
    </w:p>
    <w:p w14:paraId="060F12C6" w14:textId="77777777" w:rsidR="008F456D" w:rsidRDefault="008F456D">
      <w:pPr>
        <w:spacing w:after="0" w:line="240" w:lineRule="auto"/>
        <w:rPr>
          <w:rFonts w:ascii="Georgia" w:eastAsia="Times New Roman" w:hAnsi="Georgia" w:cs="Times New Roman"/>
          <w:lang w:eastAsia="en-PH"/>
        </w:rPr>
      </w:pPr>
    </w:p>
    <w:p w14:paraId="0B4FEEF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OBJECTIVES OF THE STUDY</w:t>
      </w:r>
    </w:p>
    <w:p w14:paraId="148EC2E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objectives of the propose mobile application, “Mentor-Shift” is to develop a comprehensive mobile platform that is specifically designed to streamline tutoring for students in need of academic help and educators that are willing to support and assist them.</w:t>
      </w:r>
    </w:p>
    <w:p w14:paraId="43D7337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study has the following objectives:</w:t>
      </w:r>
    </w:p>
    <w:p w14:paraId="31DD39A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1. To identify and analyze the specific challenges encountered by students within the School of Engineering and Computer Studies (SOECS) related to mentor selection, learning approach, and certification, as well as reporting processes.</w:t>
      </w:r>
    </w:p>
    <w:p w14:paraId="0EF8F5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2. To develop a propose system with the following features such as mentor preference and selection, unconstrained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8F456D" w:rsidRDefault="008F456D">
      <w:pPr>
        <w:spacing w:after="0" w:line="240" w:lineRule="auto"/>
        <w:rPr>
          <w:rFonts w:ascii="Georgia" w:eastAsia="Times New Roman" w:hAnsi="Georgia" w:cs="Times New Roman"/>
          <w:lang w:eastAsia="en-PH"/>
        </w:rPr>
      </w:pPr>
    </w:p>
    <w:p w14:paraId="7F0D6751"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PURPOSE AND DESCRIPTION</w:t>
      </w:r>
    </w:p>
    <w:p w14:paraId="40419BD1" w14:textId="77777777" w:rsidR="008F456D" w:rsidRDefault="002B278F" w:rsidP="00A63CF5">
      <w:pPr>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536BBFEC"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1"/>
          <w:headerReference w:type="first" r:id="rId32"/>
          <w:pgSz w:w="12240" w:h="15840"/>
          <w:pgMar w:top="1440" w:right="1440" w:bottom="1440" w:left="1440" w:header="288" w:footer="720" w:gutter="0"/>
          <w:pgNumType w:start="7"/>
          <w:cols w:space="708"/>
          <w:titlePg/>
          <w:docGrid w:linePitch="360"/>
        </w:sectPr>
      </w:pPr>
      <w:r>
        <w:rPr>
          <w:rFonts w:ascii="Georgia" w:eastAsia="Times New Roman" w:hAnsi="Georgia" w:cs="Times New Roman"/>
          <w:b/>
          <w:bCs/>
          <w:color w:val="000000"/>
          <w:lang w:eastAsia="en-PH"/>
        </w:rPr>
        <w:t>Students</w:t>
      </w:r>
      <w:r>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77777777" w:rsidR="008F456D" w:rsidRDefault="008F456D">
      <w:pPr>
        <w:spacing w:after="0" w:line="480" w:lineRule="auto"/>
        <w:ind w:firstLine="720"/>
        <w:jc w:val="both"/>
        <w:rPr>
          <w:del w:id="483" w:author="Jade Raposa" w:date="2024-10-16T23:45:00Z"/>
          <w:rFonts w:ascii="Georgia" w:eastAsia="Times New Roman" w:hAnsi="Georgia" w:cs="Times New Roman"/>
          <w:lang w:eastAsia="en-PH"/>
        </w:rPr>
      </w:pPr>
    </w:p>
    <w:p w14:paraId="0F2512E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Educators</w:t>
      </w:r>
      <w:r>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SOECS Department</w:t>
      </w:r>
      <w:r>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Researchers</w:t>
      </w:r>
      <w:r>
        <w:rPr>
          <w:rFonts w:ascii="Georgia" w:eastAsia="Times New Roman" w:hAnsi="Georgia" w:cs="Times New Roman"/>
          <w:color w:val="000000"/>
          <w:lang w:eastAsia="en-PH"/>
        </w:rPr>
        <w:t xml:space="preserve">. This study </w:t>
      </w:r>
      <w:r>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Future Researchers</w:t>
      </w:r>
      <w:r>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8F456D" w:rsidRDefault="008F456D">
      <w:pPr>
        <w:spacing w:after="0" w:line="480" w:lineRule="auto"/>
        <w:jc w:val="both"/>
        <w:rPr>
          <w:rFonts w:ascii="Georgia" w:eastAsia="Times New Roman" w:hAnsi="Georgia" w:cs="Times New Roman"/>
          <w:b/>
          <w:bCs/>
          <w:color w:val="000000"/>
          <w:lang w:eastAsia="en-PH"/>
        </w:rPr>
      </w:pPr>
    </w:p>
    <w:p w14:paraId="09B0323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SCOPE AND DELIMITATION</w:t>
      </w:r>
    </w:p>
    <w:p w14:paraId="4783F905" w14:textId="77777777" w:rsidR="008F456D" w:rsidRDefault="002B278F" w:rsidP="00A63CF5">
      <w:pPr>
        <w:shd w:val="clear" w:color="auto" w:fill="FFFFFF"/>
        <w:spacing w:before="24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mentees can view study materials, complete activities, and monitor their progress and score-based reports. Mentors can approve mentorship requests from mentees, announcements and post URL links to educational resources or Google Meet for meetings and classes, customize their profiles, input scores from activities and communicate with mentees in real time via messaging. Designed for Android </w:t>
      </w:r>
      <w:r>
        <w:rPr>
          <w:rFonts w:ascii="Georgia" w:eastAsia="Times New Roman" w:hAnsi="Georgia" w:cs="Times New Roman"/>
          <w:color w:val="0D0D0D"/>
          <w:lang w:eastAsia="en-PH"/>
        </w:rPr>
        <w:lastRenderedPageBreak/>
        <w:t>smartphones, the app ensures accessibility and user-friendly navigation, enhancing the mentor-mentee relationship and providing tailored learning experiences.</w:t>
      </w:r>
    </w:p>
    <w:p w14:paraId="60088693" w14:textId="59D81AD4" w:rsidR="008F456D" w:rsidRDefault="002B278F" w:rsidP="00B57F49">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The app does not have any designated database for multi-purpose files, so we had no choice but to lay aside the feature for uploading and downloading of different file types. The app does not use machine learning for targeted recommendations or advanced analytics. Payment transactions are handled outside of the app to allow for a more focused approach to mentoring and learning.</w:t>
      </w:r>
    </w:p>
    <w:p w14:paraId="531CB7B6" w14:textId="77777777" w:rsidR="008F456D" w:rsidRDefault="002B278F" w:rsidP="00B57F49">
      <w:pPr>
        <w:spacing w:before="240"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TECHNICAL TERM</w:t>
      </w:r>
      <w:ins w:id="484" w:author="Jade Raposa" w:date="2024-10-18T22:31:00Z">
        <w:r>
          <w:rPr>
            <w:rFonts w:ascii="Georgia" w:eastAsia="Times New Roman" w:hAnsi="Georgia" w:cs="Times New Roman"/>
            <w:b/>
            <w:bCs/>
            <w:color w:val="000000"/>
            <w:lang w:eastAsia="en-PH"/>
          </w:rPr>
          <w:t>S</w:t>
        </w:r>
      </w:ins>
    </w:p>
    <w:p w14:paraId="0FC0AFB7" w14:textId="77777777" w:rsidR="008F456D" w:rsidRDefault="002B278F" w:rsidP="00B57F49">
      <w:pPr>
        <w:spacing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following terms were defined conceptually and operationally for clarity and common understanding.</w:t>
      </w:r>
    </w:p>
    <w:p w14:paraId="3B23AC05" w14:textId="77777777" w:rsidR="00A535C6" w:rsidRDefault="002B278F">
      <w:pPr>
        <w:spacing w:after="0" w:line="480" w:lineRule="auto"/>
        <w:ind w:firstLine="720"/>
        <w:jc w:val="both"/>
        <w:rPr>
          <w:rFonts w:ascii="Georgia" w:eastAsia="Times New Roman" w:hAnsi="Georgia" w:cs="Times New Roman"/>
          <w:color w:val="000000"/>
          <w:lang w:eastAsia="en-PH"/>
        </w:rPr>
      </w:pPr>
      <w:commentRangeStart w:id="485"/>
      <w:r>
        <w:rPr>
          <w:rFonts w:ascii="Georgia" w:eastAsia="Times New Roman" w:hAnsi="Georgia" w:cs="Times New Roman"/>
          <w:b/>
          <w:bCs/>
          <w:color w:val="000000"/>
          <w:lang w:eastAsia="en-PH"/>
        </w:rPr>
        <w:t>Certification</w:t>
      </w:r>
      <w:commentRangeEnd w:id="485"/>
      <w:r>
        <w:rPr>
          <w:rStyle w:val="CommentReference"/>
        </w:rPr>
        <w:commentReference w:id="485"/>
      </w:r>
      <w:r>
        <w:rPr>
          <w:rFonts w:ascii="Georgia" w:eastAsia="Times New Roman" w:hAnsi="Georgia" w:cs="Times New Roman"/>
          <w:b/>
          <w:bCs/>
          <w:color w:val="000000"/>
          <w:lang w:eastAsia="en-PH"/>
        </w:rPr>
        <w:t xml:space="preserve"> and Reports</w:t>
      </w:r>
      <w:r>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whether the requirements were fulfilled. It refers to the feature of the propose system wherein the mentee can download and print the certificate after finishing the lessons or completed all the mentor’s module.</w:t>
      </w:r>
    </w:p>
    <w:p w14:paraId="1E70ABF4" w14:textId="67474821" w:rsidR="008F456D" w:rsidRDefault="00D913AC">
      <w:pPr>
        <w:spacing w:after="0" w:line="480" w:lineRule="auto"/>
        <w:ind w:firstLine="720"/>
        <w:jc w:val="both"/>
        <w:rPr>
          <w:rFonts w:ascii="Georgia" w:eastAsia="Times New Roman" w:hAnsi="Georgia" w:cs="Times New Roman"/>
          <w:lang w:eastAsia="en-PH"/>
        </w:rPr>
      </w:pPr>
      <w:r w:rsidRPr="00D913AC">
        <w:rPr>
          <w:rFonts w:ascii="Georgia" w:eastAsia="Times New Roman" w:hAnsi="Georgia" w:cs="Times New Roman"/>
          <w:color w:val="000000"/>
          <w:lang w:eastAsia="en-PH"/>
        </w:rPr>
        <w:t>Certification is awarded to students upon completing a subject, recognizing their achievement. The app includes this feature to provide graduates with their certificates. Reports within the app display student scores, enrollment numbers, and the count of professors teaching.</w:t>
      </w:r>
      <w:r w:rsidR="002B278F">
        <w:rPr>
          <w:rFonts w:ascii="Georgia" w:eastAsia="Times New Roman" w:hAnsi="Georgia" w:cs="Times New Roman"/>
          <w:color w:val="000000"/>
          <w:lang w:eastAsia="en-PH"/>
        </w:rPr>
        <w:t> </w:t>
      </w:r>
    </w:p>
    <w:p w14:paraId="1F308EB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Mentor Selection - </w:t>
      </w:r>
      <w:r>
        <w:rPr>
          <w:rFonts w:ascii="Georgia" w:eastAsia="Times New Roman" w:hAnsi="Georgia" w:cs="Times New Roman"/>
          <w:color w:val="000000"/>
          <w:lang w:eastAsia="en-PH"/>
        </w:rPr>
        <w:t>Effective</w:t>
      </w:r>
      <w:r>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Pr>
          <w:rFonts w:ascii="Georgia" w:eastAsia="Times New Roman" w:hAnsi="Georgia" w:cs="Times New Roman"/>
          <w:color w:val="000000"/>
          <w:lang w:eastAsia="en-PH"/>
        </w:rPr>
        <w:t>With the use of the propose system, the mentee can search, select, and request mentorship to a mentor that fits their preferences.</w:t>
      </w:r>
    </w:p>
    <w:p w14:paraId="70F95BA9" w14:textId="1B4C06E7" w:rsidR="00D913AC" w:rsidRDefault="00D913A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In the app, s</w:t>
      </w:r>
      <w:r w:rsidRPr="00D913AC">
        <w:rPr>
          <w:rFonts w:ascii="Georgia" w:eastAsia="Times New Roman" w:hAnsi="Georgia" w:cs="Times New Roman"/>
          <w:lang w:eastAsia="en-PH"/>
        </w:rPr>
        <w:t>tudents can choose their preferred teacher from a dashboard displaying all available educators and their subjects. After selecting a teacher, students enroll and wait for confirmation from the chosen educator.</w:t>
      </w:r>
    </w:p>
    <w:p w14:paraId="24DEC570" w14:textId="480997F9"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Mobile Application - </w:t>
      </w:r>
      <w:r>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r w:rsidR="00FF0ADC">
        <w:rPr>
          <w:rFonts w:ascii="Georgia" w:eastAsia="Times New Roman" w:hAnsi="Georgia" w:cs="Times New Roman"/>
          <w:color w:val="000000"/>
          <w:lang w:eastAsia="en-PH"/>
        </w:rPr>
        <w:t>.</w:t>
      </w:r>
      <w:r>
        <w:rPr>
          <w:rFonts w:ascii="Georgia" w:eastAsia="Times New Roman" w:hAnsi="Georgia" w:cs="Times New Roman"/>
          <w:color w:val="000000"/>
          <w:lang w:eastAsia="en-PH"/>
        </w:rPr>
        <w:t xml:space="preserve"> </w:t>
      </w:r>
    </w:p>
    <w:p w14:paraId="2D7A22DB" w14:textId="412A333D" w:rsidR="0041283E" w:rsidRDefault="0041283E">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In this sense, the mentor-shift app </w:t>
      </w:r>
      <w:r w:rsidR="000916DA">
        <w:rPr>
          <w:rFonts w:ascii="Georgia" w:eastAsia="Times New Roman" w:hAnsi="Georgia" w:cs="Times New Roman"/>
          <w:color w:val="000000"/>
          <w:lang w:eastAsia="en-PH"/>
        </w:rPr>
        <w:t>is a mobile app that will only be available to android devices</w:t>
      </w:r>
    </w:p>
    <w:p w14:paraId="534B4375" w14:textId="3C5EFCF8"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 xml:space="preserve">Personalized Learning Approach - </w:t>
      </w:r>
      <w:r>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w:t>
      </w:r>
    </w:p>
    <w:p w14:paraId="2690DDCD" w14:textId="77777777" w:rsidR="00BD2AC5" w:rsidRDefault="00BD2AC5" w:rsidP="009779FC">
      <w:pPr>
        <w:spacing w:after="0" w:line="480" w:lineRule="auto"/>
        <w:ind w:firstLine="720"/>
        <w:jc w:val="both"/>
        <w:rPr>
          <w:rFonts w:ascii="Georgia" w:eastAsia="Times New Roman" w:hAnsi="Georgia" w:cs="Times New Roman"/>
          <w:color w:val="000000"/>
          <w:lang w:eastAsia="en-PH"/>
        </w:rPr>
      </w:pPr>
      <w:r w:rsidRPr="00BD2AC5">
        <w:rPr>
          <w:rFonts w:ascii="Georgia" w:eastAsia="Times New Roman" w:hAnsi="Georgia" w:cs="Times New Roman"/>
          <w:color w:val="000000"/>
          <w:lang w:eastAsia="en-PH"/>
        </w:rPr>
        <w:t>The objective of personalized learning is to create a more engaging and successful learning experience by supporting each student's academic development in a meaningful and achievable way. This approach can increase motivation, improve understanding of the material, and foster a greater sense of ownership over the learning process.</w:t>
      </w:r>
    </w:p>
    <w:p w14:paraId="5B9FC503" w14:textId="4C3BA0B3" w:rsidR="008F456D" w:rsidRDefault="002B278F" w:rsidP="009779FC">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Real-time Messaging Interface -</w:t>
      </w:r>
      <w:r>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485DC310" w14:textId="4870814E" w:rsidR="008F456D" w:rsidRDefault="00505852" w:rsidP="00505852">
      <w:pPr>
        <w:spacing w:after="240" w:line="480" w:lineRule="auto"/>
        <w:ind w:firstLine="720"/>
        <w:jc w:val="both"/>
        <w:rPr>
          <w:rFonts w:ascii="Georgia" w:eastAsia="Times New Roman" w:hAnsi="Georgia" w:cs="Times New Roman"/>
          <w:lang w:eastAsia="en-PH"/>
        </w:rPr>
      </w:pPr>
      <w:r w:rsidRPr="00505852">
        <w:rPr>
          <w:rFonts w:ascii="Georgia" w:eastAsia="Times New Roman" w:hAnsi="Georgia" w:cs="Times New Roman"/>
          <w:lang w:eastAsia="en-PH"/>
        </w:rPr>
        <w:t>This refers to the direct-messaging feature in our app, which guarantees real-time interaction. This is essential for applications where quick feedback or responsiveness is critical, especially in our app.</w:t>
      </w:r>
    </w:p>
    <w:p w14:paraId="3C2B847E" w14:textId="77777777" w:rsidR="008F456D" w:rsidRDefault="008F456D">
      <w:pPr>
        <w:spacing w:after="240" w:line="240" w:lineRule="auto"/>
        <w:rPr>
          <w:rFonts w:ascii="Georgia" w:eastAsia="Times New Roman" w:hAnsi="Georgia" w:cs="Times New Roman"/>
          <w:lang w:eastAsia="en-PH"/>
        </w:rPr>
      </w:pPr>
    </w:p>
    <w:p w14:paraId="06FD60D9" w14:textId="77777777" w:rsidR="008F456D" w:rsidRDefault="008F456D">
      <w:pPr>
        <w:spacing w:after="240" w:line="240" w:lineRule="auto"/>
        <w:rPr>
          <w:rFonts w:ascii="Georgia" w:eastAsia="Times New Roman" w:hAnsi="Georgia" w:cs="Times New Roman"/>
          <w:lang w:eastAsia="en-PH"/>
        </w:rPr>
      </w:pPr>
    </w:p>
    <w:p w14:paraId="34EA7DEF" w14:textId="77777777" w:rsidR="008F456D" w:rsidRDefault="008F456D">
      <w:pPr>
        <w:spacing w:after="240" w:line="240" w:lineRule="auto"/>
        <w:rPr>
          <w:rFonts w:ascii="Georgia" w:eastAsia="Times New Roman" w:hAnsi="Georgia" w:cs="Times New Roman"/>
          <w:lang w:eastAsia="en-PH"/>
        </w:rPr>
      </w:pPr>
    </w:p>
    <w:p w14:paraId="0D436F1C" w14:textId="69B08F95"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lastRenderedPageBreak/>
        <w:t>Chapter 2</w:t>
      </w:r>
    </w:p>
    <w:p w14:paraId="4AD5053D" w14:textId="390B9AEE" w:rsidR="00C42534" w:rsidRDefault="00C42534" w:rsidP="001B537F">
      <w:pPr>
        <w:spacing w:after="0" w:line="480" w:lineRule="auto"/>
        <w:jc w:val="center"/>
        <w:outlineLvl w:val="0"/>
        <w:rPr>
          <w:rFonts w:ascii="Georgia" w:eastAsia="Times New Roman" w:hAnsi="Georgia" w:cs="Times New Roman"/>
          <w:b/>
          <w:bCs/>
          <w:kern w:val="36"/>
          <w:lang w:eastAsia="en-PH"/>
        </w:rPr>
      </w:pPr>
      <w:r w:rsidRPr="00C42534">
        <w:rPr>
          <w:rFonts w:ascii="Georgia" w:eastAsia="Times New Roman" w:hAnsi="Georgia" w:cs="Times New Roman"/>
          <w:b/>
          <w:bCs/>
          <w:kern w:val="36"/>
          <w:lang w:eastAsia="en-PH"/>
        </w:rPr>
        <w:t>METHODOLOGY</w:t>
      </w:r>
    </w:p>
    <w:p w14:paraId="4F774F5B" w14:textId="7092FEA2" w:rsidR="008F456D" w:rsidRDefault="002B278F" w:rsidP="00B17B35">
      <w:pPr>
        <w:spacing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2F2C27CF" w14:textId="77777777" w:rsidR="008F456D" w:rsidRDefault="002B278F" w:rsidP="00B17B35">
      <w:pPr>
        <w:spacing w:after="0" w:line="480" w:lineRule="auto"/>
        <w:jc w:val="both"/>
        <w:rPr>
          <w:del w:id="486" w:author="Jade Raposa" w:date="2024-10-18T22:32:00Z"/>
          <w:rFonts w:ascii="Georgia" w:eastAsia="Times New Roman" w:hAnsi="Georgia" w:cs="Times New Roman"/>
          <w:b/>
          <w:bCs/>
          <w:color w:val="000000"/>
          <w:lang w:eastAsia="en-PH"/>
        </w:rPr>
      </w:pPr>
      <w:r>
        <w:rPr>
          <w:rFonts w:ascii="Georgia" w:eastAsia="Times New Roman" w:hAnsi="Georgia" w:cs="Times New Roman"/>
          <w:b/>
          <w:bCs/>
          <w:color w:val="000000"/>
          <w:lang w:eastAsia="en-PH"/>
        </w:rPr>
        <w:t>SOFTWARE DEVELOPMENT</w:t>
      </w:r>
    </w:p>
    <w:p w14:paraId="4018BFE6" w14:textId="77777777" w:rsidR="008F456D" w:rsidRDefault="008F456D">
      <w:pPr>
        <w:spacing w:after="0" w:line="480" w:lineRule="auto"/>
        <w:jc w:val="both"/>
        <w:rPr>
          <w:rFonts w:ascii="Georgia" w:eastAsia="Times New Roman" w:hAnsi="Georgia" w:cs="Times New Roman"/>
          <w:b/>
          <w:bCs/>
          <w:color w:val="000000"/>
          <w:lang w:eastAsia="en-PH"/>
        </w:rPr>
      </w:pPr>
    </w:p>
    <w:p w14:paraId="50900F1B"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Figure 2.1</w:t>
      </w:r>
    </w:p>
    <w:p w14:paraId="7CC0562B" w14:textId="650AFC5A" w:rsidR="008F456D" w:rsidRPr="00E73A8E" w:rsidRDefault="00E73A8E" w:rsidP="00E73A8E">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14:ligatures w14:val="standardContextual"/>
        </w:rPr>
        <w:drawing>
          <wp:anchor distT="0" distB="0" distL="114300" distR="114300" simplePos="0" relativeHeight="251703296" behindDoc="0" locked="0" layoutInCell="1" allowOverlap="1" wp14:anchorId="24E3B55A" wp14:editId="717FF9E9">
            <wp:simplePos x="0" y="0"/>
            <wp:positionH relativeFrom="margin">
              <wp:align>center</wp:align>
            </wp:positionH>
            <wp:positionV relativeFrom="paragraph">
              <wp:posOffset>435610</wp:posOffset>
            </wp:positionV>
            <wp:extent cx="4810125" cy="2896870"/>
            <wp:effectExtent l="0" t="0" r="9525" b="0"/>
            <wp:wrapTopAndBottom/>
            <wp:docPr id="2072047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47666" name="Picture 2072047666"/>
                    <pic:cNvPicPr/>
                  </pic:nvPicPr>
                  <pic:blipFill>
                    <a:blip r:embed="rId33">
                      <a:extLst>
                        <a:ext uri="{28A0092B-C50C-407E-A947-70E740481C1C}">
                          <a14:useLocalDpi xmlns:a14="http://schemas.microsoft.com/office/drawing/2010/main" val="0"/>
                        </a:ext>
                      </a:extLst>
                    </a:blip>
                    <a:stretch>
                      <a:fillRect/>
                    </a:stretch>
                  </pic:blipFill>
                  <pic:spPr>
                    <a:xfrm>
                      <a:off x="0" y="0"/>
                      <a:ext cx="4810125" cy="2896870"/>
                    </a:xfrm>
                    <a:prstGeom prst="rect">
                      <a:avLst/>
                    </a:prstGeom>
                  </pic:spPr>
                </pic:pic>
              </a:graphicData>
            </a:graphic>
          </wp:anchor>
        </w:drawing>
      </w:r>
      <w:r w:rsidR="002B278F">
        <w:rPr>
          <w:rFonts w:ascii="Georgia" w:eastAsia="Times New Roman" w:hAnsi="Georgia" w:cs="Times New Roman"/>
          <w:i/>
          <w:iCs/>
          <w:color w:val="000000"/>
          <w:lang w:eastAsia="en-PH"/>
        </w:rPr>
        <w:t>Agile Lean Methodology</w:t>
      </w:r>
    </w:p>
    <w:p w14:paraId="4BFFEA31" w14:textId="561E5761" w:rsidR="008F456D" w:rsidRDefault="002B278F">
      <w:pPr>
        <w:spacing w:after="0" w:line="480" w:lineRule="auto"/>
        <w:jc w:val="center"/>
        <w:rPr>
          <w:rFonts w:ascii="Georgia" w:eastAsia="Times New Roman" w:hAnsi="Georgia" w:cs="Times New Roman"/>
          <w:lang w:eastAsia="en-PH"/>
        </w:rPr>
      </w:pPr>
      <w:commentRangeStart w:id="487"/>
      <w:commentRangeStart w:id="488"/>
      <w:commentRangeStart w:id="489"/>
      <w:commentRangeEnd w:id="487"/>
      <w:r>
        <w:rPr>
          <w:rStyle w:val="CommentReference"/>
        </w:rPr>
        <w:commentReference w:id="487"/>
      </w:r>
      <w:commentRangeEnd w:id="488"/>
      <w:commentRangeEnd w:id="489"/>
      <w:r w:rsidR="009D5D9A">
        <w:rPr>
          <w:rStyle w:val="CommentReference"/>
        </w:rPr>
        <w:commentReference w:id="488"/>
      </w:r>
      <w:r>
        <w:rPr>
          <w:rStyle w:val="CommentReference"/>
        </w:rPr>
        <w:commentReference w:id="489"/>
      </w:r>
    </w:p>
    <w:p w14:paraId="25D60532"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ab/>
      </w:r>
    </w:p>
    <w:p w14:paraId="482D126A" w14:textId="77777777" w:rsidR="00CD6E16" w:rsidRDefault="00CD6E16">
      <w:pPr>
        <w:spacing w:after="0" w:line="480" w:lineRule="auto"/>
        <w:ind w:firstLine="720"/>
        <w:jc w:val="both"/>
        <w:rPr>
          <w:rFonts w:ascii="Georgia" w:eastAsia="Times New Roman" w:hAnsi="Georgia" w:cs="Times New Roman"/>
          <w:color w:val="0D0D0D"/>
          <w:shd w:val="clear" w:color="auto" w:fill="FFFFFF"/>
          <w:lang w:eastAsia="en-PH"/>
        </w:rPr>
        <w:sectPr w:rsidR="00CD6E16" w:rsidSect="00513324">
          <w:headerReference w:type="default" r:id="rId34"/>
          <w:headerReference w:type="first" r:id="rId35"/>
          <w:footerReference w:type="first" r:id="rId36"/>
          <w:pgSz w:w="12240" w:h="15840"/>
          <w:pgMar w:top="1620" w:right="1440" w:bottom="1440" w:left="1440" w:header="708" w:footer="708" w:gutter="0"/>
          <w:pgNumType w:start="1"/>
          <w:cols w:space="708"/>
          <w:titlePg/>
          <w:docGrid w:linePitch="360"/>
        </w:sectPr>
      </w:pPr>
      <w:r w:rsidRPr="00CD6E16">
        <w:rPr>
          <w:rFonts w:ascii="Georgia" w:eastAsia="Times New Roman" w:hAnsi="Georgia" w:cs="Times New Roman"/>
          <w:color w:val="0D0D0D"/>
          <w:shd w:val="clear" w:color="auto" w:fill="FFFFFF"/>
          <w:lang w:eastAsia="en-PH"/>
        </w:rPr>
        <w:t>In developing the Mentor-Shift application, we adhere to Agile principles, focusing on flexibility and continuous improvement. Our approach encompasses five essential phases to streamline processes and maximize value. By following these phases, we aim to deliver a high-quality application that meets and evolves with user needs.</w:t>
      </w:r>
    </w:p>
    <w:p w14:paraId="1E92179F" w14:textId="23888D03" w:rsidR="008F456D" w:rsidRDefault="008F456D">
      <w:pPr>
        <w:spacing w:after="0" w:line="480" w:lineRule="auto"/>
        <w:ind w:firstLine="720"/>
        <w:jc w:val="both"/>
        <w:rPr>
          <w:del w:id="508" w:author="Jade Raposa" w:date="2024-10-16T23:49:00Z"/>
          <w:rFonts w:ascii="Georgia" w:eastAsia="Times New Roman" w:hAnsi="Georgia" w:cs="Times New Roman"/>
          <w:lang w:eastAsia="en-PH"/>
        </w:rPr>
      </w:pPr>
    </w:p>
    <w:p w14:paraId="65A0FB09" w14:textId="2812CEE5" w:rsidR="008F456D" w:rsidRDefault="00CD6E16">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Plan</w:t>
      </w:r>
      <w:r w:rsidR="002B278F">
        <w:rPr>
          <w:rFonts w:ascii="Georgia" w:eastAsia="Times New Roman" w:hAnsi="Georgia" w:cs="Times New Roman"/>
          <w:b/>
          <w:bCs/>
          <w:color w:val="000000"/>
          <w:lang w:eastAsia="en-PH"/>
        </w:rPr>
        <w:t xml:space="preserve">: </w:t>
      </w:r>
      <w:r w:rsidR="00247479" w:rsidRPr="00247479">
        <w:rPr>
          <w:rFonts w:ascii="Georgia" w:eastAsia="Times New Roman" w:hAnsi="Georgia" w:cs="Times New Roman"/>
          <w:color w:val="000000"/>
          <w:lang w:eastAsia="en-PH"/>
        </w:rPr>
        <w:t>The planning phase in Agile methodologies focuses on creating a roadmap for the project</w:t>
      </w:r>
      <w:r w:rsidR="00247479">
        <w:rPr>
          <w:rFonts w:ascii="Georgia" w:eastAsia="Times New Roman" w:hAnsi="Georgia" w:cs="Times New Roman"/>
          <w:color w:val="000000"/>
          <w:lang w:eastAsia="en-PH"/>
        </w:rPr>
        <w:t xml:space="preserve">. </w:t>
      </w:r>
      <w:r w:rsidR="00247479" w:rsidRPr="00247479">
        <w:rPr>
          <w:rFonts w:ascii="Georgia" w:eastAsia="Times New Roman" w:hAnsi="Georgia" w:cs="Times New Roman"/>
          <w:color w:val="000000"/>
          <w:lang w:eastAsia="en-PH"/>
        </w:rPr>
        <w:t>According to Behrens et al. (2021), Agile planning involves iterative cycles, frequent reassessment, and adaptability to change</w:t>
      </w:r>
      <w:r w:rsidR="00247479">
        <w:rPr>
          <w:rFonts w:ascii="Georgia" w:eastAsia="Times New Roman" w:hAnsi="Georgia" w:cs="Times New Roman"/>
          <w:color w:val="000000"/>
          <w:lang w:eastAsia="en-PH"/>
        </w:rPr>
        <w:t>, t</w:t>
      </w:r>
      <w:r w:rsidR="00247479" w:rsidRPr="00247479">
        <w:rPr>
          <w:rFonts w:ascii="Georgia" w:eastAsia="Times New Roman" w:hAnsi="Georgia" w:cs="Times New Roman"/>
          <w:color w:val="000000"/>
          <w:lang w:eastAsia="en-PH"/>
        </w:rPr>
        <w:t>his approach allows teams to respond quickly to changes and uncertainties in the project environment</w:t>
      </w:r>
      <w:r w:rsidR="00247479">
        <w:rPr>
          <w:rFonts w:ascii="Georgia" w:eastAsia="Times New Roman" w:hAnsi="Georgia" w:cs="Times New Roman"/>
          <w:color w:val="000000"/>
          <w:lang w:eastAsia="en-PH"/>
        </w:rPr>
        <w:t>.</w:t>
      </w:r>
    </w:p>
    <w:p w14:paraId="50E2E683" w14:textId="77777777" w:rsidR="000320B3" w:rsidRDefault="000320B3">
      <w:pPr>
        <w:spacing w:after="0" w:line="480" w:lineRule="auto"/>
        <w:ind w:firstLine="720"/>
        <w:jc w:val="both"/>
        <w:rPr>
          <w:rFonts w:ascii="Georgia" w:eastAsia="Times New Roman" w:hAnsi="Georgia" w:cs="Times New Roman"/>
          <w:color w:val="000000"/>
          <w:lang w:eastAsia="en-PH"/>
        </w:rPr>
      </w:pPr>
      <w:r w:rsidRPr="000320B3">
        <w:rPr>
          <w:rFonts w:ascii="Georgia" w:eastAsia="Times New Roman" w:hAnsi="Georgia" w:cs="Times New Roman"/>
          <w:color w:val="000000"/>
          <w:lang w:eastAsia="en-PH"/>
        </w:rPr>
        <w:t>As our first step, we defined the core features and functionalities based on the needs and feedback of the users. We then designed a flexible project roadmap that helped us prioritize tasks according to the change in information and requirements. It was done iteratively so that we were always aligned with our goals but adaptable to any change.</w:t>
      </w:r>
    </w:p>
    <w:p w14:paraId="79BB2193" w14:textId="3768F745" w:rsidR="008F456D" w:rsidRDefault="00A940C5">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Design</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Agile design emphasizes collaboration and iterative improvement. Highsmith (2002) describes Agile design as a process where teams work closely with stakeholders to create designs that meet user needs. Design is continuously refined through regular feedback loops, ensuring the final product is both functional and user-friendly.</w:t>
      </w:r>
    </w:p>
    <w:p w14:paraId="0B777830" w14:textId="71FCE79A" w:rsidR="0003641A" w:rsidRDefault="0003641A">
      <w:pPr>
        <w:spacing w:after="0" w:line="480" w:lineRule="auto"/>
        <w:ind w:firstLine="720"/>
        <w:jc w:val="both"/>
        <w:rPr>
          <w:rFonts w:ascii="Georgia" w:eastAsia="Times New Roman" w:hAnsi="Georgia" w:cs="Times New Roman"/>
          <w:color w:val="000000"/>
          <w:lang w:eastAsia="en-PH"/>
        </w:rPr>
      </w:pPr>
      <w:r w:rsidRPr="0003641A">
        <w:rPr>
          <w:rFonts w:ascii="Georgia" w:eastAsia="Times New Roman" w:hAnsi="Georgia" w:cs="Times New Roman"/>
          <w:color w:val="000000"/>
          <w:lang w:eastAsia="en-PH"/>
        </w:rPr>
        <w:t xml:space="preserve">We held collaborative design sessions with teachers and learners to </w:t>
      </w:r>
      <w:r>
        <w:rPr>
          <w:rFonts w:ascii="Georgia" w:eastAsia="Times New Roman" w:hAnsi="Georgia" w:cs="Times New Roman"/>
          <w:color w:val="000000"/>
          <w:lang w:eastAsia="en-PH"/>
        </w:rPr>
        <w:t>ask for</w:t>
      </w:r>
      <w:r w:rsidRPr="0003641A">
        <w:rPr>
          <w:rFonts w:ascii="Georgia" w:eastAsia="Times New Roman" w:hAnsi="Georgia" w:cs="Times New Roman"/>
          <w:color w:val="000000"/>
          <w:lang w:eastAsia="en-PH"/>
        </w:rPr>
        <w:t xml:space="preserve"> their views during the iteration of the designs. </w:t>
      </w:r>
      <w:r w:rsidR="00E44DFE" w:rsidRPr="00E44DFE">
        <w:rPr>
          <w:rFonts w:ascii="Georgia" w:eastAsia="Times New Roman" w:hAnsi="Georgia" w:cs="Times New Roman"/>
          <w:color w:val="000000"/>
          <w:lang w:eastAsia="en-PH"/>
        </w:rPr>
        <w:t>We created wireframes and prototypes, which were then reviewed and changed based on feedback from beneficiaries.</w:t>
      </w:r>
      <w:r w:rsidRPr="0003641A">
        <w:rPr>
          <w:rFonts w:ascii="Georgia" w:eastAsia="Times New Roman" w:hAnsi="Georgia" w:cs="Times New Roman"/>
          <w:color w:val="000000"/>
          <w:lang w:eastAsia="en-PH"/>
        </w:rPr>
        <w:t xml:space="preserve"> </w:t>
      </w:r>
      <w:r w:rsidR="002C0006" w:rsidRPr="002C0006">
        <w:rPr>
          <w:rFonts w:ascii="Georgia" w:eastAsia="Times New Roman" w:hAnsi="Georgia" w:cs="Times New Roman"/>
          <w:color w:val="000000"/>
          <w:lang w:eastAsia="en-PH"/>
        </w:rPr>
        <w:t>It contributed to our design being more user-friendly and meeting their needs.</w:t>
      </w:r>
    </w:p>
    <w:p w14:paraId="03CA04B7" w14:textId="715CAD76" w:rsidR="008F456D" w:rsidRDefault="00054D8A">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Develop</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In Agile development, the focus is on delivering working software frequently. Beck et al. (2001) highlight practices such as pair programming, test-driven development (TDD), and continuous integration to ensure high-quality code. Development is done in small, iterative cycles, allowing for constant feedback and improvements.</w:t>
      </w:r>
    </w:p>
    <w:p w14:paraId="4F52B4EE" w14:textId="7917480A" w:rsidR="00A6782B" w:rsidRDefault="00A6782B" w:rsidP="00513324">
      <w:pPr>
        <w:spacing w:after="0" w:line="480" w:lineRule="auto"/>
        <w:ind w:firstLine="720"/>
        <w:jc w:val="both"/>
        <w:rPr>
          <w:rFonts w:ascii="Georgia" w:eastAsia="Times New Roman" w:hAnsi="Georgia" w:cs="Times New Roman"/>
          <w:color w:val="000000"/>
          <w:lang w:eastAsia="en-PH"/>
        </w:rPr>
      </w:pPr>
      <w:r w:rsidRPr="00A6782B">
        <w:rPr>
          <w:rFonts w:ascii="Georgia" w:eastAsia="Times New Roman" w:hAnsi="Georgia" w:cs="Times New Roman"/>
          <w:color w:val="000000"/>
          <w:lang w:eastAsia="en-PH"/>
        </w:rPr>
        <w:t xml:space="preserve">We implemented features on short sprints. Every iteration produced a functional increment of the app. </w:t>
      </w:r>
      <w:r w:rsidR="00EB783A" w:rsidRPr="00EB783A">
        <w:rPr>
          <w:rFonts w:ascii="Georgia" w:eastAsia="Times New Roman" w:hAnsi="Georgia" w:cs="Times New Roman"/>
          <w:color w:val="000000"/>
          <w:lang w:eastAsia="en-PH"/>
        </w:rPr>
        <w:t>This enabled us to incorporate user feedback quickly and update the app continuously.</w:t>
      </w:r>
    </w:p>
    <w:p w14:paraId="60E903BC" w14:textId="53250C38" w:rsidR="006E1A8A" w:rsidRDefault="009E78BB" w:rsidP="00513324">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Test</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 xml:space="preserve">Testing in Agile is integrated throughout the development process. Crispin and Gregory (2009) emphasize the importance of continuous testing, where testing is done alongside </w:t>
      </w:r>
      <w:r w:rsidR="006E1A8A" w:rsidRPr="006E1A8A">
        <w:rPr>
          <w:rFonts w:ascii="Georgia" w:eastAsia="Times New Roman" w:hAnsi="Georgia" w:cs="Times New Roman"/>
          <w:color w:val="000000"/>
          <w:lang w:eastAsia="en-PH"/>
        </w:rPr>
        <w:lastRenderedPageBreak/>
        <w:t xml:space="preserve">development to catch defects early. Automated testing is also a key practice, ensuring that changes do not introduce new issues and maintaining software quality. </w:t>
      </w:r>
    </w:p>
    <w:p w14:paraId="31F3A2FD" w14:textId="1F1B7D44" w:rsidR="001F5221" w:rsidRDefault="00616C66" w:rsidP="005B13F7">
      <w:pPr>
        <w:spacing w:after="0" w:line="480" w:lineRule="auto"/>
        <w:ind w:firstLine="810"/>
        <w:jc w:val="both"/>
        <w:rPr>
          <w:rFonts w:ascii="Georgia" w:eastAsia="Times New Roman" w:hAnsi="Georgia" w:cs="Times New Roman"/>
          <w:color w:val="000000"/>
          <w:lang w:eastAsia="en-PH"/>
        </w:rPr>
      </w:pPr>
      <w:r w:rsidRPr="00616C66">
        <w:rPr>
          <w:rFonts w:ascii="Georgia" w:eastAsia="Times New Roman" w:hAnsi="Georgia" w:cs="Times New Roman"/>
          <w:color w:val="000000"/>
          <w:lang w:eastAsia="en-PH"/>
        </w:rPr>
        <w:t xml:space="preserve">Throughout the development process, we are constantly testing it. We have implemented testing of the newly </w:t>
      </w:r>
      <w:r>
        <w:rPr>
          <w:rFonts w:ascii="Georgia" w:eastAsia="Times New Roman" w:hAnsi="Georgia" w:cs="Times New Roman"/>
          <w:color w:val="000000"/>
          <w:lang w:eastAsia="en-PH"/>
        </w:rPr>
        <w:t>added</w:t>
      </w:r>
      <w:r w:rsidRPr="00616C66">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functionalities</w:t>
      </w:r>
      <w:r w:rsidRPr="00616C66">
        <w:rPr>
          <w:rFonts w:ascii="Georgia" w:eastAsia="Times New Roman" w:hAnsi="Georgia" w:cs="Times New Roman"/>
          <w:color w:val="000000"/>
          <w:lang w:eastAsia="en-PH"/>
        </w:rPr>
        <w:t xml:space="preserve">, though the previous is not in any way </w:t>
      </w:r>
      <w:r>
        <w:rPr>
          <w:rFonts w:ascii="Georgia" w:eastAsia="Times New Roman" w:hAnsi="Georgia" w:cs="Times New Roman"/>
          <w:color w:val="000000"/>
          <w:lang w:eastAsia="en-PH"/>
        </w:rPr>
        <w:t>affected</w:t>
      </w:r>
      <w:r w:rsidRPr="00616C66">
        <w:rPr>
          <w:rFonts w:ascii="Georgia" w:eastAsia="Times New Roman" w:hAnsi="Georgia" w:cs="Times New Roman"/>
          <w:color w:val="000000"/>
          <w:lang w:eastAsia="en-PH"/>
        </w:rPr>
        <w:t xml:space="preserve"> because</w:t>
      </w:r>
      <w:r>
        <w:rPr>
          <w:rFonts w:ascii="Georgia" w:eastAsia="Times New Roman" w:hAnsi="Georgia" w:cs="Times New Roman"/>
          <w:color w:val="000000"/>
          <w:lang w:eastAsia="en-PH"/>
        </w:rPr>
        <w:t xml:space="preserve"> of</w:t>
      </w:r>
      <w:r w:rsidRPr="00616C66">
        <w:rPr>
          <w:rFonts w:ascii="Georgia" w:eastAsia="Times New Roman" w:hAnsi="Georgia" w:cs="Times New Roman"/>
          <w:color w:val="000000"/>
          <w:lang w:eastAsia="en-PH"/>
        </w:rPr>
        <w:t xml:space="preserve"> early detection of faults help</w:t>
      </w:r>
      <w:r>
        <w:rPr>
          <w:rFonts w:ascii="Georgia" w:eastAsia="Times New Roman" w:hAnsi="Georgia" w:cs="Times New Roman"/>
          <w:color w:val="000000"/>
          <w:lang w:eastAsia="en-PH"/>
        </w:rPr>
        <w:t>ed us</w:t>
      </w:r>
      <w:r w:rsidRPr="00616C66">
        <w:rPr>
          <w:rFonts w:ascii="Georgia" w:eastAsia="Times New Roman" w:hAnsi="Georgia" w:cs="Times New Roman"/>
          <w:color w:val="000000"/>
          <w:lang w:eastAsia="en-PH"/>
        </w:rPr>
        <w:t xml:space="preserve"> make corrections, resulting in high </w:t>
      </w:r>
      <w:r w:rsidR="00D13AA7">
        <w:rPr>
          <w:rFonts w:ascii="Georgia" w:eastAsia="Times New Roman" w:hAnsi="Georgia" w:cs="Times New Roman"/>
          <w:color w:val="000000"/>
          <w:lang w:eastAsia="en-PH"/>
        </w:rPr>
        <w:t>efficiency</w:t>
      </w:r>
      <w:r w:rsidRPr="00616C66">
        <w:rPr>
          <w:rFonts w:ascii="Georgia" w:eastAsia="Times New Roman" w:hAnsi="Georgia" w:cs="Times New Roman"/>
          <w:color w:val="000000"/>
          <w:lang w:eastAsia="en-PH"/>
        </w:rPr>
        <w:t xml:space="preserve"> and software reliability.</w:t>
      </w:r>
    </w:p>
    <w:p w14:paraId="2C10829B" w14:textId="77777777" w:rsidR="00616C66" w:rsidRDefault="00616C66" w:rsidP="00616C66">
      <w:pPr>
        <w:spacing w:after="0" w:line="480" w:lineRule="auto"/>
        <w:ind w:firstLine="810"/>
        <w:jc w:val="both"/>
        <w:rPr>
          <w:del w:id="509" w:author="Jade Raposa" w:date="2024-10-16T23:53:00Z"/>
          <w:rFonts w:ascii="Georgia" w:eastAsia="Times New Roman" w:hAnsi="Georgia" w:cs="Times New Roman"/>
          <w:color w:val="000000"/>
          <w:lang w:eastAsia="en-PH"/>
        </w:rPr>
      </w:pPr>
    </w:p>
    <w:p w14:paraId="41D5527D" w14:textId="479BAEF8" w:rsidR="008F456D" w:rsidRDefault="00982E16">
      <w:pPr>
        <w:spacing w:after="0" w:line="480" w:lineRule="auto"/>
        <w:ind w:firstLine="810"/>
        <w:jc w:val="both"/>
        <w:rPr>
          <w:rFonts w:ascii="Georgia" w:eastAsia="Times New Roman" w:hAnsi="Georgia" w:cs="Times New Roman"/>
          <w:lang w:eastAsia="en-PH"/>
        </w:rPr>
        <w:pPrChange w:id="510" w:author="Jade Raposa" w:date="2024-10-16T23:53:00Z">
          <w:pPr>
            <w:spacing w:after="0" w:line="480" w:lineRule="auto"/>
            <w:ind w:firstLine="720"/>
            <w:jc w:val="both"/>
          </w:pPr>
        </w:pPrChange>
      </w:pPr>
      <w:r>
        <w:rPr>
          <w:rFonts w:ascii="Georgia" w:eastAsia="Times New Roman" w:hAnsi="Georgia" w:cs="Times New Roman"/>
          <w:b/>
          <w:bCs/>
          <w:color w:val="000000"/>
          <w:lang w:eastAsia="en-PH"/>
        </w:rPr>
        <w:t>Deploy</w:t>
      </w:r>
      <w:r w:rsidR="002B278F">
        <w:rPr>
          <w:rFonts w:ascii="Georgia" w:eastAsia="Times New Roman" w:hAnsi="Georgia" w:cs="Times New Roman"/>
          <w:b/>
          <w:bCs/>
          <w:color w:val="000000"/>
          <w:lang w:eastAsia="en-PH"/>
        </w:rPr>
        <w:t xml:space="preserve">: </w:t>
      </w:r>
      <w:r w:rsidR="006E1A8A" w:rsidRPr="006E1A8A">
        <w:rPr>
          <w:rFonts w:ascii="Georgia" w:eastAsia="Times New Roman" w:hAnsi="Georgia" w:cs="Times New Roman"/>
          <w:color w:val="000000"/>
          <w:lang w:eastAsia="en-PH"/>
        </w:rPr>
        <w:t>The deployment phase in Agile involves continuous delivery and integration. Humble and Farley (2010) describe deployment as an automated process that allows teams to release new features quickly and reliably. This approach ensures that the software is always in a deployable state, enabling frequent and incremental releases to users.</w:t>
      </w:r>
    </w:p>
    <w:p w14:paraId="226ABE81" w14:textId="0BEA2C48" w:rsidR="00F24D3F" w:rsidRPr="00E75552" w:rsidRDefault="00F24D3F" w:rsidP="00CA14B5">
      <w:pPr>
        <w:spacing w:line="480" w:lineRule="auto"/>
        <w:ind w:firstLine="720"/>
        <w:jc w:val="both"/>
        <w:rPr>
          <w:rFonts w:ascii="Georgia" w:eastAsia="Times New Roman" w:hAnsi="Georgia" w:cs="Times New Roman"/>
          <w:color w:val="000000"/>
          <w:lang w:eastAsia="en-PH"/>
        </w:rPr>
      </w:pPr>
      <w:r w:rsidRPr="00F24D3F">
        <w:rPr>
          <w:rFonts w:ascii="Georgia" w:eastAsia="Times New Roman" w:hAnsi="Georgia" w:cs="Times New Roman"/>
          <w:color w:val="000000"/>
          <w:lang w:eastAsia="en-PH"/>
        </w:rPr>
        <w:t>We're currently preparing for the deployment phase. This preparation will allow us to provide new features and updates to users more regularly and consistently in the future.</w:t>
      </w:r>
    </w:p>
    <w:p w14:paraId="025E844C" w14:textId="77777777" w:rsidR="008F456D" w:rsidRDefault="002B278F" w:rsidP="00CA14B5">
      <w:pPr>
        <w:spacing w:before="240" w:after="0" w:line="480" w:lineRule="auto"/>
        <w:outlineLvl w:val="1"/>
        <w:rPr>
          <w:rFonts w:ascii="Georgia" w:eastAsia="Times New Roman" w:hAnsi="Georgia" w:cs="Times New Roman"/>
          <w:b/>
          <w:bCs/>
          <w:lang w:eastAsia="en-PH"/>
        </w:rPr>
      </w:pPr>
      <w:r>
        <w:rPr>
          <w:rFonts w:ascii="Georgia" w:eastAsia="Times New Roman" w:hAnsi="Georgia" w:cs="Times New Roman"/>
          <w:b/>
          <w:bCs/>
          <w:color w:val="000000"/>
          <w:lang w:eastAsia="en-PH"/>
        </w:rPr>
        <w:t>Purpose, Deliverables, and Developmental Activities</w:t>
      </w:r>
    </w:p>
    <w:p w14:paraId="7F05FDAB" w14:textId="77777777" w:rsidR="008F456D" w:rsidRDefault="008F456D">
      <w:pPr>
        <w:spacing w:after="0" w:line="240" w:lineRule="auto"/>
        <w:rPr>
          <w:rFonts w:ascii="Georgia" w:eastAsia="Times New Roman" w:hAnsi="Georgia" w:cs="Times New Roman"/>
          <w:lang w:eastAsia="en-PH"/>
        </w:rPr>
      </w:pPr>
    </w:p>
    <w:p w14:paraId="23E193D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w:t>
      </w:r>
      <w:r>
        <w:rPr>
          <w:rFonts w:ascii="Georgia" w:eastAsia="Times New Roman" w:hAnsi="Georgia" w:cs="Times New Roman"/>
          <w:color w:val="000000"/>
          <w:lang w:eastAsia="en-PH"/>
        </w:rPr>
        <w:t xml:space="preserve"> </w:t>
      </w:r>
    </w:p>
    <w:p w14:paraId="1FF08BB9"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173"/>
        <w:gridCol w:w="2422"/>
        <w:gridCol w:w="2124"/>
        <w:gridCol w:w="3641"/>
      </w:tblGrid>
      <w:tr w:rsidR="008F456D" w14:paraId="7FC60EDD" w14:textId="77777777" w:rsidTr="00F43973">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A2D0708" w14:textId="01574584"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739B0A"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0FC65E" w14:textId="0C129413"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Deliverables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A39E808" w14:textId="7777777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Development</w:t>
            </w:r>
          </w:p>
          <w:p w14:paraId="0A873342" w14:textId="5E324197" w:rsidR="008F456D" w:rsidRDefault="002B278F" w:rsidP="00F43973">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Activities</w:t>
            </w:r>
          </w:p>
        </w:tc>
      </w:tr>
      <w:tr w:rsidR="008F456D" w14:paraId="6EC4044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3534B6" w14:textId="54CD203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Plan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10D8" w14:textId="3FDF514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Create a roadmap for the project, prioritize tasks, and adapt to changes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70981" w14:textId="1E51B87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Project roadmap, prioritized task list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9B48E4E" w14:textId="65603295"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Outline core features, gather user feedback, create flexible project roadmap, reassess and adjust plans</w:t>
            </w:r>
          </w:p>
        </w:tc>
      </w:tr>
      <w:tr w:rsidR="008F456D" w14:paraId="7C6A9BC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0E5E020" w14:textId="3FEE165C"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D42A08" w14:textId="1CF0314A"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Collaborate with stakeholders to create user-centric designs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5D38DF" w14:textId="6BE787E6"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Wireframes, prototypes, design documents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65B6CD3" w14:textId="108F4B83"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Conduct design sessions with educators and students, create and iterate on wireframes and prototypes based on feedback</w:t>
            </w:r>
          </w:p>
        </w:tc>
      </w:tr>
      <w:tr w:rsidR="008F456D" w14:paraId="12DA8D4F" w14:textId="77777777" w:rsidTr="00C81A6B">
        <w:trPr>
          <w:trHeight w:val="1500"/>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4EB6D52" w14:textId="5EE6D661" w:rsidR="008F456D" w:rsidRDefault="0058218F" w:rsidP="00C81A6B">
            <w:pPr>
              <w:spacing w:after="0" w:line="240" w:lineRule="auto"/>
              <w:jc w:val="both"/>
              <w:rPr>
                <w:rFonts w:ascii="Georgia" w:eastAsia="Times New Roman" w:hAnsi="Georgia" w:cs="Times New Roman"/>
                <w:lang w:eastAsia="en-PH"/>
              </w:rPr>
            </w:pPr>
            <w:r w:rsidRPr="0058218F">
              <w:rPr>
                <w:rFonts w:ascii="Georgia" w:eastAsia="Times New Roman" w:hAnsi="Georgia" w:cs="Times New Roman"/>
                <w:color w:val="000000"/>
                <w:lang w:eastAsia="en-PH"/>
              </w:rPr>
              <w:lastRenderedPageBreak/>
              <w:t>Develop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D9B5D" w14:textId="0D0BD0AF"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Deliver working software frequently through iterative cycles</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DF795" w14:textId="47113B21" w:rsidR="008F456D" w:rsidRDefault="0058218F">
            <w:pPr>
              <w:spacing w:after="0" w:line="240" w:lineRule="auto"/>
              <w:rPr>
                <w:rFonts w:ascii="Georgia" w:eastAsia="Times New Roman" w:hAnsi="Georgia" w:cs="Times New Roman"/>
                <w:lang w:eastAsia="en-PH"/>
              </w:rPr>
            </w:pPr>
            <w:r w:rsidRPr="0058218F">
              <w:rPr>
                <w:rFonts w:ascii="Georgia" w:eastAsia="Times New Roman" w:hAnsi="Georgia" w:cs="Times New Roman"/>
                <w:color w:val="000000"/>
                <w:lang w:eastAsia="en-PH"/>
              </w:rPr>
              <w:t>Functional increments of the app</w:t>
            </w:r>
            <w:r w:rsidRPr="0058218F">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FE798B8" w14:textId="5C0E4AA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Implement features in short sprints, use pair programming and TDD, integrate new code continuously, incorporate user feedback</w:t>
            </w:r>
          </w:p>
        </w:tc>
      </w:tr>
      <w:tr w:rsidR="008F456D" w14:paraId="0407644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56BC798" w14:textId="5D8D152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4FF63" w14:textId="163A043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Ensure software quality and reliability through continuous testing</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66BC1" w14:textId="2524A884"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Test reports, defect logs</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3E70AF71" w14:textId="56AA5AB2"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Conduct manual testing of new features, verify existing features remain unaffected, identify and correct defects early</w:t>
            </w:r>
          </w:p>
        </w:tc>
      </w:tr>
      <w:tr w:rsidR="008F456D" w14:paraId="5DB16DE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0F0404" w14:textId="4C1613AE"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Deploy</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9F5C1" w14:textId="35BF47B0" w:rsidR="008F456D" w:rsidRDefault="002C5612">
            <w:pPr>
              <w:spacing w:after="0" w:line="240" w:lineRule="auto"/>
              <w:rPr>
                <w:rFonts w:ascii="Georgia" w:eastAsia="Times New Roman" w:hAnsi="Georgia" w:cs="Times New Roman"/>
                <w:lang w:eastAsia="en-PH"/>
              </w:rPr>
            </w:pPr>
            <w:r w:rsidRPr="002C5612">
              <w:rPr>
                <w:rFonts w:ascii="Georgia" w:eastAsia="Times New Roman" w:hAnsi="Georgia" w:cs="Times New Roman"/>
                <w:color w:val="000000"/>
                <w:lang w:eastAsia="en-PH"/>
              </w:rPr>
              <w:t>Prepare for continuous delivery and integration</w:t>
            </w:r>
            <w:r w:rsidRPr="002C5612">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F5C0F5" w14:textId="6DD76054"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w:t>
            </w:r>
            <w:r w:rsidRPr="00184E8E">
              <w:rPr>
                <w:rFonts w:ascii="Georgia" w:eastAsia="Times New Roman" w:hAnsi="Georgia" w:cs="Times New Roman"/>
                <w:color w:val="000000"/>
                <w:lang w:eastAsia="en-PH"/>
              </w:rPr>
              <w:t>eployment plan</w:t>
            </w:r>
            <w:r w:rsidRPr="00184E8E">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tcPr>
          <w:p w14:paraId="14BACF5A" w14:textId="2ED69087" w:rsidR="008F456D" w:rsidRDefault="00184E8E">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w:t>
            </w:r>
            <w:r w:rsidRPr="00184E8E">
              <w:rPr>
                <w:rFonts w:ascii="Georgia" w:eastAsia="Times New Roman" w:hAnsi="Georgia" w:cs="Times New Roman"/>
                <w:color w:val="000000"/>
                <w:lang w:eastAsia="en-PH"/>
              </w:rPr>
              <w:t>repare deployment process, ensure app is in a deployable state for future releases</w:t>
            </w:r>
          </w:p>
        </w:tc>
      </w:tr>
    </w:tbl>
    <w:p w14:paraId="26955825" w14:textId="77777777" w:rsidR="008F456D" w:rsidRDefault="008F456D">
      <w:pPr>
        <w:spacing w:after="0" w:line="480" w:lineRule="auto"/>
        <w:rPr>
          <w:rFonts w:ascii="Georgia" w:eastAsia="Times New Roman" w:hAnsi="Georgia" w:cs="Times New Roman"/>
          <w:color w:val="000000"/>
          <w:lang w:eastAsia="en-PH"/>
        </w:rPr>
      </w:pPr>
    </w:p>
    <w:p w14:paraId="6B2F8010"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DATA GATHERING TECHNIQUES</w:t>
      </w:r>
    </w:p>
    <w:p w14:paraId="55B3F415" w14:textId="77777777" w:rsidR="008F456D" w:rsidRDefault="002B278F">
      <w:pPr>
        <w:spacing w:after="0" w:line="480" w:lineRule="auto"/>
        <w:ind w:firstLine="709"/>
        <w:jc w:val="both"/>
        <w:rPr>
          <w:rFonts w:ascii="Georgia" w:eastAsia="Times New Roman" w:hAnsi="Georgia" w:cs="Times New Roman"/>
          <w:color w:val="0D0D0D"/>
          <w:lang w:eastAsia="en-PH"/>
        </w:rPr>
      </w:pPr>
      <w:r>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77777777" w:rsidR="008F456D" w:rsidRDefault="002B278F">
      <w:pPr>
        <w:spacing w:after="0" w:line="480" w:lineRule="auto"/>
        <w:ind w:firstLine="709"/>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Interviews. </w:t>
      </w:r>
      <w:r>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 xml:space="preserve">Questionnaire. </w:t>
      </w:r>
      <w:r>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Document Analysis.</w:t>
      </w:r>
      <w:r>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8F456D" w:rsidRDefault="008F456D">
      <w:pPr>
        <w:spacing w:after="0" w:line="480" w:lineRule="auto"/>
        <w:ind w:firstLine="720"/>
        <w:jc w:val="both"/>
        <w:rPr>
          <w:rFonts w:ascii="Georgia" w:eastAsia="Times New Roman" w:hAnsi="Georgia" w:cs="Times New Roman"/>
          <w:lang w:eastAsia="en-PH"/>
        </w:rPr>
      </w:pPr>
    </w:p>
    <w:p w14:paraId="1BE4FED8"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SOURCES OF DATA</w:t>
      </w:r>
      <w:r>
        <w:rPr>
          <w:rFonts w:ascii="Georgia" w:eastAsia="Times New Roman" w:hAnsi="Georgia" w:cs="Times New Roman"/>
          <w:b/>
          <w:bCs/>
          <w:color w:val="000000"/>
          <w:lang w:eastAsia="en-PH"/>
        </w:rPr>
        <w:tab/>
      </w:r>
    </w:p>
    <w:p w14:paraId="3B11731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ab/>
      </w:r>
      <w:r>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Interviews.</w:t>
      </w:r>
      <w:r>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particular requirements and expectations of students for academic help.</w:t>
      </w:r>
    </w:p>
    <w:p w14:paraId="3CE1E24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In order to learn about the difficulties faced by tutors, what they hope to gain from the Mentor-Shift program, and their thoughts on individualized tutoring techniques, faculty members are also interviewed. Their backgrounds in mentoring and teaching will provide insightful information about the viability and efficacy of the suggested program.</w:t>
      </w:r>
    </w:p>
    <w:p w14:paraId="69DB3572"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rsidSect="00513324">
          <w:pgSz w:w="12240" w:h="15840"/>
          <w:pgMar w:top="1620" w:right="1440" w:bottom="1440" w:left="1440" w:header="708" w:footer="708" w:gutter="0"/>
          <w:pgNumType w:start="1"/>
          <w:cols w:space="708"/>
          <w:titlePg/>
          <w:docGrid w:linePitch="360"/>
        </w:sectPr>
      </w:pPr>
      <w:r>
        <w:rPr>
          <w:rFonts w:ascii="Georgia" w:eastAsia="Times New Roman" w:hAnsi="Georgia" w:cs="Times New Roman"/>
          <w:b/>
          <w:bCs/>
          <w:color w:val="000000"/>
          <w:lang w:eastAsia="en-PH"/>
        </w:rPr>
        <w:t>Questionnaires.</w:t>
      </w:r>
      <w:r>
        <w:rPr>
          <w:rFonts w:ascii="Georgia" w:eastAsia="Times New Roman" w:hAnsi="Georgia" w:cs="Times New Roman"/>
          <w:color w:val="000000"/>
          <w:lang w:eastAsia="en-PH"/>
        </w:rPr>
        <w:t xml:space="preserve"> Students as well as educators will receive surveys in order to collect data on demographics, preferred learning styles, technological aptitude, and suggestions for </w:t>
      </w:r>
    </w:p>
    <w:p w14:paraId="40B1801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Research.</w:t>
      </w:r>
      <w:r>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8F456D" w:rsidRDefault="008F456D">
      <w:pPr>
        <w:spacing w:after="0" w:line="240" w:lineRule="auto"/>
        <w:rPr>
          <w:rFonts w:ascii="Georgia" w:eastAsia="Times New Roman" w:hAnsi="Georgia" w:cs="Times New Roman"/>
          <w:lang w:eastAsia="en-PH"/>
        </w:rPr>
      </w:pPr>
    </w:p>
    <w:p w14:paraId="56414866"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SURVEY RESULTS</w:t>
      </w:r>
    </w:p>
    <w:p w14:paraId="62625C56"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8F456D" w:rsidRDefault="008F456D">
      <w:pPr>
        <w:spacing w:after="0" w:line="480" w:lineRule="auto"/>
        <w:ind w:firstLine="720"/>
        <w:jc w:val="both"/>
        <w:rPr>
          <w:rFonts w:ascii="Georgia" w:eastAsia="Times New Roman" w:hAnsi="Georgia" w:cs="Times New Roman"/>
          <w:lang w:eastAsia="en-PH"/>
        </w:rPr>
      </w:pPr>
    </w:p>
    <w:p w14:paraId="507454BD"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2.2.</w:t>
      </w:r>
      <w:r>
        <w:rPr>
          <w:rFonts w:ascii="Georgia" w:eastAsia="Times New Roman" w:hAnsi="Georgia" w:cs="Times New Roman"/>
          <w:color w:val="000000"/>
          <w:lang w:eastAsia="en-PH"/>
        </w:rPr>
        <w:t xml:space="preserve"> </w:t>
      </w:r>
    </w:p>
    <w:p w14:paraId="4E8400C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8F456D" w14:paraId="1EB52F77"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1FE1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172C6F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208FA9D"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27EA9E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6ED73B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242DE5B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D8336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DC7C71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w:t>
            </w:r>
          </w:p>
        </w:tc>
      </w:tr>
      <w:tr w:rsidR="008F456D" w14:paraId="0E14FDF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D2A3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ED28A6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497250E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5FD76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35D8639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54F6D01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96AA1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4C0773E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3039CE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9AEF4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1D9811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(14.3%)</w:t>
            </w:r>
          </w:p>
        </w:tc>
      </w:tr>
      <w:tr w:rsidR="008F456D" w14:paraId="76E6F4D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4BDB0E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C398D1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0166FD7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54BA03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114E3C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r w:rsidR="008F456D" w14:paraId="4D56360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71668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61B08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bl>
    <w:p w14:paraId="7D784BB7" w14:textId="77777777" w:rsidR="008F456D" w:rsidRDefault="002B278F">
      <w:pPr>
        <w:spacing w:after="0" w:line="480" w:lineRule="auto"/>
        <w:jc w:val="both"/>
        <w:rPr>
          <w:del w:id="511" w:author="Jade Raposa" w:date="2024-10-16T23:57:00Z"/>
          <w:rFonts w:ascii="Georgia" w:eastAsia="Times New Roman" w:hAnsi="Georgia" w:cs="Times New Roman"/>
          <w:color w:val="000000"/>
          <w:lang w:eastAsia="en-PH"/>
        </w:rPr>
      </w:pPr>
      <w:ins w:id="512" w:author="Jade Raposa" w:date="2024-10-16T23:57:00Z">
        <w:r>
          <w:rPr>
            <w:rFonts w:ascii="Georgia" w:eastAsia="Times New Roman" w:hAnsi="Georgia" w:cs="Times New Roman"/>
            <w:color w:val="000000"/>
            <w:lang w:eastAsia="en-PH"/>
          </w:rPr>
          <w:br/>
        </w:r>
      </w:ins>
    </w:p>
    <w:p w14:paraId="4773D49A" w14:textId="77777777" w:rsidR="008F456D" w:rsidRDefault="002B278F">
      <w:pPr>
        <w:spacing w:after="0" w:line="480" w:lineRule="auto"/>
        <w:jc w:val="both"/>
        <w:rPr>
          <w:del w:id="513" w:author="Jade Raposa" w:date="2024-10-16T23:57:00Z"/>
          <w:rFonts w:ascii="Georgia" w:eastAsia="Times New Roman" w:hAnsi="Georgia" w:cs="Times New Roman"/>
          <w:color w:val="000000"/>
          <w:lang w:eastAsia="en-PH"/>
        </w:rPr>
      </w:pPr>
      <w:r>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8F456D" w:rsidRDefault="008F456D">
      <w:pPr>
        <w:spacing w:after="0" w:line="480" w:lineRule="auto"/>
        <w:jc w:val="both"/>
        <w:rPr>
          <w:rFonts w:ascii="Georgia" w:eastAsia="Times New Roman" w:hAnsi="Georgia" w:cs="Times New Roman"/>
          <w:lang w:eastAsia="en-PH"/>
        </w:rPr>
      </w:pPr>
    </w:p>
    <w:p w14:paraId="7DDCA7D8" w14:textId="77777777" w:rsidR="008F456D" w:rsidRDefault="002B278F">
      <w:pPr>
        <w:spacing w:before="240" w:after="0" w:line="480" w:lineRule="auto"/>
        <w:rPr>
          <w:rFonts w:ascii="Georgia" w:eastAsia="Times New Roman" w:hAnsi="Georgia" w:cs="Times New Roman"/>
          <w:color w:val="000000"/>
          <w:lang w:eastAsia="en-PH"/>
        </w:rPr>
        <w:pPrChange w:id="514" w:author="Jade Raposa" w:date="2024-10-16T23:58:00Z">
          <w:pPr>
            <w:spacing w:after="0" w:line="480" w:lineRule="auto"/>
          </w:pPr>
        </w:pPrChange>
      </w:pPr>
      <w:r>
        <w:rPr>
          <w:rFonts w:ascii="Georgia" w:eastAsia="Times New Roman" w:hAnsi="Georgia" w:cs="Times New Roman"/>
          <w:b/>
          <w:bCs/>
          <w:color w:val="000000"/>
          <w:lang w:eastAsia="en-PH"/>
        </w:rPr>
        <w:t>Table 2.3</w:t>
      </w:r>
    </w:p>
    <w:p w14:paraId="07904F2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i/>
          <w:iCs/>
          <w:color w:val="000000"/>
          <w:lang w:eastAsia="en-PH"/>
        </w:rPr>
        <w:t>Students Mindset Before Shifting</w:t>
      </w:r>
      <w:r>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8F456D" w14:paraId="558B77D4" w14:textId="77777777">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638A21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5B03FC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 (%)</w:t>
            </w:r>
          </w:p>
        </w:tc>
      </w:tr>
      <w:tr w:rsidR="008F456D" w14:paraId="190A2835" w14:textId="77777777">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6280E53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5E7649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59343287"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5B533B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38D279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(57.1%)</w:t>
            </w:r>
          </w:p>
        </w:tc>
      </w:tr>
      <w:tr w:rsidR="008F456D" w14:paraId="5230006D"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83561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38B4D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E7C293B"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8D24E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FCC5F9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(66.6%)</w:t>
            </w:r>
          </w:p>
        </w:tc>
      </w:tr>
      <w:tr w:rsidR="008F456D" w14:paraId="3AB445E2" w14:textId="77777777">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C467C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7177A1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5FA1885E" w14:textId="77777777">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0E9D46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586637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w:t>
            </w:r>
          </w:p>
        </w:tc>
      </w:tr>
    </w:tbl>
    <w:p w14:paraId="52F95F54" w14:textId="77777777" w:rsidR="008F456D" w:rsidRDefault="008F456D">
      <w:pPr>
        <w:spacing w:after="0" w:line="240" w:lineRule="auto"/>
        <w:rPr>
          <w:rFonts w:ascii="Georgia" w:eastAsia="Times New Roman" w:hAnsi="Georgia" w:cs="Times New Roman"/>
          <w:lang w:eastAsia="en-PH"/>
        </w:rPr>
      </w:pPr>
    </w:p>
    <w:p w14:paraId="54417D9F" w14:textId="77777777" w:rsidR="008F456D" w:rsidRDefault="002B278F">
      <w:pPr>
        <w:spacing w:after="0" w:line="480" w:lineRule="auto"/>
        <w:ind w:firstLine="720"/>
        <w:jc w:val="both"/>
        <w:rPr>
          <w:rFonts w:ascii="Georgia" w:eastAsia="Times New Roman" w:hAnsi="Georgia" w:cs="Times New Roman"/>
          <w:color w:val="000000"/>
          <w:lang w:eastAsia="en-PH"/>
        </w:rPr>
        <w:sectPr w:rsidR="008F456D">
          <w:headerReference w:type="default" r:id="rId37"/>
          <w:headerReference w:type="first" r:id="rId38"/>
          <w:pgSz w:w="12240" w:h="15840"/>
          <w:pgMar w:top="1718"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8F456D" w:rsidRDefault="008F456D">
      <w:pPr>
        <w:spacing w:after="0" w:line="240" w:lineRule="auto"/>
        <w:ind w:firstLine="720"/>
        <w:jc w:val="both"/>
        <w:rPr>
          <w:rFonts w:ascii="Georgia" w:eastAsia="Times New Roman" w:hAnsi="Georgia" w:cs="Times New Roman"/>
          <w:color w:val="000000"/>
          <w:lang w:eastAsia="en-PH"/>
        </w:rPr>
      </w:pPr>
    </w:p>
    <w:p w14:paraId="2CFA99C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2.4.</w:t>
      </w:r>
      <w:r>
        <w:rPr>
          <w:rFonts w:ascii="Georgia" w:eastAsia="Times New Roman" w:hAnsi="Georgia" w:cs="Times New Roman"/>
          <w:color w:val="000000"/>
          <w:lang w:eastAsia="en-PH"/>
        </w:rPr>
        <w:t xml:space="preserve"> </w:t>
      </w:r>
    </w:p>
    <w:p w14:paraId="60D07E2A"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Students Wish They Had Personalized Guidance and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8F456D" w14:paraId="6FC31D28" w14:textId="77777777">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984EAA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B2AB08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2BAE2574" w14:textId="77777777">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B4279E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04A410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8 (38.1%)</w:t>
            </w:r>
          </w:p>
        </w:tc>
      </w:tr>
      <w:tr w:rsidR="008F456D" w14:paraId="7EC50318"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DFA0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81EC05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(28.6&amp;)</w:t>
            </w:r>
          </w:p>
        </w:tc>
      </w:tr>
      <w:tr w:rsidR="008F456D" w14:paraId="34C7CAA6" w14:textId="77777777">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714B2D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1DDD8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(23.8%)</w:t>
            </w:r>
          </w:p>
        </w:tc>
      </w:tr>
      <w:tr w:rsidR="008F456D" w14:paraId="0FF20295"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FB616E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799522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(9.5%)</w:t>
            </w:r>
          </w:p>
        </w:tc>
      </w:tr>
      <w:tr w:rsidR="008F456D" w14:paraId="3FCEE3CF" w14:textId="77777777">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259C2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8794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37A2B7B6" w14:textId="77777777" w:rsidR="008F456D" w:rsidRDefault="008F456D">
      <w:pPr>
        <w:spacing w:after="0" w:line="480" w:lineRule="auto"/>
        <w:rPr>
          <w:rFonts w:ascii="Georgia" w:eastAsia="Times New Roman" w:hAnsi="Georgia" w:cs="Times New Roman"/>
          <w:color w:val="000000"/>
          <w:lang w:eastAsia="en-PH"/>
        </w:rPr>
      </w:pPr>
    </w:p>
    <w:p w14:paraId="284914D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 xml:space="preserve">Table 2.5. </w:t>
      </w:r>
    </w:p>
    <w:p w14:paraId="3C9C0F7E" w14:textId="77777777" w:rsidR="008F456D" w:rsidRDefault="002B278F">
      <w:pPr>
        <w:spacing w:after="0" w:line="480" w:lineRule="auto"/>
        <w:rPr>
          <w:rFonts w:ascii="Georgia" w:eastAsia="Times New Roman" w:hAnsi="Georgia" w:cs="Times New Roman"/>
          <w:b/>
          <w:bCs/>
          <w:i/>
          <w:iCs/>
          <w:color w:val="000000"/>
          <w:lang w:eastAsia="en-PH"/>
        </w:rPr>
      </w:pPr>
      <w:r>
        <w:rPr>
          <w:rFonts w:ascii="Georgia" w:eastAsia="Times New Roman" w:hAnsi="Georgia" w:cs="Times New Roman"/>
          <w:i/>
          <w:iCs/>
          <w:color w:val="000000"/>
          <w:lang w:eastAsia="en-PH"/>
        </w:rPr>
        <w:t xml:space="preserve">Biggest Obstacle Faced in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8F456D" w14:paraId="182E1663"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08ABE4B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4570EC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75F540B6"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77777777" w:rsidR="008F456D" w:rsidRDefault="002B278F">
            <w:pPr>
              <w:spacing w:after="0" w:line="240" w:lineRule="auto"/>
              <w:jc w:val="center"/>
              <w:rPr>
                <w:rFonts w:ascii="Georgia" w:eastAsia="Times New Roman" w:hAnsi="Georgia" w:cs="Times New Roman"/>
                <w:b/>
                <w:bCs/>
                <w:color w:val="000000"/>
                <w:lang w:eastAsia="en-PH"/>
              </w:rPr>
            </w:pPr>
            <w:r>
              <w:rPr>
                <w:rFonts w:ascii="Georgia" w:eastAsia="Times New Roman" w:hAnsi="Georgia" w:cs="Times New Roman"/>
                <w:color w:val="000000"/>
                <w:lang w:eastAsia="en-PH"/>
              </w:rPr>
              <w:t>4 (19%)</w:t>
            </w:r>
          </w:p>
        </w:tc>
      </w:tr>
      <w:tr w:rsidR="008F456D" w14:paraId="282843A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0</w:t>
            </w:r>
          </w:p>
        </w:tc>
      </w:tr>
      <w:tr w:rsidR="008F456D" w14:paraId="086BE2CF"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(9.5%)</w:t>
            </w:r>
          </w:p>
        </w:tc>
      </w:tr>
      <w:tr w:rsidR="008F456D" w14:paraId="2CC636E1" w14:textId="77777777">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15 (71.4%)</w:t>
            </w:r>
          </w:p>
        </w:tc>
      </w:tr>
    </w:tbl>
    <w:p w14:paraId="6801ECB0" w14:textId="77777777" w:rsidR="008F456D" w:rsidRDefault="008F456D">
      <w:pPr>
        <w:spacing w:after="0" w:line="480" w:lineRule="auto"/>
        <w:rPr>
          <w:rFonts w:ascii="Georgia" w:eastAsia="Times New Roman" w:hAnsi="Georgia" w:cs="Times New Roman"/>
          <w:color w:val="000000"/>
          <w:lang w:eastAsia="en-PH"/>
        </w:rPr>
      </w:pPr>
    </w:p>
    <w:p w14:paraId="22A1630D"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8F456D" w:rsidRDefault="008F456D">
      <w:pPr>
        <w:spacing w:after="0" w:line="240" w:lineRule="auto"/>
        <w:ind w:firstLine="720"/>
        <w:rPr>
          <w:rFonts w:ascii="Georgia" w:eastAsia="Times New Roman" w:hAnsi="Georgia" w:cs="Times New Roman"/>
          <w:color w:val="000000"/>
          <w:lang w:eastAsia="en-PH"/>
        </w:rPr>
      </w:pPr>
    </w:p>
    <w:p w14:paraId="2412250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2.6. </w:t>
      </w:r>
    </w:p>
    <w:p w14:paraId="4B5BC727"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8F456D" w14:paraId="6852F7F8"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028E1420"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FA6B3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Important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593BE94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A71284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122208D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3EB95DD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Important</w:t>
            </w:r>
          </w:p>
        </w:tc>
      </w:tr>
      <w:tr w:rsidR="008F456D" w14:paraId="432558BE" w14:textId="77777777">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tcPr>
          <w:p w14:paraId="51FFDBA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tcPr>
          <w:p w14:paraId="5F9996F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24155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3F7FAB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1FF38F2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5DC7556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6623ED63" w14:textId="77777777">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tcPr>
          <w:p w14:paraId="0ACA4D9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tcPr>
          <w:p w14:paraId="0E0E4D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8617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FA13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58A16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734F83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bl>
    <w:p w14:paraId="0B56D5C5" w14:textId="77777777" w:rsidR="008F456D" w:rsidRDefault="008F456D">
      <w:pPr>
        <w:spacing w:after="0" w:line="240" w:lineRule="auto"/>
        <w:rPr>
          <w:rFonts w:ascii="Georgia" w:eastAsia="Times New Roman" w:hAnsi="Georgia" w:cs="Times New Roman"/>
          <w:lang w:eastAsia="en-PH"/>
        </w:rPr>
      </w:pPr>
    </w:p>
    <w:p w14:paraId="7C72AA63" w14:textId="77777777" w:rsidR="008F456D" w:rsidRDefault="002B278F">
      <w:pPr>
        <w:spacing w:after="0" w:line="480" w:lineRule="auto"/>
        <w:jc w:val="both"/>
        <w:rPr>
          <w:rFonts w:ascii="Georgia" w:eastAsia="Times New Roman" w:hAnsi="Georgia" w:cs="Times New Roman"/>
          <w:color w:val="000000"/>
          <w:lang w:eastAsia="en-PH"/>
        </w:rPr>
        <w:sectPr w:rsidR="008F456D">
          <w:headerReference w:type="default" r:id="rId39"/>
          <w:headerReference w:type="first" r:id="rId40"/>
          <w:pgSz w:w="12240" w:h="15840"/>
          <w:pgMar w:top="1440" w:right="1440" w:bottom="1440" w:left="1440" w:header="708" w:footer="708" w:gutter="0"/>
          <w:pgNumType w:start="1"/>
          <w:cols w:space="708"/>
          <w:titlePg/>
          <w:docGrid w:linePitch="360"/>
        </w:sectPr>
      </w:pPr>
      <w:r>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Pr>
          <w:rFonts w:ascii="Georgia" w:eastAsia="Times New Roman" w:hAnsi="Georgia" w:cs="Times New Roman"/>
          <w:color w:val="000000"/>
          <w:lang w:eastAsia="en-PH"/>
        </w:rPr>
        <w:t>At</w:t>
      </w:r>
      <w:proofErr w:type="gramEnd"/>
      <w:r>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8F456D" w:rsidRDefault="008F456D">
      <w:pPr>
        <w:spacing w:after="0" w:line="240" w:lineRule="auto"/>
        <w:jc w:val="both"/>
        <w:rPr>
          <w:rFonts w:ascii="Georgia" w:eastAsia="Times New Roman" w:hAnsi="Georgia" w:cs="Times New Roman"/>
          <w:color w:val="000000"/>
          <w:lang w:eastAsia="en-PH"/>
        </w:rPr>
      </w:pPr>
    </w:p>
    <w:p w14:paraId="48A7F693"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2.7</w:t>
      </w:r>
    </w:p>
    <w:p w14:paraId="68F276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Students Interested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8F456D" w14:paraId="2E6037EE" w14:textId="77777777">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38CB557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6B9AD81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34CA0EE4" w14:textId="77777777">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C4E760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tcPr>
          <w:p w14:paraId="29120E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76.2 %</w:t>
            </w:r>
          </w:p>
        </w:tc>
      </w:tr>
      <w:tr w:rsidR="008F456D" w14:paraId="5951F2E4" w14:textId="77777777">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AA06F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03D9E5C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23.8 %</w:t>
            </w:r>
          </w:p>
        </w:tc>
      </w:tr>
      <w:tr w:rsidR="008F456D" w14:paraId="5E977CEB" w14:textId="77777777">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DFF39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tcPr>
          <w:p w14:paraId="25919F4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bl>
    <w:p w14:paraId="74A02A52" w14:textId="77777777" w:rsidR="008F456D" w:rsidRDefault="008F456D">
      <w:pPr>
        <w:spacing w:after="0" w:line="240" w:lineRule="auto"/>
        <w:rPr>
          <w:rFonts w:ascii="Georgia" w:eastAsia="Times New Roman" w:hAnsi="Georgia" w:cs="Times New Roman"/>
          <w:lang w:eastAsia="en-PH"/>
        </w:rPr>
      </w:pPr>
    </w:p>
    <w:p w14:paraId="2B12B290"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8F456D" w:rsidRDefault="008F456D">
      <w:pPr>
        <w:spacing w:after="0" w:line="240" w:lineRule="auto"/>
        <w:jc w:val="both"/>
        <w:rPr>
          <w:rFonts w:ascii="Georgia" w:eastAsia="Times New Roman" w:hAnsi="Georgia" w:cs="Times New Roman"/>
          <w:color w:val="000000"/>
          <w:lang w:eastAsia="en-PH"/>
        </w:rPr>
      </w:pPr>
    </w:p>
    <w:p w14:paraId="14D4F552"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2.8</w:t>
      </w:r>
    </w:p>
    <w:p w14:paraId="0AC6854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8F456D" w14:paraId="2D33B55D" w14:textId="77777777">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7CF2B4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060FF4E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07DC9610" w14:textId="77777777">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tcPr>
          <w:p w14:paraId="33C16A0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1E0D86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3C531AD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75A88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0CEE5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11 (52.4%)</w:t>
            </w:r>
          </w:p>
        </w:tc>
      </w:tr>
      <w:tr w:rsidR="008F456D" w14:paraId="737F78FE"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B390EA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6F516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14 (66.7%)</w:t>
            </w:r>
          </w:p>
        </w:tc>
      </w:tr>
      <w:tr w:rsidR="008F456D" w14:paraId="15D8AF6A"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C5191F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05AC8D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 (42.9%)</w:t>
            </w:r>
          </w:p>
        </w:tc>
      </w:tr>
      <w:tr w:rsidR="008F456D" w14:paraId="1BB1459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CE22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31E47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(33.3%)</w:t>
            </w:r>
          </w:p>
        </w:tc>
      </w:tr>
      <w:tr w:rsidR="008F456D" w14:paraId="153DCB08"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r w:rsidR="008F456D" w14:paraId="2B1715C4" w14:textId="77777777">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10 (47.6%)</w:t>
            </w:r>
          </w:p>
        </w:tc>
      </w:tr>
    </w:tbl>
    <w:p w14:paraId="263D2B9E" w14:textId="77777777" w:rsidR="008F456D" w:rsidRDefault="008F456D">
      <w:pPr>
        <w:rPr>
          <w:rFonts w:ascii="Georgia" w:eastAsia="Times New Roman" w:hAnsi="Georgia" w:cs="Times New Roman"/>
          <w:lang w:eastAsia="en-PH"/>
        </w:rPr>
      </w:pPr>
    </w:p>
    <w:p w14:paraId="31FCBBE2"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8F456D" w14:paraId="20545DB6" w14:textId="77777777">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6C655F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1DD96E2"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CF26358"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59DA21ED"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Mentor Support through Academic Challenges?</w:t>
            </w:r>
          </w:p>
        </w:tc>
      </w:tr>
      <w:tr w:rsidR="008F456D" w14:paraId="7426F099"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F9BD61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870714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CB619C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1083D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50%</w:t>
            </w:r>
          </w:p>
        </w:tc>
      </w:tr>
      <w:tr w:rsidR="008F456D" w14:paraId="68DB54DB"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4E9194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D7C0186"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53631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7F0E763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5DDD3118"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1534D1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3C07A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A28DEA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CF2E8E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60%</w:t>
            </w:r>
          </w:p>
        </w:tc>
      </w:tr>
      <w:tr w:rsidR="008F456D" w14:paraId="3BC355BE"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9B13D6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F8CC65E"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6A3085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7831B84"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80%</w:t>
            </w:r>
          </w:p>
        </w:tc>
      </w:tr>
      <w:tr w:rsidR="008F456D" w14:paraId="54E61BB6" w14:textId="77777777">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4FBD3C1B"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B7A8B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5D0EE5F"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3B555D3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42148F25" w14:textId="77777777" w:rsidR="008F456D" w:rsidRDefault="008F456D">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8F456D" w14:paraId="21ACF4F4"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9C44686"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69D2527A"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44B2FD51" w14:textId="77777777" w:rsidR="008F456D" w:rsidRDefault="002B278F">
            <w:pPr>
              <w:spacing w:before="200" w:after="0" w:line="240" w:lineRule="auto"/>
              <w:rPr>
                <w:rFonts w:ascii="Georgia" w:eastAsia="Times New Roman" w:hAnsi="Georgia" w:cs="Times New Roman"/>
                <w:lang w:eastAsia="en-PH"/>
              </w:rPr>
            </w:pPr>
            <w:r>
              <w:rPr>
                <w:rFonts w:ascii="Georgia" w:eastAsia="Times New Roman" w:hAnsi="Georgia" w:cs="Times New Roman"/>
                <w:b/>
                <w:bCs/>
                <w:color w:val="0D0D0D"/>
                <w:shd w:val="clear" w:color="auto" w:fill="FFFFFF"/>
                <w:lang w:eastAsia="en-PH"/>
              </w:rPr>
              <w:t>Mentoring Impact</w:t>
            </w:r>
          </w:p>
        </w:tc>
      </w:tr>
      <w:tr w:rsidR="008F456D" w14:paraId="0CC6A39E"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033DF708"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B3A9ED5"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12EC42A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8580336"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B7FA3CA"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2ABB497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DFEF05D"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0D4E79C3"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3803052"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37CA7D60"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6E389F91"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r w:rsidR="008F456D" w14:paraId="6A205518"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16A1D987"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5A22BF8C"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21B3DD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r>
    </w:tbl>
    <w:p w14:paraId="2B6265C5" w14:textId="77777777" w:rsidR="008F456D" w:rsidRDefault="008F456D">
      <w:pPr>
        <w:spacing w:before="200" w:after="0" w:line="240" w:lineRule="auto"/>
        <w:jc w:val="both"/>
        <w:rPr>
          <w:rFonts w:ascii="Georgia" w:eastAsia="Times New Roman" w:hAnsi="Georgia" w:cs="Times New Roman"/>
          <w:color w:val="0D0D0D"/>
          <w:shd w:val="clear" w:color="auto" w:fill="FFFFFF"/>
          <w:lang w:eastAsia="en-PH"/>
        </w:rPr>
        <w:sectPr w:rsidR="008F456D">
          <w:headerReference w:type="default" r:id="rId41"/>
          <w:headerReference w:type="first" r:id="rId42"/>
          <w:pgSz w:w="12240" w:h="15840"/>
          <w:pgMar w:top="1620" w:right="1440" w:bottom="1440" w:left="1440" w:header="708" w:footer="708" w:gutter="0"/>
          <w:pgNumType w:start="1"/>
          <w:cols w:space="708"/>
          <w:titlePg/>
          <w:docGrid w:linePitch="360"/>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8F456D" w14:paraId="612EED67" w14:textId="77777777">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56D5A73"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tcPr>
          <w:p w14:paraId="7F33F1B9" w14:textId="77777777" w:rsidR="008F456D" w:rsidRDefault="002B278F">
            <w:pPr>
              <w:spacing w:before="200" w:after="0" w:line="240" w:lineRule="auto"/>
              <w:jc w:val="both"/>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tcPr>
          <w:p w14:paraId="06CD417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D0D0D"/>
                <w:shd w:val="clear" w:color="auto" w:fill="FFFFFF"/>
                <w:lang w:eastAsia="en-PH"/>
              </w:rPr>
              <w:t>100%</w:t>
            </w:r>
          </w:p>
          <w:p w14:paraId="0B55446E" w14:textId="77777777" w:rsidR="008F456D" w:rsidRDefault="008F456D">
            <w:pPr>
              <w:spacing w:after="240" w:line="240" w:lineRule="auto"/>
              <w:rPr>
                <w:rFonts w:ascii="Georgia" w:eastAsia="Times New Roman" w:hAnsi="Georgia" w:cs="Times New Roman"/>
                <w:lang w:eastAsia="en-PH"/>
              </w:rPr>
            </w:pPr>
          </w:p>
        </w:tc>
      </w:tr>
    </w:tbl>
    <w:p w14:paraId="452B5307" w14:textId="77777777" w:rsidR="008F456D" w:rsidRDefault="008F456D">
      <w:pPr>
        <w:rPr>
          <w:rFonts w:ascii="Georgia" w:eastAsia="Times New Roman" w:hAnsi="Georgia" w:cs="Times New Roman"/>
          <w:lang w:eastAsia="en-PH"/>
        </w:rPr>
      </w:pPr>
    </w:p>
    <w:p w14:paraId="2A1D10AE"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a few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Pr>
          <w:rFonts w:ascii="Georgia" w:eastAsia="Times New Roman" w:hAnsi="Georgia" w:cs="Times New Roman"/>
          <w:color w:val="000000"/>
          <w:shd w:val="clear" w:color="auto" w:fill="FFFFFF"/>
          <w:lang w:eastAsia="en-PH"/>
        </w:rPr>
        <w:t>considered,</w:t>
      </w:r>
      <w:proofErr w:type="gramEnd"/>
      <w:r>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8F456D" w:rsidRDefault="008F456D">
      <w:pPr>
        <w:spacing w:after="0" w:line="240" w:lineRule="auto"/>
        <w:rPr>
          <w:rFonts w:ascii="Georgia" w:eastAsia="Times New Roman" w:hAnsi="Georgia" w:cs="Times New Roman"/>
          <w:lang w:eastAsia="en-PH"/>
        </w:rPr>
      </w:pPr>
    </w:p>
    <w:p w14:paraId="43DCFE0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2.9</w:t>
      </w:r>
      <w:r>
        <w:rPr>
          <w:rFonts w:ascii="Georgia" w:eastAsia="Times New Roman" w:hAnsi="Georgia" w:cs="Times New Roman"/>
          <w:color w:val="000000"/>
          <w:lang w:eastAsia="en-PH"/>
        </w:rPr>
        <w:t xml:space="preserve"> </w:t>
      </w:r>
    </w:p>
    <w:p w14:paraId="319E617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8F456D" w14:paraId="4EE9EBCC"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1FF69B3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2ACEC1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E61B7E0"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F07C8D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68B1219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r>
      <w:tr w:rsidR="008F456D" w14:paraId="70365ABC"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5D8046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B2E09A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39EE5BE7"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7043C82B"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3630CC8"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2 (12.5%)</w:t>
            </w:r>
          </w:p>
        </w:tc>
      </w:tr>
      <w:tr w:rsidR="008F456D" w14:paraId="0FC0A0DA"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0848818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09D5B33"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 (6.3%)</w:t>
            </w:r>
          </w:p>
        </w:tc>
      </w:tr>
    </w:tbl>
    <w:p w14:paraId="7D54657B" w14:textId="77777777" w:rsidR="008F456D" w:rsidRDefault="008F456D">
      <w:pPr>
        <w:spacing w:after="0" w:line="480" w:lineRule="auto"/>
        <w:jc w:val="both"/>
        <w:rPr>
          <w:rFonts w:ascii="Georgia" w:eastAsia="Times New Roman" w:hAnsi="Georgia" w:cs="Times New Roman"/>
          <w:lang w:eastAsia="en-PH"/>
        </w:rPr>
      </w:pPr>
    </w:p>
    <w:p w14:paraId="256514B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2.10</w:t>
      </w:r>
      <w:r>
        <w:rPr>
          <w:rFonts w:ascii="Georgia" w:eastAsia="Times New Roman" w:hAnsi="Georgia" w:cs="Times New Roman"/>
          <w:color w:val="000000"/>
          <w:lang w:eastAsia="en-PH"/>
        </w:rPr>
        <w:t xml:space="preserve"> </w:t>
      </w:r>
    </w:p>
    <w:p w14:paraId="07DE7B8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Ways Personalized Assistance Can Impact </w:t>
      </w:r>
      <w:proofErr w:type="gramStart"/>
      <w:r>
        <w:rPr>
          <w:rFonts w:ascii="Georgia" w:eastAsia="Times New Roman" w:hAnsi="Georgia" w:cs="Times New Roman"/>
          <w:i/>
          <w:iCs/>
          <w:color w:val="000000"/>
          <w:lang w:eastAsia="en-PH"/>
        </w:rPr>
        <w:t>A</w:t>
      </w:r>
      <w:proofErr w:type="gramEnd"/>
      <w:r>
        <w:rPr>
          <w:rFonts w:ascii="Georgia" w:eastAsia="Times New Roman" w:hAnsi="Georgia" w:cs="Times New Roman"/>
          <w:i/>
          <w:iCs/>
          <w:color w:val="000000"/>
          <w:lang w:eastAsia="en-PH"/>
        </w:rPr>
        <w:t> Student’s Academic Success and Learning Experience</w:t>
      </w:r>
    </w:p>
    <w:p w14:paraId="7D357AC0"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8F456D" w14:paraId="419C98DB" w14:textId="77777777">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07B3050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79D37E2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1C56B516"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2FA0E40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4A5790B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r w:rsidR="008F456D" w14:paraId="54D379A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56DDE3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2F2B9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(31.3%)</w:t>
            </w:r>
          </w:p>
        </w:tc>
      </w:tr>
      <w:tr w:rsidR="008F456D" w14:paraId="1D725149"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F01E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Fostering a supportive learning</w:t>
            </w:r>
          </w:p>
          <w:p w14:paraId="49CCB6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D7505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2F55A3EF"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All of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1 (6.3%)</w:t>
            </w:r>
          </w:p>
        </w:tc>
      </w:tr>
    </w:tbl>
    <w:p w14:paraId="7A3C7069" w14:textId="77777777" w:rsidR="008F456D" w:rsidRDefault="008F456D">
      <w:pPr>
        <w:spacing w:after="0" w:line="480" w:lineRule="auto"/>
        <w:jc w:val="both"/>
        <w:rPr>
          <w:rFonts w:ascii="Georgia" w:eastAsia="Times New Roman" w:hAnsi="Georgia" w:cs="Times New Roman"/>
          <w:lang w:eastAsia="en-PH"/>
        </w:rPr>
      </w:pPr>
    </w:p>
    <w:p w14:paraId="11C2E6AA"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2.11</w:t>
      </w:r>
      <w:r>
        <w:rPr>
          <w:rFonts w:ascii="Georgia" w:eastAsia="Times New Roman" w:hAnsi="Georgia" w:cs="Times New Roman"/>
          <w:color w:val="000000"/>
          <w:lang w:eastAsia="en-PH"/>
        </w:rPr>
        <w:t xml:space="preserve"> </w:t>
      </w:r>
    </w:p>
    <w:p w14:paraId="2CDB4590"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Important Skills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Students To Develop In Their Field</w:t>
      </w:r>
    </w:p>
    <w:p w14:paraId="73087303"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8F456D" w14:paraId="43886E84" w14:textId="77777777">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263121C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5EA2B3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bl>
    <w:p w14:paraId="53A3D2DB"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3"/>
          <w:headerReference w:type="first" r:id="rId44"/>
          <w:pgSz w:w="12240" w:h="15840"/>
          <w:pgMar w:top="1620" w:right="1440" w:bottom="1440" w:left="1440" w:header="540"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8F456D" w14:paraId="0F188A09" w14:textId="77777777">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640484C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C6B6CD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2 (12.5%)</w:t>
            </w:r>
          </w:p>
          <w:p w14:paraId="3F3DB2C0" w14:textId="77777777" w:rsidR="008F456D" w:rsidRDefault="008F456D">
            <w:pPr>
              <w:rPr>
                <w:rFonts w:ascii="Georgia" w:eastAsia="Times New Roman" w:hAnsi="Georgia" w:cs="Times New Roman"/>
                <w:lang w:eastAsia="en-PH"/>
              </w:rPr>
            </w:pPr>
          </w:p>
          <w:p w14:paraId="27BA02E9" w14:textId="77777777" w:rsidR="008F456D" w:rsidRDefault="008F456D">
            <w:pPr>
              <w:rPr>
                <w:rFonts w:ascii="Georgia" w:eastAsia="Times New Roman" w:hAnsi="Georgia" w:cs="Times New Roman"/>
                <w:color w:val="000000"/>
                <w:lang w:eastAsia="en-PH"/>
              </w:rPr>
            </w:pPr>
          </w:p>
          <w:p w14:paraId="1C65F945" w14:textId="77777777" w:rsidR="008F456D" w:rsidRDefault="008F456D">
            <w:pPr>
              <w:rPr>
                <w:rFonts w:ascii="Georgia" w:eastAsia="Times New Roman" w:hAnsi="Georgia" w:cs="Times New Roman"/>
                <w:lang w:eastAsia="en-PH"/>
              </w:rPr>
            </w:pPr>
          </w:p>
        </w:tc>
      </w:tr>
      <w:tr w:rsidR="008F456D" w14:paraId="36992DB4"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7437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747138B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r>
      <w:tr w:rsidR="008F456D" w14:paraId="6368827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D7B23D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681AB39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r w:rsidR="008F456D" w14:paraId="4B3BF61B"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B611A0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All of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1730EE8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5 (31.2%)</w:t>
            </w:r>
          </w:p>
        </w:tc>
      </w:tr>
    </w:tbl>
    <w:p w14:paraId="565D38B5" w14:textId="77777777" w:rsidR="008F456D" w:rsidRDefault="008F456D">
      <w:pPr>
        <w:spacing w:after="0" w:line="240" w:lineRule="auto"/>
        <w:rPr>
          <w:rFonts w:ascii="Georgia" w:eastAsia="Times New Roman" w:hAnsi="Georgia" w:cs="Times New Roman"/>
          <w:lang w:eastAsia="en-PH"/>
        </w:rPr>
      </w:pPr>
    </w:p>
    <w:p w14:paraId="1E2104AE" w14:textId="77777777" w:rsidR="008F456D" w:rsidRDefault="002B278F">
      <w:pPr>
        <w:spacing w:after="0" w:line="480" w:lineRule="auto"/>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ab/>
        <w:t xml:space="preserve">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 </w:t>
      </w:r>
      <w:r>
        <w:rPr>
          <w:rFonts w:ascii="Georgia" w:eastAsia="Times New Roman" w:hAnsi="Georgia" w:cs="Times New Roman"/>
          <w:color w:val="FF0000"/>
          <w:lang w:eastAsia="en-PH"/>
        </w:rPr>
        <w:t xml:space="preserve"> </w:t>
      </w:r>
    </w:p>
    <w:p w14:paraId="10B775D9" w14:textId="77777777" w:rsidR="008F456D" w:rsidRDefault="008F456D">
      <w:pPr>
        <w:spacing w:after="0" w:line="240" w:lineRule="auto"/>
        <w:jc w:val="both"/>
        <w:rPr>
          <w:rFonts w:ascii="Georgia" w:eastAsia="Times New Roman" w:hAnsi="Georgia" w:cs="Times New Roman"/>
          <w:color w:val="FF0000"/>
          <w:lang w:eastAsia="en-PH"/>
        </w:rPr>
      </w:pPr>
    </w:p>
    <w:p w14:paraId="25755D6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2.12  </w:t>
      </w:r>
    </w:p>
    <w:p w14:paraId="05DDA05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Comfortability </w:t>
      </w:r>
      <w:proofErr w:type="gramStart"/>
      <w:r>
        <w:rPr>
          <w:rFonts w:ascii="Georgia" w:eastAsia="Times New Roman" w:hAnsi="Georgia" w:cs="Times New Roman"/>
          <w:i/>
          <w:iCs/>
          <w:color w:val="000000"/>
          <w:lang w:eastAsia="en-PH"/>
        </w:rPr>
        <w:t>In</w:t>
      </w:r>
      <w:proofErr w:type="gramEnd"/>
      <w:r>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8F456D" w14:paraId="3F1534D0" w14:textId="77777777">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tcPr>
          <w:p w14:paraId="225CF536" w14:textId="77777777" w:rsidR="008F456D" w:rsidRDefault="008F456D">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337D6A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 xml:space="preserve">Not Comfortable </w:t>
            </w:r>
            <w:proofErr w:type="gramStart"/>
            <w:r>
              <w:rPr>
                <w:rFonts w:ascii="Georgia" w:eastAsia="Times New Roman" w:hAnsi="Georgia" w:cs="Times New Roman"/>
                <w:b/>
                <w:bCs/>
                <w:color w:val="000000"/>
                <w:lang w:eastAsia="en-PH"/>
              </w:rPr>
              <w:t>At</w:t>
            </w:r>
            <w:proofErr w:type="gramEnd"/>
            <w:r>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7032D4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6901D64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tcPr>
          <w:p w14:paraId="068724D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tcPr>
          <w:p w14:paraId="099BF51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Extremely Comfortable</w:t>
            </w:r>
          </w:p>
        </w:tc>
      </w:tr>
      <w:tr w:rsidR="008F456D" w14:paraId="5B0DEAA9" w14:textId="77777777">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tcPr>
          <w:p w14:paraId="2B97ECC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7E6340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40A576D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26CC5BE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tcPr>
          <w:p w14:paraId="08EDE82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tcPr>
          <w:p w14:paraId="29EF43E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5</w:t>
            </w:r>
          </w:p>
        </w:tc>
      </w:tr>
      <w:tr w:rsidR="008F456D" w14:paraId="2160210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tcPr>
          <w:p w14:paraId="3FF0302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C7360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E5A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CCCA4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78FB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1B442C3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 (37.5%)</w:t>
            </w:r>
          </w:p>
        </w:tc>
      </w:tr>
    </w:tbl>
    <w:p w14:paraId="7E8D3DB0" w14:textId="77777777" w:rsidR="008F456D" w:rsidRDefault="008F456D">
      <w:pPr>
        <w:spacing w:after="0" w:line="480" w:lineRule="auto"/>
        <w:rPr>
          <w:rFonts w:ascii="Georgia" w:eastAsia="Times New Roman" w:hAnsi="Georgia" w:cs="Times New Roman"/>
          <w:b/>
          <w:bCs/>
          <w:color w:val="000000"/>
          <w:lang w:eastAsia="en-PH"/>
        </w:rPr>
      </w:pPr>
    </w:p>
    <w:p w14:paraId="0B8492B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8F456D" w:rsidRDefault="008F456D">
      <w:pPr>
        <w:spacing w:after="0" w:line="240" w:lineRule="auto"/>
        <w:rPr>
          <w:rFonts w:ascii="Georgia" w:eastAsia="Times New Roman" w:hAnsi="Georgia" w:cs="Times New Roman"/>
          <w:lang w:eastAsia="en-PH"/>
        </w:rPr>
      </w:pPr>
    </w:p>
    <w:p w14:paraId="26F0B79E" w14:textId="45D35235" w:rsidR="008F456D" w:rsidRDefault="002B278F" w:rsidP="00671127">
      <w:pPr>
        <w:rPr>
          <w:rFonts w:ascii="Georgia" w:eastAsia="Times New Roman" w:hAnsi="Georgia" w:cs="Times New Roman"/>
          <w:color w:val="000000"/>
          <w:lang w:eastAsia="en-PH"/>
        </w:rPr>
      </w:pPr>
      <w:ins w:id="599" w:author="Jade Raposa" w:date="2024-10-17T00:03:00Z">
        <w:r>
          <w:rPr>
            <w:rFonts w:ascii="Georgia" w:eastAsia="Times New Roman" w:hAnsi="Georgia" w:cs="Times New Roman"/>
            <w:b/>
            <w:bCs/>
            <w:color w:val="000000"/>
            <w:lang w:eastAsia="en-PH"/>
          </w:rPr>
          <w:br w:type="page"/>
        </w:r>
      </w:ins>
      <w:r>
        <w:rPr>
          <w:rFonts w:ascii="Georgia" w:eastAsia="Times New Roman" w:hAnsi="Georgia" w:cs="Times New Roman"/>
          <w:b/>
          <w:bCs/>
          <w:color w:val="000000"/>
          <w:lang w:eastAsia="en-PH"/>
        </w:rPr>
        <w:lastRenderedPageBreak/>
        <w:t>Table 2.13</w:t>
      </w:r>
      <w:r>
        <w:rPr>
          <w:rFonts w:ascii="Georgia" w:eastAsia="Times New Roman" w:hAnsi="Georgia" w:cs="Times New Roman"/>
          <w:color w:val="000000"/>
          <w:lang w:eastAsia="en-PH"/>
        </w:rPr>
        <w:t xml:space="preserve"> </w:t>
      </w:r>
    </w:p>
    <w:p w14:paraId="68028D4C"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Educators Belief in Apps </w:t>
      </w:r>
      <w:proofErr w:type="gramStart"/>
      <w:r>
        <w:rPr>
          <w:rFonts w:ascii="Georgia" w:eastAsia="Times New Roman" w:hAnsi="Georgia" w:cs="Times New Roman"/>
          <w:i/>
          <w:iCs/>
          <w:color w:val="000000"/>
          <w:lang w:eastAsia="en-PH"/>
        </w:rPr>
        <w:t>For</w:t>
      </w:r>
      <w:proofErr w:type="gramEnd"/>
      <w:r>
        <w:rPr>
          <w:rFonts w:ascii="Georgia" w:eastAsia="Times New Roman" w:hAnsi="Georgia" w:cs="Times New Roman"/>
          <w:i/>
          <w:iCs/>
          <w:color w:val="000000"/>
          <w:lang w:eastAsia="en-PH"/>
        </w:rPr>
        <w:t xml:space="preserve"> Improving And Enhancing Student’s Knowledge</w:t>
      </w:r>
    </w:p>
    <w:p w14:paraId="44F38044" w14:textId="77777777" w:rsidR="008F456D" w:rsidRDefault="008F456D">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8F456D" w14:paraId="184E6E69" w14:textId="77777777">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4C8C7A8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4444A3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61345DB5" w14:textId="77777777">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13EE7C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3F3B4E3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12 (75%)</w:t>
            </w:r>
          </w:p>
        </w:tc>
      </w:tr>
      <w:tr w:rsidR="008F456D" w14:paraId="48FE151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30FBDEC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499DE24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0</w:t>
            </w:r>
          </w:p>
        </w:tc>
      </w:tr>
      <w:tr w:rsidR="008F456D" w14:paraId="4AD9008B" w14:textId="77777777">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567C94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0465A78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 (25%)</w:t>
            </w:r>
          </w:p>
        </w:tc>
      </w:tr>
    </w:tbl>
    <w:p w14:paraId="01F6C32B" w14:textId="77777777" w:rsidR="008F456D" w:rsidRDefault="008F456D">
      <w:pPr>
        <w:spacing w:after="0" w:line="240" w:lineRule="auto"/>
        <w:rPr>
          <w:rFonts w:ascii="Georgia" w:eastAsia="Times New Roman" w:hAnsi="Georgia" w:cs="Times New Roman"/>
          <w:lang w:eastAsia="en-PH"/>
        </w:rPr>
      </w:pPr>
    </w:p>
    <w:p w14:paraId="3B226DC1"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 xml:space="preserve">Table 2.13 displays survey responses from educators and mentors regarding the effectiveness of a mentoring app in enhancing students' knowledge retention and 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 </w:t>
      </w:r>
    </w:p>
    <w:p w14:paraId="37E409C0" w14:textId="77777777" w:rsidR="008F456D" w:rsidRDefault="008F456D">
      <w:pPr>
        <w:spacing w:after="0" w:line="240" w:lineRule="auto"/>
        <w:jc w:val="both"/>
        <w:rPr>
          <w:rFonts w:ascii="Georgia" w:eastAsia="Times New Roman" w:hAnsi="Georgia" w:cs="Times New Roman"/>
          <w:lang w:eastAsia="en-PH"/>
        </w:rPr>
      </w:pPr>
    </w:p>
    <w:p w14:paraId="5B54659B"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2.14 </w:t>
      </w:r>
    </w:p>
    <w:p w14:paraId="7D011F6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 xml:space="preserve">Features Preferred </w:t>
      </w:r>
      <w:proofErr w:type="gramStart"/>
      <w:r>
        <w:rPr>
          <w:rFonts w:ascii="Georgia" w:eastAsia="Times New Roman" w:hAnsi="Georgia" w:cs="Times New Roman"/>
          <w:i/>
          <w:iCs/>
          <w:color w:val="000000"/>
          <w:lang w:eastAsia="en-PH"/>
        </w:rPr>
        <w:t>By</w:t>
      </w:r>
      <w:proofErr w:type="gramEnd"/>
      <w:r>
        <w:rPr>
          <w:rFonts w:ascii="Georgia" w:eastAsia="Times New Roman" w:hAnsi="Georgia" w:cs="Times New Roman"/>
          <w:i/>
          <w:iCs/>
          <w:color w:val="000000"/>
          <w:lang w:eastAsia="en-PH"/>
        </w:rPr>
        <w:t xml:space="preserve"> Educators For The App</w:t>
      </w:r>
    </w:p>
    <w:p w14:paraId="2F1F8B9D" w14:textId="77777777" w:rsidR="008F456D" w:rsidRDefault="008F456D">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8F456D" w14:paraId="27F1A5CF" w14:textId="77777777">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tcPr>
          <w:p w14:paraId="683BD8FB"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tcPr>
          <w:p w14:paraId="5AFFF1F2"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Results</w:t>
            </w:r>
          </w:p>
        </w:tc>
      </w:tr>
      <w:tr w:rsidR="008F456D" w14:paraId="5AB2AC10" w14:textId="77777777">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7C72C8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tcPr>
          <w:p w14:paraId="5A7BCEA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r w:rsidR="008F456D" w14:paraId="37614B1A" w14:textId="77777777">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137FB6C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593EFB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41.7 %</w:t>
            </w:r>
          </w:p>
        </w:tc>
      </w:tr>
    </w:tbl>
    <w:p w14:paraId="12C26323"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45"/>
          <w:headerReference w:type="first" r:id="rId46"/>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8F456D" w14:paraId="48F655B1" w14:textId="77777777">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A8B00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31A6040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91.7 %</w:t>
            </w:r>
          </w:p>
        </w:tc>
      </w:tr>
    </w:tbl>
    <w:p w14:paraId="2D424184" w14:textId="77777777" w:rsidR="008F456D" w:rsidRDefault="008F456D">
      <w:pPr>
        <w:spacing w:after="0" w:line="240" w:lineRule="auto"/>
        <w:rPr>
          <w:rFonts w:ascii="Georgia" w:eastAsia="Times New Roman" w:hAnsi="Georgia" w:cs="Times New Roman"/>
          <w:lang w:eastAsia="en-PH"/>
        </w:rPr>
      </w:pPr>
    </w:p>
    <w:p w14:paraId="50027FA2" w14:textId="1FFEF790" w:rsidR="008F456D" w:rsidRDefault="002B278F" w:rsidP="007823FC">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24" w:author="Jade Raposa" w:date="2024-10-18T22:52:00Z">
        <w:r>
          <w:rPr>
            <w:rFonts w:ascii="Georgia" w:eastAsia="Times New Roman" w:hAnsi="Georgia" w:cs="Times New Roman"/>
            <w:color w:val="000000"/>
            <w:lang w:eastAsia="en-PH"/>
          </w:rPr>
          <w:delText>all of</w:delText>
        </w:r>
      </w:del>
      <w:ins w:id="625" w:author="Jade Raposa" w:date="2024-10-18T22:52:00Z">
        <w:r>
          <w:rPr>
            <w:rFonts w:ascii="Georgia" w:eastAsia="Times New Roman" w:hAnsi="Georgia" w:cs="Times New Roman"/>
            <w:color w:val="000000"/>
            <w:lang w:eastAsia="en-PH"/>
          </w:rPr>
          <w:t>all of</w:t>
        </w:r>
      </w:ins>
      <w:r>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2E36DD3C" w14:textId="1856CBD6" w:rsidR="00E057CA" w:rsidRPr="00E057CA" w:rsidRDefault="00E057CA" w:rsidP="007823FC">
      <w:pPr>
        <w:spacing w:before="240" w:after="0" w:line="480" w:lineRule="auto"/>
        <w:jc w:val="both"/>
        <w:rPr>
          <w:rFonts w:ascii="Georgia" w:eastAsia="Times New Roman" w:hAnsi="Georgia" w:cs="Times New Roman"/>
          <w:b/>
          <w:bCs/>
          <w:color w:val="000000"/>
          <w:lang w:eastAsia="en-PH"/>
        </w:rPr>
      </w:pPr>
      <w:r w:rsidRPr="00E057CA">
        <w:rPr>
          <w:rFonts w:ascii="Georgia" w:eastAsia="Times New Roman" w:hAnsi="Georgia" w:cs="Times New Roman"/>
          <w:b/>
          <w:bCs/>
          <w:color w:val="000000"/>
          <w:lang w:eastAsia="en-PH"/>
        </w:rPr>
        <w:t>THEORETICAL FRAMEWORK</w:t>
      </w:r>
    </w:p>
    <w:p w14:paraId="4C05EE92" w14:textId="7E7E74D3" w:rsidR="008F456D" w:rsidRPr="00E057CA" w:rsidRDefault="002B278F" w:rsidP="007823FC">
      <w:pPr>
        <w:pStyle w:val="Heading2"/>
        <w:spacing w:after="240" w:afterAutospacing="0" w:line="480" w:lineRule="auto"/>
        <w:jc w:val="both"/>
      </w:pPr>
      <w:r>
        <w:rPr>
          <w:color w:val="000000"/>
        </w:rPr>
        <w:t xml:space="preserve">Figure 2.2 </w:t>
      </w:r>
    </w:p>
    <w:p w14:paraId="689234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shd w:val="clear" w:color="auto" w:fill="F8F9FA"/>
          <w:lang w:eastAsia="en-PH"/>
        </w:rPr>
        <w:t>Community of Inquiry (</w:t>
      </w:r>
      <w:proofErr w:type="spellStart"/>
      <w:r>
        <w:rPr>
          <w:rFonts w:ascii="Georgia" w:eastAsia="Times New Roman" w:hAnsi="Georgia" w:cs="Times New Roman"/>
          <w:i/>
          <w:iCs/>
          <w:color w:val="000000"/>
          <w:shd w:val="clear" w:color="auto" w:fill="F8F9FA"/>
          <w:lang w:eastAsia="en-PH"/>
        </w:rPr>
        <w:t>CoI</w:t>
      </w:r>
      <w:proofErr w:type="spellEnd"/>
      <w:r>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8F456D" w:rsidRDefault="008F456D">
      <w:pPr>
        <w:spacing w:after="0" w:line="480" w:lineRule="auto"/>
        <w:rPr>
          <w:rFonts w:ascii="Georgia" w:eastAsia="Times New Roman" w:hAnsi="Georgia" w:cs="Times New Roman"/>
          <w:lang w:eastAsia="en-PH"/>
        </w:rPr>
      </w:pPr>
    </w:p>
    <w:p w14:paraId="608DE9F7" w14:textId="77777777" w:rsidR="008F456D" w:rsidRDefault="002B278F">
      <w:pPr>
        <w:spacing w:after="0" w:line="480" w:lineRule="auto"/>
        <w:jc w:val="center"/>
        <w:rPr>
          <w:rFonts w:ascii="Georgia" w:eastAsia="Times New Roman" w:hAnsi="Georgia" w:cs="Times New Roman"/>
          <w:lang w:eastAsia="en-PH"/>
        </w:rPr>
      </w:pPr>
      <w:commentRangeStart w:id="626"/>
      <w:commentRangeStart w:id="627"/>
      <w:r>
        <w:rPr>
          <w:rFonts w:ascii="Georgia" w:eastAsia="Times New Roman" w:hAnsi="Georgia" w:cs="Times New Roman"/>
          <w:b/>
          <w:bCs/>
          <w:noProof/>
          <w:color w:val="000000"/>
          <w:lang w:eastAsia="en-PH"/>
        </w:rPr>
        <w:drawing>
          <wp:inline distT="0" distB="0" distL="0" distR="0" wp14:anchorId="1B8621EA" wp14:editId="3C756D2D">
            <wp:extent cx="3732963" cy="3582786"/>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3737269" cy="3586919"/>
                    </a:xfrm>
                    <a:prstGeom prst="rect">
                      <a:avLst/>
                    </a:prstGeom>
                    <a:noFill/>
                    <a:ln>
                      <a:noFill/>
                    </a:ln>
                  </pic:spPr>
                </pic:pic>
              </a:graphicData>
            </a:graphic>
          </wp:inline>
        </w:drawing>
      </w:r>
      <w:commentRangeEnd w:id="626"/>
      <w:r>
        <w:rPr>
          <w:rStyle w:val="CommentReference"/>
        </w:rPr>
        <w:commentReference w:id="626"/>
      </w:r>
      <w:commentRangeEnd w:id="627"/>
      <w:r w:rsidR="00472F1B">
        <w:rPr>
          <w:rStyle w:val="CommentReference"/>
        </w:rPr>
        <w:commentReference w:id="627"/>
      </w:r>
    </w:p>
    <w:p w14:paraId="5C13A431" w14:textId="77777777" w:rsidR="008F456D" w:rsidRDefault="008F456D">
      <w:pPr>
        <w:spacing w:after="0" w:line="480" w:lineRule="auto"/>
        <w:jc w:val="both"/>
        <w:rPr>
          <w:rFonts w:ascii="Georgia" w:eastAsia="Times New Roman" w:hAnsi="Georgia" w:cs="Times New Roman"/>
          <w:b/>
          <w:bCs/>
          <w:lang w:eastAsia="en-PH"/>
        </w:rPr>
      </w:pPr>
    </w:p>
    <w:p w14:paraId="4F1FE578" w14:textId="77777777" w:rsidR="008F456D" w:rsidRDefault="008F456D">
      <w:pPr>
        <w:spacing w:after="0" w:line="240" w:lineRule="auto"/>
        <w:rPr>
          <w:rFonts w:ascii="Georgia" w:eastAsia="Times New Roman" w:hAnsi="Georgia" w:cs="Times New Roman"/>
          <w:lang w:eastAsia="en-PH"/>
        </w:rPr>
      </w:pPr>
    </w:p>
    <w:p w14:paraId="3DB3A328" w14:textId="16A57DFF" w:rsidR="00EC5FF5" w:rsidRDefault="002B278F" w:rsidP="00EC5FF5">
      <w:pPr>
        <w:spacing w:after="0" w:line="480" w:lineRule="auto"/>
        <w:ind w:firstLine="720"/>
        <w:jc w:val="both"/>
        <w:rPr>
          <w:ins w:id="628" w:author="Marcaustinbonagua@gmail.com" w:date="2024-11-05T13:02:00Z"/>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proposed solution is based on the 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framework, which focuses on three key elements: cognitive presence, social presence, and teaching presence. The Mentor-Shift app aims to foster deep learning and meaningful interactions between mentors and mentees by leveraging these elements.</w:t>
      </w:r>
      <w:ins w:id="629" w:author="Marcaustinbonagua@gmail.com" w:date="2024-11-05T13:02:00Z">
        <w:r w:rsidR="00EC5FF5" w:rsidRPr="00EC5FF5">
          <w:rPr>
            <w:rFonts w:ascii="Georgia" w:eastAsia="Times New Roman" w:hAnsi="Georgia" w:cs="Times New Roman"/>
            <w:color w:val="000000"/>
            <w:lang w:eastAsia="en-PH"/>
          </w:rPr>
          <w:t xml:space="preserve"> </w:t>
        </w:r>
      </w:ins>
      <w:moveToRangeStart w:id="630" w:author="Marcaustinbonagua@gmail.com" w:date="2024-11-05T13:02:00Z" w:name="move181704159"/>
      <w:moveTo w:id="631" w:author="Marcaustinbonagua@gmail.com" w:date="2024-11-05T13:02:00Z">
        <w:r w:rsidR="00EC5FF5">
          <w:rPr>
            <w:rFonts w:ascii="Georgia" w:eastAsia="Times New Roman" w:hAnsi="Georgia" w:cs="Times New Roman"/>
            <w:color w:val="000000"/>
            <w:lang w:eastAsia="en-PH"/>
          </w:rPr>
          <w:t xml:space="preserve">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w:t>
        </w:r>
        <w:proofErr w:type="spellStart"/>
        <w:r w:rsidR="00EC5FF5">
          <w:rPr>
            <w:rFonts w:ascii="Georgia" w:eastAsia="Times New Roman" w:hAnsi="Georgia" w:cs="Times New Roman"/>
            <w:color w:val="000000"/>
            <w:lang w:eastAsia="en-PH"/>
          </w:rPr>
          <w:t>CoI</w:t>
        </w:r>
        <w:proofErr w:type="spellEnd"/>
        <w:r w:rsidR="00EC5FF5">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moveTo>
    </w:p>
    <w:p w14:paraId="65DF50A3" w14:textId="5CD8B575" w:rsidR="00EC5FF5" w:rsidRDefault="00BA01B9" w:rsidP="00EC5FF5">
      <w:pPr>
        <w:spacing w:after="0" w:line="480" w:lineRule="auto"/>
        <w:ind w:firstLine="720"/>
        <w:jc w:val="both"/>
        <w:rPr>
          <w:ins w:id="632" w:author="Marcaustinbonagua@gmail.com" w:date="2024-11-05T13:14:00Z"/>
          <w:rStyle w:val="editortnoteditedwurp8"/>
          <w:rFonts w:ascii="Georgia" w:hAnsi="Georgia" w:cs="Open Sans"/>
          <w:spacing w:val="2"/>
          <w:shd w:val="clear" w:color="auto" w:fill="FFFFFF"/>
        </w:rPr>
      </w:pPr>
      <w:ins w:id="633" w:author="Marcaustinbonagua@gmail.com" w:date="2024-11-05T13:11:00Z">
        <w:r>
          <w:rPr>
            <w:rFonts w:ascii="Georgia" w:eastAsia="Times New Roman" w:hAnsi="Georgia" w:cs="Times New Roman"/>
            <w:color w:val="000000"/>
            <w:lang w:eastAsia="en-PH"/>
          </w:rPr>
          <w:t xml:space="preserve">Online </w:t>
        </w:r>
      </w:ins>
      <w:ins w:id="634" w:author="Marcaustinbonagua@gmail.com" w:date="2024-11-05T13:12:00Z">
        <w:r>
          <w:rPr>
            <w:rFonts w:ascii="Georgia" w:eastAsia="Times New Roman" w:hAnsi="Georgia" w:cs="Times New Roman"/>
            <w:color w:val="000000"/>
            <w:lang w:eastAsia="en-PH"/>
          </w:rPr>
          <w:t xml:space="preserve">learning can be enhanced by the convergence of mentorship-based application and the </w:t>
        </w:r>
        <w:r>
          <w:rPr>
            <w:rFonts w:ascii="Georgia" w:eastAsia="Times New Roman" w:hAnsi="Georgia" w:cs="Times New Roman"/>
            <w:color w:val="000000"/>
            <w:lang w:eastAsia="en-PH"/>
          </w:rPr>
          <w:t>Community of Inquiry (</w:t>
        </w:r>
        <w:proofErr w:type="spellStart"/>
        <w:r>
          <w:rPr>
            <w:rFonts w:ascii="Georgia" w:eastAsia="Times New Roman" w:hAnsi="Georgia" w:cs="Times New Roman"/>
            <w:color w:val="000000"/>
            <w:lang w:eastAsia="en-PH"/>
          </w:rPr>
          <w:t>CoI</w:t>
        </w:r>
        <w:proofErr w:type="spellEnd"/>
        <w:r>
          <w:rPr>
            <w:rFonts w:ascii="Georgia" w:eastAsia="Times New Roman" w:hAnsi="Georgia" w:cs="Times New Roman"/>
            <w:color w:val="000000"/>
            <w:lang w:eastAsia="en-PH"/>
          </w:rPr>
          <w:t>) framework</w:t>
        </w:r>
        <w:r>
          <w:rPr>
            <w:rFonts w:ascii="Georgia" w:eastAsia="Times New Roman" w:hAnsi="Georgia" w:cs="Times New Roman"/>
            <w:color w:val="000000"/>
            <w:lang w:eastAsia="en-PH"/>
          </w:rPr>
          <w:t xml:space="preserve">. In particular, this </w:t>
        </w:r>
      </w:ins>
      <w:ins w:id="635" w:author="Marcaustinbonagua@gmail.com" w:date="2024-11-05T13:13:00Z">
        <w:r>
          <w:rPr>
            <w:rFonts w:ascii="Georgia" w:eastAsia="Times New Roman" w:hAnsi="Georgia" w:cs="Times New Roman"/>
            <w:color w:val="000000"/>
            <w:lang w:eastAsia="en-PH"/>
          </w:rPr>
          <w:t xml:space="preserve">concerns </w:t>
        </w:r>
      </w:ins>
      <w:ins w:id="636" w:author="Marcaustinbonagua@gmail.com" w:date="2024-11-05T13:12:00Z">
        <w:r>
          <w:rPr>
            <w:rFonts w:ascii="Georgia" w:eastAsia="Times New Roman" w:hAnsi="Georgia" w:cs="Times New Roman"/>
            <w:color w:val="000000"/>
            <w:lang w:eastAsia="en-PH"/>
          </w:rPr>
          <w:t>the</w:t>
        </w:r>
      </w:ins>
      <w:ins w:id="637" w:author="Marcaustinbonagua@gmail.com" w:date="2024-11-05T13:13:00Z">
        <w:r>
          <w:rPr>
            <w:rFonts w:ascii="Georgia" w:eastAsia="Times New Roman" w:hAnsi="Georgia" w:cs="Times New Roman"/>
            <w:color w:val="000000"/>
            <w:lang w:eastAsia="en-PH"/>
          </w:rPr>
          <w:t xml:space="preserve"> improvement of the quality of </w:t>
        </w:r>
        <w:r w:rsidRPr="00AD5B23">
          <w:rPr>
            <w:rStyle w:val="editortaddedltunj"/>
            <w:rFonts w:ascii="Georgia" w:hAnsi="Georgia" w:cs="Open Sans"/>
            <w:spacing w:val="2"/>
            <w:shd w:val="clear" w:color="auto" w:fill="FFFFFF"/>
          </w:rPr>
          <w:t>relationships between mentors and mentees</w:t>
        </w:r>
        <w:r w:rsidRPr="00AD5B23">
          <w:rPr>
            <w:rStyle w:val="editortnoteditedwurp8"/>
            <w:rFonts w:ascii="Georgia" w:hAnsi="Georgia" w:cs="Open Sans"/>
            <w:spacing w:val="2"/>
            <w:shd w:val="clear" w:color="auto" w:fill="FFFFFF"/>
          </w:rPr>
          <w:t>. </w:t>
        </w:r>
        <w:r w:rsidRPr="00AD5B23">
          <w:rPr>
            <w:rStyle w:val="editortaddedltunj"/>
            <w:rFonts w:ascii="Georgia" w:hAnsi="Georgia" w:cs="Open Sans"/>
            <w:spacing w:val="2"/>
            <w:shd w:val="clear" w:color="auto" w:fill="FFFFFF"/>
          </w:rPr>
          <w:t xml:space="preserve">According to the </w:t>
        </w:r>
        <w:proofErr w:type="spellStart"/>
        <w:r w:rsidRPr="00AD5B23">
          <w:rPr>
            <w:rStyle w:val="editortaddedltunj"/>
            <w:rFonts w:ascii="Georgia" w:hAnsi="Georgia" w:cs="Open Sans"/>
            <w:spacing w:val="2"/>
            <w:shd w:val="clear" w:color="auto" w:fill="FFFFFF"/>
          </w:rPr>
          <w:t>CoI</w:t>
        </w:r>
        <w:proofErr w:type="spellEnd"/>
        <w:r w:rsidRPr="00AD5B23">
          <w:rPr>
            <w:rStyle w:val="editortaddedltunj"/>
            <w:rFonts w:ascii="Georgia" w:hAnsi="Georgia" w:cs="Open Sans"/>
            <w:spacing w:val="2"/>
            <w:shd w:val="clear" w:color="auto" w:fill="FFFFFF"/>
          </w:rPr>
          <w:t xml:space="preserve"> conceptual model, there are </w:t>
        </w:r>
        <w:r w:rsidRPr="00AD5B23">
          <w:rPr>
            <w:rStyle w:val="editortnoteditedwurp8"/>
            <w:rFonts w:ascii="Georgia" w:hAnsi="Georgia" w:cs="Open Sans"/>
            <w:spacing w:val="2"/>
            <w:shd w:val="clear" w:color="auto" w:fill="FFFFFF"/>
          </w:rPr>
          <w:t>three </w:t>
        </w:r>
        <w:r w:rsidRPr="00AD5B23">
          <w:rPr>
            <w:rStyle w:val="editortaddedltunj"/>
            <w:rFonts w:ascii="Georgia" w:hAnsi="Georgia" w:cs="Open Sans"/>
            <w:spacing w:val="2"/>
            <w:shd w:val="clear" w:color="auto" w:fill="FFFFFF"/>
          </w:rPr>
          <w:t>critical</w:t>
        </w:r>
        <w:r w:rsidRPr="00AD5B23">
          <w:rPr>
            <w:rStyle w:val="editortnoteditedwurp8"/>
            <w:rFonts w:ascii="Georgia" w:hAnsi="Georgia" w:cs="Open Sans"/>
            <w:spacing w:val="2"/>
            <w:shd w:val="clear" w:color="auto" w:fill="FFFFFF"/>
          </w:rPr>
          <w:t> presences</w:t>
        </w:r>
        <w:r w:rsidRPr="00AD5B23">
          <w:rPr>
            <w:rStyle w:val="editortaddedltunj"/>
            <w:rFonts w:ascii="Georgia" w:hAnsi="Georgia" w:cs="Open Sans"/>
            <w:spacing w:val="2"/>
            <w:shd w:val="clear" w:color="auto" w:fill="FFFFFF"/>
          </w:rPr>
          <w:t>, namely </w:t>
        </w:r>
        <w:r w:rsidRPr="00AD5B23">
          <w:rPr>
            <w:rStyle w:val="editortnoteditedwurp8"/>
            <w:rFonts w:ascii="Georgia" w:hAnsi="Georgia" w:cs="Open Sans"/>
            <w:spacing w:val="2"/>
            <w:shd w:val="clear" w:color="auto" w:fill="FFFFFF"/>
          </w:rPr>
          <w:t>cognitive, social, and teaching</w:t>
        </w:r>
        <w:r w:rsidRPr="00AD5B23">
          <w:rPr>
            <w:rStyle w:val="editortaddedltunj"/>
            <w:rFonts w:ascii="Georgia" w:hAnsi="Georgia" w:cs="Open Sans"/>
            <w:spacing w:val="2"/>
            <w:shd w:val="clear" w:color="auto" w:fill="FFFFFF"/>
          </w:rPr>
          <w:t>,</w:t>
        </w:r>
        <w:r w:rsidRPr="00AD5B23">
          <w:rPr>
            <w:rStyle w:val="editortnoteditedwurp8"/>
            <w:rFonts w:ascii="Georgia" w:hAnsi="Georgia" w:cs="Open Sans"/>
            <w:spacing w:val="2"/>
            <w:shd w:val="clear" w:color="auto" w:fill="FFFFFF"/>
          </w:rPr>
          <w:t> </w:t>
        </w:r>
        <w:r w:rsidRPr="00AD5B23">
          <w:rPr>
            <w:rStyle w:val="editortaddedltunj"/>
            <w:rFonts w:ascii="Georgia" w:hAnsi="Georgia" w:cs="Open Sans"/>
            <w:spacing w:val="2"/>
            <w:shd w:val="clear" w:color="auto" w:fill="FFFFFF"/>
          </w:rPr>
          <w:t>which </w:t>
        </w:r>
        <w:r w:rsidRPr="00AD5B23">
          <w:rPr>
            <w:rStyle w:val="editortnoteditedwurp8"/>
            <w:rFonts w:ascii="Georgia" w:hAnsi="Georgia" w:cs="Open Sans"/>
            <w:spacing w:val="2"/>
            <w:shd w:val="clear" w:color="auto" w:fill="FFFFFF"/>
          </w:rPr>
          <w:t>are essential for </w:t>
        </w:r>
        <w:r w:rsidRPr="00AD5B23">
          <w:rPr>
            <w:rStyle w:val="editortaddedltunj"/>
            <w:rFonts w:ascii="Georgia" w:hAnsi="Georgia" w:cs="Open Sans"/>
            <w:spacing w:val="2"/>
            <w:shd w:val="clear" w:color="auto" w:fill="FFFFFF"/>
          </w:rPr>
          <w:t>effective</w:t>
        </w:r>
        <w:r w:rsidRPr="00AD5B23">
          <w:rPr>
            <w:rStyle w:val="editortnoteditedwurp8"/>
            <w:rFonts w:ascii="Georgia" w:hAnsi="Georgia" w:cs="Open Sans"/>
            <w:spacing w:val="2"/>
            <w:shd w:val="clear" w:color="auto" w:fill="FFFFFF"/>
          </w:rPr>
          <w:t> online</w:t>
        </w:r>
        <w:r>
          <w:rPr>
            <w:rStyle w:val="editortnoteditedwurp8"/>
            <w:rFonts w:ascii="Georgia" w:hAnsi="Georgia" w:cs="Open Sans"/>
            <w:spacing w:val="2"/>
            <w:shd w:val="clear" w:color="auto" w:fill="FFFFFF"/>
          </w:rPr>
          <w:t xml:space="preserve"> learning. Teaching presence refers to the involvem</w:t>
        </w:r>
      </w:ins>
      <w:ins w:id="638" w:author="Marcaustinbonagua@gmail.com" w:date="2024-11-05T13:14:00Z">
        <w:r>
          <w:rPr>
            <w:rStyle w:val="editortnoteditedwurp8"/>
            <w:rFonts w:ascii="Georgia" w:hAnsi="Georgia" w:cs="Open Sans"/>
            <w:spacing w:val="2"/>
            <w:shd w:val="clear" w:color="auto" w:fill="FFFFFF"/>
          </w:rPr>
          <w:t>ent of the mentor in course creation, organized help, and helpful criticism among online mentorship. (</w:t>
        </w:r>
        <w:r w:rsidRPr="00AD5B23">
          <w:rPr>
            <w:rStyle w:val="editortnoteditedwurp8"/>
            <w:rFonts w:ascii="Georgia" w:hAnsi="Georgia" w:cs="Open Sans"/>
            <w:spacing w:val="2"/>
            <w:shd w:val="clear" w:color="auto" w:fill="FFFFFF"/>
          </w:rPr>
          <w:t>Zhang et al., 202</w:t>
        </w:r>
      </w:ins>
      <w:ins w:id="639" w:author="Marcaustinbonagua@gmail.com" w:date="2024-11-05T13:16:00Z">
        <w:r>
          <w:rPr>
            <w:rStyle w:val="editortnoteditedwurp8"/>
            <w:rFonts w:ascii="Georgia" w:hAnsi="Georgia" w:cs="Open Sans"/>
            <w:spacing w:val="2"/>
            <w:shd w:val="clear" w:color="auto" w:fill="FFFFFF"/>
          </w:rPr>
          <w:t>1</w:t>
        </w:r>
      </w:ins>
      <w:ins w:id="640" w:author="Marcaustinbonagua@gmail.com" w:date="2024-11-05T13:14:00Z">
        <w:r w:rsidRPr="00AD5B23">
          <w:rPr>
            <w:rStyle w:val="editortnoteditedwurp8"/>
            <w:rFonts w:ascii="Georgia" w:hAnsi="Georgia" w:cs="Open Sans"/>
            <w:spacing w:val="2"/>
            <w:shd w:val="clear" w:color="auto" w:fill="FFFFFF"/>
          </w:rPr>
          <w:t>.</w:t>
        </w:r>
        <w:r>
          <w:rPr>
            <w:rStyle w:val="editortnoteditedwurp8"/>
            <w:rFonts w:ascii="Georgia" w:hAnsi="Georgia" w:cs="Open Sans"/>
            <w:spacing w:val="2"/>
            <w:shd w:val="clear" w:color="auto" w:fill="FFFFFF"/>
          </w:rPr>
          <w:t>)</w:t>
        </w:r>
      </w:ins>
    </w:p>
    <w:p w14:paraId="395B388A" w14:textId="1349533C" w:rsidR="00BA01B9" w:rsidRPr="00BA01B9" w:rsidRDefault="00BA01B9" w:rsidP="00EC5FF5">
      <w:pPr>
        <w:spacing w:after="0" w:line="480" w:lineRule="auto"/>
        <w:ind w:firstLine="720"/>
        <w:jc w:val="both"/>
        <w:rPr>
          <w:moveTo w:id="641" w:author="Marcaustinbonagua@gmail.com" w:date="2024-11-05T13:02:00Z"/>
          <w:rFonts w:ascii="Georgia" w:eastAsia="Times New Roman" w:hAnsi="Georgia" w:cs="Times New Roman"/>
          <w:lang w:eastAsia="en-PH"/>
          <w:rPrChange w:id="642" w:author="Marcaustinbonagua@gmail.com" w:date="2024-11-05T13:15:00Z">
            <w:rPr>
              <w:moveTo w:id="643" w:author="Marcaustinbonagua@gmail.com" w:date="2024-11-05T13:02:00Z"/>
              <w:rFonts w:ascii="Georgia" w:eastAsia="Times New Roman" w:hAnsi="Georgia" w:cs="Times New Roman"/>
              <w:color w:val="000000"/>
              <w:lang w:eastAsia="en-PH"/>
            </w:rPr>
          </w:rPrChange>
        </w:rPr>
      </w:pPr>
      <w:ins w:id="644" w:author="Marcaustinbonagua@gmail.com" w:date="2024-11-05T13:14:00Z">
        <w:r w:rsidRPr="00BA01B9">
          <w:rPr>
            <w:rStyle w:val="editortnoteditedwurp8"/>
            <w:rFonts w:ascii="Georgia" w:hAnsi="Georgia" w:cs="Open Sans"/>
            <w:spacing w:val="2"/>
            <w:shd w:val="clear" w:color="auto" w:fill="FFFFFF"/>
            <w:rPrChange w:id="645" w:author="Marcaustinbonagua@gmail.com" w:date="2024-11-05T13:15:00Z">
              <w:rPr>
                <w:rStyle w:val="editortnoteditedwurp8"/>
                <w:rFonts w:ascii="Open Sans" w:hAnsi="Open Sans" w:cs="Open Sans"/>
                <w:color w:val="000000"/>
                <w:spacing w:val="2"/>
                <w:shd w:val="clear" w:color="auto" w:fill="FFFFFF"/>
              </w:rPr>
            </w:rPrChange>
          </w:rPr>
          <w:t>The </w:t>
        </w:r>
      </w:ins>
      <w:ins w:id="646" w:author="Marcaustinbonagua@gmail.com" w:date="2024-11-05T13:15:00Z">
        <w:r w:rsidRPr="00BA01B9">
          <w:rPr>
            <w:rStyle w:val="editortaddedltunj"/>
            <w:rFonts w:ascii="Georgia" w:hAnsi="Georgia" w:cs="Open Sans"/>
            <w:spacing w:val="2"/>
            <w:shd w:val="clear" w:color="auto" w:fill="FFFFFF"/>
          </w:rPr>
          <w:t xml:space="preserve">structured </w:t>
        </w:r>
      </w:ins>
      <w:ins w:id="647" w:author="Marcaustinbonagua@gmail.com" w:date="2024-11-05T13:14:00Z">
        <w:r w:rsidRPr="00BA01B9">
          <w:rPr>
            <w:rStyle w:val="editortnoteditedlongjunnx"/>
            <w:rFonts w:ascii="Georgia" w:hAnsi="Georgia" w:cs="Open Sans"/>
            <w:spacing w:val="2"/>
            <w:shd w:val="clear" w:color="auto" w:fill="FFFFFF"/>
            <w:rPrChange w:id="648" w:author="Marcaustinbonagua@gmail.com" w:date="2024-11-05T13:15:00Z">
              <w:rPr>
                <w:rStyle w:val="editortnoteditedlongjunnx"/>
                <w:rFonts w:ascii="Open Sans" w:hAnsi="Open Sans" w:cs="Open Sans"/>
                <w:color w:val="005A8B"/>
                <w:spacing w:val="2"/>
                <w:shd w:val="clear" w:color="auto" w:fill="FFFFFF"/>
              </w:rPr>
            </w:rPrChange>
          </w:rPr>
          <w:t xml:space="preserve">interactions in the </w:t>
        </w:r>
        <w:proofErr w:type="spellStart"/>
        <w:r w:rsidRPr="00BA01B9">
          <w:rPr>
            <w:rStyle w:val="editortnoteditedlongjunnx"/>
            <w:rFonts w:ascii="Georgia" w:hAnsi="Georgia" w:cs="Open Sans"/>
            <w:spacing w:val="2"/>
            <w:shd w:val="clear" w:color="auto" w:fill="FFFFFF"/>
            <w:rPrChange w:id="649" w:author="Marcaustinbonagua@gmail.com" w:date="2024-11-05T13:15:00Z">
              <w:rPr>
                <w:rStyle w:val="editortnoteditedlongjunnx"/>
                <w:rFonts w:ascii="Open Sans" w:hAnsi="Open Sans" w:cs="Open Sans"/>
                <w:color w:val="005A8B"/>
                <w:spacing w:val="2"/>
                <w:shd w:val="clear" w:color="auto" w:fill="FFFFFF"/>
              </w:rPr>
            </w:rPrChange>
          </w:rPr>
          <w:t>CoI</w:t>
        </w:r>
        <w:proofErr w:type="spellEnd"/>
        <w:r w:rsidRPr="00BA01B9">
          <w:rPr>
            <w:rStyle w:val="editortnoteditedlongjunnx"/>
            <w:rFonts w:ascii="Georgia" w:hAnsi="Georgia" w:cs="Open Sans"/>
            <w:spacing w:val="2"/>
            <w:shd w:val="clear" w:color="auto" w:fill="FFFFFF"/>
            <w:rPrChange w:id="650" w:author="Marcaustinbonagua@gmail.com" w:date="2024-11-05T13:15:00Z">
              <w:rPr>
                <w:rStyle w:val="editortnoteditedlongjunnx"/>
                <w:rFonts w:ascii="Open Sans" w:hAnsi="Open Sans" w:cs="Open Sans"/>
                <w:color w:val="005A8B"/>
                <w:spacing w:val="2"/>
                <w:shd w:val="clear" w:color="auto" w:fill="FFFFFF"/>
              </w:rPr>
            </w:rPrChange>
          </w:rPr>
          <w:t xml:space="preserve"> model </w:t>
        </w:r>
        <w:r w:rsidRPr="00BA01B9">
          <w:rPr>
            <w:rStyle w:val="editortnoteditedwurp8"/>
            <w:rFonts w:ascii="Georgia" w:hAnsi="Georgia" w:cs="Open Sans"/>
            <w:spacing w:val="2"/>
            <w:shd w:val="clear" w:color="auto" w:fill="FFFFFF"/>
            <w:rPrChange w:id="651" w:author="Marcaustinbonagua@gmail.com" w:date="2024-11-05T13:15:00Z">
              <w:rPr>
                <w:rStyle w:val="editortnoteditedwurp8"/>
                <w:rFonts w:ascii="Open Sans" w:hAnsi="Open Sans" w:cs="Open Sans"/>
                <w:color w:val="000000"/>
                <w:spacing w:val="2"/>
                <w:shd w:val="clear" w:color="auto" w:fill="FFFFFF"/>
              </w:rPr>
            </w:rPrChange>
          </w:rPr>
          <w:t>reduce </w:t>
        </w:r>
        <w:r w:rsidRPr="00BA01B9">
          <w:rPr>
            <w:rStyle w:val="editortaddedltunj"/>
            <w:rFonts w:ascii="Georgia" w:hAnsi="Georgia" w:cs="Open Sans"/>
            <w:spacing w:val="2"/>
            <w:shd w:val="clear" w:color="auto" w:fill="FFFFFF"/>
            <w:rPrChange w:id="652" w:author="Marcaustinbonagua@gmail.com" w:date="2024-11-05T13:15:00Z">
              <w:rPr>
                <w:rStyle w:val="editortaddedltunj"/>
                <w:rFonts w:ascii="Open Sans" w:hAnsi="Open Sans" w:cs="Open Sans"/>
                <w:color w:val="B64F00"/>
                <w:spacing w:val="2"/>
                <w:shd w:val="clear" w:color="auto" w:fill="FFFFFF"/>
              </w:rPr>
            </w:rPrChange>
          </w:rPr>
          <w:t>the student </w:t>
        </w:r>
        <w:r w:rsidRPr="00BA01B9">
          <w:rPr>
            <w:rStyle w:val="editortnoteditedwurp8"/>
            <w:rFonts w:ascii="Georgia" w:hAnsi="Georgia" w:cs="Open Sans"/>
            <w:spacing w:val="2"/>
            <w:shd w:val="clear" w:color="auto" w:fill="FFFFFF"/>
            <w:rPrChange w:id="653" w:author="Marcaustinbonagua@gmail.com" w:date="2024-11-05T13:15:00Z">
              <w:rPr>
                <w:rStyle w:val="editortnoteditedwurp8"/>
                <w:rFonts w:ascii="Open Sans" w:hAnsi="Open Sans" w:cs="Open Sans"/>
                <w:color w:val="000000"/>
                <w:spacing w:val="2"/>
                <w:shd w:val="clear" w:color="auto" w:fill="FFFFFF"/>
              </w:rPr>
            </w:rPrChange>
          </w:rPr>
          <w:t>isolation and increase student retention </w:t>
        </w:r>
        <w:r w:rsidRPr="00BA01B9">
          <w:rPr>
            <w:rStyle w:val="editortaddedltunj"/>
            <w:rFonts w:ascii="Georgia" w:hAnsi="Georgia" w:cs="Open Sans"/>
            <w:spacing w:val="2"/>
            <w:shd w:val="clear" w:color="auto" w:fill="FFFFFF"/>
            <w:rPrChange w:id="654" w:author="Marcaustinbonagua@gmail.com" w:date="2024-11-05T13:15:00Z">
              <w:rPr>
                <w:rStyle w:val="editortaddedltunj"/>
                <w:rFonts w:ascii="Open Sans" w:hAnsi="Open Sans" w:cs="Open Sans"/>
                <w:color w:val="B64F00"/>
                <w:spacing w:val="2"/>
                <w:shd w:val="clear" w:color="auto" w:fill="FFFFFF"/>
              </w:rPr>
            </w:rPrChange>
          </w:rPr>
          <w:t>as</w:t>
        </w:r>
        <w:r w:rsidRPr="00BA01B9">
          <w:rPr>
            <w:rStyle w:val="editortnoteditedwurp8"/>
            <w:rFonts w:ascii="Georgia" w:hAnsi="Georgia" w:cs="Open Sans"/>
            <w:spacing w:val="2"/>
            <w:shd w:val="clear" w:color="auto" w:fill="FFFFFF"/>
            <w:rPrChange w:id="655"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56" w:author="Marcaustinbonagua@gmail.com" w:date="2024-11-05T13:15:00Z">
              <w:rPr>
                <w:rStyle w:val="editortaddedltunj"/>
                <w:rFonts w:ascii="Open Sans" w:hAnsi="Open Sans" w:cs="Open Sans"/>
                <w:color w:val="B64F00"/>
                <w:spacing w:val="2"/>
                <w:shd w:val="clear" w:color="auto" w:fill="FFFFFF"/>
              </w:rPr>
            </w:rPrChange>
          </w:rPr>
          <w:t>long</w:t>
        </w:r>
        <w:r w:rsidRPr="00BA01B9">
          <w:rPr>
            <w:rStyle w:val="editortnoteditedwurp8"/>
            <w:rFonts w:ascii="Georgia" w:hAnsi="Georgia" w:cs="Open Sans"/>
            <w:spacing w:val="2"/>
            <w:shd w:val="clear" w:color="auto" w:fill="FFFFFF"/>
            <w:rPrChange w:id="657"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58" w:author="Marcaustinbonagua@gmail.com" w:date="2024-11-05T13:15:00Z">
              <w:rPr>
                <w:rStyle w:val="editortaddedltunj"/>
                <w:rFonts w:ascii="Open Sans" w:hAnsi="Open Sans" w:cs="Open Sans"/>
                <w:color w:val="B64F00"/>
                <w:spacing w:val="2"/>
                <w:shd w:val="clear" w:color="auto" w:fill="FFFFFF"/>
              </w:rPr>
            </w:rPrChange>
          </w:rPr>
          <w:t>as </w:t>
        </w:r>
        <w:r w:rsidRPr="00BA01B9">
          <w:rPr>
            <w:rStyle w:val="editortnoteditedwurp8"/>
            <w:rFonts w:ascii="Georgia" w:hAnsi="Georgia" w:cs="Open Sans"/>
            <w:spacing w:val="2"/>
            <w:shd w:val="clear" w:color="auto" w:fill="FFFFFF"/>
            <w:rPrChange w:id="659" w:author="Marcaustinbonagua@gmail.com" w:date="2024-11-05T13:15:00Z">
              <w:rPr>
                <w:rStyle w:val="editortnoteditedwurp8"/>
                <w:rFonts w:ascii="Open Sans" w:hAnsi="Open Sans" w:cs="Open Sans"/>
                <w:color w:val="000000"/>
                <w:spacing w:val="2"/>
                <w:shd w:val="clear" w:color="auto" w:fill="FFFFFF"/>
              </w:rPr>
            </w:rPrChange>
          </w:rPr>
          <w:t>mentors </w:t>
        </w:r>
        <w:r w:rsidRPr="00BA01B9">
          <w:rPr>
            <w:rStyle w:val="editortaddedltunj"/>
            <w:rFonts w:ascii="Georgia" w:hAnsi="Georgia" w:cs="Open Sans"/>
            <w:spacing w:val="2"/>
            <w:shd w:val="clear" w:color="auto" w:fill="FFFFFF"/>
            <w:rPrChange w:id="660" w:author="Marcaustinbonagua@gmail.com" w:date="2024-11-05T13:15:00Z">
              <w:rPr>
                <w:rStyle w:val="editortaddedltunj"/>
                <w:rFonts w:ascii="Open Sans" w:hAnsi="Open Sans" w:cs="Open Sans"/>
                <w:color w:val="B64F00"/>
                <w:spacing w:val="2"/>
                <w:shd w:val="clear" w:color="auto" w:fill="FFFFFF"/>
              </w:rPr>
            </w:rPrChange>
          </w:rPr>
          <w:t>take</w:t>
        </w:r>
        <w:r w:rsidRPr="00BA01B9">
          <w:rPr>
            <w:rStyle w:val="editortnoteditedwurp8"/>
            <w:rFonts w:ascii="Georgia" w:hAnsi="Georgia" w:cs="Open Sans"/>
            <w:spacing w:val="2"/>
            <w:shd w:val="clear" w:color="auto" w:fill="FFFFFF"/>
            <w:rPrChange w:id="661"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62" w:author="Marcaustinbonagua@gmail.com" w:date="2024-11-05T13:15:00Z">
              <w:rPr>
                <w:rStyle w:val="editortaddedltunj"/>
                <w:rFonts w:ascii="Open Sans" w:hAnsi="Open Sans" w:cs="Open Sans"/>
                <w:color w:val="B64F00"/>
                <w:spacing w:val="2"/>
                <w:shd w:val="clear" w:color="auto" w:fill="FFFFFF"/>
              </w:rPr>
            </w:rPrChange>
          </w:rPr>
          <w:t>their</w:t>
        </w:r>
        <w:r w:rsidRPr="00BA01B9">
          <w:rPr>
            <w:rStyle w:val="editortnoteditedwurp8"/>
            <w:rFonts w:ascii="Georgia" w:hAnsi="Georgia" w:cs="Open Sans"/>
            <w:spacing w:val="2"/>
            <w:shd w:val="clear" w:color="auto" w:fill="FFFFFF"/>
            <w:rPrChange w:id="66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64" w:author="Marcaustinbonagua@gmail.com" w:date="2024-11-05T13:15:00Z">
              <w:rPr>
                <w:rStyle w:val="editortaddedltunj"/>
                <w:rFonts w:ascii="Open Sans" w:hAnsi="Open Sans" w:cs="Open Sans"/>
                <w:color w:val="B64F00"/>
                <w:spacing w:val="2"/>
                <w:shd w:val="clear" w:color="auto" w:fill="FFFFFF"/>
              </w:rPr>
            </w:rPrChange>
          </w:rPr>
          <w:t>mentees</w:t>
        </w:r>
        <w:r w:rsidRPr="00BA01B9">
          <w:rPr>
            <w:rStyle w:val="editortnoteditedwurp8"/>
            <w:rFonts w:ascii="Georgia" w:hAnsi="Georgia" w:cs="Open Sans"/>
            <w:spacing w:val="2"/>
            <w:shd w:val="clear" w:color="auto" w:fill="FFFFFF"/>
            <w:rPrChange w:id="665"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66" w:author="Marcaustinbonagua@gmail.com" w:date="2024-11-05T13:15:00Z">
              <w:rPr>
                <w:rStyle w:val="editortaddedltunj"/>
                <w:rFonts w:ascii="Open Sans" w:hAnsi="Open Sans" w:cs="Open Sans"/>
                <w:color w:val="B64F00"/>
                <w:spacing w:val="2"/>
                <w:shd w:val="clear" w:color="auto" w:fill="FFFFFF"/>
              </w:rPr>
            </w:rPrChange>
          </w:rPr>
          <w:t>through</w:t>
        </w:r>
        <w:r w:rsidRPr="00BA01B9">
          <w:rPr>
            <w:rStyle w:val="editortnoteditedwurp8"/>
            <w:rFonts w:ascii="Georgia" w:hAnsi="Georgia" w:cs="Open Sans"/>
            <w:spacing w:val="2"/>
            <w:shd w:val="clear" w:color="auto" w:fill="FFFFFF"/>
            <w:rPrChange w:id="667" w:author="Marcaustinbonagua@gmail.com" w:date="2024-11-05T13:15:00Z">
              <w:rPr>
                <w:rStyle w:val="editortnoteditedwurp8"/>
                <w:rFonts w:ascii="Open Sans" w:hAnsi="Open Sans" w:cs="Open Sans"/>
                <w:color w:val="000000"/>
                <w:spacing w:val="2"/>
                <w:shd w:val="clear" w:color="auto" w:fill="FFFFFF"/>
              </w:rPr>
            </w:rPrChange>
          </w:rPr>
          <w:t> course </w:t>
        </w:r>
        <w:r w:rsidRPr="00BA01B9">
          <w:rPr>
            <w:rStyle w:val="editortaddedltunj"/>
            <w:rFonts w:ascii="Georgia" w:hAnsi="Georgia" w:cs="Open Sans"/>
            <w:spacing w:val="2"/>
            <w:shd w:val="clear" w:color="auto" w:fill="FFFFFF"/>
            <w:rPrChange w:id="668" w:author="Marcaustinbonagua@gmail.com" w:date="2024-11-05T13:15:00Z">
              <w:rPr>
                <w:rStyle w:val="editortaddedltunj"/>
                <w:rFonts w:ascii="Open Sans" w:hAnsi="Open Sans" w:cs="Open Sans"/>
                <w:color w:val="B64F00"/>
                <w:spacing w:val="2"/>
                <w:shd w:val="clear" w:color="auto" w:fill="FFFFFF"/>
              </w:rPr>
            </w:rPrChange>
          </w:rPr>
          <w:t>concept</w:t>
        </w:r>
        <w:r w:rsidRPr="00BA01B9">
          <w:rPr>
            <w:rStyle w:val="editortnoteditedwurp8"/>
            <w:rFonts w:ascii="Georgia" w:hAnsi="Georgia" w:cs="Open Sans"/>
            <w:spacing w:val="2"/>
            <w:shd w:val="clear" w:color="auto" w:fill="FFFFFF"/>
            <w:rPrChange w:id="669"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70" w:author="Marcaustinbonagua@gmail.com" w:date="2024-11-05T13:15:00Z">
              <w:rPr>
                <w:rStyle w:val="editortaddedltunj"/>
                <w:rFonts w:ascii="Open Sans" w:hAnsi="Open Sans" w:cs="Open Sans"/>
                <w:color w:val="B64F00"/>
                <w:spacing w:val="2"/>
                <w:shd w:val="clear" w:color="auto" w:fill="FFFFFF"/>
              </w:rPr>
            </w:rPrChange>
          </w:rPr>
          <w:t>application </w:t>
        </w:r>
        <w:r w:rsidRPr="00BA01B9">
          <w:rPr>
            <w:rStyle w:val="editortnoteditedwurp8"/>
            <w:rFonts w:ascii="Georgia" w:hAnsi="Georgia" w:cs="Open Sans"/>
            <w:spacing w:val="2"/>
            <w:shd w:val="clear" w:color="auto" w:fill="FFFFFF"/>
            <w:rPrChange w:id="671" w:author="Marcaustinbonagua@gmail.com" w:date="2024-11-05T13:15:00Z">
              <w:rPr>
                <w:rStyle w:val="editortnoteditedwurp8"/>
                <w:rFonts w:ascii="Open Sans" w:hAnsi="Open Sans" w:cs="Open Sans"/>
                <w:color w:val="000000"/>
                <w:spacing w:val="2"/>
                <w:shd w:val="clear" w:color="auto" w:fill="FFFFFF"/>
              </w:rPr>
            </w:rPrChange>
          </w:rPr>
          <w:t>to real </w:t>
        </w:r>
        <w:r w:rsidRPr="00BA01B9">
          <w:rPr>
            <w:rStyle w:val="editortaddedltunj"/>
            <w:rFonts w:ascii="Georgia" w:hAnsi="Georgia" w:cs="Open Sans"/>
            <w:spacing w:val="2"/>
            <w:shd w:val="clear" w:color="auto" w:fill="FFFFFF"/>
            <w:rPrChange w:id="672" w:author="Marcaustinbonagua@gmail.com" w:date="2024-11-05T13:15:00Z">
              <w:rPr>
                <w:rStyle w:val="editortaddedltunj"/>
                <w:rFonts w:ascii="Open Sans" w:hAnsi="Open Sans" w:cs="Open Sans"/>
                <w:color w:val="B64F00"/>
                <w:spacing w:val="2"/>
                <w:shd w:val="clear" w:color="auto" w:fill="FFFFFF"/>
              </w:rPr>
            </w:rPrChange>
          </w:rPr>
          <w:t>life</w:t>
        </w:r>
        <w:r w:rsidRPr="00BA01B9">
          <w:rPr>
            <w:rStyle w:val="editortnoteditedwurp8"/>
            <w:rFonts w:ascii="Georgia" w:hAnsi="Georgia" w:cs="Open Sans"/>
            <w:spacing w:val="2"/>
            <w:shd w:val="clear" w:color="auto" w:fill="FFFFFF"/>
            <w:rPrChange w:id="67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74" w:author="Marcaustinbonagua@gmail.com" w:date="2024-11-05T13:15:00Z">
              <w:rPr>
                <w:rStyle w:val="editortaddedltunj"/>
                <w:rFonts w:ascii="Open Sans" w:hAnsi="Open Sans" w:cs="Open Sans"/>
                <w:color w:val="B64F00"/>
                <w:spacing w:val="2"/>
                <w:shd w:val="clear" w:color="auto" w:fill="FFFFFF"/>
              </w:rPr>
            </w:rPrChange>
          </w:rPr>
          <w:t>settings.</w:t>
        </w:r>
        <w:r w:rsidRPr="00BA01B9">
          <w:rPr>
            <w:rStyle w:val="editortnoteditedwurp8"/>
            <w:rFonts w:ascii="Georgia" w:hAnsi="Georgia" w:cs="Open Sans"/>
            <w:spacing w:val="2"/>
            <w:shd w:val="clear" w:color="auto" w:fill="FFFFFF"/>
            <w:rPrChange w:id="675" w:author="Marcaustinbonagua@gmail.com" w:date="2024-11-05T13:15:00Z">
              <w:rPr>
                <w:rStyle w:val="editortnoteditedwurp8"/>
                <w:rFonts w:ascii="Open Sans" w:hAnsi="Open Sans" w:cs="Open Sans"/>
                <w:color w:val="000000"/>
                <w:spacing w:val="2"/>
                <w:shd w:val="clear" w:color="auto" w:fill="FFFFFF"/>
              </w:rPr>
            </w:rPrChange>
          </w:rPr>
          <w:t> The educational experience </w:t>
        </w:r>
        <w:r w:rsidRPr="00BA01B9">
          <w:rPr>
            <w:rStyle w:val="editortaddedltunj"/>
            <w:rFonts w:ascii="Georgia" w:hAnsi="Georgia" w:cs="Open Sans"/>
            <w:spacing w:val="2"/>
            <w:shd w:val="clear" w:color="auto" w:fill="FFFFFF"/>
            <w:rPrChange w:id="676" w:author="Marcaustinbonagua@gmail.com" w:date="2024-11-05T13:15:00Z">
              <w:rPr>
                <w:rStyle w:val="editortaddedltunj"/>
                <w:rFonts w:ascii="Open Sans" w:hAnsi="Open Sans" w:cs="Open Sans"/>
                <w:color w:val="B64F00"/>
                <w:spacing w:val="2"/>
                <w:shd w:val="clear" w:color="auto" w:fill="FFFFFF"/>
              </w:rPr>
            </w:rPrChange>
          </w:rPr>
          <w:t>improves for such students </w:t>
        </w:r>
        <w:r w:rsidRPr="00BA01B9">
          <w:rPr>
            <w:rStyle w:val="editortnoteditedwurp8"/>
            <w:rFonts w:ascii="Georgia" w:hAnsi="Georgia" w:cs="Open Sans"/>
            <w:spacing w:val="2"/>
            <w:shd w:val="clear" w:color="auto" w:fill="FFFFFF"/>
            <w:rPrChange w:id="677" w:author="Marcaustinbonagua@gmail.com" w:date="2024-11-05T13:15:00Z">
              <w:rPr>
                <w:rStyle w:val="editortnoteditedwurp8"/>
                <w:rFonts w:ascii="Open Sans" w:hAnsi="Open Sans" w:cs="Open Sans"/>
                <w:color w:val="000000"/>
                <w:spacing w:val="2"/>
                <w:shd w:val="clear" w:color="auto" w:fill="FFFFFF"/>
              </w:rPr>
            </w:rPrChange>
          </w:rPr>
          <w:t>(</w:t>
        </w:r>
        <w:proofErr w:type="spellStart"/>
        <w:r w:rsidRPr="00BA01B9">
          <w:rPr>
            <w:rStyle w:val="editortnoteditedwurp8"/>
            <w:rFonts w:ascii="Georgia" w:hAnsi="Georgia" w:cs="Open Sans"/>
            <w:spacing w:val="2"/>
            <w:shd w:val="clear" w:color="auto" w:fill="FFFFFF"/>
            <w:rPrChange w:id="678" w:author="Marcaustinbonagua@gmail.com" w:date="2024-11-05T13:15:00Z">
              <w:rPr>
                <w:rStyle w:val="editortnoteditedwurp8"/>
                <w:rFonts w:ascii="Open Sans" w:hAnsi="Open Sans" w:cs="Open Sans"/>
                <w:color w:val="000000"/>
                <w:spacing w:val="2"/>
                <w:shd w:val="clear" w:color="auto" w:fill="FFFFFF"/>
              </w:rPr>
            </w:rPrChange>
          </w:rPr>
          <w:t>TOPkit</w:t>
        </w:r>
        <w:proofErr w:type="spellEnd"/>
        <w:r w:rsidRPr="00BA01B9">
          <w:rPr>
            <w:rStyle w:val="editortnoteditedwurp8"/>
            <w:rFonts w:ascii="Georgia" w:hAnsi="Georgia" w:cs="Open Sans"/>
            <w:spacing w:val="2"/>
            <w:shd w:val="clear" w:color="auto" w:fill="FFFFFF"/>
            <w:rPrChange w:id="679" w:author="Marcaustinbonagua@gmail.com" w:date="2024-11-05T13:15:00Z">
              <w:rPr>
                <w:rStyle w:val="editortnoteditedwurp8"/>
                <w:rFonts w:ascii="Open Sans" w:hAnsi="Open Sans" w:cs="Open Sans"/>
                <w:color w:val="000000"/>
                <w:spacing w:val="2"/>
                <w:shd w:val="clear" w:color="auto" w:fill="FFFFFF"/>
              </w:rPr>
            </w:rPrChange>
          </w:rPr>
          <w:t>, 2023). </w:t>
        </w:r>
        <w:r w:rsidRPr="00BA01B9">
          <w:rPr>
            <w:rStyle w:val="editortaddedltunj"/>
            <w:rFonts w:ascii="Georgia" w:hAnsi="Georgia" w:cs="Open Sans"/>
            <w:spacing w:val="2"/>
            <w:shd w:val="clear" w:color="auto" w:fill="FFFFFF"/>
            <w:rPrChange w:id="680" w:author="Marcaustinbonagua@gmail.com" w:date="2024-11-05T13:15:00Z">
              <w:rPr>
                <w:rStyle w:val="editortaddedltunj"/>
                <w:rFonts w:ascii="Open Sans" w:hAnsi="Open Sans" w:cs="Open Sans"/>
                <w:color w:val="B64F00"/>
                <w:spacing w:val="2"/>
                <w:shd w:val="clear" w:color="auto" w:fill="FFFFFF"/>
              </w:rPr>
            </w:rPrChange>
          </w:rPr>
          <w:t>This way, </w:t>
        </w:r>
        <w:r w:rsidRPr="00BA01B9">
          <w:rPr>
            <w:rStyle w:val="editortnoteditedwurp8"/>
            <w:rFonts w:ascii="Georgia" w:hAnsi="Georgia" w:cs="Open Sans"/>
            <w:spacing w:val="2"/>
            <w:shd w:val="clear" w:color="auto" w:fill="FFFFFF"/>
            <w:rPrChange w:id="681" w:author="Marcaustinbonagua@gmail.com" w:date="2024-11-05T13:15:00Z">
              <w:rPr>
                <w:rStyle w:val="editortnoteditedwurp8"/>
                <w:rFonts w:ascii="Open Sans" w:hAnsi="Open Sans" w:cs="Open Sans"/>
                <w:color w:val="000000"/>
                <w:spacing w:val="2"/>
                <w:shd w:val="clear" w:color="auto" w:fill="FFFFFF"/>
              </w:rPr>
            </w:rPrChange>
          </w:rPr>
          <w:t>through the creation of </w:t>
        </w:r>
        <w:r w:rsidRPr="00BA01B9">
          <w:rPr>
            <w:rStyle w:val="editortaddedltunj"/>
            <w:rFonts w:ascii="Georgia" w:hAnsi="Georgia" w:cs="Open Sans"/>
            <w:spacing w:val="2"/>
            <w:shd w:val="clear" w:color="auto" w:fill="FFFFFF"/>
            <w:rPrChange w:id="682" w:author="Marcaustinbonagua@gmail.com" w:date="2024-11-05T13:15:00Z">
              <w:rPr>
                <w:rStyle w:val="editortaddedltunj"/>
                <w:rFonts w:ascii="Open Sans" w:hAnsi="Open Sans" w:cs="Open Sans"/>
                <w:color w:val="B64F00"/>
                <w:spacing w:val="2"/>
                <w:shd w:val="clear" w:color="auto" w:fill="FFFFFF"/>
              </w:rPr>
            </w:rPrChange>
          </w:rPr>
          <w:t>a</w:t>
        </w:r>
        <w:r w:rsidRPr="00BA01B9">
          <w:rPr>
            <w:rStyle w:val="editortnoteditedwurp8"/>
            <w:rFonts w:ascii="Georgia" w:hAnsi="Georgia" w:cs="Open Sans"/>
            <w:spacing w:val="2"/>
            <w:shd w:val="clear" w:color="auto" w:fill="FFFFFF"/>
            <w:rPrChange w:id="68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84" w:author="Marcaustinbonagua@gmail.com" w:date="2024-11-05T13:15:00Z">
              <w:rPr>
                <w:rStyle w:val="editortaddedltunj"/>
                <w:rFonts w:ascii="Open Sans" w:hAnsi="Open Sans" w:cs="Open Sans"/>
                <w:color w:val="B64F00"/>
                <w:spacing w:val="2"/>
                <w:shd w:val="clear" w:color="auto" w:fill="FFFFFF"/>
              </w:rPr>
            </w:rPrChange>
          </w:rPr>
          <w:t>rich</w:t>
        </w:r>
        <w:r w:rsidRPr="00BA01B9">
          <w:rPr>
            <w:rStyle w:val="editortnoteditedwurp8"/>
            <w:rFonts w:ascii="Georgia" w:hAnsi="Georgia" w:cs="Open Sans"/>
            <w:spacing w:val="2"/>
            <w:shd w:val="clear" w:color="auto" w:fill="FFFFFF"/>
            <w:rPrChange w:id="685" w:author="Marcaustinbonagua@gmail.com" w:date="2024-11-05T13:15:00Z">
              <w:rPr>
                <w:rStyle w:val="editortnoteditedwurp8"/>
                <w:rFonts w:ascii="Open Sans" w:hAnsi="Open Sans" w:cs="Open Sans"/>
                <w:color w:val="000000"/>
                <w:spacing w:val="2"/>
                <w:shd w:val="clear" w:color="auto" w:fill="FFFFFF"/>
              </w:rPr>
            </w:rPrChange>
          </w:rPr>
          <w:t> online environment where </w:t>
        </w:r>
        <w:r w:rsidRPr="00BA01B9">
          <w:rPr>
            <w:rStyle w:val="editortaddedltunj"/>
            <w:rFonts w:ascii="Georgia" w:hAnsi="Georgia" w:cs="Open Sans"/>
            <w:spacing w:val="2"/>
            <w:shd w:val="clear" w:color="auto" w:fill="FFFFFF"/>
            <w:rPrChange w:id="686" w:author="Marcaustinbonagua@gmail.com" w:date="2024-11-05T13:15:00Z">
              <w:rPr>
                <w:rStyle w:val="editortaddedltunj"/>
                <w:rFonts w:ascii="Open Sans" w:hAnsi="Open Sans" w:cs="Open Sans"/>
                <w:color w:val="B64F00"/>
                <w:spacing w:val="2"/>
                <w:shd w:val="clear" w:color="auto" w:fill="FFFFFF"/>
              </w:rPr>
            </w:rPrChange>
          </w:rPr>
          <w:t>a</w:t>
        </w:r>
        <w:r w:rsidRPr="00BA01B9">
          <w:rPr>
            <w:rStyle w:val="editortnoteditedwurp8"/>
            <w:rFonts w:ascii="Georgia" w:hAnsi="Georgia" w:cs="Open Sans"/>
            <w:spacing w:val="2"/>
            <w:shd w:val="clear" w:color="auto" w:fill="FFFFFF"/>
            <w:rPrChange w:id="687"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88" w:author="Marcaustinbonagua@gmail.com" w:date="2024-11-05T13:15:00Z">
              <w:rPr>
                <w:rStyle w:val="editortaddedltunj"/>
                <w:rFonts w:ascii="Open Sans" w:hAnsi="Open Sans" w:cs="Open Sans"/>
                <w:color w:val="B64F00"/>
                <w:spacing w:val="2"/>
                <w:shd w:val="clear" w:color="auto" w:fill="FFFFFF"/>
              </w:rPr>
            </w:rPrChange>
          </w:rPr>
          <w:t>mentor</w:t>
        </w:r>
        <w:r w:rsidRPr="00BA01B9">
          <w:rPr>
            <w:rStyle w:val="editortnoteditedwurp8"/>
            <w:rFonts w:ascii="Georgia" w:hAnsi="Georgia" w:cs="Open Sans"/>
            <w:spacing w:val="2"/>
            <w:shd w:val="clear" w:color="auto" w:fill="FFFFFF"/>
            <w:rPrChange w:id="689"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90" w:author="Marcaustinbonagua@gmail.com" w:date="2024-11-05T13:15:00Z">
              <w:rPr>
                <w:rStyle w:val="editortaddedltunj"/>
                <w:rFonts w:ascii="Open Sans" w:hAnsi="Open Sans" w:cs="Open Sans"/>
                <w:color w:val="B64F00"/>
                <w:spacing w:val="2"/>
                <w:shd w:val="clear" w:color="auto" w:fill="FFFFFF"/>
              </w:rPr>
            </w:rPrChange>
          </w:rPr>
          <w:t>assists</w:t>
        </w:r>
        <w:r w:rsidRPr="00BA01B9">
          <w:rPr>
            <w:rStyle w:val="editortnoteditedwurp8"/>
            <w:rFonts w:ascii="Georgia" w:hAnsi="Georgia" w:cs="Open Sans"/>
            <w:spacing w:val="2"/>
            <w:shd w:val="clear" w:color="auto" w:fill="FFFFFF"/>
            <w:rPrChange w:id="691"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92" w:author="Marcaustinbonagua@gmail.com" w:date="2024-11-05T13:15:00Z">
              <w:rPr>
                <w:rStyle w:val="editortaddedltunj"/>
                <w:rFonts w:ascii="Open Sans" w:hAnsi="Open Sans" w:cs="Open Sans"/>
                <w:color w:val="B64F00"/>
                <w:spacing w:val="2"/>
                <w:shd w:val="clear" w:color="auto" w:fill="FFFFFF"/>
              </w:rPr>
            </w:rPrChange>
          </w:rPr>
          <w:t>the</w:t>
        </w:r>
        <w:r w:rsidRPr="00BA01B9">
          <w:rPr>
            <w:rStyle w:val="editortnoteditedwurp8"/>
            <w:rFonts w:ascii="Georgia" w:hAnsi="Georgia" w:cs="Open Sans"/>
            <w:spacing w:val="2"/>
            <w:shd w:val="clear" w:color="auto" w:fill="FFFFFF"/>
            <w:rPrChange w:id="69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94" w:author="Marcaustinbonagua@gmail.com" w:date="2024-11-05T13:15:00Z">
              <w:rPr>
                <w:rStyle w:val="editortaddedltunj"/>
                <w:rFonts w:ascii="Open Sans" w:hAnsi="Open Sans" w:cs="Open Sans"/>
                <w:color w:val="B64F00"/>
                <w:spacing w:val="2"/>
                <w:shd w:val="clear" w:color="auto" w:fill="FFFFFF"/>
              </w:rPr>
            </w:rPrChange>
          </w:rPr>
          <w:t>mentee to move forward </w:t>
        </w:r>
        <w:r w:rsidRPr="00BA01B9">
          <w:rPr>
            <w:rStyle w:val="editortnoteditedwurp8"/>
            <w:rFonts w:ascii="Georgia" w:hAnsi="Georgia" w:cs="Open Sans"/>
            <w:spacing w:val="2"/>
            <w:shd w:val="clear" w:color="auto" w:fill="FFFFFF"/>
            <w:rPrChange w:id="695" w:author="Marcaustinbonagua@gmail.com" w:date="2024-11-05T13:15:00Z">
              <w:rPr>
                <w:rStyle w:val="editortnoteditedwurp8"/>
                <w:rFonts w:ascii="Open Sans" w:hAnsi="Open Sans" w:cs="Open Sans"/>
                <w:color w:val="000000"/>
                <w:spacing w:val="2"/>
                <w:shd w:val="clear" w:color="auto" w:fill="FFFFFF"/>
              </w:rPr>
            </w:rPrChange>
          </w:rPr>
          <w:t>and </w:t>
        </w:r>
        <w:r w:rsidRPr="00BA01B9">
          <w:rPr>
            <w:rStyle w:val="editortaddedltunj"/>
            <w:rFonts w:ascii="Georgia" w:hAnsi="Georgia" w:cs="Open Sans"/>
            <w:spacing w:val="2"/>
            <w:shd w:val="clear" w:color="auto" w:fill="FFFFFF"/>
            <w:rPrChange w:id="696" w:author="Marcaustinbonagua@gmail.com" w:date="2024-11-05T13:15:00Z">
              <w:rPr>
                <w:rStyle w:val="editortaddedltunj"/>
                <w:rFonts w:ascii="Open Sans" w:hAnsi="Open Sans" w:cs="Open Sans"/>
                <w:color w:val="B64F00"/>
                <w:spacing w:val="2"/>
                <w:shd w:val="clear" w:color="auto" w:fill="FFFFFF"/>
              </w:rPr>
            </w:rPrChange>
          </w:rPr>
          <w:t>monitor</w:t>
        </w:r>
        <w:r w:rsidRPr="00BA01B9">
          <w:rPr>
            <w:rStyle w:val="editortnoteditedwurp8"/>
            <w:rFonts w:ascii="Georgia" w:hAnsi="Georgia" w:cs="Open Sans"/>
            <w:spacing w:val="2"/>
            <w:shd w:val="clear" w:color="auto" w:fill="FFFFFF"/>
            <w:rPrChange w:id="697"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698" w:author="Marcaustinbonagua@gmail.com" w:date="2024-11-05T13:15:00Z">
              <w:rPr>
                <w:rStyle w:val="editortaddedltunj"/>
                <w:rFonts w:ascii="Open Sans" w:hAnsi="Open Sans" w:cs="Open Sans"/>
                <w:color w:val="B64F00"/>
                <w:spacing w:val="2"/>
                <w:shd w:val="clear" w:color="auto" w:fill="FFFFFF"/>
              </w:rPr>
            </w:rPrChange>
          </w:rPr>
          <w:t>how he or she can take charge of his </w:t>
        </w:r>
        <w:r w:rsidRPr="00BA01B9">
          <w:rPr>
            <w:rStyle w:val="editortnoteditedwurp8"/>
            <w:rFonts w:ascii="Georgia" w:hAnsi="Georgia" w:cs="Open Sans"/>
            <w:spacing w:val="2"/>
            <w:shd w:val="clear" w:color="auto" w:fill="FFFFFF"/>
            <w:rPrChange w:id="699" w:author="Marcaustinbonagua@gmail.com" w:date="2024-11-05T13:15:00Z">
              <w:rPr>
                <w:rStyle w:val="editortnoteditedwurp8"/>
                <w:rFonts w:ascii="Open Sans" w:hAnsi="Open Sans" w:cs="Open Sans"/>
                <w:color w:val="000000"/>
                <w:spacing w:val="2"/>
                <w:shd w:val="clear" w:color="auto" w:fill="FFFFFF"/>
              </w:rPr>
            </w:rPrChange>
          </w:rPr>
          <w:t>learning </w:t>
        </w:r>
        <w:r w:rsidRPr="00BA01B9">
          <w:rPr>
            <w:rStyle w:val="editortaddedltunj"/>
            <w:rFonts w:ascii="Georgia" w:hAnsi="Georgia" w:cs="Open Sans"/>
            <w:spacing w:val="2"/>
            <w:shd w:val="clear" w:color="auto" w:fill="FFFFFF"/>
            <w:rPrChange w:id="700" w:author="Marcaustinbonagua@gmail.com" w:date="2024-11-05T13:15:00Z">
              <w:rPr>
                <w:rStyle w:val="editortaddedltunj"/>
                <w:rFonts w:ascii="Open Sans" w:hAnsi="Open Sans" w:cs="Open Sans"/>
                <w:color w:val="B64F00"/>
                <w:spacing w:val="2"/>
                <w:shd w:val="clear" w:color="auto" w:fill="FFFFFF"/>
              </w:rPr>
            </w:rPrChange>
          </w:rPr>
          <w:t>and, as </w:t>
        </w:r>
        <w:r w:rsidRPr="00BA01B9">
          <w:rPr>
            <w:rStyle w:val="editortnoteditedwurp8"/>
            <w:rFonts w:ascii="Georgia" w:hAnsi="Georgia" w:cs="Open Sans"/>
            <w:spacing w:val="2"/>
            <w:shd w:val="clear" w:color="auto" w:fill="FFFFFF"/>
            <w:rPrChange w:id="701" w:author="Marcaustinbonagua@gmail.com" w:date="2024-11-05T13:15:00Z">
              <w:rPr>
                <w:rStyle w:val="editortnoteditedwurp8"/>
                <w:rFonts w:ascii="Open Sans" w:hAnsi="Open Sans" w:cs="Open Sans"/>
                <w:color w:val="000000"/>
                <w:spacing w:val="2"/>
                <w:shd w:val="clear" w:color="auto" w:fill="FFFFFF"/>
              </w:rPr>
            </w:rPrChange>
          </w:rPr>
          <w:t>has been </w:t>
        </w:r>
        <w:r w:rsidRPr="00BA01B9">
          <w:rPr>
            <w:rStyle w:val="editortaddedltunj"/>
            <w:rFonts w:ascii="Georgia" w:hAnsi="Georgia" w:cs="Open Sans"/>
            <w:spacing w:val="2"/>
            <w:shd w:val="clear" w:color="auto" w:fill="FFFFFF"/>
            <w:rPrChange w:id="702" w:author="Marcaustinbonagua@gmail.com" w:date="2024-11-05T13:15:00Z">
              <w:rPr>
                <w:rStyle w:val="editortaddedltunj"/>
                <w:rFonts w:ascii="Open Sans" w:hAnsi="Open Sans" w:cs="Open Sans"/>
                <w:color w:val="B64F00"/>
                <w:spacing w:val="2"/>
                <w:shd w:val="clear" w:color="auto" w:fill="FFFFFF"/>
              </w:rPr>
            </w:rPrChange>
          </w:rPr>
          <w:t>realized</w:t>
        </w:r>
        <w:r w:rsidRPr="00BA01B9">
          <w:rPr>
            <w:rStyle w:val="editortnoteditedwurp8"/>
            <w:rFonts w:ascii="Georgia" w:hAnsi="Georgia" w:cs="Open Sans"/>
            <w:spacing w:val="2"/>
            <w:shd w:val="clear" w:color="auto" w:fill="FFFFFF"/>
            <w:rPrChange w:id="70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04" w:author="Marcaustinbonagua@gmail.com" w:date="2024-11-05T13:15:00Z">
              <w:rPr>
                <w:rStyle w:val="editortaddedltunj"/>
                <w:rFonts w:ascii="Open Sans" w:hAnsi="Open Sans" w:cs="Open Sans"/>
                <w:color w:val="B64F00"/>
                <w:spacing w:val="2"/>
                <w:shd w:val="clear" w:color="auto" w:fill="FFFFFF"/>
              </w:rPr>
            </w:rPrChange>
          </w:rPr>
          <w:t>with</w:t>
        </w:r>
        <w:r w:rsidRPr="00BA01B9">
          <w:rPr>
            <w:rStyle w:val="editortnoteditedwurp8"/>
            <w:rFonts w:ascii="Georgia" w:hAnsi="Georgia" w:cs="Open Sans"/>
            <w:spacing w:val="2"/>
            <w:shd w:val="clear" w:color="auto" w:fill="FFFFFF"/>
            <w:rPrChange w:id="705"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06" w:author="Marcaustinbonagua@gmail.com" w:date="2024-11-05T13:15:00Z">
              <w:rPr>
                <w:rStyle w:val="editortaddedltunj"/>
                <w:rFonts w:ascii="Open Sans" w:hAnsi="Open Sans" w:cs="Open Sans"/>
                <w:color w:val="B64F00"/>
                <w:spacing w:val="2"/>
                <w:shd w:val="clear" w:color="auto" w:fill="FFFFFF"/>
              </w:rPr>
            </w:rPrChange>
          </w:rPr>
          <w:t>other</w:t>
        </w:r>
        <w:r w:rsidRPr="00BA01B9">
          <w:rPr>
            <w:rStyle w:val="editortnoteditedwurp8"/>
            <w:rFonts w:ascii="Georgia" w:hAnsi="Georgia" w:cs="Open Sans"/>
            <w:spacing w:val="2"/>
            <w:shd w:val="clear" w:color="auto" w:fill="FFFFFF"/>
            <w:rPrChange w:id="707"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08" w:author="Marcaustinbonagua@gmail.com" w:date="2024-11-05T13:15:00Z">
              <w:rPr>
                <w:rStyle w:val="editortaddedltunj"/>
                <w:rFonts w:ascii="Open Sans" w:hAnsi="Open Sans" w:cs="Open Sans"/>
                <w:color w:val="B64F00"/>
                <w:spacing w:val="2"/>
                <w:shd w:val="clear" w:color="auto" w:fill="FFFFFF"/>
              </w:rPr>
            </w:rPrChange>
          </w:rPr>
          <w:t>mentorship</w:t>
        </w:r>
        <w:r w:rsidRPr="00BA01B9">
          <w:rPr>
            <w:rStyle w:val="editortnoteditedwurp8"/>
            <w:rFonts w:ascii="Georgia" w:hAnsi="Georgia" w:cs="Open Sans"/>
            <w:spacing w:val="2"/>
            <w:shd w:val="clear" w:color="auto" w:fill="FFFFFF"/>
            <w:rPrChange w:id="709"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10" w:author="Marcaustinbonagua@gmail.com" w:date="2024-11-05T13:15:00Z">
              <w:rPr>
                <w:rStyle w:val="editortaddedltunj"/>
                <w:rFonts w:ascii="Open Sans" w:hAnsi="Open Sans" w:cs="Open Sans"/>
                <w:color w:val="B64F00"/>
                <w:spacing w:val="2"/>
                <w:shd w:val="clear" w:color="auto" w:fill="FFFFFF"/>
              </w:rPr>
            </w:rPrChange>
          </w:rPr>
          <w:t>models,</w:t>
        </w:r>
        <w:r w:rsidRPr="00BA01B9">
          <w:rPr>
            <w:rStyle w:val="editortnoteditedwurp8"/>
            <w:rFonts w:ascii="Georgia" w:hAnsi="Georgia" w:cs="Open Sans"/>
            <w:spacing w:val="2"/>
            <w:shd w:val="clear" w:color="auto" w:fill="FFFFFF"/>
            <w:rPrChange w:id="711"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12" w:author="Marcaustinbonagua@gmail.com" w:date="2024-11-05T13:15:00Z">
              <w:rPr>
                <w:rStyle w:val="editortaddedltunj"/>
                <w:rFonts w:ascii="Open Sans" w:hAnsi="Open Sans" w:cs="Open Sans"/>
                <w:color w:val="B64F00"/>
                <w:spacing w:val="2"/>
                <w:shd w:val="clear" w:color="auto" w:fill="FFFFFF"/>
              </w:rPr>
            </w:rPrChange>
          </w:rPr>
          <w:t>improve</w:t>
        </w:r>
        <w:r w:rsidRPr="00BA01B9">
          <w:rPr>
            <w:rStyle w:val="editortnoteditedwurp8"/>
            <w:rFonts w:ascii="Georgia" w:hAnsi="Georgia" w:cs="Open Sans"/>
            <w:spacing w:val="2"/>
            <w:shd w:val="clear" w:color="auto" w:fill="FFFFFF"/>
            <w:rPrChange w:id="713"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14" w:author="Marcaustinbonagua@gmail.com" w:date="2024-11-05T13:15:00Z">
              <w:rPr>
                <w:rStyle w:val="editortaddedltunj"/>
                <w:rFonts w:ascii="Open Sans" w:hAnsi="Open Sans" w:cs="Open Sans"/>
                <w:color w:val="B64F00"/>
                <w:spacing w:val="2"/>
                <w:shd w:val="clear" w:color="auto" w:fill="FFFFFF"/>
              </w:rPr>
            </w:rPrChange>
          </w:rPr>
          <w:t>learning</w:t>
        </w:r>
        <w:r w:rsidRPr="00BA01B9">
          <w:rPr>
            <w:rStyle w:val="editortnoteditedwurp8"/>
            <w:rFonts w:ascii="Georgia" w:hAnsi="Georgia" w:cs="Open Sans"/>
            <w:spacing w:val="2"/>
            <w:shd w:val="clear" w:color="auto" w:fill="FFFFFF"/>
            <w:rPrChange w:id="715"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16" w:author="Marcaustinbonagua@gmail.com" w:date="2024-11-05T13:15:00Z">
              <w:rPr>
                <w:rStyle w:val="editortaddedltunj"/>
                <w:rFonts w:ascii="Open Sans" w:hAnsi="Open Sans" w:cs="Open Sans"/>
                <w:color w:val="B64F00"/>
                <w:spacing w:val="2"/>
                <w:shd w:val="clear" w:color="auto" w:fill="FFFFFF"/>
              </w:rPr>
            </w:rPrChange>
          </w:rPr>
          <w:t>performance,</w:t>
        </w:r>
        <w:r w:rsidRPr="00BA01B9">
          <w:rPr>
            <w:rStyle w:val="editortnoteditedwurp8"/>
            <w:rFonts w:ascii="Georgia" w:hAnsi="Georgia" w:cs="Open Sans"/>
            <w:spacing w:val="2"/>
            <w:shd w:val="clear" w:color="auto" w:fill="FFFFFF"/>
            <w:rPrChange w:id="717" w:author="Marcaustinbonagua@gmail.com" w:date="2024-11-05T13:15:00Z">
              <w:rPr>
                <w:rStyle w:val="editortnoteditedwurp8"/>
                <w:rFonts w:ascii="Open Sans" w:hAnsi="Open Sans" w:cs="Open Sans"/>
                <w:color w:val="000000"/>
                <w:spacing w:val="2"/>
                <w:shd w:val="clear" w:color="auto" w:fill="FFFFFF"/>
              </w:rPr>
            </w:rPrChange>
          </w:rPr>
          <w:t> MentorShift </w:t>
        </w:r>
        <w:r w:rsidRPr="00BA01B9">
          <w:rPr>
            <w:rStyle w:val="editortaddedltunj"/>
            <w:rFonts w:ascii="Georgia" w:hAnsi="Georgia" w:cs="Open Sans"/>
            <w:spacing w:val="2"/>
            <w:shd w:val="clear" w:color="auto" w:fill="FFFFFF"/>
            <w:rPrChange w:id="718" w:author="Marcaustinbonagua@gmail.com" w:date="2024-11-05T13:15:00Z">
              <w:rPr>
                <w:rStyle w:val="editortaddedltunj"/>
                <w:rFonts w:ascii="Open Sans" w:hAnsi="Open Sans" w:cs="Open Sans"/>
                <w:color w:val="B64F00"/>
                <w:spacing w:val="2"/>
                <w:shd w:val="clear" w:color="auto" w:fill="FFFFFF"/>
              </w:rPr>
            </w:rPrChange>
          </w:rPr>
          <w:t>can</w:t>
        </w:r>
        <w:r w:rsidRPr="00BA01B9">
          <w:rPr>
            <w:rStyle w:val="editortnoteditedwurp8"/>
            <w:rFonts w:ascii="Georgia" w:hAnsi="Georgia" w:cs="Open Sans"/>
            <w:spacing w:val="2"/>
            <w:shd w:val="clear" w:color="auto" w:fill="FFFFFF"/>
            <w:rPrChange w:id="719"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20" w:author="Marcaustinbonagua@gmail.com" w:date="2024-11-05T13:15:00Z">
              <w:rPr>
                <w:rStyle w:val="editortaddedltunj"/>
                <w:rFonts w:ascii="Open Sans" w:hAnsi="Open Sans" w:cs="Open Sans"/>
                <w:color w:val="B64F00"/>
                <w:spacing w:val="2"/>
                <w:shd w:val="clear" w:color="auto" w:fill="FFFFFF"/>
              </w:rPr>
            </w:rPrChange>
          </w:rPr>
          <w:t>benefit</w:t>
        </w:r>
        <w:r w:rsidRPr="00BA01B9">
          <w:rPr>
            <w:rStyle w:val="editortnoteditedwurp8"/>
            <w:rFonts w:ascii="Georgia" w:hAnsi="Georgia" w:cs="Open Sans"/>
            <w:spacing w:val="2"/>
            <w:shd w:val="clear" w:color="auto" w:fill="FFFFFF"/>
            <w:rPrChange w:id="721" w:author="Marcaustinbonagua@gmail.com" w:date="2024-11-05T13:15:00Z">
              <w:rPr>
                <w:rStyle w:val="editortnoteditedwurp8"/>
                <w:rFonts w:ascii="Open Sans" w:hAnsi="Open Sans" w:cs="Open Sans"/>
                <w:color w:val="000000"/>
                <w:spacing w:val="2"/>
                <w:shd w:val="clear" w:color="auto" w:fill="FFFFFF"/>
              </w:rPr>
            </w:rPrChange>
          </w:rPr>
          <w:t> </w:t>
        </w:r>
        <w:r w:rsidRPr="00BA01B9">
          <w:rPr>
            <w:rStyle w:val="editortaddedltunj"/>
            <w:rFonts w:ascii="Georgia" w:hAnsi="Georgia" w:cs="Open Sans"/>
            <w:spacing w:val="2"/>
            <w:shd w:val="clear" w:color="auto" w:fill="FFFFFF"/>
            <w:rPrChange w:id="722" w:author="Marcaustinbonagua@gmail.com" w:date="2024-11-05T13:15:00Z">
              <w:rPr>
                <w:rStyle w:val="editortaddedltunj"/>
                <w:rFonts w:ascii="Open Sans" w:hAnsi="Open Sans" w:cs="Open Sans"/>
                <w:color w:val="B64F00"/>
                <w:spacing w:val="2"/>
                <w:shd w:val="clear" w:color="auto" w:fill="FFFFFF"/>
              </w:rPr>
            </w:rPrChange>
          </w:rPr>
          <w:t>from</w:t>
        </w:r>
        <w:r w:rsidRPr="00BA01B9">
          <w:rPr>
            <w:rStyle w:val="editortnoteditedwurp8"/>
            <w:rFonts w:ascii="Georgia" w:hAnsi="Georgia" w:cs="Open Sans"/>
            <w:spacing w:val="2"/>
            <w:shd w:val="clear" w:color="auto" w:fill="FFFFFF"/>
            <w:rPrChange w:id="723" w:author="Marcaustinbonagua@gmail.com" w:date="2024-11-05T13:15:00Z">
              <w:rPr>
                <w:rStyle w:val="editortnoteditedwurp8"/>
                <w:rFonts w:ascii="Open Sans" w:hAnsi="Open Sans" w:cs="Open Sans"/>
                <w:color w:val="000000"/>
                <w:spacing w:val="2"/>
                <w:shd w:val="clear" w:color="auto" w:fill="FFFFFF"/>
              </w:rPr>
            </w:rPrChange>
          </w:rPr>
          <w:t xml:space="preserve"> the </w:t>
        </w:r>
        <w:proofErr w:type="spellStart"/>
        <w:r w:rsidRPr="00BA01B9">
          <w:rPr>
            <w:rStyle w:val="editortnoteditedwurp8"/>
            <w:rFonts w:ascii="Georgia" w:hAnsi="Georgia" w:cs="Open Sans"/>
            <w:spacing w:val="2"/>
            <w:shd w:val="clear" w:color="auto" w:fill="FFFFFF"/>
            <w:rPrChange w:id="724" w:author="Marcaustinbonagua@gmail.com" w:date="2024-11-05T13:15:00Z">
              <w:rPr>
                <w:rStyle w:val="editortnoteditedwurp8"/>
                <w:rFonts w:ascii="Open Sans" w:hAnsi="Open Sans" w:cs="Open Sans"/>
                <w:color w:val="000000"/>
                <w:spacing w:val="2"/>
                <w:shd w:val="clear" w:color="auto" w:fill="FFFFFF"/>
              </w:rPr>
            </w:rPrChange>
          </w:rPr>
          <w:t>CoI</w:t>
        </w:r>
        <w:proofErr w:type="spellEnd"/>
        <w:r w:rsidRPr="00BA01B9">
          <w:rPr>
            <w:rStyle w:val="editortnoteditedwurp8"/>
            <w:rFonts w:ascii="Georgia" w:hAnsi="Georgia" w:cs="Open Sans"/>
            <w:spacing w:val="2"/>
            <w:shd w:val="clear" w:color="auto" w:fill="FFFFFF"/>
            <w:rPrChange w:id="725" w:author="Marcaustinbonagua@gmail.com" w:date="2024-11-05T13:15:00Z">
              <w:rPr>
                <w:rStyle w:val="editortnoteditedwurp8"/>
                <w:rFonts w:ascii="Open Sans" w:hAnsi="Open Sans" w:cs="Open Sans"/>
                <w:color w:val="000000"/>
                <w:spacing w:val="2"/>
                <w:shd w:val="clear" w:color="auto" w:fill="FFFFFF"/>
              </w:rPr>
            </w:rPrChange>
          </w:rPr>
          <w:t>.</w:t>
        </w:r>
      </w:ins>
    </w:p>
    <w:moveToRangeEnd w:id="630"/>
    <w:p w14:paraId="7DBBA348" w14:textId="2F870987" w:rsidR="008F456D" w:rsidRDefault="008F456D">
      <w:pPr>
        <w:spacing w:after="0" w:line="480" w:lineRule="auto"/>
        <w:ind w:firstLine="720"/>
        <w:jc w:val="both"/>
        <w:rPr>
          <w:rFonts w:ascii="Georgia" w:eastAsia="Times New Roman" w:hAnsi="Georgia" w:cs="Times New Roman"/>
          <w:color w:val="000000"/>
          <w:lang w:eastAsia="en-PH"/>
        </w:rPr>
      </w:pPr>
    </w:p>
    <w:p w14:paraId="1C786CA3" w14:textId="1AAEC476" w:rsidR="008F456D" w:rsidDel="00EC5FF5" w:rsidRDefault="002B278F">
      <w:pPr>
        <w:spacing w:after="0" w:line="480" w:lineRule="auto"/>
        <w:ind w:firstLine="720"/>
        <w:jc w:val="both"/>
        <w:rPr>
          <w:moveFrom w:id="726" w:author="Marcaustinbonagua@gmail.com" w:date="2024-11-05T13:02:00Z"/>
          <w:rFonts w:ascii="Georgia" w:eastAsia="Times New Roman" w:hAnsi="Georgia" w:cs="Times New Roman"/>
          <w:color w:val="000000"/>
          <w:lang w:eastAsia="en-PH"/>
        </w:rPr>
      </w:pPr>
      <w:moveFromRangeStart w:id="727" w:author="Marcaustinbonagua@gmail.com" w:date="2024-11-05T13:02:00Z" w:name="move181704159"/>
      <w:moveFrom w:id="728" w:author="Marcaustinbonagua@gmail.com" w:date="2024-11-05T13:02:00Z">
        <w:r w:rsidDel="00EC5FF5">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 By applying the CoI framework, the app creates a supportive online learning environment within SOECS, allowing mentors and mentees to engage in collaborative, enriching educational experiences.</w:t>
        </w:r>
      </w:moveFrom>
    </w:p>
    <w:moveFromRangeEnd w:id="727"/>
    <w:p w14:paraId="1F4B1FA8" w14:textId="77777777" w:rsidR="008F456D" w:rsidRDefault="008F456D">
      <w:pPr>
        <w:rPr>
          <w:ins w:id="729" w:author="Jade Raposa" w:date="2024-10-17T00:08:00Z"/>
          <w:rFonts w:ascii="Georgia" w:eastAsia="Times New Roman" w:hAnsi="Georgia" w:cs="Times New Roman"/>
          <w:b/>
          <w:bCs/>
          <w:color w:val="000000"/>
          <w:lang w:eastAsia="en-PH"/>
        </w:rPr>
        <w:sectPr w:rsidR="008F456D">
          <w:headerReference w:type="default" r:id="rId48"/>
          <w:headerReference w:type="first" r:id="rId49"/>
          <w:footerReference w:type="first" r:id="rId50"/>
          <w:pgSz w:w="12240" w:h="15840"/>
          <w:pgMar w:top="1620" w:right="1440" w:bottom="1440" w:left="1440" w:header="708" w:footer="708" w:gutter="0"/>
          <w:pgNumType w:start="1"/>
          <w:cols w:space="708"/>
          <w:titlePg/>
          <w:docGrid w:linePitch="360"/>
        </w:sectPr>
      </w:pPr>
    </w:p>
    <w:p w14:paraId="7CC78C77" w14:textId="77777777" w:rsidR="008F456D" w:rsidRDefault="002B278F">
      <w:pPr>
        <w:rPr>
          <w:rFonts w:ascii="Georgia" w:eastAsia="Times New Roman" w:hAnsi="Georgia" w:cs="Times New Roman"/>
          <w:b/>
          <w:bCs/>
          <w:color w:val="000000"/>
          <w:lang w:eastAsia="en-PH"/>
        </w:rPr>
        <w:pPrChange w:id="735" w:author="Jade Raposa" w:date="2024-10-17T00:07:00Z">
          <w:pPr>
            <w:spacing w:after="0" w:line="480" w:lineRule="auto"/>
            <w:jc w:val="both"/>
          </w:pPr>
        </w:pPrChange>
      </w:pPr>
      <w:r>
        <w:rPr>
          <w:rFonts w:ascii="Georgia" w:eastAsia="Times New Roman" w:hAnsi="Georgia" w:cs="Times New Roman"/>
          <w:b/>
          <w:bCs/>
          <w:color w:val="000000"/>
          <w:lang w:eastAsia="en-PH"/>
        </w:rPr>
        <w:lastRenderedPageBreak/>
        <w:t>CONCEPTUAL FRAMEWORK</w:t>
      </w:r>
    </w:p>
    <w:p w14:paraId="02BAC3D5"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2.3</w:t>
      </w:r>
      <w:r>
        <w:rPr>
          <w:rFonts w:ascii="Georgia" w:eastAsia="Times New Roman" w:hAnsi="Georgia" w:cs="Times New Roman"/>
          <w:color w:val="000000"/>
          <w:lang w:eastAsia="en-PH"/>
        </w:rPr>
        <w:t xml:space="preserve"> </w:t>
      </w:r>
    </w:p>
    <w:p w14:paraId="0E6499A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noProof/>
          <w:lang w:eastAsia="en-PH"/>
        </w:rPr>
        <w:drawing>
          <wp:anchor distT="0" distB="0" distL="114300" distR="114300" simplePos="0" relativeHeight="251666432" behindDoc="0" locked="0" layoutInCell="1" allowOverlap="1" wp14:anchorId="55722162" wp14:editId="1E9A2F48">
            <wp:simplePos x="0" y="0"/>
            <wp:positionH relativeFrom="margin">
              <wp:align>center</wp:align>
            </wp:positionH>
            <wp:positionV relativeFrom="paragraph">
              <wp:posOffset>533400</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457190" cy="6193155"/>
                    </a:xfrm>
                    <a:prstGeom prst="rect">
                      <a:avLst/>
                    </a:prstGeom>
                    <a:noFill/>
                    <a:ln>
                      <a:noFill/>
                    </a:ln>
                  </pic:spPr>
                </pic:pic>
              </a:graphicData>
            </a:graphic>
          </wp:anchor>
        </w:drawing>
      </w:r>
      <w:r>
        <w:rPr>
          <w:rFonts w:ascii="Georgia" w:eastAsia="Times New Roman" w:hAnsi="Georgia" w:cs="Times New Roman"/>
          <w:i/>
          <w:iCs/>
          <w:color w:val="000000"/>
          <w:lang w:eastAsia="en-PH"/>
        </w:rPr>
        <w:t>Conceptual Framework of the Proposed System </w:t>
      </w:r>
    </w:p>
    <w:p w14:paraId="7D591C29" w14:textId="77777777" w:rsidR="008F456D" w:rsidRDefault="008F456D">
      <w:pPr>
        <w:spacing w:before="200" w:after="0" w:line="480" w:lineRule="auto"/>
        <w:ind w:firstLine="720"/>
        <w:jc w:val="both"/>
        <w:rPr>
          <w:ins w:id="736" w:author="Jade Raposa" w:date="2024-10-17T00:09:00Z"/>
          <w:rFonts w:ascii="Georgia" w:eastAsia="Times New Roman" w:hAnsi="Georgia" w:cs="Times New Roman"/>
          <w:color w:val="000000"/>
          <w:lang w:eastAsia="en-PH"/>
        </w:rPr>
        <w:sectPr w:rsidR="008F456D">
          <w:headerReference w:type="first" r:id="rId52"/>
          <w:pgSz w:w="12240" w:h="15840"/>
          <w:pgMar w:top="1440" w:right="1440" w:bottom="1440" w:left="1440" w:header="708" w:footer="708" w:gutter="0"/>
          <w:pgNumType w:start="1"/>
          <w:cols w:space="708"/>
          <w:titlePg/>
          <w:docGrid w:linePitch="360"/>
        </w:sectPr>
      </w:pPr>
    </w:p>
    <w:p w14:paraId="2C241ABF" w14:textId="77777777" w:rsidR="008F456D" w:rsidRDefault="008F456D">
      <w:pPr>
        <w:spacing w:before="200" w:after="0" w:line="480" w:lineRule="auto"/>
        <w:ind w:firstLine="720"/>
        <w:jc w:val="both"/>
        <w:rPr>
          <w:del w:id="741" w:author="Jade Raposa" w:date="2024-10-17T00:09:00Z"/>
          <w:rFonts w:ascii="Georgia" w:eastAsia="Times New Roman" w:hAnsi="Georgia" w:cs="Times New Roman"/>
          <w:color w:val="000000"/>
          <w:lang w:eastAsia="en-PH"/>
        </w:rPr>
        <w:sectPr w:rsidR="008F456D">
          <w:pgSz w:w="12240" w:h="15840"/>
          <w:pgMar w:top="1620" w:right="1440" w:bottom="1440" w:left="1440" w:header="708" w:footer="708" w:gutter="0"/>
          <w:pgNumType w:start="1"/>
          <w:cols w:space="708"/>
          <w:titlePg/>
          <w:docGrid w:linePitch="360"/>
        </w:sectPr>
      </w:pPr>
    </w:p>
    <w:p w14:paraId="78664FE4" w14:textId="77777777" w:rsidR="008F456D" w:rsidRDefault="002B278F">
      <w:pPr>
        <w:spacing w:after="0" w:line="480" w:lineRule="auto"/>
        <w:ind w:firstLine="720"/>
        <w:jc w:val="both"/>
        <w:rPr>
          <w:rFonts w:ascii="Georgia" w:eastAsia="Times New Roman" w:hAnsi="Georgia" w:cs="Times New Roman"/>
          <w:lang w:eastAsia="en-PH"/>
        </w:rPr>
        <w:pPrChange w:id="742" w:author="Jade Raposa" w:date="2024-10-17T00:09:00Z">
          <w:pPr>
            <w:spacing w:before="200" w:after="0" w:line="480" w:lineRule="auto"/>
            <w:ind w:firstLine="720"/>
            <w:jc w:val="both"/>
          </w:pPr>
        </w:pPrChange>
      </w:pPr>
      <w:r>
        <w:rPr>
          <w:rFonts w:ascii="Georgia" w:eastAsia="Times New Roman" w:hAnsi="Georgia" w:cs="Times New Roman"/>
          <w:color w:val="000000"/>
          <w:lang w:eastAsia="en-PH"/>
        </w:rPr>
        <w:t>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Java &amp; Kotlin, proficiency in mobile app development frameworks like Android Gradle, and knowledge of user experience design principles. Additionally, developers must possess familiarity with database management systems for secure data storage and software testing procedures for app debugging and optimization.</w:t>
      </w:r>
    </w:p>
    <w:p w14:paraId="0813DF9C" w14:textId="77777777" w:rsidR="008F456D" w:rsidRDefault="002B278F">
      <w:pPr>
        <w:spacing w:before="200"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in Making Decisions, and Optimize the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743" w:author="Jade Raposa" w:date="2024-10-17T00:10:00Z">
        <w:r>
          <w:rPr>
            <w:rFonts w:ascii="Georgia" w:eastAsia="Times New Roman" w:hAnsi="Georgia" w:cs="Times New Roman"/>
            <w:color w:val="000000"/>
            <w:lang w:eastAsia="en-PH"/>
          </w:rPr>
          <w:delText>ultimate aim</w:delText>
        </w:r>
      </w:del>
      <w:ins w:id="744" w:author="Jade Raposa" w:date="2024-10-17T00:10:00Z">
        <w:r>
          <w:rPr>
            <w:rFonts w:ascii="Georgia" w:eastAsia="Times New Roman" w:hAnsi="Georgia" w:cs="Times New Roman"/>
            <w:color w:val="000000"/>
            <w:lang w:eastAsia="en-PH"/>
          </w:rPr>
          <w:t>aim</w:t>
        </w:r>
      </w:ins>
      <w:r>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77777777" w:rsidR="008F456D" w:rsidRDefault="008F456D">
      <w:pPr>
        <w:spacing w:after="240" w:line="240" w:lineRule="auto"/>
        <w:rPr>
          <w:rFonts w:ascii="Georgia" w:eastAsia="Times New Roman" w:hAnsi="Georgia" w:cs="Times New Roman"/>
          <w:lang w:eastAsia="en-PH"/>
        </w:rPr>
      </w:pPr>
    </w:p>
    <w:p w14:paraId="4F7B1110" w14:textId="77777777" w:rsidR="008F456D" w:rsidRDefault="008F456D">
      <w:pPr>
        <w:spacing w:after="240" w:line="240" w:lineRule="auto"/>
        <w:rPr>
          <w:rFonts w:ascii="Georgia" w:eastAsia="Times New Roman" w:hAnsi="Georgia" w:cs="Times New Roman"/>
          <w:lang w:eastAsia="en-PH"/>
        </w:rPr>
      </w:pPr>
    </w:p>
    <w:p w14:paraId="24B5BA29" w14:textId="77777777" w:rsidR="008F456D" w:rsidRDefault="008F456D">
      <w:pPr>
        <w:spacing w:after="240" w:line="240" w:lineRule="auto"/>
        <w:rPr>
          <w:rFonts w:ascii="Georgia" w:eastAsia="Times New Roman" w:hAnsi="Georgia" w:cs="Times New Roman"/>
          <w:lang w:eastAsia="en-PH"/>
        </w:rPr>
      </w:pPr>
    </w:p>
    <w:p w14:paraId="04BEB9BE" w14:textId="77777777" w:rsidR="008F456D" w:rsidRDefault="008F456D">
      <w:pPr>
        <w:spacing w:after="240" w:line="240" w:lineRule="auto"/>
        <w:rPr>
          <w:rFonts w:ascii="Georgia" w:eastAsia="Times New Roman" w:hAnsi="Georgia" w:cs="Times New Roman"/>
          <w:lang w:eastAsia="en-PH"/>
        </w:rPr>
      </w:pPr>
    </w:p>
    <w:p w14:paraId="2B0EE33A" w14:textId="77777777" w:rsidR="008F456D" w:rsidRDefault="008F456D">
      <w:pPr>
        <w:spacing w:after="0" w:line="480" w:lineRule="auto"/>
        <w:jc w:val="center"/>
        <w:outlineLvl w:val="0"/>
        <w:rPr>
          <w:rFonts w:ascii="Georgia" w:eastAsia="Times New Roman" w:hAnsi="Georgia" w:cs="Times New Roman"/>
          <w:b/>
          <w:bCs/>
          <w:color w:val="000000"/>
          <w:kern w:val="36"/>
          <w:lang w:eastAsia="en-PH"/>
        </w:rPr>
        <w:sectPr w:rsidR="008F456D">
          <w:headerReference w:type="first" r:id="rId53"/>
          <w:pgSz w:w="12240" w:h="15840"/>
          <w:pgMar w:top="1440" w:right="1440" w:bottom="1440" w:left="1440" w:header="708" w:footer="708" w:gutter="0"/>
          <w:pgNumType w:start="1"/>
          <w:cols w:space="708"/>
          <w:titlePg/>
          <w:docGrid w:linePitch="360"/>
        </w:sectPr>
      </w:pPr>
    </w:p>
    <w:p w14:paraId="2D2EB33B" w14:textId="77777777" w:rsidR="008F456D" w:rsidRDefault="002B278F">
      <w:pPr>
        <w:spacing w:after="0" w:line="480" w:lineRule="auto"/>
        <w:jc w:val="center"/>
        <w:outlineLvl w:val="0"/>
        <w:rPr>
          <w:rFonts w:ascii="Georgia" w:eastAsia="Times New Roman" w:hAnsi="Georgia" w:cs="Times New Roman"/>
          <w:b/>
          <w:bCs/>
          <w:kern w:val="36"/>
          <w:lang w:eastAsia="en-PH"/>
        </w:rPr>
      </w:pPr>
      <w:r>
        <w:rPr>
          <w:rFonts w:ascii="Georgia" w:eastAsia="Times New Roman" w:hAnsi="Georgia" w:cs="Times New Roman"/>
          <w:b/>
          <w:bCs/>
          <w:color w:val="000000"/>
          <w:kern w:val="36"/>
          <w:lang w:eastAsia="en-PH"/>
        </w:rPr>
        <w:lastRenderedPageBreak/>
        <w:t>Chapter 3 </w:t>
      </w:r>
    </w:p>
    <w:p w14:paraId="739E9AAC"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REQUIREMENTS ANALYSIS AND DOCUMENTATION</w:t>
      </w:r>
    </w:p>
    <w:p w14:paraId="339C8894"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FLOWCHART</w:t>
      </w:r>
    </w:p>
    <w:p w14:paraId="030C5F8A"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3.1</w:t>
      </w:r>
      <w:r>
        <w:rPr>
          <w:rFonts w:ascii="Georgia" w:eastAsia="Times New Roman" w:hAnsi="Georgia" w:cs="Times New Roman"/>
          <w:color w:val="000000"/>
          <w:lang w:eastAsia="en-PH"/>
        </w:rPr>
        <w:t xml:space="preserve"> </w:t>
      </w:r>
    </w:p>
    <w:p w14:paraId="40313F17" w14:textId="77777777" w:rsidR="008F456D" w:rsidRDefault="002B278F">
      <w:pPr>
        <w:spacing w:after="0" w:line="480" w:lineRule="auto"/>
        <w:rPr>
          <w:rFonts w:ascii="Georgia" w:eastAsia="Times New Roman" w:hAnsi="Georgia" w:cs="Times New Roman"/>
          <w:i/>
          <w:iCs/>
          <w:lang w:eastAsia="en-PH"/>
        </w:rPr>
      </w:pPr>
      <w:commentRangeStart w:id="747"/>
      <w:r>
        <w:rPr>
          <w:rFonts w:ascii="Georgia" w:eastAsia="Times New Roman" w:hAnsi="Georgia" w:cs="Times New Roman"/>
          <w:b/>
          <w:bCs/>
          <w:noProof/>
          <w:color w:val="000000"/>
          <w:lang w:eastAsia="en-PH"/>
        </w:rPr>
        <w:drawing>
          <wp:anchor distT="0" distB="0" distL="114300" distR="114300" simplePos="0" relativeHeight="251667456" behindDoc="0" locked="0" layoutInCell="1" allowOverlap="1" wp14:anchorId="01B6E6E7" wp14:editId="60C4D49A">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a:xfrm>
                      <a:off x="0" y="0"/>
                      <a:ext cx="5890260" cy="5067300"/>
                    </a:xfrm>
                    <a:prstGeom prst="rect">
                      <a:avLst/>
                    </a:prstGeom>
                    <a:noFill/>
                    <a:ln>
                      <a:noFill/>
                    </a:ln>
                  </pic:spPr>
                </pic:pic>
              </a:graphicData>
            </a:graphic>
          </wp:anchor>
        </w:drawing>
      </w:r>
      <w:commentRangeEnd w:id="747"/>
      <w:r>
        <w:rPr>
          <w:rStyle w:val="CommentReference"/>
        </w:rPr>
        <w:commentReference w:id="747"/>
      </w:r>
      <w:r>
        <w:rPr>
          <w:rFonts w:ascii="Georgia" w:eastAsia="Times New Roman" w:hAnsi="Georgia" w:cs="Times New Roman"/>
          <w:i/>
          <w:iCs/>
          <w:color w:val="000000"/>
          <w:lang w:eastAsia="en-PH"/>
        </w:rPr>
        <w:t>Flowchart of the Manual Process</w:t>
      </w:r>
    </w:p>
    <w:p w14:paraId="2B32A4BF" w14:textId="77777777" w:rsidR="008F456D" w:rsidRDefault="008F456D">
      <w:pPr>
        <w:spacing w:after="0" w:line="480" w:lineRule="auto"/>
        <w:jc w:val="center"/>
        <w:rPr>
          <w:rFonts w:ascii="Georgia" w:eastAsia="Times New Roman" w:hAnsi="Georgia" w:cs="Times New Roman"/>
          <w:lang w:eastAsia="en-PH"/>
        </w:rPr>
      </w:pPr>
    </w:p>
    <w:p w14:paraId="2995C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24A90A35" w14:textId="77777777" w:rsidR="008F456D" w:rsidRDefault="002B278F">
      <w:pPr>
        <w:spacing w:after="0" w:line="480" w:lineRule="auto"/>
        <w:ind w:firstLine="720"/>
        <w:jc w:val="both"/>
        <w:rPr>
          <w:rFonts w:ascii="Georgia" w:eastAsia="Times New Roman" w:hAnsi="Georgia" w:cs="Times New Roman"/>
          <w:b/>
          <w:bCs/>
          <w:color w:val="000000"/>
          <w:lang w:eastAsia="en-PH"/>
        </w:rPr>
        <w:sectPr w:rsidR="008F456D">
          <w:headerReference w:type="default" r:id="rId55"/>
          <w:headerReference w:type="first" r:id="rId56"/>
          <w:footerReference w:type="first" r:id="rId57"/>
          <w:pgSz w:w="12240" w:h="15840"/>
          <w:pgMar w:top="1620" w:right="1440" w:bottom="1440" w:left="1440" w:header="708" w:footer="708" w:gutter="0"/>
          <w:pgNumType w:start="1"/>
          <w:cols w:space="708"/>
          <w:titlePg/>
          <w:docGrid w:linePitch="360"/>
        </w:sectPr>
      </w:pPr>
      <w:r>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77777777" w:rsidR="008F456D" w:rsidRDefault="002B278F">
      <w:pPr>
        <w:spacing w:after="0" w:line="480" w:lineRule="auto"/>
        <w:jc w:val="both"/>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SYSTEM ARCHITECTURE</w:t>
      </w:r>
    </w:p>
    <w:p w14:paraId="7DF85815"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3.2</w:t>
      </w:r>
      <w:r>
        <w:rPr>
          <w:rFonts w:ascii="Georgia" w:eastAsia="Times New Roman" w:hAnsi="Georgia" w:cs="Times New Roman"/>
          <w:color w:val="000000"/>
          <w:lang w:eastAsia="en-PH"/>
        </w:rPr>
        <w:t xml:space="preserve"> </w:t>
      </w:r>
    </w:p>
    <w:p w14:paraId="79778A46" w14:textId="77777777" w:rsidR="008F456D" w:rsidRDefault="002B278F">
      <w:pPr>
        <w:spacing w:after="0" w:line="480" w:lineRule="auto"/>
        <w:jc w:val="both"/>
        <w:rPr>
          <w:rFonts w:ascii="Georgia" w:eastAsia="Times New Roman" w:hAnsi="Georgia" w:cs="Times New Roman"/>
          <w:i/>
          <w:iCs/>
          <w:lang w:eastAsia="en-PH"/>
        </w:rPr>
      </w:pPr>
      <w:r>
        <w:rPr>
          <w:rFonts w:ascii="Georgia" w:eastAsia="Times New Roman" w:hAnsi="Georgia" w:cs="Times New Roman"/>
          <w:i/>
          <w:iCs/>
          <w:color w:val="000000"/>
          <w:lang w:eastAsia="en-PH"/>
        </w:rPr>
        <w:t>System Architecture of the Proposed System</w:t>
      </w:r>
    </w:p>
    <w:p w14:paraId="0BAD9534" w14:textId="77777777" w:rsidR="008F456D" w:rsidRDefault="008F456D">
      <w:pPr>
        <w:spacing w:after="0" w:line="240" w:lineRule="auto"/>
        <w:rPr>
          <w:rFonts w:ascii="Georgia" w:eastAsia="Times New Roman" w:hAnsi="Georgia" w:cs="Times New Roman"/>
          <w:lang w:eastAsia="en-PH"/>
        </w:rPr>
      </w:pPr>
    </w:p>
    <w:p w14:paraId="7783623A"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noProof/>
          <w:color w:val="000000"/>
          <w:lang w:eastAsia="en-PH"/>
        </w:rPr>
        <w:drawing>
          <wp:inline distT="0" distB="0" distL="0" distR="0" wp14:anchorId="7A1D09FC" wp14:editId="47150AE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5943600" cy="2595880"/>
                    </a:xfrm>
                    <a:prstGeom prst="rect">
                      <a:avLst/>
                    </a:prstGeom>
                    <a:noFill/>
                    <a:ln>
                      <a:noFill/>
                    </a:ln>
                  </pic:spPr>
                </pic:pic>
              </a:graphicData>
            </a:graphic>
          </wp:inline>
        </w:drawing>
      </w:r>
    </w:p>
    <w:p w14:paraId="065C3579" w14:textId="77777777" w:rsidR="008F456D" w:rsidRDefault="002B278F">
      <w:pPr>
        <w:spacing w:before="200"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8F456D" w:rsidRDefault="008F456D">
      <w:pPr>
        <w:spacing w:before="200" w:after="0" w:line="240" w:lineRule="auto"/>
        <w:ind w:firstLine="720"/>
        <w:jc w:val="both"/>
        <w:rPr>
          <w:rFonts w:ascii="Georgia" w:eastAsia="Times New Roman" w:hAnsi="Georgia" w:cs="Times New Roman"/>
          <w:lang w:eastAsia="en-PH"/>
        </w:rPr>
      </w:pPr>
    </w:p>
    <w:p w14:paraId="1A7C13BD"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SOFTWARE DESIGN</w:t>
      </w:r>
    </w:p>
    <w:p w14:paraId="0E2AEE49" w14:textId="524E90FC" w:rsidR="008F456D" w:rsidRDefault="002B278F" w:rsidP="003D64C6">
      <w:pPr>
        <w:spacing w:line="480" w:lineRule="auto"/>
        <w:jc w:val="both"/>
        <w:rPr>
          <w:rFonts w:ascii="Georgia" w:eastAsia="Times New Roman" w:hAnsi="Georgia" w:cs="Times New Roman"/>
          <w:color w:val="0D0D0D"/>
          <w:shd w:val="clear" w:color="auto" w:fill="FFFFFF"/>
          <w:lang w:eastAsia="en-PH"/>
        </w:rPr>
      </w:pPr>
      <w:r>
        <w:rPr>
          <w:rFonts w:ascii="Georgia" w:eastAsia="Times New Roman" w:hAnsi="Georgia" w:cs="Times New Roman"/>
          <w:color w:val="000000"/>
          <w:lang w:eastAsia="en-PH"/>
        </w:rPr>
        <w:tab/>
      </w:r>
      <w:r>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interfaces, and </w:t>
      </w:r>
      <w:r>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673528D8"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t>Figure 3.3</w:t>
      </w:r>
      <w:r>
        <w:rPr>
          <w:rFonts w:ascii="Georgia" w:eastAsia="Times New Roman" w:hAnsi="Georgia" w:cs="Times New Roman"/>
          <w:color w:val="000000"/>
          <w:lang w:eastAsia="en-PH"/>
        </w:rPr>
        <w:t xml:space="preserve"> </w:t>
      </w:r>
    </w:p>
    <w:p w14:paraId="73C928E6" w14:textId="77777777" w:rsidR="008F456D" w:rsidRDefault="002B278F">
      <w:pPr>
        <w:spacing w:after="0" w:line="480" w:lineRule="auto"/>
        <w:jc w:val="both"/>
        <w:rPr>
          <w:rFonts w:ascii="Georgia" w:eastAsia="Times New Roman" w:hAnsi="Georgia" w:cs="Times New Roman"/>
          <w:i/>
          <w:iCs/>
          <w:lang w:eastAsia="en-PH"/>
        </w:rPr>
      </w:pPr>
      <w:commentRangeStart w:id="761"/>
      <w:r>
        <w:rPr>
          <w:rFonts w:ascii="Georgia" w:eastAsia="Times New Roman" w:hAnsi="Georgia" w:cs="Times New Roman"/>
          <w:i/>
          <w:iCs/>
          <w:color w:val="000000"/>
          <w:lang w:eastAsia="en-PH"/>
        </w:rPr>
        <w:t>Use-Case Diagram</w:t>
      </w:r>
    </w:p>
    <w:p w14:paraId="06E21C79" w14:textId="7645E895" w:rsidR="008F456D" w:rsidRDefault="000208B1">
      <w:pPr>
        <w:spacing w:after="0" w:line="480" w:lineRule="auto"/>
        <w:jc w:val="center"/>
        <w:rPr>
          <w:rFonts w:ascii="Georgia" w:eastAsia="Times New Roman" w:hAnsi="Georgia" w:cs="Times New Roman"/>
          <w:lang w:eastAsia="en-PH"/>
        </w:rPr>
      </w:pPr>
      <w:r>
        <w:rPr>
          <w:rFonts w:ascii="Georgia" w:eastAsia="Times New Roman" w:hAnsi="Georgia" w:cs="Times New Roman"/>
          <w:noProof/>
          <w:lang w:eastAsia="en-PH"/>
        </w:rPr>
        <w:drawing>
          <wp:inline distT="0" distB="0" distL="0" distR="0" wp14:anchorId="72F88D58" wp14:editId="3121FE0E">
            <wp:extent cx="5943600" cy="4585970"/>
            <wp:effectExtent l="0" t="0" r="0" b="5080"/>
            <wp:docPr id="71923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38494" name="Picture 719238494"/>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4585970"/>
                    </a:xfrm>
                    <a:prstGeom prst="rect">
                      <a:avLst/>
                    </a:prstGeom>
                  </pic:spPr>
                </pic:pic>
              </a:graphicData>
            </a:graphic>
          </wp:inline>
        </w:drawing>
      </w:r>
    </w:p>
    <w:p w14:paraId="3467D567" w14:textId="5F1A41BC" w:rsidR="00477080" w:rsidRPr="00477080"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477080" w:rsidRPr="00477080">
        <w:rPr>
          <w:rFonts w:ascii="Georgia" w:eastAsia="Times New Roman" w:hAnsi="Georgia" w:cs="Times New Roman"/>
          <w:color w:val="000000"/>
          <w:lang w:eastAsia="en-PH"/>
        </w:rPr>
        <w:t xml:space="preserve">The use-case diagram for the Mentor-Shift app features two primary user types: Learner and Educator. Learners can search for subjects or courses and request mentorship, with educators having the final say to accept or decline these requests. Learners can manage their profiles by setting a profile picture and changing their password, view enrolled subjects, and access study materials and activities posted by their educators. They can also message educators, download </w:t>
      </w:r>
      <w:r w:rsidR="00477080" w:rsidRPr="00477080">
        <w:rPr>
          <w:rFonts w:ascii="Georgia" w:eastAsia="Times New Roman" w:hAnsi="Georgia" w:cs="Times New Roman"/>
          <w:color w:val="000000"/>
          <w:lang w:eastAsia="en-PH"/>
        </w:rPr>
        <w:lastRenderedPageBreak/>
        <w:t>certificates once uploaded, and check their reports and progress, which are defined by the educator.</w:t>
      </w:r>
    </w:p>
    <w:p w14:paraId="0D58B13A" w14:textId="149FCFAE" w:rsidR="00477080" w:rsidRDefault="00477080" w:rsidP="00477080">
      <w:pPr>
        <w:spacing w:line="480" w:lineRule="auto"/>
        <w:ind w:firstLine="720"/>
        <w:jc w:val="both"/>
        <w:rPr>
          <w:rFonts w:ascii="Georgia" w:eastAsia="Times New Roman" w:hAnsi="Georgia" w:cs="Times New Roman"/>
          <w:color w:val="000000"/>
          <w:lang w:eastAsia="en-PH"/>
        </w:rPr>
        <w:sectPr w:rsidR="00477080">
          <w:headerReference w:type="default" r:id="rId60"/>
          <w:headerReference w:type="first" r:id="rId61"/>
          <w:pgSz w:w="12240" w:h="15840"/>
          <w:pgMar w:top="1620" w:right="1440" w:bottom="1440" w:left="1440" w:header="708" w:footer="708" w:gutter="0"/>
          <w:pgNumType w:start="1"/>
          <w:cols w:space="708"/>
          <w:titlePg/>
          <w:docGrid w:linePitch="360"/>
        </w:sectPr>
      </w:pPr>
      <w:r w:rsidRPr="00477080">
        <w:rPr>
          <w:rFonts w:ascii="Georgia" w:eastAsia="Times New Roman" w:hAnsi="Georgia" w:cs="Times New Roman"/>
          <w:color w:val="000000"/>
          <w:lang w:eastAsia="en-PH"/>
        </w:rPr>
        <w:t xml:space="preserve">Educators can review and either accept or decline mentorship requests from learners, manage their profiles, add new courses or subjects, and post relevant study materials and activities. They can also communicate with learners through messaging, upload certificates for completed tasks, and input and update reports and progress for each learner. </w:t>
      </w:r>
    </w:p>
    <w:p w14:paraId="011FB0D0" w14:textId="0E72A46A" w:rsidR="008F456D" w:rsidRDefault="002B278F" w:rsidP="00477080">
      <w:pPr>
        <w:spacing w:line="480" w:lineRule="auto"/>
        <w:jc w:val="both"/>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3.4</w:t>
      </w:r>
      <w:r>
        <w:rPr>
          <w:rFonts w:ascii="Georgia" w:eastAsia="Times New Roman" w:hAnsi="Georgia" w:cs="Times New Roman"/>
          <w:color w:val="000000"/>
          <w:lang w:eastAsia="en-PH"/>
        </w:rPr>
        <w:t xml:space="preserve"> </w:t>
      </w:r>
    </w:p>
    <w:p w14:paraId="209047FE"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b/>
          <w:bCs/>
          <w:noProof/>
          <w:color w:val="000000"/>
          <w:lang w:eastAsia="en-PH"/>
        </w:rPr>
        <w:drawing>
          <wp:anchor distT="0" distB="0" distL="114300" distR="114300" simplePos="0" relativeHeight="251665408" behindDoc="0" locked="0" layoutInCell="1" allowOverlap="1" wp14:anchorId="3E517D3B" wp14:editId="55A34B17">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anchor>
        </w:drawing>
      </w:r>
      <w:r>
        <w:rPr>
          <w:rFonts w:ascii="Georgia" w:eastAsia="Times New Roman" w:hAnsi="Georgia" w:cs="Times New Roman"/>
          <w:i/>
          <w:iCs/>
          <w:color w:val="000000"/>
          <w:lang w:eastAsia="en-PH"/>
        </w:rPr>
        <w:t>Sequence Diagram</w:t>
      </w:r>
      <w:commentRangeEnd w:id="761"/>
      <w:r>
        <w:rPr>
          <w:rStyle w:val="CommentReference"/>
        </w:rPr>
        <w:commentReference w:id="761"/>
      </w:r>
    </w:p>
    <w:p w14:paraId="48484105" w14:textId="77777777" w:rsidR="008F456D" w:rsidRDefault="008F456D">
      <w:pPr>
        <w:spacing w:after="0" w:line="480" w:lineRule="auto"/>
        <w:rPr>
          <w:rFonts w:ascii="Georgia" w:eastAsia="Times New Roman" w:hAnsi="Georgia" w:cs="Times New Roman"/>
          <w:color w:val="000000"/>
          <w:lang w:eastAsia="en-PH"/>
        </w:rPr>
      </w:pPr>
    </w:p>
    <w:p w14:paraId="0C4065EB"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7777777" w:rsidR="008F456D" w:rsidRDefault="002B278F">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77777777" w:rsidR="008F456D" w:rsidRDefault="002B278F">
      <w:pPr>
        <w:spacing w:after="0" w:line="480" w:lineRule="auto"/>
        <w:ind w:firstLine="720"/>
        <w:jc w:val="both"/>
        <w:rPr>
          <w:rFonts w:ascii="Georgia" w:eastAsia="Times New Roman" w:hAnsi="Georgia" w:cs="Times New Roman"/>
          <w:color w:val="FF0000"/>
          <w:lang w:eastAsia="en-PH"/>
        </w:rPr>
      </w:pPr>
      <w:r>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156AA87A" w14:textId="77777777" w:rsidR="008F456D" w:rsidRDefault="008F456D">
      <w:pPr>
        <w:spacing w:after="0" w:line="480" w:lineRule="auto"/>
        <w:rPr>
          <w:rFonts w:ascii="Georgia" w:eastAsia="Times New Roman" w:hAnsi="Georgia" w:cs="Times New Roman"/>
          <w:b/>
          <w:bCs/>
          <w:color w:val="000000"/>
          <w:lang w:eastAsia="en-PH"/>
        </w:rPr>
        <w:sectPr w:rsidR="008F456D">
          <w:pgSz w:w="12240" w:h="15840"/>
          <w:pgMar w:top="1620" w:right="1440" w:bottom="1440" w:left="1440" w:header="708" w:footer="708" w:gutter="0"/>
          <w:pgNumType w:start="1"/>
          <w:cols w:space="708"/>
          <w:titlePg/>
          <w:docGrid w:linePitch="360"/>
        </w:sectPr>
      </w:pPr>
    </w:p>
    <w:p w14:paraId="44183611"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Figure 3.5</w:t>
      </w:r>
      <w:r>
        <w:rPr>
          <w:rFonts w:ascii="Georgia" w:eastAsia="Times New Roman" w:hAnsi="Georgia" w:cs="Times New Roman"/>
          <w:color w:val="000000"/>
          <w:lang w:eastAsia="en-PH"/>
        </w:rPr>
        <w:t xml:space="preserve"> </w:t>
      </w:r>
    </w:p>
    <w:p w14:paraId="5572FCD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Class Diagram</w:t>
      </w:r>
    </w:p>
    <w:p w14:paraId="19893784" w14:textId="77777777" w:rsidR="008F456D" w:rsidRDefault="002B278F">
      <w:pPr>
        <w:spacing w:before="200" w:after="0" w:line="480" w:lineRule="auto"/>
        <w:jc w:val="center"/>
        <w:rPr>
          <w:rFonts w:ascii="Georgia" w:eastAsia="Times New Roman" w:hAnsi="Georgia" w:cs="Times New Roman"/>
          <w:lang w:eastAsia="en-PH"/>
        </w:rPr>
      </w:pPr>
      <w:commentRangeStart w:id="776"/>
      <w:r>
        <w:rPr>
          <w:rFonts w:ascii="Georgia" w:eastAsia="Times New Roman" w:hAnsi="Georgia" w:cs="Times New Roman"/>
          <w:noProof/>
          <w:lang w:eastAsia="en-PH"/>
        </w:rPr>
        <w:drawing>
          <wp:inline distT="0" distB="0" distL="0" distR="0" wp14:anchorId="045A82EB" wp14:editId="1F5D115E">
            <wp:extent cx="5942965"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76"/>
      <w:r>
        <w:rPr>
          <w:rStyle w:val="CommentReference"/>
        </w:rPr>
        <w:commentReference w:id="776"/>
      </w:r>
    </w:p>
    <w:p w14:paraId="2A835725" w14:textId="77777777" w:rsidR="008F456D" w:rsidRDefault="008F456D">
      <w:pPr>
        <w:spacing w:after="0" w:line="240" w:lineRule="auto"/>
        <w:rPr>
          <w:rFonts w:ascii="Georgia" w:eastAsia="Times New Roman" w:hAnsi="Georgia" w:cs="Times New Roman"/>
          <w:lang w:eastAsia="en-PH"/>
        </w:rPr>
      </w:pPr>
    </w:p>
    <w:p w14:paraId="6A8699B3" w14:textId="77777777" w:rsidR="008F456D" w:rsidRDefault="002B278F">
      <w:pPr>
        <w:spacing w:after="200" w:line="480" w:lineRule="auto"/>
        <w:jc w:val="both"/>
        <w:rPr>
          <w:del w:id="777" w:author="Jade Raposa" w:date="2024-10-17T00:14:00Z"/>
          <w:rFonts w:ascii="Georgia" w:eastAsia="Times New Roman" w:hAnsi="Georgia" w:cs="Times New Roman"/>
          <w:color w:val="000000"/>
          <w:lang w:eastAsia="en-PH"/>
        </w:rPr>
      </w:pPr>
      <w:r>
        <w:rPr>
          <w:rFonts w:ascii="Georgia" w:eastAsia="Times New Roman" w:hAnsi="Georgia" w:cs="Times New Roman"/>
          <w:color w:val="000000"/>
          <w:lang w:eastAsia="en-PH"/>
        </w:rPr>
        <w:tab/>
        <w:t>The class diagram depicts the interaction between Mentee and Mentor. 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8F456D" w:rsidRDefault="008F456D">
      <w:pPr>
        <w:spacing w:after="200" w:line="480" w:lineRule="auto"/>
        <w:jc w:val="both"/>
        <w:rPr>
          <w:rFonts w:ascii="Georgia" w:eastAsia="Times New Roman" w:hAnsi="Georgia" w:cs="Times New Roman"/>
          <w:b/>
          <w:bCs/>
          <w:color w:val="000000"/>
          <w:lang w:eastAsia="en-PH"/>
        </w:rPr>
        <w:pPrChange w:id="778" w:author="Jade Raposa" w:date="2024-10-17T00:14:00Z">
          <w:pPr>
            <w:spacing w:after="0" w:line="480" w:lineRule="auto"/>
            <w:jc w:val="both"/>
          </w:pPr>
        </w:pPrChange>
      </w:pPr>
    </w:p>
    <w:p w14:paraId="48C360A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lastRenderedPageBreak/>
        <w:t>DATABASE DESIGN</w:t>
      </w:r>
    </w:p>
    <w:p w14:paraId="0A601E2C" w14:textId="77777777" w:rsidR="008F456D" w:rsidRDefault="002B278F">
      <w:pPr>
        <w:spacing w:after="0" w:line="480" w:lineRule="auto"/>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8F456D" w:rsidRDefault="008F456D">
      <w:pPr>
        <w:spacing w:after="0" w:line="480" w:lineRule="auto"/>
        <w:jc w:val="both"/>
        <w:rPr>
          <w:rFonts w:ascii="Georgia" w:eastAsia="Times New Roman" w:hAnsi="Georgia" w:cs="Times New Roman"/>
          <w:lang w:eastAsia="en-PH"/>
        </w:rPr>
      </w:pPr>
    </w:p>
    <w:p w14:paraId="7616AF64"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w:t>
      </w:r>
      <w:r>
        <w:rPr>
          <w:rFonts w:ascii="Georgia" w:eastAsia="Times New Roman" w:hAnsi="Georgia" w:cs="Times New Roman"/>
          <w:color w:val="000000"/>
          <w:lang w:eastAsia="en-PH"/>
        </w:rPr>
        <w:t xml:space="preserve"> </w:t>
      </w:r>
    </w:p>
    <w:p w14:paraId="4AF1B846"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Mentee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16AA606E" w14:textId="77777777">
        <w:trPr>
          <w:trHeight w:val="676"/>
          <w:jc w:val="center"/>
        </w:trPr>
        <w:tc>
          <w:tcPr>
            <w:tcW w:w="1337" w:type="dxa"/>
            <w:shd w:val="clear" w:color="auto" w:fill="auto"/>
            <w:tcMar>
              <w:top w:w="100" w:type="dxa"/>
              <w:left w:w="100" w:type="dxa"/>
              <w:bottom w:w="100" w:type="dxa"/>
              <w:right w:w="100" w:type="dxa"/>
            </w:tcMar>
          </w:tcPr>
          <w:p w14:paraId="776F14AD"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000DF8A7" w14:textId="77777777">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8F456D" w:rsidRDefault="008F456D">
            <w:pPr>
              <w:widowControl w:val="0"/>
              <w:spacing w:line="240" w:lineRule="auto"/>
              <w:rPr>
                <w:rFonts w:ascii="Georgia" w:eastAsia="Georgia" w:hAnsi="Georgia" w:cs="Georgia"/>
              </w:rPr>
            </w:pPr>
          </w:p>
        </w:tc>
      </w:tr>
    </w:tbl>
    <w:p w14:paraId="39404A1D"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07A736F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birthday, and </w:t>
      </w:r>
      <w:proofErr w:type="spellStart"/>
      <w:r>
        <w:rPr>
          <w:rFonts w:ascii="Georgia" w:eastAsia="Times New Roman" w:hAnsi="Georgia" w:cs="Times New Roman"/>
          <w:lang w:eastAsia="en-PH"/>
        </w:rPr>
        <w:t>yearlvl</w:t>
      </w:r>
      <w:proofErr w:type="spellEnd"/>
      <w:r>
        <w:rPr>
          <w:rFonts w:ascii="Georgia" w:eastAsia="Times New Roman" w:hAnsi="Georgia" w:cs="Times New Roman"/>
          <w:lang w:eastAsia="en-PH"/>
        </w:rPr>
        <w:t xml:space="preserve"> to track personal and academic details.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36D84E89"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3.2 </w:t>
      </w:r>
    </w:p>
    <w:p w14:paraId="0BD95FD8"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652C2A35" w14:textId="77777777">
        <w:trPr>
          <w:trHeight w:val="676"/>
          <w:jc w:val="center"/>
        </w:trPr>
        <w:tc>
          <w:tcPr>
            <w:tcW w:w="1338" w:type="dxa"/>
            <w:shd w:val="clear" w:color="auto" w:fill="auto"/>
            <w:tcMar>
              <w:top w:w="100" w:type="dxa"/>
              <w:left w:w="100" w:type="dxa"/>
              <w:bottom w:w="100" w:type="dxa"/>
              <w:right w:w="100" w:type="dxa"/>
            </w:tcMar>
          </w:tcPr>
          <w:p w14:paraId="53BD85F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77777777" w:rsidR="008F456D" w:rsidRDefault="002B278F">
            <w:pPr>
              <w:widowControl w:val="0"/>
              <w:spacing w:line="240" w:lineRule="auto"/>
              <w:rPr>
                <w:rFonts w:ascii="Georgia" w:eastAsia="Georgia" w:hAnsi="Georgia" w:cs="Georgia"/>
              </w:rPr>
            </w:pPr>
            <w:r>
              <w:rPr>
                <w:rFonts w:ascii="Georgia" w:eastAsia="Georgia" w:hAnsi="Georgia" w:cs="Georgia"/>
              </w:rPr>
              <w:t>email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8F456D" w:rsidRDefault="002B278F">
            <w:pPr>
              <w:spacing w:line="240" w:lineRule="auto"/>
              <w:rPr>
                <w:rFonts w:ascii="Georgia" w:eastAsia="Georgia" w:hAnsi="Georgia" w:cs="Georgia"/>
              </w:rPr>
            </w:pPr>
            <w:proofErr w:type="spellStart"/>
            <w:r>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8F456D" w:rsidRDefault="002B278F">
            <w:pPr>
              <w:widowControl w:val="0"/>
              <w:spacing w:line="240" w:lineRule="auto"/>
              <w:rPr>
                <w:rFonts w:ascii="Georgia" w:eastAsia="Georgia" w:hAnsi="Georgia" w:cs="Georgia"/>
              </w:rPr>
            </w:pPr>
            <w:r>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8F456D" w:rsidRDefault="002B278F">
            <w:pPr>
              <w:spacing w:line="240" w:lineRule="auto"/>
              <w:rPr>
                <w:rFonts w:ascii="Georgia" w:eastAsia="Georgia" w:hAnsi="Georgia" w:cs="Georgia"/>
              </w:rPr>
            </w:pPr>
            <w:proofErr w:type="spellStart"/>
            <w:r>
              <w:rPr>
                <w:rFonts w:ascii="Georgia" w:eastAsia="Georgia" w:hAnsi="Georgia" w:cs="Georgia"/>
              </w:rPr>
              <w:t>imgpath</w:t>
            </w:r>
            <w:proofErr w:type="spellEnd"/>
          </w:p>
        </w:tc>
      </w:tr>
      <w:tr w:rsidR="008F456D" w14:paraId="65FF5AFA"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8F456D" w:rsidRDefault="002B278F">
            <w:pPr>
              <w:widowControl w:val="0"/>
              <w:spacing w:line="240" w:lineRule="auto"/>
              <w:rPr>
                <w:rFonts w:ascii="Georgia" w:eastAsia="Georgia" w:hAnsi="Georgia" w:cs="Georgia"/>
              </w:rPr>
            </w:pPr>
            <w:r>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8F456D" w:rsidRDefault="002B278F">
            <w:pPr>
              <w:widowControl w:val="0"/>
              <w:spacing w:line="240" w:lineRule="auto"/>
              <w:rPr>
                <w:rFonts w:ascii="Georgia" w:eastAsia="Georgia" w:hAnsi="Georgia" w:cs="Georgia"/>
              </w:rPr>
            </w:pPr>
            <w:r>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8F456D" w:rsidRDefault="008F456D">
            <w:pPr>
              <w:widowControl w:val="0"/>
              <w:spacing w:line="240" w:lineRule="auto"/>
              <w:rPr>
                <w:rFonts w:ascii="Georgia" w:eastAsia="Georgia" w:hAnsi="Georgia" w:cs="Georgia"/>
              </w:rPr>
            </w:pPr>
          </w:p>
        </w:tc>
      </w:tr>
    </w:tbl>
    <w:p w14:paraId="0A3A4F75" w14:textId="77777777" w:rsidR="008F456D" w:rsidRDefault="008F456D">
      <w:pPr>
        <w:spacing w:after="0" w:line="480" w:lineRule="auto"/>
        <w:jc w:val="both"/>
        <w:rPr>
          <w:rFonts w:ascii="Georgia" w:eastAsia="Times New Roman" w:hAnsi="Georgia" w:cs="Times New Roman"/>
          <w:color w:val="000000"/>
          <w:lang w:eastAsia="en-PH"/>
        </w:rPr>
      </w:pPr>
    </w:p>
    <w:p w14:paraId="56E73F6E" w14:textId="77777777" w:rsidR="008F456D" w:rsidRDefault="008F456D">
      <w:pPr>
        <w:spacing w:after="0" w:line="480" w:lineRule="auto"/>
        <w:ind w:firstLine="720"/>
        <w:jc w:val="both"/>
        <w:rPr>
          <w:rFonts w:ascii="Georgia" w:eastAsia="Times New Roman" w:hAnsi="Georgia" w:cs="Times New Roman"/>
          <w:lang w:eastAsia="en-PH"/>
        </w:rPr>
        <w:sectPr w:rsidR="008F456D">
          <w:headerReference w:type="default" r:id="rId64"/>
          <w:headerReference w:type="first" r:id="rId65"/>
          <w:pgSz w:w="12240" w:h="15840"/>
          <w:pgMar w:top="1440" w:right="1440" w:bottom="1440" w:left="1440" w:header="708" w:footer="708" w:gutter="0"/>
          <w:pgNumType w:start="1"/>
          <w:cols w:space="708"/>
          <w:titlePg/>
          <w:docGrid w:linePitch="360"/>
        </w:sectPr>
      </w:pPr>
    </w:p>
    <w:p w14:paraId="408DA218"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Pr>
          <w:rFonts w:ascii="Georgia" w:eastAsia="Times New Roman" w:hAnsi="Georgia" w:cs="Times New Roman"/>
          <w:lang w:eastAsia="en-PH"/>
        </w:rPr>
        <w:t>first_name</w:t>
      </w:r>
      <w:proofErr w:type="spellEnd"/>
      <w:r>
        <w:rPr>
          <w:rFonts w:ascii="Georgia" w:eastAsia="Times New Roman" w:hAnsi="Georgia" w:cs="Times New Roman"/>
          <w:lang w:eastAsia="en-PH"/>
        </w:rPr>
        <w:t xml:space="preserve">, </w:t>
      </w:r>
      <w:proofErr w:type="spellStart"/>
      <w:r>
        <w:rPr>
          <w:rFonts w:ascii="Georgia" w:eastAsia="Times New Roman" w:hAnsi="Georgia" w:cs="Times New Roman"/>
          <w:lang w:eastAsia="en-PH"/>
        </w:rPr>
        <w:t>last_name</w:t>
      </w:r>
      <w:proofErr w:type="spellEnd"/>
      <w:r>
        <w:rPr>
          <w:rFonts w:ascii="Georgia" w:eastAsia="Times New Roman" w:hAnsi="Georgia" w:cs="Times New Roman"/>
          <w:lang w:eastAsia="en-PH"/>
        </w:rPr>
        <w:t xml:space="preserve">, gender, and birthday for personal and demographic information. The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Pr>
          <w:rFonts w:ascii="Georgia" w:eastAsia="Times New Roman" w:hAnsi="Georgia" w:cs="Times New Roman"/>
          <w:lang w:eastAsia="en-PH"/>
        </w:rPr>
        <w:br/>
      </w:r>
    </w:p>
    <w:p w14:paraId="5C9A3E6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3.3 </w:t>
      </w:r>
    </w:p>
    <w:p w14:paraId="0762227C" w14:textId="77777777" w:rsidR="008F456D" w:rsidRDefault="002B278F">
      <w:pPr>
        <w:spacing w:after="0" w:line="48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59B80806" w14:textId="77777777">
        <w:trPr>
          <w:trHeight w:val="676"/>
          <w:jc w:val="center"/>
        </w:trPr>
        <w:tc>
          <w:tcPr>
            <w:tcW w:w="1338" w:type="dxa"/>
            <w:shd w:val="clear" w:color="auto" w:fill="auto"/>
            <w:tcMar>
              <w:top w:w="100" w:type="dxa"/>
              <w:left w:w="100" w:type="dxa"/>
              <w:bottom w:w="100" w:type="dxa"/>
              <w:right w:w="100" w:type="dxa"/>
            </w:tcMar>
          </w:tcPr>
          <w:p w14:paraId="43BACA47"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77777777" w:rsidR="008F456D" w:rsidRDefault="002B278F">
            <w:pPr>
              <w:spacing w:line="240" w:lineRule="auto"/>
              <w:rPr>
                <w:rFonts w:ascii="Georgia" w:eastAsia="Georgia" w:hAnsi="Georgia" w:cs="Georgia"/>
              </w:rPr>
            </w:pPr>
            <w:r>
              <w:rPr>
                <w:rFonts w:ascii="Georgia" w:eastAsia="Georgia" w:hAnsi="Georgia" w:cs="Georgia"/>
              </w:rPr>
              <w:t>time</w:t>
            </w:r>
          </w:p>
        </w:tc>
      </w:tr>
    </w:tbl>
    <w:p w14:paraId="3ABDAA1F" w14:textId="77777777" w:rsidR="008F456D" w:rsidRDefault="008F456D">
      <w:pPr>
        <w:spacing w:after="0" w:line="480" w:lineRule="auto"/>
        <w:jc w:val="both"/>
        <w:rPr>
          <w:rFonts w:ascii="Georgia" w:eastAsia="Times New Roman" w:hAnsi="Georgia" w:cs="Times New Roman"/>
          <w:color w:val="000000"/>
          <w:lang w:eastAsia="en-PH"/>
        </w:rPr>
      </w:pPr>
    </w:p>
    <w:p w14:paraId="592E7224" w14:textId="77777777" w:rsidR="008F456D" w:rsidRDefault="002B278F">
      <w:pPr>
        <w:spacing w:after="0" w:line="480" w:lineRule="auto"/>
        <w:ind w:firstLine="720"/>
        <w:jc w:val="both"/>
        <w:rPr>
          <w:rFonts w:ascii="Georgia" w:eastAsia="Times New Roman" w:hAnsi="Georgia" w:cs="Times New Roman"/>
          <w:color w:val="4472C4" w:themeColor="accent1"/>
          <w:lang w:eastAsia="en-PH"/>
        </w:rPr>
      </w:pPr>
      <w:r>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3.4 </w:t>
      </w:r>
    </w:p>
    <w:p w14:paraId="2E76A97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568"/>
        <w:gridCol w:w="1106"/>
        <w:gridCol w:w="1337"/>
        <w:gridCol w:w="1337"/>
        <w:gridCol w:w="1337"/>
      </w:tblGrid>
      <w:tr w:rsidR="008F456D" w14:paraId="0CC5A5E9" w14:textId="77777777">
        <w:trPr>
          <w:trHeight w:val="676"/>
          <w:jc w:val="center"/>
        </w:trPr>
        <w:tc>
          <w:tcPr>
            <w:tcW w:w="1338" w:type="dxa"/>
            <w:shd w:val="clear" w:color="auto" w:fill="auto"/>
            <w:tcMar>
              <w:top w:w="100" w:type="dxa"/>
              <w:left w:w="100" w:type="dxa"/>
              <w:bottom w:w="100" w:type="dxa"/>
              <w:right w:w="100" w:type="dxa"/>
            </w:tcMar>
          </w:tcPr>
          <w:p w14:paraId="19513765"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2CD800E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77777777" w:rsidR="008F456D" w:rsidRDefault="002B278F">
            <w:pPr>
              <w:widowControl w:val="0"/>
              <w:spacing w:line="240" w:lineRule="auto"/>
              <w:rPr>
                <w:rFonts w:ascii="Georgia" w:eastAsia="Georgia" w:hAnsi="Georgia" w:cs="Georgia"/>
              </w:rPr>
            </w:pPr>
            <w:r>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8F456D" w:rsidRDefault="008F456D">
            <w:pPr>
              <w:widowControl w:val="0"/>
              <w:spacing w:line="240" w:lineRule="auto"/>
              <w:rPr>
                <w:rFonts w:ascii="Georgia" w:eastAsia="Georgia" w:hAnsi="Georgia" w:cs="Georgia"/>
              </w:rPr>
            </w:pPr>
          </w:p>
        </w:tc>
      </w:tr>
    </w:tbl>
    <w:p w14:paraId="65DDB44E" w14:textId="77777777" w:rsidR="008F456D" w:rsidRDefault="008F456D">
      <w:pPr>
        <w:spacing w:after="0" w:line="480" w:lineRule="auto"/>
        <w:jc w:val="both"/>
        <w:rPr>
          <w:rFonts w:ascii="Georgia" w:eastAsia="Times New Roman" w:hAnsi="Georgia" w:cs="Times New Roman"/>
          <w:color w:val="000000"/>
          <w:lang w:eastAsia="en-PH"/>
        </w:rPr>
      </w:pPr>
    </w:p>
    <w:p w14:paraId="6A8F917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32A63EC6"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3.5 </w:t>
      </w:r>
    </w:p>
    <w:p w14:paraId="67877CA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903"/>
        <w:gridCol w:w="1901"/>
        <w:gridCol w:w="1901"/>
        <w:gridCol w:w="1901"/>
        <w:gridCol w:w="1901"/>
      </w:tblGrid>
      <w:tr w:rsidR="008F456D" w14:paraId="255D1477" w14:textId="77777777">
        <w:trPr>
          <w:trHeight w:val="789"/>
          <w:jc w:val="center"/>
        </w:trPr>
        <w:tc>
          <w:tcPr>
            <w:tcW w:w="1903" w:type="dxa"/>
            <w:shd w:val="clear" w:color="auto" w:fill="auto"/>
            <w:tcMar>
              <w:top w:w="100" w:type="dxa"/>
              <w:left w:w="100" w:type="dxa"/>
              <w:bottom w:w="100" w:type="dxa"/>
              <w:right w:w="100" w:type="dxa"/>
            </w:tcMar>
          </w:tcPr>
          <w:p w14:paraId="53C52F1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77777777" w:rsidR="008F456D" w:rsidRDefault="002B278F">
            <w:pPr>
              <w:spacing w:line="240" w:lineRule="auto"/>
              <w:rPr>
                <w:rFonts w:ascii="Georgia" w:eastAsia="Georgia" w:hAnsi="Georgia" w:cs="Georgia"/>
              </w:rPr>
            </w:pPr>
            <w:r>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flinks</w:t>
            </w:r>
            <w:proofErr w:type="spellEnd"/>
          </w:p>
        </w:tc>
      </w:tr>
    </w:tbl>
    <w:p w14:paraId="00A33D4C" w14:textId="77777777" w:rsidR="008F456D" w:rsidRDefault="008F456D">
      <w:pPr>
        <w:spacing w:after="0" w:line="480" w:lineRule="auto"/>
        <w:jc w:val="both"/>
        <w:rPr>
          <w:rFonts w:ascii="Georgia" w:eastAsia="Times New Roman" w:hAnsi="Georgia" w:cs="Times New Roman"/>
          <w:color w:val="000000"/>
          <w:lang w:eastAsia="en-PH"/>
        </w:rPr>
      </w:pPr>
    </w:p>
    <w:p w14:paraId="4E4DA130"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Pr>
          <w:rFonts w:ascii="Georgia" w:eastAsia="Times New Roman" w:hAnsi="Georgia" w:cs="Times New Roman"/>
          <w:lang w:eastAsia="en-PH"/>
        </w:rPr>
        <w:t>flinks</w:t>
      </w:r>
      <w:proofErr w:type="spellEnd"/>
      <w:r>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77777777" w:rsidR="008F456D" w:rsidRDefault="008F456D">
      <w:pPr>
        <w:spacing w:after="0" w:line="240" w:lineRule="auto"/>
        <w:jc w:val="both"/>
        <w:rPr>
          <w:rFonts w:ascii="Georgia" w:eastAsia="Times New Roman" w:hAnsi="Georgia" w:cs="Times New Roman"/>
          <w:color w:val="4472C4" w:themeColor="accent1"/>
          <w:lang w:eastAsia="en-PH"/>
        </w:rPr>
      </w:pPr>
    </w:p>
    <w:p w14:paraId="08AD9883"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3.6 </w:t>
      </w:r>
    </w:p>
    <w:p w14:paraId="49467B2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214"/>
        <w:gridCol w:w="3212"/>
        <w:gridCol w:w="3212"/>
      </w:tblGrid>
      <w:tr w:rsidR="008F456D" w14:paraId="2C0F3F06" w14:textId="77777777">
        <w:trPr>
          <w:trHeight w:val="511"/>
          <w:jc w:val="center"/>
        </w:trPr>
        <w:tc>
          <w:tcPr>
            <w:tcW w:w="3214" w:type="dxa"/>
            <w:shd w:val="clear" w:color="auto" w:fill="auto"/>
            <w:tcMar>
              <w:top w:w="100" w:type="dxa"/>
              <w:left w:w="100" w:type="dxa"/>
              <w:bottom w:w="100" w:type="dxa"/>
              <w:right w:w="100" w:type="dxa"/>
            </w:tcMar>
          </w:tcPr>
          <w:p w14:paraId="2FEF9861"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77777777" w:rsidR="008F456D" w:rsidRDefault="002B278F">
            <w:pPr>
              <w:widowControl w:val="0"/>
              <w:spacing w:line="240" w:lineRule="auto"/>
              <w:rPr>
                <w:rFonts w:ascii="Georgia" w:eastAsia="Georgia" w:hAnsi="Georgia" w:cs="Georgia"/>
              </w:rPr>
            </w:pPr>
            <w:r>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77777777" w:rsidR="008F456D" w:rsidRDefault="002B278F">
            <w:pPr>
              <w:widowControl w:val="0"/>
              <w:spacing w:line="240" w:lineRule="auto"/>
              <w:rPr>
                <w:rFonts w:ascii="Georgia" w:eastAsia="Georgia" w:hAnsi="Georgia" w:cs="Georgia"/>
              </w:rPr>
            </w:pPr>
            <w:r>
              <w:rPr>
                <w:rFonts w:ascii="Georgia" w:eastAsia="Georgia" w:hAnsi="Georgia" w:cs="Georgia"/>
              </w:rPr>
              <w:t>course</w:t>
            </w:r>
          </w:p>
        </w:tc>
      </w:tr>
    </w:tbl>
    <w:p w14:paraId="6A4D71BD" w14:textId="77777777" w:rsidR="008F456D" w:rsidRDefault="008F456D">
      <w:pPr>
        <w:spacing w:after="0" w:line="480" w:lineRule="auto"/>
        <w:jc w:val="both"/>
        <w:rPr>
          <w:rFonts w:ascii="Georgia" w:eastAsia="Times New Roman" w:hAnsi="Georgia" w:cs="Times New Roman"/>
          <w:color w:val="000000"/>
          <w:lang w:eastAsia="en-PH"/>
        </w:rPr>
      </w:pPr>
    </w:p>
    <w:p w14:paraId="72FD6AF4" w14:textId="77777777" w:rsidR="008F456D" w:rsidRDefault="008F456D">
      <w:pPr>
        <w:spacing w:after="0" w:line="480" w:lineRule="auto"/>
        <w:ind w:firstLine="720"/>
        <w:rPr>
          <w:rFonts w:ascii="Georgia" w:eastAsia="Times New Roman" w:hAnsi="Georgia" w:cs="Times New Roman"/>
          <w:lang w:eastAsia="en-PH"/>
        </w:rPr>
        <w:sectPr w:rsidR="008F456D">
          <w:headerReference w:type="default" r:id="rId66"/>
          <w:headerReference w:type="first" r:id="rId67"/>
          <w:pgSz w:w="12240" w:h="15840"/>
          <w:pgMar w:top="1620" w:right="1440" w:bottom="1440" w:left="1440" w:header="708" w:footer="708" w:gutter="0"/>
          <w:pgNumType w:start="1"/>
          <w:cols w:space="708"/>
          <w:titlePg/>
          <w:docGrid w:linePitch="360"/>
        </w:sectPr>
      </w:pPr>
    </w:p>
    <w:p w14:paraId="74980E6A"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8F456D" w:rsidRDefault="008F456D">
      <w:pPr>
        <w:spacing w:after="0" w:line="480" w:lineRule="auto"/>
        <w:rPr>
          <w:rFonts w:ascii="Georgia" w:eastAsia="Times New Roman" w:hAnsi="Georgia" w:cs="Times New Roman"/>
          <w:color w:val="4472C4" w:themeColor="accent1"/>
          <w:lang w:eastAsia="en-PH"/>
        </w:rPr>
      </w:pPr>
    </w:p>
    <w:p w14:paraId="779D442C"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3.7</w:t>
      </w:r>
    </w:p>
    <w:p w14:paraId="5AA5EDF1"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Enrolled 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629"/>
        <w:gridCol w:w="1276"/>
        <w:gridCol w:w="1106"/>
        <w:gridCol w:w="1337"/>
        <w:gridCol w:w="1337"/>
        <w:gridCol w:w="1337"/>
      </w:tblGrid>
      <w:tr w:rsidR="008F456D" w14:paraId="11E06896" w14:textId="77777777">
        <w:trPr>
          <w:trHeight w:val="676"/>
          <w:jc w:val="center"/>
        </w:trPr>
        <w:tc>
          <w:tcPr>
            <w:tcW w:w="1338" w:type="dxa"/>
            <w:shd w:val="clear" w:color="auto" w:fill="auto"/>
            <w:tcMar>
              <w:top w:w="100" w:type="dxa"/>
              <w:left w:w="100" w:type="dxa"/>
              <w:bottom w:w="100" w:type="dxa"/>
              <w:right w:w="100" w:type="dxa"/>
            </w:tcMar>
          </w:tcPr>
          <w:p w14:paraId="2AA61676"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subjectId</w:t>
            </w:r>
            <w:proofErr w:type="spellEnd"/>
          </w:p>
        </w:tc>
        <w:tc>
          <w:tcPr>
            <w:tcW w:w="1106" w:type="dxa"/>
            <w:shd w:val="clear" w:color="auto" w:fill="auto"/>
            <w:tcMar>
              <w:top w:w="100" w:type="dxa"/>
              <w:left w:w="100" w:type="dxa"/>
              <w:bottom w:w="100" w:type="dxa"/>
              <w:right w:w="100" w:type="dxa"/>
            </w:tcMar>
          </w:tcPr>
          <w:p w14:paraId="25CB0DFB"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77777777" w:rsidR="008F456D" w:rsidRDefault="002B278F">
            <w:pPr>
              <w:widowControl w:val="0"/>
              <w:spacing w:line="240" w:lineRule="auto"/>
              <w:rPr>
                <w:rFonts w:ascii="Georgia" w:eastAsia="Georgia" w:hAnsi="Georgia" w:cs="Georgia"/>
              </w:rPr>
            </w:pPr>
            <w:r>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77777777" w:rsidR="008F456D" w:rsidRDefault="002B278F">
            <w:pPr>
              <w:widowControl w:val="0"/>
              <w:spacing w:line="240" w:lineRule="auto"/>
              <w:rPr>
                <w:rFonts w:ascii="Georgia" w:eastAsia="Georgia" w:hAnsi="Georgia" w:cs="Georgia"/>
              </w:rPr>
            </w:pPr>
            <w:r>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77777777" w:rsidR="008F456D" w:rsidRDefault="002B278F">
            <w:pPr>
              <w:spacing w:line="240" w:lineRule="auto"/>
              <w:rPr>
                <w:rFonts w:ascii="Georgia" w:eastAsia="Georgia" w:hAnsi="Georgia" w:cs="Georgia"/>
              </w:rPr>
            </w:pPr>
            <w:r>
              <w:rPr>
                <w:rFonts w:ascii="Georgia" w:eastAsia="Georgia" w:hAnsi="Georgia" w:cs="Georgia"/>
              </w:rPr>
              <w:t>teacher</w:t>
            </w:r>
          </w:p>
        </w:tc>
      </w:tr>
      <w:tr w:rsidR="008F456D" w14:paraId="5DF7F181"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8F456D" w:rsidRDefault="008F456D">
            <w:pPr>
              <w:widowControl w:val="0"/>
              <w:spacing w:line="240" w:lineRule="auto"/>
              <w:rPr>
                <w:rFonts w:ascii="Georgia" w:eastAsia="Georgia" w:hAnsi="Georgia" w:cs="Georgia"/>
              </w:rPr>
            </w:pPr>
          </w:p>
        </w:tc>
      </w:tr>
    </w:tbl>
    <w:p w14:paraId="552A0CF0" w14:textId="77777777" w:rsidR="008F456D" w:rsidRDefault="008F456D">
      <w:pPr>
        <w:spacing w:after="0" w:line="480" w:lineRule="auto"/>
        <w:jc w:val="both"/>
        <w:rPr>
          <w:rFonts w:ascii="Georgia" w:eastAsia="Times New Roman" w:hAnsi="Georgia" w:cs="Times New Roman"/>
          <w:color w:val="000000"/>
          <w:lang w:eastAsia="en-PH"/>
        </w:rPr>
      </w:pPr>
    </w:p>
    <w:p w14:paraId="555CB939"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Pr>
          <w:rFonts w:ascii="Georgia" w:eastAsia="Times New Roman" w:hAnsi="Georgia" w:cs="Times New Roman"/>
          <w:lang w:eastAsia="en-PH"/>
        </w:rPr>
        <w:t>studentName</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subjectId</w:t>
      </w:r>
      <w:proofErr w:type="spellEnd"/>
      <w:r>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and </w:t>
      </w:r>
      <w:proofErr w:type="spellStart"/>
      <w:r>
        <w:rPr>
          <w:rFonts w:ascii="Georgia" w:eastAsia="Times New Roman" w:hAnsi="Georgia" w:cs="Times New Roman"/>
          <w:lang w:eastAsia="en-PH"/>
        </w:rPr>
        <w:t>displayname</w:t>
      </w:r>
      <w:proofErr w:type="spellEnd"/>
      <w:r>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8F456D" w:rsidRDefault="008F456D">
      <w:pPr>
        <w:spacing w:after="0" w:line="480" w:lineRule="auto"/>
        <w:rPr>
          <w:rFonts w:ascii="Georgia" w:eastAsia="Times New Roman" w:hAnsi="Georgia" w:cs="Times New Roman"/>
          <w:b/>
          <w:bCs/>
          <w:color w:val="000000"/>
          <w:lang w:eastAsia="en-PH"/>
        </w:rPr>
      </w:pPr>
    </w:p>
    <w:p w14:paraId="503BF740" w14:textId="77777777" w:rsidR="008F456D" w:rsidRDefault="008F456D">
      <w:pPr>
        <w:spacing w:after="0" w:line="480" w:lineRule="auto"/>
        <w:rPr>
          <w:rFonts w:ascii="Georgia" w:eastAsia="Times New Roman" w:hAnsi="Georgia" w:cs="Times New Roman"/>
          <w:b/>
          <w:bCs/>
          <w:color w:val="000000"/>
          <w:lang w:eastAsia="en-PH"/>
        </w:rPr>
      </w:pPr>
    </w:p>
    <w:p w14:paraId="54A6BD71" w14:textId="77777777" w:rsidR="008F456D" w:rsidRDefault="008F456D">
      <w:pPr>
        <w:spacing w:after="0" w:line="480" w:lineRule="auto"/>
        <w:rPr>
          <w:rFonts w:ascii="Georgia" w:eastAsia="Times New Roman" w:hAnsi="Georgia" w:cs="Times New Roman"/>
          <w:b/>
          <w:bCs/>
          <w:color w:val="000000"/>
          <w:lang w:eastAsia="en-PH"/>
        </w:rPr>
      </w:pPr>
    </w:p>
    <w:p w14:paraId="7338541A" w14:textId="77777777" w:rsidR="008F456D" w:rsidRDefault="008F456D">
      <w:pPr>
        <w:spacing w:after="0" w:line="480" w:lineRule="auto"/>
        <w:rPr>
          <w:rFonts w:ascii="Georgia" w:eastAsia="Times New Roman" w:hAnsi="Georgia" w:cs="Times New Roman"/>
          <w:b/>
          <w:bCs/>
          <w:color w:val="000000"/>
          <w:lang w:eastAsia="en-PH"/>
        </w:rPr>
      </w:pPr>
    </w:p>
    <w:p w14:paraId="2A59E481" w14:textId="77777777" w:rsidR="008F456D" w:rsidRDefault="008F456D">
      <w:pPr>
        <w:spacing w:after="0" w:line="480" w:lineRule="auto"/>
        <w:rPr>
          <w:rFonts w:ascii="Georgia" w:eastAsia="Times New Roman" w:hAnsi="Georgia" w:cs="Times New Roman"/>
          <w:b/>
          <w:bCs/>
          <w:color w:val="000000"/>
          <w:lang w:eastAsia="en-PH"/>
        </w:rPr>
      </w:pPr>
    </w:p>
    <w:p w14:paraId="3970680D"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lastRenderedPageBreak/>
        <w:t>Table 3.8</w:t>
      </w:r>
    </w:p>
    <w:p w14:paraId="7C81D3FA"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72EA7585" w14:textId="77777777">
        <w:trPr>
          <w:trHeight w:val="676"/>
          <w:jc w:val="center"/>
        </w:trPr>
        <w:tc>
          <w:tcPr>
            <w:tcW w:w="1338" w:type="dxa"/>
            <w:shd w:val="clear" w:color="auto" w:fill="auto"/>
            <w:tcMar>
              <w:top w:w="100" w:type="dxa"/>
              <w:left w:w="100" w:type="dxa"/>
              <w:bottom w:w="100" w:type="dxa"/>
              <w:right w:w="100" w:type="dxa"/>
            </w:tcMar>
          </w:tcPr>
          <w:p w14:paraId="1BAE0659"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77777777" w:rsidR="008F456D" w:rsidRDefault="002B278F">
            <w:pPr>
              <w:widowControl w:val="0"/>
              <w:spacing w:line="240" w:lineRule="auto"/>
              <w:rPr>
                <w:rFonts w:ascii="Georgia" w:eastAsia="Georgia" w:hAnsi="Georgia" w:cs="Georgia"/>
              </w:rPr>
            </w:pPr>
            <w:r>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7777777" w:rsidR="008F456D" w:rsidRDefault="002B278F">
            <w:pPr>
              <w:spacing w:line="240" w:lineRule="auto"/>
              <w:rPr>
                <w:rFonts w:ascii="Georgia" w:eastAsia="Georgia" w:hAnsi="Georgia" w:cs="Georgia"/>
              </w:rPr>
            </w:pPr>
            <w:r>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77777777" w:rsidR="008F456D" w:rsidRDefault="002B278F">
            <w:pPr>
              <w:widowControl w:val="0"/>
              <w:spacing w:line="240" w:lineRule="auto"/>
              <w:rPr>
                <w:rFonts w:ascii="Georgia" w:eastAsia="Georgia" w:hAnsi="Georgia" w:cs="Georgia"/>
              </w:rPr>
            </w:pPr>
            <w:r>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777777" w:rsidR="008F456D" w:rsidRDefault="002B278F">
            <w:pPr>
              <w:widowControl w:val="0"/>
              <w:spacing w:line="240" w:lineRule="auto"/>
              <w:rPr>
                <w:rFonts w:ascii="Georgia" w:eastAsia="Georgia" w:hAnsi="Georgia" w:cs="Georgia"/>
              </w:rPr>
            </w:pPr>
            <w:r>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77777777" w:rsidR="008F456D" w:rsidRDefault="002B278F">
            <w:pPr>
              <w:spacing w:line="240" w:lineRule="auto"/>
              <w:rPr>
                <w:rFonts w:ascii="Georgia" w:eastAsia="Georgia" w:hAnsi="Georgia" w:cs="Georgia"/>
              </w:rPr>
            </w:pPr>
            <w:proofErr w:type="spellStart"/>
            <w:r>
              <w:rPr>
                <w:rFonts w:ascii="Georgia" w:eastAsia="Georgia" w:hAnsi="Georgia" w:cs="Georgia"/>
              </w:rPr>
              <w:t>ytlink</w:t>
            </w:r>
            <w:proofErr w:type="spellEnd"/>
          </w:p>
        </w:tc>
      </w:tr>
      <w:tr w:rsidR="008F456D" w14:paraId="4AA110EE" w14:textId="7777777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7777777" w:rsidR="008F456D" w:rsidRDefault="002B278F">
            <w:pPr>
              <w:widowControl w:val="0"/>
              <w:spacing w:line="240" w:lineRule="auto"/>
              <w:rPr>
                <w:rFonts w:ascii="Georgia" w:eastAsia="Georgia" w:hAnsi="Georgia" w:cs="Georgia"/>
              </w:rPr>
            </w:pPr>
            <w:r>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77777777" w:rsidR="008F456D" w:rsidRDefault="002B278F">
            <w:pPr>
              <w:widowControl w:val="0"/>
              <w:spacing w:line="240" w:lineRule="auto"/>
              <w:rPr>
                <w:rFonts w:ascii="Georgia" w:eastAsia="Georgia" w:hAnsi="Georgia" w:cs="Georgia"/>
              </w:rPr>
            </w:pPr>
            <w:r>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8F456D" w:rsidRDefault="008F456D">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8F456D" w:rsidRDefault="008F456D">
            <w:pPr>
              <w:widowControl w:val="0"/>
              <w:spacing w:line="240" w:lineRule="auto"/>
              <w:rPr>
                <w:rFonts w:ascii="Georgia" w:eastAsia="Georgia" w:hAnsi="Georgia" w:cs="Georgia"/>
              </w:rPr>
            </w:pPr>
          </w:p>
        </w:tc>
      </w:tr>
    </w:tbl>
    <w:p w14:paraId="62B8CB05" w14:textId="77777777" w:rsidR="008F456D" w:rsidRDefault="008F456D">
      <w:pPr>
        <w:spacing w:after="0" w:line="480" w:lineRule="auto"/>
        <w:jc w:val="both"/>
        <w:rPr>
          <w:rFonts w:ascii="Georgia" w:eastAsia="Times New Roman" w:hAnsi="Georgia" w:cs="Times New Roman"/>
          <w:color w:val="000000"/>
          <w:lang w:eastAsia="en-PH"/>
        </w:rPr>
      </w:pPr>
    </w:p>
    <w:p w14:paraId="0E6B315F"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Pr>
          <w:rFonts w:ascii="Georgia" w:eastAsia="Times New Roman" w:hAnsi="Georgia" w:cs="Times New Roman"/>
          <w:lang w:eastAsia="en-PH"/>
        </w:rPr>
        <w:t>ytlink</w:t>
      </w:r>
      <w:proofErr w:type="spellEnd"/>
      <w:r>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8F456D" w:rsidRDefault="008F456D">
      <w:pPr>
        <w:spacing w:after="0" w:line="480" w:lineRule="auto"/>
        <w:jc w:val="both"/>
        <w:rPr>
          <w:rFonts w:ascii="Georgia" w:eastAsia="Times New Roman" w:hAnsi="Georgia" w:cs="Times New Roman"/>
          <w:color w:val="4472C4" w:themeColor="accent1"/>
          <w:lang w:eastAsia="en-PH"/>
        </w:rPr>
      </w:pPr>
    </w:p>
    <w:p w14:paraId="2A3FD8DA"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3.9</w:t>
      </w:r>
    </w:p>
    <w:p w14:paraId="400C71AD"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616"/>
        <w:gridCol w:w="1615"/>
        <w:gridCol w:w="1615"/>
        <w:gridCol w:w="1615"/>
        <w:gridCol w:w="1615"/>
        <w:gridCol w:w="1615"/>
      </w:tblGrid>
      <w:tr w:rsidR="008F456D" w14:paraId="51CA773F" w14:textId="77777777">
        <w:trPr>
          <w:trHeight w:val="691"/>
          <w:jc w:val="center"/>
        </w:trPr>
        <w:tc>
          <w:tcPr>
            <w:tcW w:w="1616" w:type="dxa"/>
            <w:shd w:val="clear" w:color="auto" w:fill="auto"/>
            <w:tcMar>
              <w:top w:w="100" w:type="dxa"/>
              <w:left w:w="100" w:type="dxa"/>
              <w:bottom w:w="100" w:type="dxa"/>
              <w:right w:w="100" w:type="dxa"/>
            </w:tcMar>
          </w:tcPr>
          <w:p w14:paraId="3871D483"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77777777" w:rsidR="008F456D" w:rsidRDefault="002B278F">
            <w:pPr>
              <w:widowControl w:val="0"/>
              <w:spacing w:line="240" w:lineRule="auto"/>
              <w:rPr>
                <w:rFonts w:ascii="Georgia" w:eastAsia="Georgia" w:hAnsi="Georgia" w:cs="Georgia"/>
              </w:rPr>
            </w:pPr>
            <w:r>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77777777" w:rsidR="008F456D" w:rsidRDefault="002B278F">
            <w:pPr>
              <w:widowControl w:val="0"/>
              <w:spacing w:line="240" w:lineRule="auto"/>
              <w:rPr>
                <w:rFonts w:ascii="Georgia" w:eastAsia="Georgia" w:hAnsi="Georgia" w:cs="Georgia"/>
              </w:rPr>
            </w:pPr>
            <w:r>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77777777" w:rsidR="008F456D" w:rsidRDefault="002B278F">
            <w:pPr>
              <w:spacing w:line="240" w:lineRule="auto"/>
              <w:rPr>
                <w:rFonts w:ascii="Georgia" w:eastAsia="Georgia" w:hAnsi="Georgia" w:cs="Georgia"/>
              </w:rPr>
            </w:pPr>
            <w:r>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77777777" w:rsidR="008F456D" w:rsidRDefault="002B278F">
            <w:pPr>
              <w:widowControl w:val="0"/>
              <w:spacing w:line="240" w:lineRule="auto"/>
              <w:rPr>
                <w:rFonts w:ascii="Georgia" w:eastAsia="Georgia" w:hAnsi="Georgia" w:cs="Georgia"/>
              </w:rPr>
            </w:pPr>
            <w:r>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77777777" w:rsidR="008F456D" w:rsidRDefault="002B278F">
            <w:pPr>
              <w:widowControl w:val="0"/>
              <w:spacing w:line="240" w:lineRule="auto"/>
              <w:rPr>
                <w:rFonts w:ascii="Georgia" w:eastAsia="Georgia" w:hAnsi="Georgia" w:cs="Georgia"/>
              </w:rPr>
            </w:pPr>
            <w:proofErr w:type="spellStart"/>
            <w:r>
              <w:rPr>
                <w:rFonts w:ascii="Georgia" w:eastAsia="Georgia" w:hAnsi="Georgia" w:cs="Georgia"/>
              </w:rPr>
              <w:t>imgpath</w:t>
            </w:r>
            <w:proofErr w:type="spellEnd"/>
          </w:p>
        </w:tc>
      </w:tr>
    </w:tbl>
    <w:p w14:paraId="7850A29B" w14:textId="77777777" w:rsidR="008F456D" w:rsidRDefault="008F456D">
      <w:pPr>
        <w:spacing w:after="0" w:line="480" w:lineRule="auto"/>
        <w:jc w:val="both"/>
        <w:rPr>
          <w:rFonts w:ascii="Georgia" w:eastAsia="Times New Roman" w:hAnsi="Georgia" w:cs="Times New Roman"/>
          <w:color w:val="000000"/>
          <w:lang w:eastAsia="en-PH"/>
        </w:rPr>
      </w:pPr>
    </w:p>
    <w:p w14:paraId="58E4CEC1" w14:textId="77777777" w:rsidR="008F456D" w:rsidRDefault="002B278F">
      <w:pPr>
        <w:spacing w:after="0" w:line="480" w:lineRule="auto"/>
        <w:ind w:firstLine="720"/>
        <w:rPr>
          <w:rFonts w:ascii="Georgia" w:eastAsia="Times New Roman" w:hAnsi="Georgia" w:cs="Times New Roman"/>
          <w:lang w:eastAsia="en-PH"/>
        </w:rPr>
        <w:sectPr w:rsidR="008F456D">
          <w:headerReference w:type="default" r:id="rId68"/>
          <w:headerReference w:type="first" r:id="rId69"/>
          <w:pgSz w:w="12240" w:h="15840"/>
          <w:pgMar w:top="1530" w:right="1440" w:bottom="1440" w:left="1440" w:header="708" w:footer="708" w:gutter="0"/>
          <w:pgNumType w:start="1"/>
          <w:cols w:space="708"/>
          <w:titlePg/>
          <w:docGrid w:linePitch="360"/>
        </w:sectPr>
      </w:pPr>
      <w:r>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Pr>
          <w:rFonts w:ascii="Georgia" w:eastAsia="Times New Roman" w:hAnsi="Georgia" w:cs="Times New Roman"/>
          <w:lang w:eastAsia="en-PH"/>
        </w:rPr>
        <w:t>imgpath</w:t>
      </w:r>
      <w:proofErr w:type="spellEnd"/>
      <w:r>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8F456D" w:rsidRDefault="002B278F">
      <w:pPr>
        <w:spacing w:after="0" w:line="480" w:lineRule="auto"/>
        <w:ind w:firstLine="720"/>
        <w:rPr>
          <w:rFonts w:ascii="Georgia" w:eastAsia="Times New Roman" w:hAnsi="Georgia" w:cs="Times New Roman"/>
          <w:lang w:eastAsia="en-PH"/>
        </w:rPr>
      </w:pPr>
      <w:r>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8F456D" w:rsidRDefault="008F456D">
      <w:pPr>
        <w:spacing w:after="0" w:line="480" w:lineRule="auto"/>
        <w:rPr>
          <w:rFonts w:ascii="Georgia" w:eastAsia="Times New Roman" w:hAnsi="Georgia" w:cs="Times New Roman"/>
          <w:color w:val="4472C4" w:themeColor="accent1"/>
          <w:lang w:eastAsia="en-PH"/>
        </w:rPr>
      </w:pPr>
    </w:p>
    <w:p w14:paraId="3CB4FBC4"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Table 3.10</w:t>
      </w:r>
    </w:p>
    <w:p w14:paraId="121C0E6F"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1338"/>
        <w:gridCol w:w="1337"/>
        <w:gridCol w:w="1337"/>
        <w:gridCol w:w="1337"/>
        <w:gridCol w:w="1337"/>
        <w:gridCol w:w="1337"/>
        <w:gridCol w:w="1337"/>
      </w:tblGrid>
      <w:tr w:rsidR="008F456D" w14:paraId="3ACC6039" w14:textId="77777777">
        <w:trPr>
          <w:trHeight w:val="676"/>
          <w:jc w:val="center"/>
        </w:trPr>
        <w:tc>
          <w:tcPr>
            <w:tcW w:w="1338" w:type="dxa"/>
            <w:shd w:val="clear" w:color="auto" w:fill="auto"/>
            <w:tcMar>
              <w:top w:w="100" w:type="dxa"/>
              <w:left w:w="100" w:type="dxa"/>
              <w:bottom w:w="100" w:type="dxa"/>
              <w:right w:w="100" w:type="dxa"/>
            </w:tcMar>
          </w:tcPr>
          <w:p w14:paraId="596266EE" w14:textId="77777777" w:rsidR="008F456D" w:rsidRDefault="002B278F">
            <w:pPr>
              <w:widowControl w:val="0"/>
              <w:spacing w:line="240" w:lineRule="auto"/>
              <w:rPr>
                <w:rFonts w:ascii="Georgia" w:eastAsia="Georgia" w:hAnsi="Georgia" w:cs="Georgia"/>
              </w:rPr>
            </w:pPr>
            <w:proofErr w:type="gramStart"/>
            <w:r>
              <w:rPr>
                <w:rFonts w:ascii="Georgia" w:eastAsia="Georgia" w:hAnsi="Georgia" w:cs="Georgia"/>
              </w:rPr>
              <w:t>id(</w:t>
            </w:r>
            <w:proofErr w:type="gramEnd"/>
            <w:r>
              <w:rPr>
                <w:rFonts w:ascii="Georgia" w:eastAsia="Georgia" w:hAnsi="Georgia" w:cs="Georgia"/>
              </w:rPr>
              <w:t>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77777777" w:rsidR="008F456D" w:rsidRDefault="002B278F">
            <w:pPr>
              <w:widowControl w:val="0"/>
              <w:spacing w:line="240" w:lineRule="auto"/>
              <w:rPr>
                <w:rFonts w:ascii="Georgia" w:eastAsia="Georgia" w:hAnsi="Georgia" w:cs="Georgia"/>
              </w:rPr>
            </w:pPr>
            <w:r>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77777777" w:rsidR="008F456D" w:rsidRDefault="002B278F">
            <w:pPr>
              <w:widowControl w:val="0"/>
              <w:spacing w:line="240" w:lineRule="auto"/>
              <w:rPr>
                <w:rFonts w:ascii="Georgia" w:eastAsia="Georgia" w:hAnsi="Georgia" w:cs="Georgia"/>
              </w:rPr>
            </w:pPr>
            <w:del w:id="823" w:author="Jade Raposa" w:date="2024-10-16T22:47:00Z">
              <w:r>
                <w:rPr>
                  <w:rFonts w:ascii="Georgia" w:eastAsia="Georgia" w:hAnsi="Georgia" w:cs="Georgia"/>
                </w:rPr>
                <w:delText>quiz_title</w:delText>
              </w:r>
            </w:del>
            <w:ins w:id="824" w:author="Jade Raposa" w:date="2024-10-16T22:47:00Z">
              <w:r>
                <w:rPr>
                  <w:rFonts w:ascii="Georgia" w:eastAsia="Georgia" w:hAnsi="Georgia" w:cs="Georgia"/>
                </w:rPr>
                <w:t>quiz</w:t>
              </w:r>
            </w:ins>
            <w:ins w:id="825" w:author="Jade Raposa" w:date="2024-10-16T22:48:00Z">
              <w:r>
                <w:rPr>
                  <w:rFonts w:ascii="Georgia" w:eastAsia="Georgia" w:hAnsi="Georgia" w:cs="Georgia"/>
                </w:rPr>
                <w:t>-</w:t>
              </w:r>
            </w:ins>
            <w:ins w:id="826" w:author="Jade Raposa" w:date="2024-10-16T22:47:00Z">
              <w:r>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77777777" w:rsidR="008F456D" w:rsidRDefault="002B278F">
            <w:pPr>
              <w:spacing w:line="240" w:lineRule="auto"/>
              <w:rPr>
                <w:rFonts w:ascii="Georgia" w:eastAsia="Georgia" w:hAnsi="Georgia" w:cs="Georgia"/>
              </w:rPr>
            </w:pPr>
            <w:r>
              <w:rPr>
                <w:rFonts w:ascii="Georgia" w:eastAsia="Georgia" w:hAnsi="Georgia" w:cs="Georgia"/>
              </w:rPr>
              <w:t>no-of-item</w:t>
            </w:r>
          </w:p>
        </w:tc>
        <w:tc>
          <w:tcPr>
            <w:tcW w:w="1337" w:type="dxa"/>
            <w:shd w:val="clear" w:color="auto" w:fill="auto"/>
            <w:tcMar>
              <w:top w:w="100" w:type="dxa"/>
              <w:left w:w="100" w:type="dxa"/>
              <w:bottom w:w="100" w:type="dxa"/>
              <w:right w:w="100" w:type="dxa"/>
            </w:tcMar>
          </w:tcPr>
          <w:p w14:paraId="1C571D14" w14:textId="77777777" w:rsidR="008F456D" w:rsidRDefault="002B278F">
            <w:pPr>
              <w:widowControl w:val="0"/>
              <w:spacing w:line="240" w:lineRule="auto"/>
              <w:rPr>
                <w:rFonts w:ascii="Georgia" w:eastAsia="Georgia" w:hAnsi="Georgia" w:cs="Georgia"/>
              </w:rPr>
            </w:pPr>
            <w:r>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77777777" w:rsidR="008F456D" w:rsidRDefault="002B278F">
            <w:pPr>
              <w:widowControl w:val="0"/>
              <w:spacing w:line="240" w:lineRule="auto"/>
              <w:rPr>
                <w:rFonts w:ascii="Georgia" w:eastAsia="Georgia" w:hAnsi="Georgia" w:cs="Georgia"/>
              </w:rPr>
            </w:pPr>
            <w:r>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77777777" w:rsidR="008F456D" w:rsidRDefault="002B278F">
            <w:pPr>
              <w:spacing w:line="240" w:lineRule="auto"/>
              <w:rPr>
                <w:rFonts w:ascii="Georgia" w:eastAsia="Georgia" w:hAnsi="Georgia" w:cs="Georgia"/>
              </w:rPr>
            </w:pPr>
            <w:r>
              <w:rPr>
                <w:rFonts w:ascii="Georgia" w:eastAsia="Georgia" w:hAnsi="Georgia" w:cs="Georgia"/>
              </w:rPr>
              <w:t>score</w:t>
            </w:r>
          </w:p>
        </w:tc>
      </w:tr>
    </w:tbl>
    <w:p w14:paraId="3F4CB0AC" w14:textId="77777777" w:rsidR="008F456D" w:rsidRDefault="008F456D">
      <w:pPr>
        <w:spacing w:after="0" w:line="480" w:lineRule="auto"/>
        <w:jc w:val="both"/>
        <w:rPr>
          <w:rFonts w:ascii="Georgia" w:eastAsia="Times New Roman" w:hAnsi="Georgia" w:cs="Times New Roman"/>
          <w:color w:val="000000"/>
          <w:lang w:eastAsia="en-PH"/>
        </w:rPr>
      </w:pPr>
    </w:p>
    <w:p w14:paraId="7E584C3D"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827" w:author="Jade Raposa" w:date="2024-10-16T22:47:00Z">
        <w:r>
          <w:rPr>
            <w:rFonts w:ascii="Georgia" w:eastAsia="Times New Roman" w:hAnsi="Georgia" w:cs="Times New Roman"/>
            <w:lang w:eastAsia="en-PH"/>
          </w:rPr>
          <w:delText>quiz_title</w:delText>
        </w:r>
      </w:del>
      <w:ins w:id="828" w:author="Jade Raposa" w:date="2024-10-16T22:47:00Z">
        <w:r>
          <w:rPr>
            <w:rFonts w:ascii="Georgia" w:eastAsia="Times New Roman" w:hAnsi="Georgia" w:cs="Times New Roman"/>
            <w:lang w:eastAsia="en-PH"/>
          </w:rPr>
          <w:t>quiz title</w:t>
        </w:r>
      </w:ins>
      <w:r>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8F456D" w:rsidRDefault="008F456D">
      <w:pPr>
        <w:spacing w:after="0" w:line="240" w:lineRule="auto"/>
        <w:rPr>
          <w:rFonts w:ascii="Georgia" w:eastAsia="Times New Roman" w:hAnsi="Georgia" w:cs="Times New Roman"/>
          <w:lang w:eastAsia="en-PH"/>
        </w:rPr>
      </w:pPr>
    </w:p>
    <w:p w14:paraId="4C288CF9"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SYSTEM REQUIREMENTS</w:t>
      </w:r>
    </w:p>
    <w:p w14:paraId="4AB507CB" w14:textId="77777777" w:rsidR="008F456D" w:rsidRDefault="002B278F">
      <w:pPr>
        <w:spacing w:after="20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Hardware Requirements</w:t>
      </w:r>
    </w:p>
    <w:p w14:paraId="6FD0E05B" w14:textId="77777777" w:rsidR="008F456D" w:rsidRDefault="002B278F">
      <w:pPr>
        <w:spacing w:after="20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3.10</w:t>
      </w:r>
      <w:r>
        <w:rPr>
          <w:rFonts w:ascii="Georgia" w:eastAsia="Times New Roman" w:hAnsi="Georgia" w:cs="Times New Roman"/>
          <w:color w:val="000000"/>
          <w:lang w:eastAsia="en-PH"/>
        </w:rPr>
        <w:t xml:space="preserve"> </w:t>
      </w:r>
    </w:p>
    <w:p w14:paraId="3B3BFF2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Server Hardware Requirements</w:t>
      </w:r>
    </w:p>
    <w:p w14:paraId="07B7DA21"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8F456D" w14:paraId="06F4A81B"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3337D37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7FB968C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FFF847" w14:textId="77777777">
        <w:tc>
          <w:tcPr>
            <w:tcW w:w="0" w:type="auto"/>
            <w:tcBorders>
              <w:top w:val="single" w:sz="12" w:space="0" w:color="000000"/>
              <w:bottom w:val="single" w:sz="12" w:space="0" w:color="000000"/>
            </w:tcBorders>
            <w:tcMar>
              <w:top w:w="100" w:type="dxa"/>
              <w:left w:w="100" w:type="dxa"/>
              <w:bottom w:w="100" w:type="dxa"/>
              <w:right w:w="100" w:type="dxa"/>
            </w:tcMar>
          </w:tcPr>
          <w:p w14:paraId="72E1CE2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tcPr>
          <w:p w14:paraId="5BAF814B" w14:textId="77777777" w:rsidR="008F456D" w:rsidRDefault="008F456D">
            <w:pPr>
              <w:spacing w:after="0" w:line="240" w:lineRule="auto"/>
              <w:rPr>
                <w:rFonts w:ascii="Georgia" w:eastAsia="Times New Roman" w:hAnsi="Georgia" w:cs="Times New Roman"/>
                <w:lang w:eastAsia="en-PH"/>
              </w:rPr>
            </w:pPr>
          </w:p>
        </w:tc>
      </w:tr>
      <w:tr w:rsidR="008F456D" w14:paraId="0EB77B21"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tcPr>
          <w:p w14:paraId="54E4BA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65D09A2C"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Windows 10 or higher/Linux-based operating system (e.g., Ubuntu Server)</w:t>
            </w:r>
          </w:p>
        </w:tc>
      </w:tr>
      <w:tr w:rsidR="008F456D" w14:paraId="125D75C9"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FFB5F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97C588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AMD Ryzen 3 or higher</w:t>
            </w:r>
          </w:p>
        </w:tc>
      </w:tr>
      <w:tr w:rsidR="008F456D" w14:paraId="626FF44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SSD storage (100 GB minimum)</w:t>
            </w:r>
          </w:p>
        </w:tc>
      </w:tr>
      <w:tr w:rsidR="008F456D" w14:paraId="246DD9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77777777" w:rsidR="008F456D" w:rsidRDefault="002B278F">
            <w:pPr>
              <w:spacing w:after="0" w:line="240" w:lineRule="auto"/>
              <w:jc w:val="center"/>
              <w:rPr>
                <w:rFonts w:ascii="Georgia" w:eastAsia="Times New Roman" w:hAnsi="Georgia" w:cs="Times New Roman"/>
                <w:color w:val="000000"/>
                <w:lang w:eastAsia="en-PH"/>
              </w:rPr>
            </w:pPr>
            <w:r>
              <w:rPr>
                <w:rFonts w:ascii="Georgia" w:eastAsia="Times New Roman" w:hAnsi="Georgia" w:cs="Times New Roman"/>
                <w:color w:val="000000"/>
                <w:lang w:eastAsia="en-PH"/>
              </w:rPr>
              <w:t>Gigabit Ethernet or higher</w:t>
            </w:r>
          </w:p>
        </w:tc>
      </w:tr>
    </w:tbl>
    <w:p w14:paraId="38AF93FE" w14:textId="77777777" w:rsidR="008F456D" w:rsidRDefault="008F456D">
      <w:pPr>
        <w:rPr>
          <w:rFonts w:ascii="Georgia" w:eastAsia="Times New Roman" w:hAnsi="Georgia" w:cs="Times New Roman"/>
          <w:color w:val="000000"/>
          <w:lang w:eastAsia="en-PH"/>
        </w:rPr>
      </w:pPr>
    </w:p>
    <w:p w14:paraId="4DACB87C" w14:textId="77777777" w:rsidR="008F456D" w:rsidRDefault="002B278F">
      <w:pPr>
        <w:spacing w:before="200"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3.11</w:t>
      </w:r>
      <w:r>
        <w:rPr>
          <w:rFonts w:ascii="Georgia" w:eastAsia="Times New Roman" w:hAnsi="Georgia" w:cs="Times New Roman"/>
          <w:color w:val="000000"/>
          <w:lang w:eastAsia="en-PH"/>
        </w:rPr>
        <w:t xml:space="preserve"> </w:t>
      </w:r>
    </w:p>
    <w:p w14:paraId="6DF0E216" w14:textId="77777777" w:rsidR="008F456D" w:rsidRDefault="002B278F">
      <w:pPr>
        <w:spacing w:before="200"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Client Hardware Requirements</w:t>
      </w:r>
    </w:p>
    <w:p w14:paraId="4D1E4B8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8F456D" w14:paraId="02F92C49" w14:textId="77777777">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tcPr>
          <w:p w14:paraId="1E440BF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tcPr>
          <w:p w14:paraId="338B52ED"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7658C60C" w14:textId="77777777">
        <w:tc>
          <w:tcPr>
            <w:tcW w:w="0" w:type="auto"/>
            <w:tcBorders>
              <w:top w:val="single" w:sz="12" w:space="0" w:color="000000"/>
              <w:bottom w:val="single" w:sz="12" w:space="0" w:color="000000"/>
            </w:tcBorders>
            <w:tcMar>
              <w:top w:w="100" w:type="dxa"/>
              <w:left w:w="100" w:type="dxa"/>
              <w:bottom w:w="100" w:type="dxa"/>
              <w:right w:w="100" w:type="dxa"/>
            </w:tcMar>
          </w:tcPr>
          <w:p w14:paraId="2C24AC5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tcPr>
          <w:p w14:paraId="15F515FA" w14:textId="77777777" w:rsidR="008F456D" w:rsidRDefault="008F456D">
            <w:pPr>
              <w:spacing w:after="0" w:line="240" w:lineRule="auto"/>
              <w:rPr>
                <w:rFonts w:ascii="Georgia" w:eastAsia="Times New Roman" w:hAnsi="Georgia" w:cs="Times New Roman"/>
                <w:lang w:eastAsia="en-PH"/>
              </w:rPr>
            </w:pPr>
          </w:p>
        </w:tc>
      </w:tr>
      <w:tr w:rsidR="008F456D" w14:paraId="3D82A5E4"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46B2BD5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2165333"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Qualcomm Snapdragon series for Android devices </w:t>
            </w:r>
          </w:p>
        </w:tc>
      </w:tr>
      <w:tr w:rsidR="008F456D" w14:paraId="667C17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822F7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08DAEEA"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64 GB of internal storage </w:t>
            </w:r>
          </w:p>
        </w:tc>
      </w:tr>
      <w:tr w:rsidR="008F456D" w14:paraId="0358CF8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1AC060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F6FE95F"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3 GB RAM</w:t>
            </w:r>
          </w:p>
        </w:tc>
      </w:tr>
      <w:tr w:rsidR="008F456D" w14:paraId="53A57AE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11D7A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2F45D20"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 xml:space="preserve"> 5 </w:t>
            </w:r>
            <w:proofErr w:type="spellStart"/>
            <w:r>
              <w:rPr>
                <w:rFonts w:ascii="Georgia" w:eastAsia="Times New Roman" w:hAnsi="Georgia" w:cs="Times New Roman"/>
                <w:color w:val="000000"/>
                <w:lang w:eastAsia="en-PH"/>
              </w:rPr>
              <w:t>mbps</w:t>
            </w:r>
            <w:proofErr w:type="spellEnd"/>
            <w:r>
              <w:rPr>
                <w:rFonts w:ascii="Georgia" w:eastAsia="Times New Roman" w:hAnsi="Georgia" w:cs="Times New Roman"/>
                <w:color w:val="000000"/>
                <w:lang w:eastAsia="en-PH"/>
              </w:rPr>
              <w:t> </w:t>
            </w:r>
          </w:p>
        </w:tc>
      </w:tr>
      <w:tr w:rsidR="008F456D" w14:paraId="625BA6D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E68D2E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66F995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w:t>
            </w:r>
          </w:p>
        </w:tc>
      </w:tr>
    </w:tbl>
    <w:p w14:paraId="2565B9FB" w14:textId="77777777" w:rsidR="008F456D" w:rsidRDefault="008F456D">
      <w:pPr>
        <w:spacing w:after="0" w:line="480" w:lineRule="auto"/>
        <w:ind w:firstLine="720"/>
        <w:jc w:val="both"/>
        <w:rPr>
          <w:rFonts w:ascii="Georgia" w:eastAsia="Times New Roman" w:hAnsi="Georgia" w:cs="Times New Roman"/>
          <w:color w:val="000000"/>
          <w:lang w:eastAsia="en-PH"/>
        </w:rPr>
        <w:sectPr w:rsidR="008F456D">
          <w:headerReference w:type="default" r:id="rId70"/>
          <w:headerReference w:type="first" r:id="rId71"/>
          <w:pgSz w:w="12240" w:h="15840"/>
          <w:pgMar w:top="1620" w:right="1440" w:bottom="1440" w:left="1440" w:header="708" w:footer="708" w:gutter="0"/>
          <w:pgNumType w:start="1"/>
          <w:cols w:space="708"/>
          <w:titlePg/>
          <w:docGrid w:linePitch="360"/>
        </w:sectPr>
      </w:pPr>
    </w:p>
    <w:p w14:paraId="001BBEF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8F456D" w:rsidRDefault="008F456D">
      <w:pPr>
        <w:spacing w:after="0" w:line="240" w:lineRule="auto"/>
        <w:rPr>
          <w:rFonts w:ascii="Georgia" w:eastAsia="Times New Roman" w:hAnsi="Georgia" w:cs="Times New Roman"/>
          <w:lang w:eastAsia="en-PH"/>
        </w:rPr>
      </w:pPr>
    </w:p>
    <w:p w14:paraId="15158688" w14:textId="77777777" w:rsidR="008F456D" w:rsidRDefault="002B278F">
      <w:pPr>
        <w:spacing w:after="0" w:line="480" w:lineRule="auto"/>
        <w:ind w:left="720"/>
        <w:jc w:val="both"/>
        <w:rPr>
          <w:rFonts w:ascii="Georgia" w:eastAsia="Times New Roman" w:hAnsi="Georgia" w:cs="Times New Roman"/>
          <w:lang w:eastAsia="en-PH"/>
        </w:rPr>
      </w:pPr>
      <w:r>
        <w:rPr>
          <w:rFonts w:ascii="Georgia" w:eastAsia="Times New Roman" w:hAnsi="Georgia" w:cs="Times New Roman"/>
          <w:b/>
          <w:bCs/>
          <w:color w:val="000000"/>
          <w:lang w:eastAsia="en-PH"/>
        </w:rPr>
        <w:t>Software Requirements</w:t>
      </w:r>
    </w:p>
    <w:p w14:paraId="75D6C02E"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8F456D" w:rsidRDefault="008F456D">
      <w:pPr>
        <w:spacing w:after="0" w:line="240" w:lineRule="auto"/>
        <w:rPr>
          <w:rFonts w:ascii="Georgia" w:eastAsia="Times New Roman" w:hAnsi="Georgia" w:cs="Times New Roman"/>
          <w:lang w:eastAsia="en-PH"/>
        </w:rPr>
      </w:pPr>
    </w:p>
    <w:p w14:paraId="3DF86B05" w14:textId="77777777" w:rsidR="008F456D" w:rsidRDefault="008F456D">
      <w:pPr>
        <w:spacing w:after="0" w:line="240" w:lineRule="auto"/>
        <w:rPr>
          <w:rFonts w:ascii="Georgia" w:eastAsia="Times New Roman" w:hAnsi="Georgia" w:cs="Times New Roman"/>
          <w:lang w:eastAsia="en-PH"/>
        </w:rPr>
      </w:pPr>
    </w:p>
    <w:p w14:paraId="206A449D"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lastRenderedPageBreak/>
        <w:t>Table 3.12</w:t>
      </w:r>
      <w:r>
        <w:rPr>
          <w:rFonts w:ascii="Georgia" w:eastAsia="Times New Roman" w:hAnsi="Georgia" w:cs="Times New Roman"/>
          <w:color w:val="000000"/>
          <w:lang w:eastAsia="en-PH"/>
        </w:rPr>
        <w:t xml:space="preserve"> </w:t>
      </w:r>
    </w:p>
    <w:p w14:paraId="380B8668"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Recommended Software Specifications</w:t>
      </w:r>
    </w:p>
    <w:p w14:paraId="2D301275" w14:textId="77777777" w:rsidR="008F456D" w:rsidRDefault="002B278F">
      <w:pPr>
        <w:spacing w:after="0" w:line="48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8F456D" w14:paraId="41E4597E" w14:textId="77777777">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840E1B4"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5C1F900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Specifications</w:t>
            </w:r>
          </w:p>
        </w:tc>
      </w:tr>
      <w:tr w:rsidR="008F456D" w14:paraId="296039AB"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DA72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0FB18C4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Java &amp; Kotlin</w:t>
            </w:r>
          </w:p>
        </w:tc>
      </w:tr>
      <w:tr w:rsidR="008F456D" w14:paraId="20E74A1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B912AD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254C2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Android Gradle</w:t>
            </w:r>
          </w:p>
        </w:tc>
      </w:tr>
      <w:tr w:rsidR="008F456D" w14:paraId="67C90718"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412FB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38C42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color w:val="000000"/>
                <w:lang w:eastAsia="en-PH"/>
              </w:rPr>
              <w:t>MySQL</w:t>
            </w:r>
          </w:p>
        </w:tc>
      </w:tr>
    </w:tbl>
    <w:p w14:paraId="26220D25" w14:textId="77777777" w:rsidR="008F456D" w:rsidRDefault="008F456D">
      <w:pPr>
        <w:spacing w:after="0" w:line="240" w:lineRule="auto"/>
        <w:rPr>
          <w:rFonts w:ascii="Georgia" w:eastAsia="Times New Roman" w:hAnsi="Georgia" w:cs="Times New Roman"/>
          <w:lang w:eastAsia="en-PH"/>
        </w:rPr>
      </w:pPr>
    </w:p>
    <w:p w14:paraId="035F0DBA"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8F456D" w:rsidRDefault="008F456D">
      <w:pPr>
        <w:spacing w:after="0" w:line="240" w:lineRule="auto"/>
        <w:rPr>
          <w:rFonts w:ascii="Georgia" w:eastAsia="Times New Roman" w:hAnsi="Georgia" w:cs="Times New Roman"/>
          <w:lang w:eastAsia="en-PH"/>
        </w:rPr>
      </w:pPr>
    </w:p>
    <w:p w14:paraId="01CD1193"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TRADEOFFS</w:t>
      </w:r>
    </w:p>
    <w:p w14:paraId="3327D632"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8F456D" w:rsidRDefault="008F456D">
      <w:pPr>
        <w:spacing w:after="0" w:line="480" w:lineRule="auto"/>
        <w:rPr>
          <w:rFonts w:ascii="Georgia" w:eastAsia="Times New Roman" w:hAnsi="Georgia" w:cs="Times New Roman"/>
          <w:b/>
          <w:bCs/>
          <w:color w:val="000000"/>
          <w:lang w:eastAsia="en-PH"/>
        </w:rPr>
      </w:pPr>
    </w:p>
    <w:p w14:paraId="5DF4F145"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3.13</w:t>
      </w:r>
      <w:r>
        <w:rPr>
          <w:rFonts w:ascii="Georgia" w:eastAsia="Times New Roman" w:hAnsi="Georgia" w:cs="Times New Roman"/>
          <w:color w:val="000000"/>
          <w:lang w:eastAsia="en-PH"/>
        </w:rPr>
        <w:t xml:space="preserve"> </w:t>
      </w:r>
    </w:p>
    <w:p w14:paraId="1A5112F0" w14:textId="77777777" w:rsidR="008F456D" w:rsidRDefault="002B278F">
      <w:pPr>
        <w:spacing w:after="0" w:line="240" w:lineRule="auto"/>
        <w:rPr>
          <w:rFonts w:ascii="Georgia" w:eastAsia="Times New Roman" w:hAnsi="Georgia" w:cs="Times New Roman"/>
          <w:i/>
          <w:iCs/>
          <w:color w:val="000000"/>
          <w:lang w:eastAsia="en-PH"/>
        </w:rPr>
      </w:pPr>
      <w:r>
        <w:rPr>
          <w:rFonts w:ascii="Georgia" w:eastAsia="Times New Roman" w:hAnsi="Georgia" w:cs="Times New Roman"/>
          <w:i/>
          <w:iCs/>
          <w:color w:val="000000"/>
          <w:lang w:eastAsia="en-PH"/>
        </w:rPr>
        <w:t>Technical Issues</w:t>
      </w:r>
    </w:p>
    <w:p w14:paraId="2538CE68" w14:textId="77777777" w:rsidR="008F456D" w:rsidRDefault="008F456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8F456D" w14:paraId="18FE95BE"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50325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26A81371"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bl>
    <w:p w14:paraId="383BD954"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2"/>
          <w:headerReference w:type="first" r:id="rId73"/>
          <w:pgSz w:w="12240" w:h="15840"/>
          <w:pgMar w:top="1530" w:right="1440" w:bottom="1440" w:left="1440" w:header="708" w:footer="708" w:gutter="0"/>
          <w:pgNumType w:start="1"/>
          <w:cols w:space="708"/>
          <w:titlePg/>
          <w:docGrid w:linePitch="360"/>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8F456D" w14:paraId="76737449"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C35CA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6C59F0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Mobile device speed should be at least 2.05 GHz.</w:t>
            </w:r>
          </w:p>
        </w:tc>
      </w:tr>
      <w:tr w:rsidR="008F456D" w14:paraId="51CB3F59"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641080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7DF04E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Android phone version 11 or higher</w:t>
            </w:r>
          </w:p>
        </w:tc>
      </w:tr>
      <w:tr w:rsidR="008F456D" w14:paraId="75AFC73D"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887D41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DE001B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To develop in a desktop computer with Windows 11 as its OS and AMD Ryzen 3 Mobile 3200G as its processor</w:t>
            </w:r>
          </w:p>
        </w:tc>
      </w:tr>
      <w:tr w:rsidR="008F456D" w14:paraId="382ED1F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37B5A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E4FD86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Can be developed with Android Studio as IDE, Android Studio’s Virtual Device Manager (VDM) for testing, Java &amp; Kotlin as programming language, Git for version control, and MySQL as the database</w:t>
            </w:r>
          </w:p>
        </w:tc>
      </w:tr>
    </w:tbl>
    <w:p w14:paraId="773AFBE6" w14:textId="77777777" w:rsidR="008F456D" w:rsidRDefault="008F456D">
      <w:pPr>
        <w:spacing w:after="0" w:line="240" w:lineRule="auto"/>
        <w:rPr>
          <w:rFonts w:ascii="Georgia" w:eastAsia="Times New Roman" w:hAnsi="Georgia" w:cs="Times New Roman"/>
          <w:lang w:eastAsia="en-PH"/>
        </w:rPr>
      </w:pPr>
    </w:p>
    <w:p w14:paraId="2CDEA5B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To ensure smooth development for the proposed app, a few technical issues should first be addressed. </w:t>
      </w:r>
    </w:p>
    <w:p w14:paraId="31E165A4"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Android Studio as the IDE, Android Studio’s Virtual Device Manager for testing, Java &amp; Kotlin as the programming language, Git for version control, and MySQL as database. While this ensures seamless integration and collaboration among development tools and services, it may restrict developers who prefer alternative tools or platforms. Thus, these tradeoffs highlight the need for careful consideration to balance technical requirements with practical considerations and developer preferences.</w:t>
      </w:r>
    </w:p>
    <w:p w14:paraId="6FAF6019" w14:textId="77777777" w:rsidR="008F456D" w:rsidRDefault="002B278F">
      <w:pPr>
        <w:spacing w:after="0" w:line="24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3.14</w:t>
      </w:r>
    </w:p>
    <w:p w14:paraId="62254893" w14:textId="77777777" w:rsidR="008F456D" w:rsidRDefault="002B278F">
      <w:pPr>
        <w:spacing w:after="0" w:line="24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F456D" w14:paraId="573A7C13"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B5E15E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37B2B5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60670A85"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9B6CC3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74C5B96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Git, Android Studio, MySQL, and Figma</w:t>
            </w:r>
          </w:p>
        </w:tc>
      </w:tr>
      <w:tr w:rsidR="008F456D" w14:paraId="7F88288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C0B89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1AB9BE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F456D" w14:paraId="6376C0E3"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2586E34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CA3C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F456D" w14:paraId="3E8679B7"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DD2A9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75BF149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8F456D" w:rsidRDefault="008F456D">
      <w:pPr>
        <w:spacing w:after="0" w:line="480" w:lineRule="auto"/>
        <w:ind w:firstLine="720"/>
        <w:jc w:val="both"/>
        <w:rPr>
          <w:rFonts w:ascii="Georgia" w:eastAsia="Times New Roman" w:hAnsi="Georgia" w:cs="Times New Roman"/>
          <w:color w:val="000000"/>
          <w:lang w:eastAsia="en-PH"/>
        </w:rPr>
      </w:pPr>
    </w:p>
    <w:p w14:paraId="17E23C29"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color w:val="000000"/>
          <w:lang w:eastAsia="en-PH"/>
        </w:rPr>
        <w:t>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Android app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8F456D" w:rsidRDefault="008F456D">
      <w:pPr>
        <w:spacing w:after="0" w:line="240" w:lineRule="auto"/>
        <w:rPr>
          <w:rFonts w:ascii="Georgia" w:eastAsia="Times New Roman" w:hAnsi="Georgia" w:cs="Times New Roman"/>
          <w:lang w:eastAsia="en-PH"/>
        </w:rPr>
      </w:pPr>
    </w:p>
    <w:p w14:paraId="6BF856C8"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3.15</w:t>
      </w:r>
      <w:r>
        <w:rPr>
          <w:rFonts w:ascii="Georgia" w:eastAsia="Times New Roman" w:hAnsi="Georgia" w:cs="Times New Roman"/>
          <w:color w:val="000000"/>
          <w:lang w:eastAsia="en-PH"/>
        </w:rPr>
        <w:t xml:space="preserve"> </w:t>
      </w:r>
    </w:p>
    <w:p w14:paraId="49831014"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8F456D" w14:paraId="1B9C80EB" w14:textId="77777777">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440CA72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47585D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Trade Offs</w:t>
            </w:r>
          </w:p>
        </w:tc>
      </w:tr>
      <w:tr w:rsidR="008F456D" w14:paraId="1A3B8B70"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5E0A7B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533E5B2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This application will work best with increased processor speed, RAM, and updated Android versions.</w:t>
            </w:r>
          </w:p>
        </w:tc>
      </w:tr>
    </w:tbl>
    <w:p w14:paraId="1DC8CC7E" w14:textId="77777777" w:rsidR="008F456D" w:rsidRDefault="008F456D">
      <w:pPr>
        <w:spacing w:after="0" w:line="240" w:lineRule="auto"/>
        <w:rPr>
          <w:rFonts w:ascii="Georgia" w:eastAsia="Times New Roman" w:hAnsi="Georgia" w:cs="Times New Roman"/>
          <w:color w:val="000000"/>
          <w:lang w:eastAsia="en-PH"/>
        </w:rPr>
        <w:sectPr w:rsidR="008F456D">
          <w:headerReference w:type="default" r:id="rId74"/>
          <w:headerReference w:type="first" r:id="rId75"/>
          <w:footerReference w:type="first" r:id="rId76"/>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8F456D" w14:paraId="6A2E3326"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960F7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811D19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development cost of the project is </w:t>
            </w:r>
          </w:p>
          <w:p w14:paraId="7EA38FC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Php 3,000</w:t>
            </w:r>
          </w:p>
          <w:p w14:paraId="61990A18" w14:textId="77777777" w:rsidR="008F456D" w:rsidRDefault="008F456D">
            <w:pPr>
              <w:spacing w:after="0" w:line="240" w:lineRule="auto"/>
              <w:rPr>
                <w:rFonts w:ascii="Georgia" w:eastAsia="Times New Roman" w:hAnsi="Georgia" w:cs="Times New Roman"/>
                <w:lang w:eastAsia="en-PH"/>
              </w:rPr>
            </w:pPr>
          </w:p>
          <w:p w14:paraId="60B711AE" w14:textId="77777777" w:rsidR="008F456D" w:rsidRDefault="002B278F">
            <w:pPr>
              <w:numPr>
                <w:ilvl w:val="0"/>
                <w:numId w:val="6"/>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8F456D" w:rsidRDefault="008F456D">
            <w:pPr>
              <w:spacing w:after="0" w:line="240" w:lineRule="auto"/>
              <w:rPr>
                <w:rFonts w:ascii="Georgia" w:eastAsia="Times New Roman" w:hAnsi="Georgia" w:cs="Times New Roman"/>
                <w:color w:val="FF0000"/>
                <w:lang w:eastAsia="en-PH"/>
              </w:rPr>
            </w:pPr>
          </w:p>
        </w:tc>
      </w:tr>
      <w:tr w:rsidR="008F456D" w14:paraId="4A98794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EFEE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2EDCC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The projected operational cost of the project is </w:t>
            </w:r>
          </w:p>
          <w:p w14:paraId="47D88C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Php 9,000</w:t>
            </w:r>
          </w:p>
          <w:p w14:paraId="598AF675"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Php 2,000 </w:t>
            </w:r>
          </w:p>
          <w:p w14:paraId="431DBED8"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 transportation cost is Php 3,000</w:t>
            </w:r>
          </w:p>
          <w:p w14:paraId="672F443A" w14:textId="77777777" w:rsidR="008F456D" w:rsidRDefault="002B278F">
            <w:pPr>
              <w:numPr>
                <w:ilvl w:val="0"/>
                <w:numId w:val="7"/>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 food costs is Php 4,000</w:t>
            </w:r>
          </w:p>
          <w:p w14:paraId="1B594428" w14:textId="77777777" w:rsidR="008F456D" w:rsidRDefault="008F456D">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8F456D" w:rsidRDefault="008F456D">
            <w:pPr>
              <w:spacing w:after="0" w:line="240" w:lineRule="auto"/>
              <w:rPr>
                <w:rFonts w:ascii="Georgia" w:eastAsia="Times New Roman" w:hAnsi="Georgia" w:cs="Times New Roman"/>
                <w:color w:val="FF0000"/>
                <w:lang w:eastAsia="en-PH"/>
              </w:rPr>
            </w:pPr>
          </w:p>
        </w:tc>
      </w:tr>
      <w:tr w:rsidR="008F456D" w14:paraId="561B4DC0"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670EB2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FA6C5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8F456D" w:rsidRDefault="008F456D">
            <w:pPr>
              <w:spacing w:after="0" w:line="240" w:lineRule="auto"/>
              <w:rPr>
                <w:rFonts w:ascii="Georgia" w:eastAsia="Times New Roman" w:hAnsi="Georgia" w:cs="Times New Roman"/>
                <w:color w:val="000000"/>
                <w:lang w:eastAsia="en-PH"/>
              </w:rPr>
            </w:pPr>
          </w:p>
        </w:tc>
      </w:tr>
    </w:tbl>
    <w:p w14:paraId="70829A29" w14:textId="77777777" w:rsidR="008F456D" w:rsidRDefault="008F456D">
      <w:pPr>
        <w:spacing w:after="0" w:line="240" w:lineRule="auto"/>
        <w:rPr>
          <w:rFonts w:ascii="Georgia" w:eastAsia="Times New Roman" w:hAnsi="Georgia" w:cs="Times New Roman"/>
          <w:lang w:eastAsia="en-PH"/>
        </w:rPr>
      </w:pPr>
    </w:p>
    <w:p w14:paraId="5D6107CF"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color w:val="000000"/>
          <w:lang w:eastAsia="en-PH"/>
        </w:rPr>
        <w:tab/>
      </w:r>
      <w:r>
        <w:rPr>
          <w:rFonts w:ascii="Georgia" w:eastAsia="Times New Roman" w:hAnsi="Georgia" w:cs="Times New Roman"/>
          <w:lang w:eastAsia="en-PH"/>
        </w:rPr>
        <w:t>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Php 3,000, which includes application hosting for four months. Operational expenses are estimated at Php 9,000, covering printing (Php 2,000), transportation (Php 3,000), and food (Php 4,000). Notably, no training costs are required for developers or users. These considerations emphasize the balance between ensuring smooth functionality and managing costs effectively.</w:t>
      </w:r>
    </w:p>
    <w:p w14:paraId="6E758635" w14:textId="77777777" w:rsidR="008F456D" w:rsidRDefault="008F456D">
      <w:pPr>
        <w:spacing w:after="0" w:line="240" w:lineRule="auto"/>
        <w:rPr>
          <w:rFonts w:ascii="Georgia" w:eastAsia="Times New Roman" w:hAnsi="Georgia" w:cs="Times New Roman"/>
          <w:lang w:eastAsia="en-PH"/>
        </w:rPr>
      </w:pPr>
    </w:p>
    <w:p w14:paraId="2DAAA2A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SYSTEM DESIGN</w:t>
      </w:r>
    </w:p>
    <w:p w14:paraId="062FB7C5"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8F456D" w:rsidRDefault="008F456D">
      <w:pPr>
        <w:spacing w:after="0" w:line="240" w:lineRule="auto"/>
        <w:rPr>
          <w:rFonts w:ascii="Georgia" w:eastAsia="Times New Roman" w:hAnsi="Georgia" w:cs="Times New Roman"/>
          <w:lang w:eastAsia="en-PH"/>
        </w:rPr>
      </w:pPr>
    </w:p>
    <w:p w14:paraId="1DEEB778" w14:textId="77777777" w:rsidR="008F456D" w:rsidRDefault="002B278F">
      <w:pPr>
        <w:spacing w:after="0" w:line="480" w:lineRule="auto"/>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 xml:space="preserve">Table 3.16 </w:t>
      </w:r>
    </w:p>
    <w:p w14:paraId="5AE30D62"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8F456D" w14:paraId="4CBC3935" w14:textId="77777777">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E634BE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tcPr>
          <w:p w14:paraId="0263E105"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Constraints</w:t>
            </w:r>
          </w:p>
        </w:tc>
      </w:tr>
      <w:tr w:rsidR="008F456D" w14:paraId="65AE43A1" w14:textId="77777777">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7BFFAFC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0878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2EF770C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system is dependent on an internet connection for it to work as intended.</w:t>
            </w:r>
          </w:p>
        </w:tc>
      </w:tr>
      <w:tr w:rsidR="008F456D" w14:paraId="188C1ADF"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6965605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CBB5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C1B25F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8F456D" w14:paraId="0C38B571"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1EFA1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49E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24F2A88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Should have basic knowledge of operating mobile devices, despite making the app user-friendly for convenience.</w:t>
            </w:r>
          </w:p>
        </w:tc>
      </w:tr>
      <w:tr w:rsidR="008F456D" w14:paraId="22368C5B" w14:textId="77777777">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695547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63DB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B0A38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8F456D" w:rsidRDefault="008F456D">
      <w:pPr>
        <w:spacing w:after="0" w:line="240" w:lineRule="auto"/>
        <w:rPr>
          <w:rFonts w:ascii="Georgia" w:eastAsia="Times New Roman" w:hAnsi="Georgia" w:cs="Times New Roman"/>
          <w:lang w:eastAsia="en-PH"/>
        </w:rPr>
      </w:pPr>
    </w:p>
    <w:p w14:paraId="539B9967" w14:textId="77777777" w:rsidR="008F456D" w:rsidRDefault="002B278F">
      <w:pPr>
        <w:spacing w:after="0" w:line="480" w:lineRule="auto"/>
        <w:jc w:val="both"/>
        <w:rPr>
          <w:rFonts w:ascii="Georgia" w:eastAsia="Times New Roman" w:hAnsi="Georgia" w:cs="Times New Roman"/>
          <w:lang w:eastAsia="en-PH"/>
        </w:rPr>
      </w:pPr>
      <w:r>
        <w:rPr>
          <w:rFonts w:ascii="Georgia" w:eastAsia="Times New Roman" w:hAnsi="Georgia" w:cs="Times New Roman"/>
          <w:b/>
          <w:bCs/>
          <w:color w:val="000000"/>
          <w:lang w:eastAsia="en-PH"/>
        </w:rPr>
        <w:tab/>
      </w:r>
      <w:r>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8F456D" w:rsidRDefault="008F456D">
      <w:pPr>
        <w:spacing w:after="0" w:line="480" w:lineRule="auto"/>
        <w:rPr>
          <w:rFonts w:ascii="Georgia" w:eastAsia="Times New Roman" w:hAnsi="Georgia" w:cs="Times New Roman"/>
          <w:b/>
          <w:bCs/>
          <w:color w:val="000000"/>
          <w:lang w:eastAsia="en-PH"/>
        </w:rPr>
      </w:pPr>
    </w:p>
    <w:p w14:paraId="49A966DB" w14:textId="77777777" w:rsidR="008F456D" w:rsidRDefault="002B278F">
      <w:pPr>
        <w:spacing w:after="0" w:line="480" w:lineRule="auto"/>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3.17</w:t>
      </w:r>
      <w:r>
        <w:rPr>
          <w:rFonts w:ascii="Georgia" w:eastAsia="Times New Roman" w:hAnsi="Georgia" w:cs="Times New Roman"/>
          <w:color w:val="000000"/>
          <w:lang w:eastAsia="en-PH"/>
        </w:rPr>
        <w:t xml:space="preserve"> </w:t>
      </w:r>
    </w:p>
    <w:p w14:paraId="541F7277" w14:textId="77777777" w:rsidR="008F456D" w:rsidRDefault="002B278F">
      <w:pPr>
        <w:spacing w:after="0" w:line="480" w:lineRule="auto"/>
        <w:rPr>
          <w:rFonts w:ascii="Georgia" w:eastAsia="Times New Roman" w:hAnsi="Georgia" w:cs="Times New Roman"/>
          <w:i/>
          <w:iCs/>
          <w:lang w:eastAsia="en-PH"/>
        </w:rPr>
      </w:pPr>
      <w:r>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8F456D" w14:paraId="6129BC5C" w14:textId="77777777">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557726EE"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571D6149"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1D2A0BC8"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tcPr>
          <w:p w14:paraId="7112BE76"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721A7A7" w14:textId="77777777" w:rsidR="008F456D" w:rsidRDefault="002B278F">
            <w:pPr>
              <w:spacing w:after="0" w:line="240" w:lineRule="auto"/>
              <w:jc w:val="center"/>
              <w:rPr>
                <w:rFonts w:ascii="Georgia" w:eastAsia="Times New Roman" w:hAnsi="Georgia" w:cs="Times New Roman"/>
                <w:lang w:eastAsia="en-PH"/>
              </w:rPr>
            </w:pPr>
            <w:r>
              <w:rPr>
                <w:rFonts w:ascii="Georgia" w:eastAsia="Times New Roman" w:hAnsi="Georgia" w:cs="Times New Roman"/>
                <w:b/>
                <w:bCs/>
                <w:color w:val="000000"/>
                <w:lang w:eastAsia="en-PH"/>
              </w:rPr>
              <w:t>Control</w:t>
            </w:r>
          </w:p>
        </w:tc>
      </w:tr>
    </w:tbl>
    <w:p w14:paraId="6E9BE0F0" w14:textId="77777777" w:rsidR="008F456D" w:rsidRDefault="008F456D">
      <w:pPr>
        <w:spacing w:after="0" w:line="240" w:lineRule="auto"/>
        <w:rPr>
          <w:rFonts w:ascii="Georgia" w:eastAsia="Times New Roman" w:hAnsi="Georgia" w:cs="Times New Roman"/>
          <w:lang w:eastAsia="en-PH"/>
        </w:rPr>
        <w:sectPr w:rsidR="008F456D">
          <w:headerReference w:type="default" r:id="rId77"/>
          <w:headerReference w:type="first" r:id="rId78"/>
          <w:footerReference w:type="first" r:id="rId79"/>
          <w:pgSz w:w="12240" w:h="15840"/>
          <w:pgMar w:top="1620" w:right="1440" w:bottom="1440" w:left="2160" w:header="708" w:footer="708" w:gutter="0"/>
          <w:pgNumType w:start="7"/>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8F456D" w14:paraId="5E69C6F5" w14:textId="77777777">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tcPr>
          <w:p w14:paraId="192BF7A8"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8A087"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shd w:val="clear" w:color="auto" w:fill="FFFFFF"/>
                <w:lang w:eastAsia="en-PH"/>
              </w:rPr>
              <w:t>Gathers user details such as name, email, password, and role selection through the registration form.</w:t>
            </w:r>
            <w:r>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3333C"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Upon successful registration, users are directed to the login page.</w:t>
            </w:r>
            <w:r>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91569E"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MySQL</w:t>
            </w:r>
            <w:r>
              <w:rPr>
                <w:rFonts w:ascii="Georgia" w:eastAsia="Times New Roman" w:hAnsi="Georgia" w:cs="Times New Roman"/>
                <w:color w:val="FF0000"/>
                <w:lang w:eastAsia="en-PH"/>
              </w:rPr>
              <w:tab/>
            </w:r>
          </w:p>
          <w:p w14:paraId="12B4D2BA" w14:textId="77777777" w:rsidR="008F456D" w:rsidRDefault="008F456D">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tcPr>
          <w:p w14:paraId="3E04EFA1" w14:textId="77777777" w:rsidR="008F456D" w:rsidRDefault="002B278F">
            <w:pPr>
              <w:spacing w:after="0" w:line="240" w:lineRule="auto"/>
              <w:rPr>
                <w:rFonts w:ascii="Georgia" w:eastAsia="Times New Roman" w:hAnsi="Georgia" w:cs="Times New Roman"/>
                <w:color w:val="FF0000"/>
                <w:lang w:eastAsia="en-PH"/>
              </w:rPr>
            </w:pPr>
            <w:r>
              <w:rPr>
                <w:rFonts w:ascii="Georgia" w:eastAsia="Times New Roman" w:hAnsi="Georgia" w:cs="Times New Roman"/>
                <w:lang w:eastAsia="en-PH"/>
              </w:rPr>
              <w:t>System</w:t>
            </w:r>
          </w:p>
        </w:tc>
      </w:tr>
      <w:tr w:rsidR="008F456D" w14:paraId="19BC8853"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B028C2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89F1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Validates user credentials during the login process.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8D3D0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Grant access to authenticated users.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6A39E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13C84B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System</w:t>
            </w:r>
          </w:p>
        </w:tc>
      </w:tr>
    </w:tbl>
    <w:p w14:paraId="45E7DB94" w14:textId="77777777" w:rsidR="008F456D" w:rsidRDefault="008F456D">
      <w:pPr>
        <w:spacing w:after="0" w:line="240" w:lineRule="auto"/>
        <w:rPr>
          <w:rFonts w:ascii="Georgia" w:eastAsia="Times New Roman" w:hAnsi="Georgia" w:cs="Times New Roman"/>
          <w:lang w:eastAsia="en-PH"/>
        </w:rPr>
      </w:pPr>
    </w:p>
    <w:p w14:paraId="1F877FA3" w14:textId="77777777" w:rsidR="008F456D" w:rsidRDefault="008F456D">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8F456D" w14:paraId="5E262BDF"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Allows users to select a role (Mentee or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user dashboard based on the selected role.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User</w:t>
            </w:r>
          </w:p>
        </w:tc>
      </w:tr>
      <w:tr w:rsidR="008F456D" w14:paraId="5300119B"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Search</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inputs search criteria for selecting a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a list of mentors matching the criteria.</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E35E1ED"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sends mentorship request to selected mentor.</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receives request for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632BFE2A"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Selection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selects courses after 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Enrolled courses added to mentee’s profile.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p w14:paraId="2E32852E" w14:textId="77777777" w:rsidR="008F456D" w:rsidRDefault="008F456D">
            <w:pPr>
              <w:spacing w:after="0" w:line="240" w:lineRule="auto"/>
              <w:rPr>
                <w:rFonts w:ascii="Georgia" w:eastAsia="Times New Roman" w:hAnsi="Georgia" w:cs="Times New Roman"/>
                <w:lang w:eastAsia="en-PH"/>
              </w:rPr>
            </w:pPr>
          </w:p>
        </w:tc>
      </w:tr>
      <w:tr w:rsidR="008F456D" w14:paraId="743C9CF1"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Content Access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accesses lessons, activities, and announcements.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Lessons, activities, and announcements are displayed for interacting.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r>
              <w:rPr>
                <w:rFonts w:ascii="Georgia" w:eastAsia="Times New Roman" w:hAnsi="Georgia" w:cs="Times New Roman"/>
                <w:lang w:eastAsia="en-PH"/>
              </w:rPr>
              <w:tab/>
            </w:r>
          </w:p>
          <w:p w14:paraId="388F805F" w14:textId="77777777" w:rsidR="008F456D" w:rsidRDefault="008F456D">
            <w:pPr>
              <w:spacing w:after="0" w:line="240" w:lineRule="auto"/>
              <w:rPr>
                <w:rFonts w:ascii="Georgia" w:eastAsia="Times New Roman" w:hAnsi="Georgia" w:cs="Times New Roman"/>
                <w:lang w:eastAsia="en-PH"/>
              </w:rPr>
            </w:pPr>
          </w:p>
        </w:tc>
      </w:tr>
      <w:tr w:rsidR="008F456D" w14:paraId="2866A17E"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Viewing</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checks progress, scores, and feedback.</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progress reports and performance scores.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7AB281B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12999A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lastRenderedPageBreak/>
              <w:t>Certificate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Certificate is available for download.</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w:t>
            </w:r>
          </w:p>
        </w:tc>
      </w:tr>
      <w:tr w:rsidR="008F456D" w14:paraId="0F90885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Message Exchange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Mentees and Mentors exchange messages within the app.</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Displays messages in real-time.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Mentee/Mentor</w:t>
            </w:r>
          </w:p>
        </w:tc>
      </w:tr>
      <w:tr w:rsidR="008F456D" w14:paraId="6DD9D5A8"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 Creation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creates and uploads lessons, activities, and certificates.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Courses and resources are available to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6273A9C2"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Mentorship Approval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approves or declines mentorship requests.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Mentee is notified of approval or rejection.</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r w:rsidR="008F456D" w14:paraId="7180BCC7" w14:textId="77777777">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Report Input</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 inputs scores and progress for mentees.</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Updated report data is displayed to the mentee.</w:t>
            </w:r>
            <w:r>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lang w:eastAsia="en-PH"/>
              </w:rPr>
              <w:t>Mentor</w:t>
            </w:r>
          </w:p>
        </w:tc>
      </w:tr>
    </w:tbl>
    <w:p w14:paraId="760F3F7C" w14:textId="77777777" w:rsidR="008F456D" w:rsidRDefault="008F456D">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5097F257" w14:textId="77777777" w:rsidR="008F456D" w:rsidRDefault="002B278F">
      <w:pPr>
        <w:spacing w:after="0" w:line="480" w:lineRule="auto"/>
        <w:ind w:firstLine="720"/>
        <w:jc w:val="both"/>
        <w:rPr>
          <w:rFonts w:ascii="Georgia" w:eastAsia="Times New Roman" w:hAnsi="Georgia" w:cs="Times New Roman"/>
          <w:lang w:eastAsia="en-PH"/>
        </w:rPr>
        <w:sectPr w:rsidR="008F456D">
          <w:headerReference w:type="default" r:id="rId80"/>
          <w:headerReference w:type="first" r:id="rId81"/>
          <w:pgSz w:w="12240" w:h="15840"/>
          <w:pgMar w:top="1620" w:right="1440" w:bottom="1440" w:left="2160" w:header="708" w:footer="708" w:gutter="0"/>
          <w:pgNumType w:start="7"/>
          <w:cols w:space="708"/>
          <w:titlePg/>
          <w:docGrid w:linePitch="360"/>
        </w:sectPr>
      </w:pPr>
      <w:r>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77777777" w:rsidR="008F456D" w:rsidRDefault="002B278F">
      <w:pPr>
        <w:spacing w:after="0" w:line="480" w:lineRule="auto"/>
        <w:ind w:firstLine="720"/>
        <w:jc w:val="both"/>
        <w:rPr>
          <w:rFonts w:ascii="Georgia" w:eastAsia="Times New Roman" w:hAnsi="Georgia" w:cs="Times New Roman"/>
          <w:lang w:eastAsia="en-PH"/>
        </w:rPr>
      </w:pPr>
      <w:r>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 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F456D" w:rsidRDefault="008F456D">
      <w:pPr>
        <w:spacing w:after="0" w:line="480" w:lineRule="auto"/>
        <w:ind w:firstLine="720"/>
        <w:jc w:val="both"/>
        <w:rPr>
          <w:rFonts w:ascii="Georgia" w:eastAsia="Times New Roman" w:hAnsi="Georgia" w:cs="Times New Roman"/>
          <w:color w:val="FF0000"/>
          <w:lang w:eastAsia="en-PH"/>
        </w:rPr>
      </w:pPr>
    </w:p>
    <w:p w14:paraId="776E91CB" w14:textId="77777777" w:rsidR="008F456D" w:rsidRDefault="002B278F">
      <w:pPr>
        <w:spacing w:after="0" w:line="480" w:lineRule="auto"/>
        <w:ind w:hanging="720"/>
        <w:outlineLvl w:val="1"/>
        <w:rPr>
          <w:rFonts w:ascii="Georgia" w:eastAsia="Times New Roman" w:hAnsi="Georgia" w:cs="Times New Roman"/>
          <w:b/>
          <w:bCs/>
          <w:color w:val="000000"/>
          <w:lang w:eastAsia="en-PH"/>
        </w:rPr>
      </w:pPr>
      <w:r>
        <w:rPr>
          <w:rFonts w:ascii="Georgia" w:eastAsia="Times New Roman" w:hAnsi="Georgia" w:cs="Times New Roman"/>
          <w:b/>
          <w:bCs/>
          <w:color w:val="000000"/>
          <w:lang w:eastAsia="en-PH"/>
        </w:rPr>
        <w:t>PROJECT TIMELINE</w:t>
      </w:r>
    </w:p>
    <w:p w14:paraId="4A2C1B69" w14:textId="77777777" w:rsidR="008F456D" w:rsidRDefault="002B278F">
      <w:pPr>
        <w:spacing w:after="0" w:line="480" w:lineRule="auto"/>
        <w:ind w:hanging="720"/>
        <w:outlineLvl w:val="1"/>
        <w:rPr>
          <w:rFonts w:ascii="Georgia" w:eastAsia="Times New Roman" w:hAnsi="Georgia" w:cs="Times New Roman"/>
          <w:color w:val="000000"/>
          <w:lang w:eastAsia="en-PH"/>
        </w:rPr>
      </w:pPr>
      <w:r>
        <w:rPr>
          <w:rFonts w:ascii="Georgia" w:eastAsia="Times New Roman" w:hAnsi="Georgia" w:cs="Times New Roman"/>
          <w:b/>
          <w:bCs/>
          <w:color w:val="000000"/>
          <w:lang w:eastAsia="en-PH"/>
        </w:rPr>
        <w:t>Table 3.18</w:t>
      </w:r>
      <w:r>
        <w:rPr>
          <w:rFonts w:ascii="Georgia" w:eastAsia="Times New Roman" w:hAnsi="Georgia" w:cs="Times New Roman"/>
          <w:color w:val="000000"/>
          <w:lang w:eastAsia="en-PH"/>
        </w:rPr>
        <w:t xml:space="preserve"> </w:t>
      </w:r>
    </w:p>
    <w:p w14:paraId="7025F250" w14:textId="77777777" w:rsidR="008F456D" w:rsidRDefault="002B278F">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68480" behindDoc="0" locked="0" layoutInCell="1" allowOverlap="1" wp14:anchorId="50700C21" wp14:editId="758E24AD">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anchor>
        </w:drawing>
      </w:r>
      <w:r>
        <w:rPr>
          <w:rFonts w:ascii="Georgia" w:eastAsia="Times New Roman" w:hAnsi="Georgia" w:cs="Times New Roman"/>
          <w:i/>
          <w:iCs/>
          <w:color w:val="000000"/>
          <w:lang w:eastAsia="en-PH"/>
        </w:rPr>
        <w:t>Gantt Chart Using Lean Methodology</w:t>
      </w:r>
    </w:p>
    <w:p w14:paraId="6BB367DD" w14:textId="77777777" w:rsidR="008F456D" w:rsidRDefault="008F456D">
      <w:pPr>
        <w:spacing w:after="0" w:line="240" w:lineRule="auto"/>
        <w:jc w:val="center"/>
        <w:rPr>
          <w:rFonts w:ascii="Georgia" w:eastAsia="Times New Roman" w:hAnsi="Georgia" w:cs="Times New Roman"/>
          <w:lang w:eastAsia="en-PH"/>
        </w:rPr>
      </w:pPr>
    </w:p>
    <w:p w14:paraId="5CA47063" w14:textId="77777777" w:rsidR="008F456D" w:rsidRDefault="002B278F">
      <w:pPr>
        <w:spacing w:after="0" w:line="240" w:lineRule="auto"/>
        <w:rPr>
          <w:rFonts w:ascii="Georgia" w:eastAsia="Times New Roman" w:hAnsi="Georgia" w:cs="Times New Roman"/>
          <w:lang w:eastAsia="en-PH"/>
        </w:rPr>
      </w:pPr>
      <w:r>
        <w:rPr>
          <w:rFonts w:ascii="Georgia" w:eastAsia="Times New Roman" w:hAnsi="Georgia" w:cs="Times New Roman"/>
          <w:b/>
          <w:bCs/>
          <w:color w:val="000000"/>
          <w:lang w:eastAsia="en-PH"/>
        </w:rPr>
        <w:t>Legend:</w:t>
      </w:r>
    </w:p>
    <w:p w14:paraId="2B785D68" w14:textId="77777777" w:rsidR="008F456D" w:rsidRDefault="002B278F">
      <w:pPr>
        <w:numPr>
          <w:ilvl w:val="0"/>
          <w:numId w:val="8"/>
        </w:numPr>
        <w:spacing w:after="0" w:line="240" w:lineRule="auto"/>
        <w:textAlignment w:val="baseline"/>
        <w:rPr>
          <w:rFonts w:ascii="Georgia" w:eastAsia="Times New Roman" w:hAnsi="Georgia" w:cs="Times New Roman"/>
          <w:b/>
          <w:bCs/>
          <w:color w:val="4A86E8"/>
          <w:lang w:eastAsia="en-PH"/>
        </w:rPr>
      </w:pPr>
      <w:r>
        <w:rPr>
          <w:rFonts w:ascii="Georgia" w:eastAsia="Times New Roman" w:hAnsi="Georgia" w:cs="Times New Roman"/>
          <w:b/>
          <w:bCs/>
          <w:color w:val="000000"/>
          <w:lang w:eastAsia="en-PH"/>
        </w:rPr>
        <w:t> </w:t>
      </w:r>
      <w:r>
        <w:rPr>
          <w:rFonts w:ascii="Georgia" w:eastAsia="Times New Roman" w:hAnsi="Georgia" w:cs="Times New Roman"/>
          <w:color w:val="000000"/>
          <w:lang w:eastAsia="en-PH"/>
        </w:rPr>
        <w:t>Finished</w:t>
      </w:r>
    </w:p>
    <w:p w14:paraId="5F250F50" w14:textId="77777777" w:rsidR="008F456D" w:rsidRDefault="002B278F">
      <w:pPr>
        <w:numPr>
          <w:ilvl w:val="0"/>
          <w:numId w:val="8"/>
        </w:numPr>
        <w:spacing w:after="0" w:line="240" w:lineRule="auto"/>
        <w:textAlignment w:val="baseline"/>
        <w:rPr>
          <w:rFonts w:ascii="Georgia" w:eastAsia="Times New Roman" w:hAnsi="Georgia" w:cs="Times New Roman"/>
          <w:color w:val="434343"/>
          <w:lang w:eastAsia="en-PH"/>
        </w:rPr>
      </w:pPr>
      <w:r>
        <w:rPr>
          <w:rFonts w:ascii="Georgia" w:eastAsia="Times New Roman" w:hAnsi="Georgia" w:cs="Times New Roman"/>
          <w:color w:val="000000"/>
          <w:lang w:eastAsia="en-PH"/>
        </w:rPr>
        <w:t> Not Finished</w:t>
      </w:r>
    </w:p>
    <w:p w14:paraId="70858670" w14:textId="77777777" w:rsidR="008F456D" w:rsidRDefault="008F456D">
      <w:pPr>
        <w:spacing w:line="480" w:lineRule="auto"/>
        <w:ind w:firstLine="360"/>
        <w:jc w:val="both"/>
        <w:rPr>
          <w:ins w:id="906" w:author="Jade Raposa" w:date="2024-10-17T00:20:00Z"/>
          <w:rFonts w:ascii="Georgia" w:eastAsia="Times New Roman" w:hAnsi="Georgia" w:cs="Times New Roman"/>
          <w:color w:val="434343"/>
          <w:lang w:eastAsia="en-PH"/>
        </w:rPr>
        <w:sectPr w:rsidR="008F456D">
          <w:headerReference w:type="default" r:id="rId83"/>
          <w:headerReference w:type="first" r:id="rId84"/>
          <w:pgSz w:w="12240" w:h="15840"/>
          <w:pgMar w:top="1530" w:right="1440" w:bottom="1440" w:left="2160" w:header="706" w:footer="706" w:gutter="0"/>
          <w:pgNumType w:start="7"/>
          <w:cols w:space="708"/>
          <w:titlePg/>
          <w:docGrid w:linePitch="360"/>
        </w:sectPr>
      </w:pPr>
    </w:p>
    <w:p w14:paraId="5FF8C143" w14:textId="77777777" w:rsidR="008F456D" w:rsidRDefault="002B278F">
      <w:pPr>
        <w:rPr>
          <w:del w:id="923" w:author="Jade Raposa" w:date="2024-10-17T00:20:00Z"/>
          <w:rFonts w:ascii="Georgia" w:eastAsia="Times New Roman" w:hAnsi="Georgia" w:cs="Times New Roman"/>
          <w:color w:val="434343"/>
          <w:lang w:eastAsia="en-PH"/>
        </w:rPr>
      </w:pPr>
      <w:del w:id="924" w:author="Jade Raposa" w:date="2024-10-17T00:20:00Z">
        <w:r>
          <w:rPr>
            <w:rFonts w:ascii="Georgia" w:eastAsia="Times New Roman" w:hAnsi="Georgia" w:cs="Times New Roman"/>
            <w:color w:val="434343"/>
            <w:lang w:eastAsia="en-PH"/>
          </w:rPr>
          <w:lastRenderedPageBreak/>
          <w:br w:type="page"/>
        </w:r>
      </w:del>
    </w:p>
    <w:p w14:paraId="6465391A" w14:textId="77777777" w:rsidR="008F456D" w:rsidRDefault="002B278F">
      <w:pPr>
        <w:spacing w:line="480" w:lineRule="auto"/>
        <w:ind w:firstLine="36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 xml:space="preserve">Our project timeline, which follows the Lean methodology, spans several months and is defined by tasks critical to the app's development. Beginning with requirements planning which includes project proposal and research and ending with deployment, the timeline includes critical processes such as proposal submission, literature review, user interface design, coding, testing, and deployment. </w:t>
      </w:r>
    </w:p>
    <w:p w14:paraId="7D3AA887" w14:textId="77777777" w:rsidR="008F456D" w:rsidRDefault="002B278F">
      <w:pPr>
        <w:spacing w:line="480" w:lineRule="auto"/>
        <w:ind w:firstLine="720"/>
        <w:jc w:val="both"/>
        <w:rPr>
          <w:rFonts w:ascii="Georgia" w:eastAsia="Times New Roman" w:hAnsi="Georgia" w:cs="Times New Roman"/>
          <w:color w:val="434343"/>
          <w:lang w:eastAsia="en-PH"/>
        </w:rPr>
      </w:pPr>
      <w:r>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8F456D" w:rsidRDefault="008F456D">
      <w:pPr>
        <w:spacing w:after="0" w:line="480" w:lineRule="auto"/>
        <w:jc w:val="both"/>
        <w:rPr>
          <w:rFonts w:ascii="Georgia" w:eastAsia="Times New Roman" w:hAnsi="Georgia" w:cs="Times New Roman"/>
          <w:lang w:eastAsia="en-PH"/>
        </w:rPr>
      </w:pPr>
    </w:p>
    <w:p w14:paraId="48C7B3C0" w14:textId="77777777" w:rsidR="008F456D" w:rsidRDefault="008F456D">
      <w:pPr>
        <w:spacing w:after="0" w:line="480" w:lineRule="auto"/>
        <w:jc w:val="both"/>
        <w:rPr>
          <w:rFonts w:ascii="Georgia" w:eastAsia="Times New Roman" w:hAnsi="Georgia" w:cs="Times New Roman"/>
          <w:lang w:eastAsia="en-PH"/>
        </w:rPr>
      </w:pPr>
    </w:p>
    <w:p w14:paraId="459B59E0" w14:textId="77777777" w:rsidR="008F456D" w:rsidRDefault="008F456D">
      <w:pPr>
        <w:spacing w:after="0" w:line="480" w:lineRule="auto"/>
        <w:jc w:val="both"/>
        <w:rPr>
          <w:rFonts w:ascii="Georgia" w:eastAsia="Times New Roman" w:hAnsi="Georgia" w:cs="Times New Roman"/>
          <w:lang w:eastAsia="en-PH"/>
        </w:rPr>
      </w:pPr>
    </w:p>
    <w:p w14:paraId="1DC10CCF" w14:textId="77777777" w:rsidR="008F456D" w:rsidRDefault="008F456D">
      <w:pPr>
        <w:spacing w:after="0" w:line="480" w:lineRule="auto"/>
        <w:jc w:val="both"/>
        <w:rPr>
          <w:rFonts w:ascii="Georgia" w:eastAsia="Times New Roman" w:hAnsi="Georgia" w:cs="Times New Roman"/>
          <w:lang w:eastAsia="en-PH"/>
        </w:rPr>
      </w:pPr>
    </w:p>
    <w:p w14:paraId="515ED922" w14:textId="77777777" w:rsidR="008F456D" w:rsidRDefault="008F456D">
      <w:pPr>
        <w:spacing w:after="0" w:line="480" w:lineRule="auto"/>
        <w:jc w:val="both"/>
        <w:rPr>
          <w:rFonts w:ascii="Georgia" w:eastAsia="Times New Roman" w:hAnsi="Georgia" w:cs="Times New Roman"/>
          <w:lang w:eastAsia="en-PH"/>
        </w:rPr>
      </w:pPr>
    </w:p>
    <w:p w14:paraId="6EB90BDD" w14:textId="77777777" w:rsidR="008F456D" w:rsidRDefault="008F456D">
      <w:pPr>
        <w:spacing w:after="0" w:line="480" w:lineRule="auto"/>
        <w:jc w:val="both"/>
        <w:rPr>
          <w:rFonts w:ascii="Georgia" w:eastAsia="Times New Roman" w:hAnsi="Georgia" w:cs="Times New Roman"/>
          <w:lang w:eastAsia="en-PH"/>
        </w:rPr>
      </w:pPr>
    </w:p>
    <w:p w14:paraId="1078C74E" w14:textId="77777777" w:rsidR="008F456D" w:rsidRDefault="008F456D">
      <w:pPr>
        <w:spacing w:after="0" w:line="480" w:lineRule="auto"/>
        <w:jc w:val="both"/>
        <w:rPr>
          <w:rFonts w:ascii="Georgia" w:eastAsia="Times New Roman" w:hAnsi="Georgia" w:cs="Times New Roman"/>
          <w:lang w:eastAsia="en-PH"/>
        </w:rPr>
      </w:pPr>
    </w:p>
    <w:p w14:paraId="246AD3E2" w14:textId="77777777" w:rsidR="008F456D" w:rsidRDefault="008F456D">
      <w:pPr>
        <w:spacing w:after="0" w:line="480" w:lineRule="auto"/>
        <w:jc w:val="both"/>
        <w:rPr>
          <w:rFonts w:ascii="Georgia" w:eastAsia="Times New Roman" w:hAnsi="Georgia" w:cs="Times New Roman"/>
          <w:lang w:eastAsia="en-PH"/>
        </w:rPr>
      </w:pPr>
    </w:p>
    <w:p w14:paraId="4A3F94A6" w14:textId="77777777" w:rsidR="008F456D" w:rsidRDefault="008F456D">
      <w:pPr>
        <w:spacing w:after="0" w:line="480" w:lineRule="auto"/>
        <w:jc w:val="both"/>
        <w:rPr>
          <w:rFonts w:ascii="Georgia" w:eastAsia="Times New Roman" w:hAnsi="Georgia" w:cs="Times New Roman"/>
          <w:lang w:eastAsia="en-PH"/>
        </w:rPr>
      </w:pPr>
    </w:p>
    <w:p w14:paraId="3A193D09" w14:textId="77777777" w:rsidR="008F456D" w:rsidRDefault="008F456D">
      <w:pPr>
        <w:spacing w:after="0" w:line="480" w:lineRule="auto"/>
        <w:jc w:val="both"/>
        <w:rPr>
          <w:rFonts w:ascii="Georgia" w:eastAsia="Times New Roman" w:hAnsi="Georgia" w:cs="Times New Roman"/>
          <w:lang w:eastAsia="en-PH"/>
        </w:rPr>
      </w:pPr>
    </w:p>
    <w:p w14:paraId="4D4C53DA" w14:textId="77777777" w:rsidR="008F456D" w:rsidRDefault="008F456D">
      <w:pPr>
        <w:spacing w:after="0" w:line="480" w:lineRule="auto"/>
        <w:jc w:val="both"/>
        <w:rPr>
          <w:rFonts w:ascii="Georgia" w:eastAsia="Times New Roman" w:hAnsi="Georgia" w:cs="Times New Roman"/>
          <w:lang w:eastAsia="en-PH"/>
        </w:rPr>
      </w:pPr>
    </w:p>
    <w:p w14:paraId="356111BC" w14:textId="77777777" w:rsidR="008F456D" w:rsidRDefault="008F456D">
      <w:pPr>
        <w:spacing w:after="0" w:line="480" w:lineRule="auto"/>
        <w:jc w:val="both"/>
        <w:rPr>
          <w:rFonts w:ascii="Georgia" w:eastAsia="Times New Roman" w:hAnsi="Georgia" w:cs="Times New Roman"/>
          <w:lang w:eastAsia="en-PH"/>
        </w:rPr>
      </w:pPr>
    </w:p>
    <w:p w14:paraId="4E030107" w14:textId="77777777" w:rsidR="008F456D" w:rsidRDefault="008F456D">
      <w:pPr>
        <w:spacing w:after="0" w:line="480" w:lineRule="auto"/>
        <w:jc w:val="both"/>
        <w:rPr>
          <w:rFonts w:ascii="Georgia" w:eastAsia="Times New Roman" w:hAnsi="Georgia" w:cs="Times New Roman"/>
          <w:lang w:eastAsia="en-PH"/>
        </w:rPr>
      </w:pPr>
    </w:p>
    <w:p w14:paraId="39B7B1FE" w14:textId="77777777" w:rsidR="008F456D" w:rsidRDefault="008F456D">
      <w:pPr>
        <w:spacing w:after="0" w:line="480" w:lineRule="auto"/>
        <w:jc w:val="both"/>
        <w:rPr>
          <w:rFonts w:ascii="Georgia" w:eastAsia="Times New Roman" w:hAnsi="Georgia" w:cs="Times New Roman"/>
          <w:lang w:eastAsia="en-PH"/>
        </w:rPr>
      </w:pPr>
    </w:p>
    <w:p w14:paraId="615EAB09" w14:textId="77777777" w:rsidR="008F456D" w:rsidRDefault="008F456D">
      <w:pPr>
        <w:spacing w:after="0" w:line="480" w:lineRule="auto"/>
        <w:jc w:val="both"/>
        <w:rPr>
          <w:rFonts w:ascii="Georgia" w:eastAsia="Times New Roman" w:hAnsi="Georgia" w:cs="Times New Roman"/>
          <w:lang w:eastAsia="en-PH"/>
        </w:rPr>
      </w:pPr>
    </w:p>
    <w:p w14:paraId="3EE082F6" w14:textId="77777777" w:rsidR="008F456D" w:rsidRDefault="008F456D">
      <w:pPr>
        <w:spacing w:line="480" w:lineRule="auto"/>
        <w:jc w:val="center"/>
        <w:rPr>
          <w:rFonts w:ascii="Georgia" w:eastAsia="Georgia" w:hAnsi="Georgia" w:cs="Georgia"/>
        </w:rPr>
        <w:sectPr w:rsidR="008F456D">
          <w:headerReference w:type="first" r:id="rId85"/>
          <w:pgSz w:w="12240" w:h="15840"/>
          <w:pgMar w:top="1530" w:right="1440" w:bottom="1440" w:left="2160" w:header="706" w:footer="706" w:gutter="0"/>
          <w:pgNumType w:start="7"/>
          <w:cols w:space="708"/>
          <w:titlePg/>
          <w:docGrid w:linePitch="360"/>
        </w:sectPr>
      </w:pPr>
    </w:p>
    <w:p w14:paraId="33A381C7" w14:textId="77777777" w:rsidR="008F456D" w:rsidRDefault="002B278F">
      <w:pPr>
        <w:pStyle w:val="Heading1"/>
        <w:spacing w:line="480" w:lineRule="auto"/>
        <w:rPr>
          <w:rFonts w:eastAsia="Georgia"/>
        </w:rPr>
        <w:pPrChange w:id="930" w:author="Jade Raposa" w:date="2024-10-15T01:52:00Z">
          <w:pPr>
            <w:spacing w:line="480" w:lineRule="auto"/>
            <w:jc w:val="center"/>
          </w:pPr>
        </w:pPrChange>
      </w:pPr>
      <w:r>
        <w:rPr>
          <w:rFonts w:eastAsia="Georgia"/>
        </w:rPr>
        <w:lastRenderedPageBreak/>
        <w:t>Chapter 4</w:t>
      </w:r>
    </w:p>
    <w:p w14:paraId="22B68D55" w14:textId="77777777" w:rsidR="008F456D" w:rsidRDefault="002B278F">
      <w:pPr>
        <w:spacing w:line="480" w:lineRule="auto"/>
        <w:ind w:firstLine="360"/>
        <w:jc w:val="center"/>
        <w:rPr>
          <w:rFonts w:ascii="Georgia" w:eastAsia="Georgia" w:hAnsi="Georgia" w:cs="Georgia"/>
          <w:b/>
        </w:rPr>
      </w:pPr>
      <w:r>
        <w:rPr>
          <w:rFonts w:ascii="Georgia" w:eastAsia="Georgia" w:hAnsi="Georgia" w:cs="Georgia"/>
          <w:b/>
        </w:rPr>
        <w:t>FINDINGS, CONCLUSIONS, AND RECOMMENDATIONS</w:t>
      </w:r>
    </w:p>
    <w:p w14:paraId="7AFC36AC" w14:textId="77777777" w:rsidR="008F456D" w:rsidRDefault="002B278F">
      <w:pPr>
        <w:spacing w:after="0" w:line="480" w:lineRule="auto"/>
        <w:jc w:val="both"/>
        <w:rPr>
          <w:rFonts w:ascii="Georgia" w:eastAsia="Georgia" w:hAnsi="Georgia" w:cs="Georgia"/>
        </w:rPr>
      </w:pPr>
      <w:r>
        <w:rPr>
          <w:rFonts w:ascii="Georgia" w:eastAsia="Georgia" w:hAnsi="Georgia" w:cs="Georgia"/>
        </w:rPr>
        <w:t>This chapter presents the findings, conclusions, and recommendations of the study on “</w:t>
      </w:r>
      <w:r>
        <w:rPr>
          <w:rFonts w:ascii="Georgia" w:eastAsia="Times New Roman" w:hAnsi="Georgia" w:cs="Times New Roman"/>
          <w:color w:val="000000"/>
          <w:lang w:eastAsia="en-PH"/>
        </w:rPr>
        <w:t>MENTOR-SHIFT: A Mobile Platform Solution on Personalized Tutoring</w:t>
      </w:r>
      <w:r>
        <w:rPr>
          <w:rFonts w:ascii="Georgia" w:eastAsia="Georgia" w:hAnsi="Georgia" w:cs="Georgia"/>
        </w:rPr>
        <w:t xml:space="preserve">.” </w:t>
      </w:r>
    </w:p>
    <w:p w14:paraId="495FD045" w14:textId="77777777" w:rsidR="008F456D" w:rsidRDefault="002B278F">
      <w:pPr>
        <w:pStyle w:val="Heading2"/>
        <w:spacing w:beforeAutospacing="0" w:afterAutospacing="0" w:line="480" w:lineRule="auto"/>
        <w:jc w:val="both"/>
        <w:rPr>
          <w:rFonts w:eastAsia="Georgia"/>
        </w:rPr>
        <w:pPrChange w:id="931" w:author="Jade Raposa" w:date="2024-10-15T01:53:00Z">
          <w:pPr>
            <w:spacing w:after="0" w:line="480" w:lineRule="auto"/>
            <w:jc w:val="both"/>
          </w:pPr>
        </w:pPrChange>
      </w:pPr>
      <w:r>
        <w:rPr>
          <w:rFonts w:eastAsia="Georgia"/>
        </w:rPr>
        <w:t xml:space="preserve">FINDINGS </w:t>
      </w:r>
    </w:p>
    <w:p w14:paraId="2618F593" w14:textId="77777777" w:rsidR="008F456D" w:rsidRDefault="002B278F">
      <w:pPr>
        <w:spacing w:after="0" w:line="480" w:lineRule="auto"/>
        <w:ind w:firstLine="720"/>
        <w:jc w:val="both"/>
        <w:rPr>
          <w:rFonts w:ascii="Georgia" w:eastAsia="Georgia" w:hAnsi="Georgia" w:cs="Georgia"/>
        </w:rPr>
        <w:pPrChange w:id="932" w:author="Jade Raposa" w:date="2024-10-15T01:56:00Z">
          <w:pPr>
            <w:spacing w:after="0" w:line="480" w:lineRule="auto"/>
            <w:jc w:val="both"/>
          </w:pPr>
        </w:pPrChange>
      </w:pPr>
      <w:r>
        <w:rPr>
          <w:rFonts w:ascii="Georgia" w:eastAsia="Georgia" w:hAnsi="Georgia" w:cs="Georgia"/>
        </w:rPr>
        <w:t>Based on the data obtained, the study presented the following findings:</w:t>
      </w:r>
    </w:p>
    <w:p w14:paraId="2691CC70" w14:textId="078DA6C2" w:rsidR="008F456D" w:rsidRDefault="002B278F">
      <w:pPr>
        <w:pStyle w:val="ListParagraph"/>
        <w:numPr>
          <w:ilvl w:val="0"/>
          <w:numId w:val="9"/>
        </w:numPr>
        <w:spacing w:after="0" w:line="480" w:lineRule="auto"/>
        <w:jc w:val="both"/>
        <w:rPr>
          <w:ins w:id="933" w:author="Jade Raposa" w:date="2024-10-15T01:53:00Z"/>
          <w:rFonts w:ascii="Georgia" w:eastAsia="Georgia" w:hAnsi="Georgia" w:cs="Georgia"/>
        </w:rPr>
      </w:pPr>
      <w:del w:id="934" w:author="Jade Raposa" w:date="2024-10-15T01:53:00Z">
        <w:r>
          <w:rPr>
            <w:rFonts w:ascii="Georgia" w:eastAsia="Georgia" w:hAnsi="Georgia" w:cs="Georgia"/>
            <w:rPrChange w:id="935" w:author="Jade Raposa" w:date="2024-10-15T01:53:00Z">
              <w:rPr/>
            </w:rPrChange>
          </w:rPr>
          <w:delText>1.</w:delText>
        </w:r>
        <w:r>
          <w:rPr>
            <w:rFonts w:ascii="Georgia" w:eastAsia="Georgia" w:hAnsi="Georgia" w:cs="Georgia"/>
            <w:rPrChange w:id="936" w:author="Jade Raposa" w:date="2024-10-15T01:53:00Z">
              <w:rPr/>
            </w:rPrChange>
          </w:rPr>
          <w:tab/>
        </w:r>
      </w:del>
      <w:r>
        <w:rPr>
          <w:rFonts w:ascii="Georgia" w:eastAsia="Georgia" w:hAnsi="Georgia" w:cs="Georgia"/>
          <w:rPrChange w:id="937" w:author="Jade Raposa" w:date="2024-10-15T01:53:00Z">
            <w:rPr/>
          </w:rPrChange>
        </w:rPr>
        <w:t xml:space="preserve">Problems encountered by </w:t>
      </w:r>
      <w:r w:rsidR="007D74E3">
        <w:rPr>
          <w:rFonts w:ascii="Georgia" w:eastAsia="Georgia" w:hAnsi="Georgia" w:cs="Georgia"/>
        </w:rPr>
        <w:t>learners and educators</w:t>
      </w:r>
      <w:r>
        <w:rPr>
          <w:rFonts w:ascii="Georgia" w:eastAsia="Georgia" w:hAnsi="Georgia" w:cs="Georgia"/>
          <w:rPrChange w:id="938" w:author="Jade Raposa" w:date="2024-10-15T01:53:00Z">
            <w:rPr/>
          </w:rPrChange>
        </w:rPr>
        <w:t xml:space="preserve"> within the School of Engineering and Computer Studies (SOECS):</w:t>
      </w:r>
    </w:p>
    <w:p w14:paraId="15F451F6" w14:textId="71DA0B8A" w:rsidR="008F456D" w:rsidRDefault="008C6F6A">
      <w:pPr>
        <w:pStyle w:val="ListParagraph"/>
        <w:numPr>
          <w:ilvl w:val="0"/>
          <w:numId w:val="10"/>
        </w:numPr>
        <w:spacing w:after="0" w:line="480" w:lineRule="auto"/>
        <w:jc w:val="both"/>
        <w:rPr>
          <w:ins w:id="939" w:author="Jade Raposa" w:date="2024-10-15T01:55:00Z"/>
          <w:rFonts w:ascii="Georgia" w:eastAsia="Georgia" w:hAnsi="Georgia" w:cs="Georgia"/>
        </w:rPr>
      </w:pPr>
      <w:r>
        <w:rPr>
          <w:rFonts w:ascii="Georgia" w:eastAsia="Georgia" w:hAnsi="Georgia" w:cs="Georgia"/>
        </w:rPr>
        <w:t>Mentor Selection:</w:t>
      </w:r>
      <w:r w:rsidR="003F75BC">
        <w:rPr>
          <w:rFonts w:ascii="Georgia" w:eastAsia="Georgia" w:hAnsi="Georgia" w:cs="Georgia"/>
        </w:rPr>
        <w:t xml:space="preserve"> </w:t>
      </w:r>
      <w:r w:rsidR="00DB68AE" w:rsidRPr="00DB68AE">
        <w:rPr>
          <w:rFonts w:ascii="Georgia" w:eastAsia="Georgia" w:hAnsi="Georgia" w:cs="Georgia"/>
        </w:rPr>
        <w:t xml:space="preserve">Students sometimes face challenges in finding a mentor who suits their particular academic needs and interests, which sometimes creates inefficiency and mismatch. </w:t>
      </w:r>
      <w:r w:rsidR="00050270">
        <w:rPr>
          <w:rFonts w:ascii="Georgia" w:eastAsia="Georgia" w:hAnsi="Georgia" w:cs="Georgia"/>
        </w:rPr>
        <w:t>In addition, the a</w:t>
      </w:r>
      <w:r w:rsidR="00DB68AE" w:rsidRPr="00DB68AE">
        <w:rPr>
          <w:rFonts w:ascii="Georgia" w:eastAsia="Georgia" w:hAnsi="Georgia" w:cs="Georgia"/>
        </w:rPr>
        <w:t>vailability of the educator at times may prove restrictive, making it hard for the students to get timely mentorship, thereby going late on their academics and making the mentoring relationship less effective.</w:t>
      </w:r>
    </w:p>
    <w:p w14:paraId="6CD4B72E" w14:textId="263C7C81" w:rsidR="008F456D" w:rsidRDefault="008C6F6A">
      <w:pPr>
        <w:pStyle w:val="ListParagraph"/>
        <w:numPr>
          <w:ilvl w:val="0"/>
          <w:numId w:val="10"/>
        </w:numPr>
        <w:spacing w:after="0" w:line="480" w:lineRule="auto"/>
        <w:jc w:val="both"/>
        <w:rPr>
          <w:ins w:id="940" w:author="Jade Raposa" w:date="2024-10-15T01:55:00Z"/>
          <w:rFonts w:ascii="Georgia" w:eastAsia="Georgia" w:hAnsi="Georgia" w:cs="Georgia"/>
        </w:rPr>
      </w:pPr>
      <w:r>
        <w:rPr>
          <w:rFonts w:ascii="Georgia" w:eastAsia="Georgia" w:hAnsi="Georgia" w:cs="Georgia"/>
        </w:rPr>
        <w:t>Learning Approach</w:t>
      </w:r>
      <w:r w:rsidR="00050270">
        <w:rPr>
          <w:rFonts w:ascii="Georgia" w:eastAsia="Georgia" w:hAnsi="Georgia" w:cs="Georgia"/>
        </w:rPr>
        <w:t xml:space="preserve">: </w:t>
      </w:r>
      <w:r w:rsidR="00EC158F" w:rsidRPr="00EC158F">
        <w:rPr>
          <w:rFonts w:ascii="Georgia" w:eastAsia="Georgia" w:hAnsi="Georgia" w:cs="Georgia"/>
        </w:rPr>
        <w:t>The old learning setup has the concept of one</w:t>
      </w:r>
      <w:r w:rsidR="00EC158F">
        <w:rPr>
          <w:rFonts w:ascii="Georgia" w:eastAsia="Georgia" w:hAnsi="Georgia" w:cs="Georgia"/>
        </w:rPr>
        <w:t>-</w:t>
      </w:r>
      <w:r w:rsidR="00EC158F" w:rsidRPr="00EC158F">
        <w:rPr>
          <w:rFonts w:ascii="Georgia" w:eastAsia="Georgia" w:hAnsi="Georgia" w:cs="Georgia"/>
        </w:rPr>
        <w:t>size</w:t>
      </w:r>
      <w:r w:rsidR="00EC158F">
        <w:rPr>
          <w:rFonts w:ascii="Georgia" w:eastAsia="Georgia" w:hAnsi="Georgia" w:cs="Georgia"/>
        </w:rPr>
        <w:t>-</w:t>
      </w:r>
      <w:r w:rsidR="00EC158F" w:rsidRPr="00EC158F">
        <w:rPr>
          <w:rFonts w:ascii="Georgia" w:eastAsia="Georgia" w:hAnsi="Georgia" w:cs="Georgia"/>
        </w:rPr>
        <w:t>fits</w:t>
      </w:r>
      <w:r w:rsidR="00EC158F">
        <w:rPr>
          <w:rFonts w:ascii="Georgia" w:eastAsia="Georgia" w:hAnsi="Georgia" w:cs="Georgia"/>
        </w:rPr>
        <w:t>-</w:t>
      </w:r>
      <w:r w:rsidR="00EC158F" w:rsidRPr="00EC158F">
        <w:rPr>
          <w:rFonts w:ascii="Georgia" w:eastAsia="Georgia" w:hAnsi="Georgia" w:cs="Georgia"/>
        </w:rPr>
        <w:t xml:space="preserve">all, and it does not allow students to learn in their pace or style. Students lose interest in learning, and </w:t>
      </w:r>
      <w:r w:rsidR="00EB5031">
        <w:rPr>
          <w:rFonts w:ascii="Georgia" w:eastAsia="Georgia" w:hAnsi="Georgia" w:cs="Georgia"/>
        </w:rPr>
        <w:t>it</w:t>
      </w:r>
      <w:r w:rsidR="00EC158F" w:rsidRPr="00EC158F">
        <w:rPr>
          <w:rFonts w:ascii="Georgia" w:eastAsia="Georgia" w:hAnsi="Georgia" w:cs="Georgia"/>
        </w:rPr>
        <w:t xml:space="preserve"> also </w:t>
      </w:r>
      <w:r w:rsidR="00EB5031">
        <w:rPr>
          <w:rFonts w:ascii="Georgia" w:eastAsia="Georgia" w:hAnsi="Georgia" w:cs="Georgia"/>
        </w:rPr>
        <w:t>slows down</w:t>
      </w:r>
      <w:r w:rsidR="00EC158F" w:rsidRPr="00EC158F">
        <w:rPr>
          <w:rFonts w:ascii="Georgia" w:eastAsia="Georgia" w:hAnsi="Georgia" w:cs="Georgia"/>
        </w:rPr>
        <w:t xml:space="preserve"> their advance toward the desired academic outcomes. The thing is that the students are deprived of abundant access to particular learning materials or resources </w:t>
      </w:r>
      <w:r w:rsidR="008D1248">
        <w:rPr>
          <w:rFonts w:ascii="Georgia" w:eastAsia="Georgia" w:hAnsi="Georgia" w:cs="Georgia"/>
        </w:rPr>
        <w:t>suitable</w:t>
      </w:r>
      <w:r w:rsidR="00EC158F" w:rsidRPr="00EC158F">
        <w:rPr>
          <w:rFonts w:ascii="Georgia" w:eastAsia="Georgia" w:hAnsi="Georgia" w:cs="Georgia"/>
        </w:rPr>
        <w:t xml:space="preserve"> for special learning objectives and requirements. This somehow </w:t>
      </w:r>
      <w:r w:rsidR="008D1248">
        <w:rPr>
          <w:rFonts w:ascii="Georgia" w:eastAsia="Georgia" w:hAnsi="Georgia" w:cs="Georgia"/>
        </w:rPr>
        <w:t>hinders</w:t>
      </w:r>
      <w:r w:rsidR="00EC158F" w:rsidRPr="00EC158F">
        <w:rPr>
          <w:rFonts w:ascii="Georgia" w:eastAsia="Georgia" w:hAnsi="Georgia" w:cs="Georgia"/>
        </w:rPr>
        <w:t xml:space="preserve"> their </w:t>
      </w:r>
      <w:r w:rsidR="008D1248">
        <w:rPr>
          <w:rFonts w:ascii="Georgia" w:eastAsia="Georgia" w:hAnsi="Georgia" w:cs="Georgia"/>
        </w:rPr>
        <w:t>freedom</w:t>
      </w:r>
      <w:r w:rsidR="00EC158F" w:rsidRPr="00EC158F">
        <w:rPr>
          <w:rFonts w:ascii="Georgia" w:eastAsia="Georgia" w:hAnsi="Georgia" w:cs="Georgia"/>
        </w:rPr>
        <w:t xml:space="preserve"> to learn alone and be the best.</w:t>
      </w:r>
    </w:p>
    <w:p w14:paraId="425CBBD4" w14:textId="55BE6CF7" w:rsidR="008F456D" w:rsidRDefault="008C6F6A">
      <w:pPr>
        <w:pStyle w:val="ListParagraph"/>
        <w:numPr>
          <w:ilvl w:val="0"/>
          <w:numId w:val="10"/>
        </w:numPr>
        <w:spacing w:after="0" w:line="480" w:lineRule="auto"/>
        <w:jc w:val="both"/>
        <w:rPr>
          <w:del w:id="941" w:author="Jade Raposa" w:date="2024-10-15T01:53:00Z"/>
          <w:rFonts w:ascii="Georgia" w:eastAsia="Georgia" w:hAnsi="Georgia" w:cs="Georgia"/>
        </w:rPr>
        <w:pPrChange w:id="942" w:author="Jade Raposa" w:date="2024-10-15T01:55:00Z">
          <w:pPr>
            <w:spacing w:after="0" w:line="480" w:lineRule="auto"/>
            <w:ind w:left="720"/>
            <w:jc w:val="both"/>
          </w:pPr>
        </w:pPrChange>
      </w:pPr>
      <w:r>
        <w:rPr>
          <w:rFonts w:ascii="Georgia" w:eastAsia="Georgia" w:hAnsi="Georgia" w:cs="Georgia"/>
        </w:rPr>
        <w:t>Reporting and Certification</w:t>
      </w:r>
      <w:r w:rsidR="00533FDF">
        <w:rPr>
          <w:rFonts w:ascii="Georgia" w:eastAsia="Georgia" w:hAnsi="Georgia" w:cs="Georgia"/>
        </w:rPr>
        <w:t xml:space="preserve">: </w:t>
      </w:r>
      <w:r w:rsidR="0022791F" w:rsidRPr="0022791F">
        <w:rPr>
          <w:rFonts w:ascii="Georgia" w:eastAsia="Georgia" w:hAnsi="Georgia" w:cs="Georgia"/>
        </w:rPr>
        <w:t xml:space="preserve">The current systems in place do not encourage easy tracking and reporting to measure student progress. Student performance and improvement in such subjects cannot be monitored </w:t>
      </w:r>
      <w:r w:rsidR="0022791F" w:rsidRPr="0022791F">
        <w:rPr>
          <w:rFonts w:ascii="Georgia" w:eastAsia="Georgia" w:hAnsi="Georgia" w:cs="Georgia"/>
        </w:rPr>
        <w:lastRenderedPageBreak/>
        <w:t>effectively as this may affect both learners and educators. In regards to the certification of successfully accomplished tasks and achievements for which students have received excellent ratings, it becomes complex in terms of the procedure in getting timely and valid certification.</w:t>
      </w:r>
      <w:del w:id="943" w:author="Jade Raposa" w:date="2024-10-15T01:53:00Z">
        <w:r>
          <w:rPr>
            <w:rFonts w:ascii="Georgia" w:eastAsia="Georgia" w:hAnsi="Georgia" w:cs="Georgia"/>
          </w:rPr>
          <w:delText>a.</w:delText>
        </w:r>
        <w:r>
          <w:rPr>
            <w:rFonts w:ascii="Georgia" w:eastAsia="Georgia" w:hAnsi="Georgia" w:cs="Georgia"/>
          </w:rPr>
          <w:tab/>
          <w:delText xml:space="preserve">Mentor Selection: </w:delText>
        </w:r>
      </w:del>
    </w:p>
    <w:p w14:paraId="5CF51FA5" w14:textId="77777777" w:rsidR="008F456D" w:rsidRDefault="008F456D">
      <w:pPr>
        <w:pStyle w:val="ListParagraph"/>
        <w:numPr>
          <w:ilvl w:val="0"/>
          <w:numId w:val="10"/>
        </w:numPr>
        <w:spacing w:after="0" w:line="480" w:lineRule="auto"/>
        <w:jc w:val="both"/>
        <w:rPr>
          <w:del w:id="944" w:author="Jade Raposa" w:date="2024-10-15T01:53:00Z"/>
          <w:rFonts w:ascii="Georgia" w:eastAsia="Georgia" w:hAnsi="Georgia" w:cs="Georgia"/>
        </w:rPr>
        <w:pPrChange w:id="945" w:author="Jade Raposa" w:date="2024-10-15T01:55:00Z">
          <w:pPr>
            <w:spacing w:after="0" w:line="480" w:lineRule="auto"/>
            <w:ind w:left="720"/>
            <w:jc w:val="both"/>
          </w:pPr>
        </w:pPrChange>
      </w:pPr>
    </w:p>
    <w:p w14:paraId="2581F436" w14:textId="77777777" w:rsidR="008F456D" w:rsidRDefault="008F456D">
      <w:pPr>
        <w:pStyle w:val="ListParagraph"/>
        <w:numPr>
          <w:ilvl w:val="0"/>
          <w:numId w:val="10"/>
        </w:numPr>
        <w:spacing w:after="0" w:line="480" w:lineRule="auto"/>
        <w:jc w:val="both"/>
        <w:rPr>
          <w:del w:id="946" w:author="Jade Raposa" w:date="2024-10-15T01:53:00Z"/>
          <w:rFonts w:ascii="Georgia" w:eastAsia="Georgia" w:hAnsi="Georgia" w:cs="Georgia"/>
        </w:rPr>
        <w:pPrChange w:id="947" w:author="Jade Raposa" w:date="2024-10-15T01:55:00Z">
          <w:pPr>
            <w:spacing w:after="0" w:line="480" w:lineRule="auto"/>
            <w:ind w:left="720"/>
            <w:jc w:val="both"/>
          </w:pPr>
        </w:pPrChange>
      </w:pPr>
    </w:p>
    <w:p w14:paraId="7BEEEF38" w14:textId="77777777" w:rsidR="008F456D" w:rsidRDefault="008F456D">
      <w:pPr>
        <w:pStyle w:val="ListParagraph"/>
        <w:numPr>
          <w:ilvl w:val="0"/>
          <w:numId w:val="10"/>
        </w:numPr>
        <w:spacing w:after="0" w:line="480" w:lineRule="auto"/>
        <w:jc w:val="both"/>
        <w:rPr>
          <w:del w:id="948" w:author="Jade Raposa" w:date="2024-10-15T01:53:00Z"/>
          <w:rFonts w:ascii="Georgia" w:eastAsia="Georgia" w:hAnsi="Georgia" w:cs="Georgia"/>
        </w:rPr>
        <w:pPrChange w:id="949" w:author="Jade Raposa" w:date="2024-10-15T01:55:00Z">
          <w:pPr>
            <w:spacing w:after="0" w:line="480" w:lineRule="auto"/>
            <w:ind w:left="720"/>
            <w:jc w:val="both"/>
          </w:pPr>
        </w:pPrChange>
      </w:pPr>
    </w:p>
    <w:p w14:paraId="22B7FF9C" w14:textId="77777777" w:rsidR="008F456D" w:rsidRDefault="008F456D">
      <w:pPr>
        <w:pStyle w:val="ListParagraph"/>
        <w:numPr>
          <w:ilvl w:val="0"/>
          <w:numId w:val="10"/>
        </w:numPr>
        <w:spacing w:after="0" w:line="480" w:lineRule="auto"/>
        <w:jc w:val="both"/>
        <w:rPr>
          <w:del w:id="950" w:author="Jade Raposa" w:date="2024-10-15T01:53:00Z"/>
          <w:rFonts w:ascii="Georgia" w:eastAsia="Georgia" w:hAnsi="Georgia" w:cs="Georgia"/>
        </w:rPr>
        <w:pPrChange w:id="951" w:author="Jade Raposa" w:date="2024-10-15T01:55:00Z">
          <w:pPr>
            <w:spacing w:after="0" w:line="480" w:lineRule="auto"/>
            <w:ind w:left="720"/>
            <w:jc w:val="both"/>
          </w:pPr>
        </w:pPrChange>
      </w:pPr>
    </w:p>
    <w:p w14:paraId="2E2A8F9B" w14:textId="77777777" w:rsidR="008F456D" w:rsidRDefault="008F456D">
      <w:pPr>
        <w:pStyle w:val="ListParagraph"/>
        <w:numPr>
          <w:ilvl w:val="0"/>
          <w:numId w:val="10"/>
        </w:numPr>
        <w:spacing w:after="0" w:line="480" w:lineRule="auto"/>
        <w:jc w:val="both"/>
        <w:rPr>
          <w:del w:id="952" w:author="Jade Raposa" w:date="2024-10-15T01:53:00Z"/>
          <w:rFonts w:ascii="Georgia" w:eastAsia="Georgia" w:hAnsi="Georgia" w:cs="Georgia"/>
        </w:rPr>
        <w:pPrChange w:id="953" w:author="Jade Raposa" w:date="2024-10-15T01:55:00Z">
          <w:pPr>
            <w:spacing w:after="0" w:line="480" w:lineRule="auto"/>
            <w:ind w:left="720"/>
            <w:jc w:val="both"/>
          </w:pPr>
        </w:pPrChange>
      </w:pPr>
    </w:p>
    <w:p w14:paraId="7A9E975E" w14:textId="77777777" w:rsidR="008F456D" w:rsidRDefault="002B278F">
      <w:pPr>
        <w:pStyle w:val="ListParagraph"/>
        <w:numPr>
          <w:ilvl w:val="0"/>
          <w:numId w:val="10"/>
        </w:numPr>
        <w:spacing w:after="0" w:line="480" w:lineRule="auto"/>
        <w:jc w:val="both"/>
        <w:rPr>
          <w:del w:id="954" w:author="Jade Raposa" w:date="2024-10-15T01:53:00Z"/>
          <w:rFonts w:ascii="Georgia" w:eastAsia="Georgia" w:hAnsi="Georgia" w:cs="Georgia"/>
        </w:rPr>
        <w:pPrChange w:id="955" w:author="Jade Raposa" w:date="2024-10-15T01:55:00Z">
          <w:pPr>
            <w:pStyle w:val="ListParagraph"/>
            <w:numPr>
              <w:numId w:val="4"/>
            </w:numPr>
            <w:spacing w:after="0" w:line="480" w:lineRule="auto"/>
            <w:jc w:val="both"/>
          </w:pPr>
        </w:pPrChange>
      </w:pPr>
      <w:del w:id="956" w:author="Jade Raposa" w:date="2024-10-15T01:53:00Z">
        <w:r>
          <w:rPr>
            <w:rFonts w:ascii="Georgia" w:eastAsia="Georgia" w:hAnsi="Georgia" w:cs="Georgia"/>
          </w:rPr>
          <w:delText>Learning Approach:</w:delText>
        </w:r>
      </w:del>
    </w:p>
    <w:p w14:paraId="2C0986A9" w14:textId="77777777" w:rsidR="008F456D" w:rsidRDefault="008F456D" w:rsidP="00422702">
      <w:pPr>
        <w:pStyle w:val="ListParagraph"/>
        <w:numPr>
          <w:ilvl w:val="0"/>
          <w:numId w:val="10"/>
        </w:numPr>
        <w:spacing w:after="0" w:line="480" w:lineRule="auto"/>
        <w:jc w:val="both"/>
        <w:rPr>
          <w:del w:id="957" w:author="Jade Raposa" w:date="2024-10-15T01:53:00Z"/>
          <w:rFonts w:ascii="Georgia" w:eastAsia="Georgia" w:hAnsi="Georgia" w:cs="Georgia"/>
        </w:rPr>
      </w:pPr>
    </w:p>
    <w:p w14:paraId="5EEDAF23" w14:textId="77777777" w:rsidR="008F456D" w:rsidRDefault="008F456D" w:rsidP="00422702">
      <w:pPr>
        <w:pStyle w:val="ListParagraph"/>
        <w:numPr>
          <w:ilvl w:val="0"/>
          <w:numId w:val="10"/>
        </w:numPr>
        <w:spacing w:after="0" w:line="480" w:lineRule="auto"/>
        <w:jc w:val="both"/>
        <w:rPr>
          <w:del w:id="958" w:author="Jade Raposa" w:date="2024-10-15T01:53:00Z"/>
          <w:rFonts w:ascii="Georgia" w:eastAsia="Georgia" w:hAnsi="Georgia" w:cs="Georgia"/>
        </w:rPr>
      </w:pPr>
    </w:p>
    <w:p w14:paraId="38BC4E2F" w14:textId="77777777" w:rsidR="008F456D" w:rsidRDefault="008F456D" w:rsidP="00422702">
      <w:pPr>
        <w:pStyle w:val="ListParagraph"/>
        <w:numPr>
          <w:ilvl w:val="0"/>
          <w:numId w:val="10"/>
        </w:numPr>
        <w:spacing w:after="0" w:line="480" w:lineRule="auto"/>
        <w:jc w:val="both"/>
        <w:rPr>
          <w:del w:id="959" w:author="Jade Raposa" w:date="2024-10-15T01:53:00Z"/>
          <w:rFonts w:ascii="Georgia" w:eastAsia="Georgia" w:hAnsi="Georgia" w:cs="Georgia"/>
        </w:rPr>
      </w:pPr>
    </w:p>
    <w:p w14:paraId="24B48298" w14:textId="77777777" w:rsidR="008F456D" w:rsidRDefault="008F456D" w:rsidP="00422702">
      <w:pPr>
        <w:pStyle w:val="ListParagraph"/>
        <w:numPr>
          <w:ilvl w:val="0"/>
          <w:numId w:val="10"/>
        </w:numPr>
        <w:spacing w:after="0" w:line="480" w:lineRule="auto"/>
        <w:jc w:val="both"/>
        <w:rPr>
          <w:del w:id="960" w:author="Jade Raposa" w:date="2024-10-15T01:53:00Z"/>
          <w:rFonts w:ascii="Georgia" w:eastAsia="Georgia" w:hAnsi="Georgia" w:cs="Georgia"/>
        </w:rPr>
      </w:pPr>
    </w:p>
    <w:p w14:paraId="4F8FFA30" w14:textId="77777777" w:rsidR="008F456D" w:rsidRDefault="008F456D" w:rsidP="00422702">
      <w:pPr>
        <w:pStyle w:val="ListParagraph"/>
        <w:numPr>
          <w:ilvl w:val="0"/>
          <w:numId w:val="10"/>
        </w:numPr>
        <w:spacing w:after="0" w:line="480" w:lineRule="auto"/>
        <w:jc w:val="both"/>
        <w:rPr>
          <w:del w:id="961" w:author="Jade Raposa" w:date="2024-10-15T01:53:00Z"/>
          <w:rFonts w:ascii="Georgia" w:eastAsia="Georgia" w:hAnsi="Georgia" w:cs="Georgia"/>
        </w:rPr>
      </w:pPr>
    </w:p>
    <w:p w14:paraId="37F8D317" w14:textId="77777777" w:rsidR="008F456D" w:rsidRDefault="002B278F">
      <w:pPr>
        <w:pStyle w:val="ListParagraph"/>
        <w:numPr>
          <w:ilvl w:val="0"/>
          <w:numId w:val="10"/>
        </w:numPr>
        <w:spacing w:after="0" w:line="480" w:lineRule="auto"/>
        <w:jc w:val="both"/>
        <w:rPr>
          <w:del w:id="962" w:author="Jade Raposa" w:date="2024-10-15T01:53:00Z"/>
          <w:rFonts w:ascii="Georgia" w:eastAsia="Georgia" w:hAnsi="Georgia" w:cs="Georgia"/>
        </w:rPr>
        <w:sectPr w:rsidR="008F456D">
          <w:headerReference w:type="default" r:id="rId86"/>
          <w:headerReference w:type="first" r:id="rId87"/>
          <w:pgSz w:w="12240" w:h="15840"/>
          <w:pgMar w:top="1530" w:right="1440" w:bottom="1440" w:left="2160" w:header="706" w:footer="706" w:gutter="0"/>
          <w:pgNumType w:start="7"/>
          <w:cols w:space="708"/>
          <w:titlePg/>
          <w:docGrid w:linePitch="360"/>
        </w:sectPr>
        <w:pPrChange w:id="963" w:author="Jade Raposa" w:date="2024-10-15T01:55:00Z">
          <w:pPr>
            <w:pStyle w:val="ListParagraph"/>
            <w:numPr>
              <w:numId w:val="4"/>
            </w:numPr>
            <w:spacing w:after="0" w:line="480" w:lineRule="auto"/>
            <w:jc w:val="both"/>
          </w:pPr>
        </w:pPrChange>
      </w:pPr>
      <w:del w:id="964" w:author="Jade Raposa" w:date="2024-10-15T01:53:00Z">
        <w:r>
          <w:rPr>
            <w:rFonts w:ascii="Georgia" w:eastAsia="Georgia" w:hAnsi="Georgia" w:cs="Georgia"/>
          </w:rPr>
          <w:delText>Certification and Reports:</w:delText>
        </w:r>
      </w:del>
    </w:p>
    <w:p w14:paraId="3121EBCF" w14:textId="77777777" w:rsidR="008F456D" w:rsidRDefault="008F456D">
      <w:pPr>
        <w:pStyle w:val="ListParagraph"/>
        <w:numPr>
          <w:ilvl w:val="0"/>
          <w:numId w:val="10"/>
        </w:numPr>
        <w:spacing w:after="0" w:line="480" w:lineRule="auto"/>
        <w:jc w:val="both"/>
        <w:rPr>
          <w:del w:id="965" w:author="Jade Raposa" w:date="2024-10-15T01:55:00Z"/>
          <w:rFonts w:ascii="Georgia" w:eastAsia="Georgia" w:hAnsi="Georgia" w:cs="Georgia"/>
        </w:rPr>
        <w:pPrChange w:id="966" w:author="Jade Raposa" w:date="2024-10-15T01:55:00Z">
          <w:pPr>
            <w:spacing w:after="0" w:line="480" w:lineRule="auto"/>
            <w:ind w:left="720"/>
            <w:jc w:val="both"/>
          </w:pPr>
        </w:pPrChange>
      </w:pPr>
    </w:p>
    <w:p w14:paraId="5106CAEF" w14:textId="77777777" w:rsidR="008F456D" w:rsidRDefault="008F456D" w:rsidP="00422702">
      <w:pPr>
        <w:pStyle w:val="ListParagraph"/>
        <w:numPr>
          <w:ilvl w:val="0"/>
          <w:numId w:val="10"/>
        </w:numPr>
        <w:spacing w:after="0" w:line="480" w:lineRule="auto"/>
        <w:jc w:val="both"/>
        <w:rPr>
          <w:del w:id="967" w:author="Jade Raposa" w:date="2024-10-15T01:53:00Z"/>
          <w:rFonts w:ascii="Georgia" w:eastAsia="Georgia" w:hAnsi="Georgia" w:cs="Georgia"/>
        </w:rPr>
      </w:pPr>
    </w:p>
    <w:p w14:paraId="679EFBDD" w14:textId="77777777" w:rsidR="008F456D" w:rsidRDefault="008F456D" w:rsidP="00422702">
      <w:pPr>
        <w:pStyle w:val="ListParagraph"/>
        <w:numPr>
          <w:ilvl w:val="0"/>
          <w:numId w:val="10"/>
        </w:numPr>
        <w:spacing w:after="0" w:line="480" w:lineRule="auto"/>
        <w:jc w:val="both"/>
        <w:rPr>
          <w:del w:id="968" w:author="Jade Raposa" w:date="2024-10-15T01:53:00Z"/>
          <w:rFonts w:ascii="Georgia" w:eastAsia="Georgia" w:hAnsi="Georgia" w:cs="Georgia"/>
        </w:rPr>
      </w:pPr>
    </w:p>
    <w:p w14:paraId="4E26E341" w14:textId="77777777" w:rsidR="008F456D" w:rsidRDefault="008F456D" w:rsidP="00422702">
      <w:pPr>
        <w:pStyle w:val="ListParagraph"/>
        <w:numPr>
          <w:ilvl w:val="0"/>
          <w:numId w:val="10"/>
        </w:numPr>
        <w:spacing w:after="0" w:line="480" w:lineRule="auto"/>
        <w:jc w:val="both"/>
        <w:rPr>
          <w:del w:id="969" w:author="Jade Raposa" w:date="2024-10-15T01:53:00Z"/>
          <w:rFonts w:ascii="Georgia" w:eastAsia="Georgia" w:hAnsi="Georgia" w:cs="Georgia"/>
        </w:rPr>
      </w:pPr>
    </w:p>
    <w:p w14:paraId="3AB43722" w14:textId="77777777" w:rsidR="008F456D" w:rsidRDefault="008F456D" w:rsidP="00422702">
      <w:pPr>
        <w:pStyle w:val="ListParagraph"/>
        <w:numPr>
          <w:ilvl w:val="0"/>
          <w:numId w:val="10"/>
        </w:numPr>
        <w:spacing w:after="0" w:line="480" w:lineRule="auto"/>
        <w:jc w:val="both"/>
        <w:rPr>
          <w:rFonts w:ascii="Georgia" w:eastAsia="Georgia" w:hAnsi="Georgia" w:cs="Georgia"/>
        </w:rPr>
      </w:pPr>
    </w:p>
    <w:p w14:paraId="7D602502" w14:textId="5F0C95CE" w:rsidR="008F456D" w:rsidRPr="009D0AE2" w:rsidRDefault="002B278F">
      <w:pPr>
        <w:pStyle w:val="ListParagraph"/>
        <w:numPr>
          <w:ilvl w:val="0"/>
          <w:numId w:val="9"/>
        </w:numPr>
        <w:spacing w:line="480" w:lineRule="auto"/>
        <w:jc w:val="both"/>
        <w:rPr>
          <w:rFonts w:ascii="Georgia" w:eastAsia="Georgia" w:hAnsi="Georgia" w:cs="Georgia"/>
          <w:rPrChange w:id="970" w:author="Jade Raposa" w:date="2024-10-15T01:55:00Z">
            <w:rPr/>
          </w:rPrChange>
        </w:rPr>
        <w:pPrChange w:id="971" w:author="Jade Raposa" w:date="2024-10-15T01:55:00Z">
          <w:pPr>
            <w:spacing w:after="0" w:line="480" w:lineRule="auto"/>
            <w:jc w:val="both"/>
          </w:pPr>
        </w:pPrChange>
      </w:pPr>
      <w:del w:id="972" w:author="Jade Raposa" w:date="2024-10-15T01:55:00Z">
        <w:r>
          <w:rPr>
            <w:rFonts w:ascii="Georgia" w:eastAsia="Georgia" w:hAnsi="Georgia" w:cs="Georgia"/>
            <w:rPrChange w:id="973" w:author="Jade Raposa" w:date="2024-10-15T01:55:00Z">
              <w:rPr/>
            </w:rPrChange>
          </w:rPr>
          <w:delText>2.</w:delText>
        </w:r>
        <w:r>
          <w:rPr>
            <w:rFonts w:ascii="Georgia" w:eastAsia="Georgia" w:hAnsi="Georgia" w:cs="Georgia"/>
            <w:rPrChange w:id="974" w:author="Jade Raposa" w:date="2024-10-15T01:55:00Z">
              <w:rPr/>
            </w:rPrChange>
          </w:rPr>
          <w:tab/>
        </w:r>
      </w:del>
      <w:r w:rsidR="00097AAA">
        <w:rPr>
          <w:rFonts w:ascii="Georgia" w:eastAsia="Georgia" w:hAnsi="Georgia" w:cs="Georgia"/>
        </w:rPr>
        <w:t>Benefits of the added</w:t>
      </w:r>
      <w:r w:rsidRPr="009D0AE2">
        <w:rPr>
          <w:rFonts w:ascii="Georgia" w:eastAsia="Georgia" w:hAnsi="Georgia" w:cs="Georgia"/>
          <w:rPrChange w:id="975" w:author="Jade Raposa" w:date="2024-10-15T01:55:00Z">
            <w:rPr/>
          </w:rPrChange>
        </w:rPr>
        <w:t xml:space="preserve"> features of the system:</w:t>
      </w:r>
    </w:p>
    <w:p w14:paraId="6D72BA6F" w14:textId="5E7C4E2D" w:rsidR="009D0AE2" w:rsidRDefault="00C003C1" w:rsidP="00F03D37">
      <w:pPr>
        <w:pStyle w:val="ListParagraph"/>
        <w:numPr>
          <w:ilvl w:val="1"/>
          <w:numId w:val="9"/>
        </w:numPr>
        <w:spacing w:line="480" w:lineRule="auto"/>
        <w:jc w:val="both"/>
        <w:rPr>
          <w:rFonts w:ascii="Georgia" w:eastAsia="Georgia" w:hAnsi="Georgia" w:cs="Georgia"/>
        </w:rPr>
      </w:pPr>
      <w:r>
        <w:rPr>
          <w:rFonts w:ascii="Georgia" w:eastAsia="Georgia" w:hAnsi="Georgia" w:cs="Georgia"/>
        </w:rPr>
        <w:t>Mentor Selection:</w:t>
      </w:r>
      <w:r w:rsidR="00F03D37">
        <w:rPr>
          <w:rFonts w:ascii="Georgia" w:eastAsia="Georgia" w:hAnsi="Georgia" w:cs="Georgia"/>
        </w:rPr>
        <w:t xml:space="preserve"> </w:t>
      </w:r>
      <w:r w:rsidR="00F03D37" w:rsidRPr="00F03D37">
        <w:rPr>
          <w:rFonts w:ascii="Georgia" w:eastAsia="Georgia" w:hAnsi="Georgia" w:cs="Georgia"/>
        </w:rPr>
        <w:t>By allowing students to search for mentors based on specific criteria such as expertise</w:t>
      </w:r>
      <w:r w:rsidR="00F03D37">
        <w:rPr>
          <w:rFonts w:ascii="Georgia" w:eastAsia="Georgia" w:hAnsi="Georgia" w:cs="Georgia"/>
        </w:rPr>
        <w:t xml:space="preserve"> and</w:t>
      </w:r>
      <w:r w:rsidR="00F03D37" w:rsidRPr="00F03D37">
        <w:rPr>
          <w:rFonts w:ascii="Georgia" w:eastAsia="Georgia" w:hAnsi="Georgia" w:cs="Georgia"/>
        </w:rPr>
        <w:t xml:space="preserve"> availability, the app ensures that students are paired with mentors who best meet their needs. This tailored approach enhances the effectiveness of the mentoring relationship, leading to more personalized and impactful guidance. </w:t>
      </w:r>
      <w:r w:rsidR="00E97300">
        <w:rPr>
          <w:rFonts w:ascii="Georgia" w:eastAsia="Georgia" w:hAnsi="Georgia" w:cs="Georgia"/>
        </w:rPr>
        <w:t>Also</w:t>
      </w:r>
      <w:r w:rsidR="00F03D37" w:rsidRPr="00F03D37">
        <w:rPr>
          <w:rFonts w:ascii="Georgia" w:eastAsia="Georgia" w:hAnsi="Georgia" w:cs="Georgia"/>
        </w:rPr>
        <w:t>, the app's user-friendly interface save</w:t>
      </w:r>
      <w:r w:rsidR="00E97300">
        <w:rPr>
          <w:rFonts w:ascii="Georgia" w:eastAsia="Georgia" w:hAnsi="Georgia" w:cs="Georgia"/>
        </w:rPr>
        <w:t>s</w:t>
      </w:r>
      <w:r w:rsidR="00F03D37" w:rsidRPr="00F03D37">
        <w:rPr>
          <w:rFonts w:ascii="Georgia" w:eastAsia="Georgia" w:hAnsi="Georgia" w:cs="Georgia"/>
        </w:rPr>
        <w:t xml:space="preserve"> time and reduce the frustration associated with manual mentor selection.</w:t>
      </w:r>
    </w:p>
    <w:p w14:paraId="08E7E7A1" w14:textId="58F05220" w:rsidR="009D0AE2" w:rsidRDefault="00C003C1" w:rsidP="00BD54F6">
      <w:pPr>
        <w:pStyle w:val="ListParagraph"/>
        <w:numPr>
          <w:ilvl w:val="1"/>
          <w:numId w:val="9"/>
        </w:numPr>
        <w:spacing w:line="480" w:lineRule="auto"/>
        <w:jc w:val="both"/>
        <w:rPr>
          <w:rFonts w:ascii="Georgia" w:eastAsia="Georgia" w:hAnsi="Georgia" w:cs="Georgia"/>
        </w:rPr>
      </w:pPr>
      <w:r>
        <w:rPr>
          <w:rFonts w:ascii="Georgia" w:eastAsia="Georgia" w:hAnsi="Georgia" w:cs="Georgia"/>
        </w:rPr>
        <w:t>Learning Approach:</w:t>
      </w:r>
      <w:r w:rsidR="00EE19DE">
        <w:rPr>
          <w:rFonts w:ascii="Georgia" w:eastAsia="Georgia" w:hAnsi="Georgia" w:cs="Georgia"/>
        </w:rPr>
        <w:t xml:space="preserve"> </w:t>
      </w:r>
      <w:r w:rsidR="00633655">
        <w:rPr>
          <w:rFonts w:ascii="Georgia" w:eastAsia="Georgia" w:hAnsi="Georgia" w:cs="Georgia"/>
        </w:rPr>
        <w:t xml:space="preserve">The app </w:t>
      </w:r>
      <w:r w:rsidR="00633655" w:rsidRPr="00633655">
        <w:rPr>
          <w:rFonts w:ascii="Georgia" w:eastAsia="Georgia" w:hAnsi="Georgia" w:cs="Georgia"/>
        </w:rPr>
        <w:t xml:space="preserve">transforms learning by providing individual learners with </w:t>
      </w:r>
      <w:r w:rsidR="00633655">
        <w:rPr>
          <w:rFonts w:ascii="Georgia" w:eastAsia="Georgia" w:hAnsi="Georgia" w:cs="Georgia"/>
        </w:rPr>
        <w:t xml:space="preserve">different </w:t>
      </w:r>
      <w:r w:rsidR="00633655" w:rsidRPr="00633655">
        <w:rPr>
          <w:rFonts w:ascii="Georgia" w:eastAsia="Georgia" w:hAnsi="Georgia" w:cs="Georgia"/>
        </w:rPr>
        <w:t xml:space="preserve">paths and resources. </w:t>
      </w:r>
      <w:r w:rsidR="00633655">
        <w:rPr>
          <w:rFonts w:ascii="Georgia" w:eastAsia="Georgia" w:hAnsi="Georgia" w:cs="Georgia"/>
        </w:rPr>
        <w:t>It</w:t>
      </w:r>
      <w:r w:rsidR="00633655" w:rsidRPr="00633655">
        <w:rPr>
          <w:rFonts w:ascii="Georgia" w:eastAsia="Georgia" w:hAnsi="Georgia" w:cs="Georgia"/>
        </w:rPr>
        <w:t xml:space="preserve"> offers an interface that is close to a classroom, which provides access to study materials, activities, and tracking for students. This will help accommodate different learning styles and paces, which generally promote higher engagement and motivation. Dynamic courses, assessments, and interactive features such as quizzes and </w:t>
      </w:r>
      <w:r w:rsidR="00BD54F6">
        <w:rPr>
          <w:rFonts w:ascii="Georgia" w:eastAsia="Georgia" w:hAnsi="Georgia" w:cs="Georgia"/>
        </w:rPr>
        <w:t>direct-messaging</w:t>
      </w:r>
      <w:r w:rsidR="00633655" w:rsidRPr="00633655">
        <w:rPr>
          <w:rFonts w:ascii="Georgia" w:eastAsia="Georgia" w:hAnsi="Georgia" w:cs="Georgia"/>
        </w:rPr>
        <w:t xml:space="preserve"> all seem to foster self-directed learning and encourage students toward their academic goals. It allows the student to have control over his own education in a flexible, adaptive learning environment and has an overall effect of creating a better learning experience for </w:t>
      </w:r>
      <w:r w:rsidR="00BD54F6">
        <w:rPr>
          <w:rFonts w:ascii="Georgia" w:eastAsia="Georgia" w:hAnsi="Georgia" w:cs="Georgia"/>
        </w:rPr>
        <w:t>them</w:t>
      </w:r>
      <w:r w:rsidR="00633655" w:rsidRPr="00633655">
        <w:rPr>
          <w:rFonts w:ascii="Georgia" w:eastAsia="Georgia" w:hAnsi="Georgia" w:cs="Georgia"/>
        </w:rPr>
        <w:t>.</w:t>
      </w:r>
    </w:p>
    <w:p w14:paraId="65A5BCD6" w14:textId="02C435A7" w:rsidR="008F456D" w:rsidRDefault="00C003C1" w:rsidP="0076741D">
      <w:pPr>
        <w:pStyle w:val="ListParagraph"/>
        <w:numPr>
          <w:ilvl w:val="1"/>
          <w:numId w:val="9"/>
        </w:numPr>
        <w:spacing w:line="480" w:lineRule="auto"/>
        <w:jc w:val="both"/>
        <w:rPr>
          <w:ins w:id="976" w:author="Jade Raposa" w:date="2024-10-15T01:57:00Z"/>
        </w:rPr>
      </w:pPr>
      <w:r>
        <w:rPr>
          <w:rFonts w:ascii="Georgia" w:eastAsia="Georgia" w:hAnsi="Georgia" w:cs="Georgia"/>
        </w:rPr>
        <w:t>Certification and Reporting:</w:t>
      </w:r>
      <w:r w:rsidR="0034020E">
        <w:rPr>
          <w:rFonts w:ascii="Georgia" w:eastAsia="Georgia" w:hAnsi="Georgia" w:cs="Georgia"/>
        </w:rPr>
        <w:t xml:space="preserve"> </w:t>
      </w:r>
      <w:r w:rsidR="0076741D" w:rsidRPr="0076741D">
        <w:rPr>
          <w:rFonts w:ascii="Georgia" w:eastAsia="Georgia" w:hAnsi="Georgia" w:cs="Georgia"/>
        </w:rPr>
        <w:t xml:space="preserve">The app introduces efficient mechanisms for tracking academic progress and </w:t>
      </w:r>
      <w:r w:rsidR="0076741D">
        <w:rPr>
          <w:rFonts w:ascii="Georgia" w:eastAsia="Georgia" w:hAnsi="Georgia" w:cs="Georgia"/>
        </w:rPr>
        <w:t>distributing</w:t>
      </w:r>
      <w:r w:rsidR="0076741D" w:rsidRPr="0076741D">
        <w:rPr>
          <w:rFonts w:ascii="Georgia" w:eastAsia="Georgia" w:hAnsi="Georgia" w:cs="Georgia"/>
        </w:rPr>
        <w:t xml:space="preserve"> certifications. Mentors can easily monitor student performance, input scores from activities, and </w:t>
      </w:r>
      <w:r w:rsidR="0076741D" w:rsidRPr="0076741D">
        <w:rPr>
          <w:rFonts w:ascii="Georgia" w:eastAsia="Georgia" w:hAnsi="Georgia" w:cs="Georgia"/>
        </w:rPr>
        <w:lastRenderedPageBreak/>
        <w:t xml:space="preserve">provide detailed reports on student progress. It enables the students to know their strengths and weaknesses and receive immediate feedback. </w:t>
      </w:r>
      <w:r w:rsidR="00B001DA" w:rsidRPr="00B001DA">
        <w:rPr>
          <w:rFonts w:ascii="Georgia" w:eastAsia="Georgia" w:hAnsi="Georgia" w:cs="Georgia"/>
        </w:rPr>
        <w:t>After successful completion and evaluation of tasks and assessments, the students are given personal certificates of accomplishment for the work done. These certificates are available and can be downloaded, thus becoming actual proof that students have learned and even gained development. The streamlining the reporting and certification process helps motivate students in more ways than one.</w:t>
      </w:r>
    </w:p>
    <w:p w14:paraId="6FCA7D3E" w14:textId="77777777" w:rsidR="008F456D" w:rsidRPr="008F456D" w:rsidRDefault="002B278F">
      <w:pPr>
        <w:pStyle w:val="ListParagraph"/>
        <w:numPr>
          <w:ilvl w:val="0"/>
          <w:numId w:val="9"/>
        </w:numPr>
        <w:spacing w:after="0" w:line="480" w:lineRule="auto"/>
        <w:jc w:val="both"/>
        <w:rPr>
          <w:rFonts w:ascii="Georgia" w:eastAsia="Georgia" w:hAnsi="Georgia" w:cs="Georgia"/>
          <w:rPrChange w:id="977" w:author="Jade Raposa" w:date="2024-10-15T01:57:00Z">
            <w:rPr/>
          </w:rPrChange>
        </w:rPr>
        <w:pPrChange w:id="978" w:author="Jade Raposa" w:date="2024-10-15T01:57:00Z">
          <w:pPr>
            <w:spacing w:after="0" w:line="480" w:lineRule="auto"/>
            <w:jc w:val="both"/>
          </w:pPr>
        </w:pPrChange>
      </w:pPr>
      <w:ins w:id="979" w:author="Jade Raposa" w:date="2024-10-15T01:57:00Z">
        <w:r>
          <w:rPr>
            <w:rFonts w:ascii="Georgia" w:eastAsia="Georgia" w:hAnsi="Georgia" w:cs="Georgia"/>
          </w:rPr>
          <w:t>The system was evaluated using the ISO 25010 quality model.</w:t>
        </w:r>
      </w:ins>
      <w:del w:id="980" w:author="Jade Raposa" w:date="2024-10-15T01:57:00Z">
        <w:r>
          <w:rPr>
            <w:rFonts w:ascii="Georgia" w:eastAsia="Georgia" w:hAnsi="Georgia" w:cs="Georgia"/>
            <w:rPrChange w:id="981" w:author="Jade Raposa" w:date="2024-10-15T01:57:00Z">
              <w:rPr/>
            </w:rPrChange>
          </w:rPr>
          <w:delText>3.</w:delText>
        </w:r>
        <w:r>
          <w:rPr>
            <w:rFonts w:ascii="Georgia" w:eastAsia="Georgia" w:hAnsi="Georgia" w:cs="Georgia"/>
            <w:rPrChange w:id="982" w:author="Jade Raposa" w:date="2024-10-15T01:57:00Z">
              <w:rPr/>
            </w:rPrChange>
          </w:rPr>
          <w:tab/>
          <w:delText>The system was evaluated using the ISO 25010 quality model.</w:delText>
        </w:r>
      </w:del>
    </w:p>
    <w:p w14:paraId="46339E25" w14:textId="10DB1ED9" w:rsidR="008F456D" w:rsidRPr="008F456D" w:rsidRDefault="002B278F">
      <w:pPr>
        <w:pStyle w:val="ListParagraph"/>
        <w:numPr>
          <w:ilvl w:val="0"/>
          <w:numId w:val="18"/>
        </w:numPr>
        <w:spacing w:after="0" w:line="480" w:lineRule="auto"/>
        <w:jc w:val="both"/>
        <w:rPr>
          <w:rFonts w:ascii="Georgia" w:eastAsia="Georgia" w:hAnsi="Georgia" w:cs="Georgia"/>
          <w:rPrChange w:id="983" w:author="Jade Raposa" w:date="2024-10-15T01:58:00Z">
            <w:rPr/>
          </w:rPrChange>
        </w:rPr>
        <w:pPrChange w:id="984" w:author="Jade Raposa" w:date="2024-10-15T01:58:00Z">
          <w:pPr>
            <w:spacing w:after="0" w:line="480" w:lineRule="auto"/>
            <w:ind w:left="720"/>
            <w:jc w:val="both"/>
          </w:pPr>
        </w:pPrChange>
      </w:pPr>
      <w:del w:id="985" w:author="Jade Raposa" w:date="2024-10-15T01:58:00Z">
        <w:r>
          <w:rPr>
            <w:rFonts w:ascii="Georgia" w:eastAsia="Georgia" w:hAnsi="Georgia" w:cs="Georgia"/>
            <w:rPrChange w:id="986" w:author="Jade Raposa" w:date="2024-10-15T01:58:00Z">
              <w:rPr/>
            </w:rPrChange>
          </w:rPr>
          <w:delText>a.</w:delText>
        </w:r>
        <w:r>
          <w:rPr>
            <w:rFonts w:ascii="Georgia" w:eastAsia="Georgia" w:hAnsi="Georgia" w:cs="Georgia"/>
            <w:rPrChange w:id="987" w:author="Jade Raposa" w:date="2024-10-15T01:58:00Z">
              <w:rPr/>
            </w:rPrChange>
          </w:rPr>
          <w:tab/>
        </w:r>
      </w:del>
      <w:r>
        <w:rPr>
          <w:rFonts w:ascii="Georgia" w:eastAsia="Georgia" w:hAnsi="Georgia" w:cs="Georgia"/>
          <w:rPrChange w:id="988" w:author="Jade Raposa" w:date="2024-10-15T01:58:00Z">
            <w:rPr/>
          </w:rPrChange>
        </w:rPr>
        <w:t xml:space="preserve">Usability: </w:t>
      </w:r>
    </w:p>
    <w:p w14:paraId="2E856968" w14:textId="3BBE5BF8" w:rsidR="00BD73F4" w:rsidRDefault="002B278F" w:rsidP="00BD73F4">
      <w:pPr>
        <w:pStyle w:val="ListParagraph"/>
        <w:numPr>
          <w:ilvl w:val="0"/>
          <w:numId w:val="18"/>
        </w:numPr>
        <w:spacing w:after="0" w:line="480" w:lineRule="auto"/>
        <w:jc w:val="both"/>
        <w:rPr>
          <w:rFonts w:ascii="Georgia" w:eastAsia="Georgia" w:hAnsi="Georgia" w:cs="Georgia"/>
        </w:rPr>
      </w:pPr>
      <w:del w:id="989" w:author="Jade Raposa" w:date="2024-10-15T01:58:00Z">
        <w:r>
          <w:rPr>
            <w:rFonts w:ascii="Georgia" w:eastAsia="Georgia" w:hAnsi="Georgia" w:cs="Georgia"/>
            <w:rPrChange w:id="990" w:author="Jade Raposa" w:date="2024-10-15T01:58:00Z">
              <w:rPr/>
            </w:rPrChange>
          </w:rPr>
          <w:delText>b.</w:delText>
        </w:r>
        <w:r>
          <w:rPr>
            <w:rFonts w:ascii="Georgia" w:eastAsia="Georgia" w:hAnsi="Georgia" w:cs="Georgia"/>
            <w:rPrChange w:id="991" w:author="Jade Raposa" w:date="2024-10-15T01:58:00Z">
              <w:rPr/>
            </w:rPrChange>
          </w:rPr>
          <w:tab/>
        </w:r>
      </w:del>
      <w:r>
        <w:rPr>
          <w:rFonts w:ascii="Georgia" w:eastAsia="Georgia" w:hAnsi="Georgia" w:cs="Georgia"/>
          <w:rPrChange w:id="992" w:author="Jade Raposa" w:date="2024-10-15T01:58:00Z">
            <w:rPr/>
          </w:rPrChange>
        </w:rPr>
        <w:t xml:space="preserve">Reliability: </w:t>
      </w:r>
    </w:p>
    <w:p w14:paraId="5AE9860D" w14:textId="692140C3" w:rsidR="008F456D" w:rsidRDefault="00BD73F4" w:rsidP="00BD73F4">
      <w:pPr>
        <w:pStyle w:val="ListParagraph"/>
        <w:numPr>
          <w:ilvl w:val="0"/>
          <w:numId w:val="18"/>
        </w:numPr>
        <w:spacing w:after="0" w:line="480" w:lineRule="auto"/>
        <w:jc w:val="both"/>
        <w:rPr>
          <w:rFonts w:ascii="Georgia" w:eastAsia="Georgia" w:hAnsi="Georgia" w:cs="Georgia"/>
        </w:rPr>
      </w:pPr>
      <w:r w:rsidRPr="00BD73F4">
        <w:rPr>
          <w:rFonts w:ascii="Georgia" w:eastAsia="Georgia" w:hAnsi="Georgia" w:cs="Georgia"/>
        </w:rPr>
        <w:t xml:space="preserve">Maintainability: </w:t>
      </w:r>
    </w:p>
    <w:p w14:paraId="747A4280" w14:textId="3AFF99CF" w:rsidR="00BD73F4" w:rsidRPr="00BD73F4" w:rsidRDefault="00BD73F4" w:rsidP="00BD73F4">
      <w:pPr>
        <w:pStyle w:val="ListParagraph"/>
        <w:numPr>
          <w:ilvl w:val="0"/>
          <w:numId w:val="18"/>
        </w:numPr>
        <w:spacing w:after="0" w:line="480" w:lineRule="auto"/>
        <w:jc w:val="both"/>
        <w:rPr>
          <w:ins w:id="993" w:author="Jade Raposa" w:date="2024-10-15T02:03:00Z"/>
          <w:rFonts w:ascii="Georgia" w:eastAsia="Georgia" w:hAnsi="Georgia" w:cs="Georgia"/>
        </w:rPr>
      </w:pPr>
      <w:r w:rsidRPr="00BD73F4">
        <w:rPr>
          <w:rFonts w:ascii="Georgia" w:eastAsia="Georgia" w:hAnsi="Georgia" w:cs="Georgia"/>
        </w:rPr>
        <w:t>Portability:</w:t>
      </w:r>
    </w:p>
    <w:p w14:paraId="51717263" w14:textId="77777777" w:rsidR="00266C5F" w:rsidRDefault="00266C5F">
      <w:pPr>
        <w:pStyle w:val="Heading2"/>
        <w:spacing w:line="480" w:lineRule="auto"/>
        <w:jc w:val="both"/>
        <w:rPr>
          <w:rFonts w:eastAsia="Georgia"/>
        </w:rPr>
        <w:sectPr w:rsidR="00266C5F">
          <w:headerReference w:type="default" r:id="rId88"/>
          <w:headerReference w:type="first" r:id="rId89"/>
          <w:pgSz w:w="12240" w:h="15840"/>
          <w:pgMar w:top="1620" w:right="1440" w:bottom="1440" w:left="2160" w:header="706" w:footer="706" w:gutter="0"/>
          <w:pgNumType w:start="7"/>
          <w:cols w:space="708"/>
          <w:titlePg/>
          <w:docGrid w:linePitch="360"/>
        </w:sectPr>
      </w:pPr>
    </w:p>
    <w:p w14:paraId="4AB1117B" w14:textId="77777777" w:rsidR="008F456D" w:rsidRDefault="002B278F">
      <w:pPr>
        <w:pStyle w:val="Heading2"/>
        <w:spacing w:line="480" w:lineRule="auto"/>
        <w:jc w:val="both"/>
        <w:rPr>
          <w:ins w:id="1000" w:author="Jade Raposa" w:date="2024-10-15T02:03:00Z"/>
          <w:rFonts w:eastAsia="Georgia"/>
        </w:rPr>
        <w:pPrChange w:id="1001" w:author="Jade Raposa" w:date="2024-10-15T02:04:00Z">
          <w:pPr>
            <w:spacing w:after="0" w:line="480" w:lineRule="auto"/>
            <w:jc w:val="both"/>
          </w:pPr>
        </w:pPrChange>
      </w:pPr>
      <w:ins w:id="1002" w:author="Jade Raposa" w:date="2024-10-15T02:03:00Z">
        <w:r>
          <w:rPr>
            <w:rFonts w:eastAsia="Georgia"/>
          </w:rPr>
          <w:lastRenderedPageBreak/>
          <w:t>CONCLUSIONS</w:t>
        </w:r>
      </w:ins>
    </w:p>
    <w:p w14:paraId="006A5420" w14:textId="77777777" w:rsidR="008F456D" w:rsidRDefault="002B278F" w:rsidP="00616D7E">
      <w:pPr>
        <w:spacing w:after="0" w:line="480" w:lineRule="auto"/>
        <w:ind w:firstLine="720"/>
        <w:jc w:val="both"/>
        <w:rPr>
          <w:rFonts w:ascii="Georgia" w:eastAsia="Georgia" w:hAnsi="Georgia" w:cs="Georgia"/>
        </w:rPr>
      </w:pPr>
      <w:ins w:id="1003" w:author="Jade Raposa" w:date="2024-10-15T02:04:00Z">
        <w:r>
          <w:rPr>
            <w:rFonts w:ascii="Georgia" w:eastAsia="Georgia" w:hAnsi="Georgia" w:cs="Georgia"/>
          </w:rPr>
          <w:t>Based on the findings, the conclusions below were derived:</w:t>
        </w:r>
      </w:ins>
    </w:p>
    <w:p w14:paraId="7DF2C46E" w14:textId="77777777" w:rsidR="00FD2A13" w:rsidRDefault="00FD2A13" w:rsidP="002B278F">
      <w:pPr>
        <w:pStyle w:val="ListParagraph"/>
        <w:numPr>
          <w:ilvl w:val="0"/>
          <w:numId w:val="19"/>
        </w:numPr>
        <w:spacing w:after="0" w:line="480" w:lineRule="auto"/>
        <w:jc w:val="both"/>
        <w:rPr>
          <w:rFonts w:ascii="Georgia" w:eastAsia="Georgia" w:hAnsi="Georgia" w:cs="Georgia"/>
        </w:rPr>
      </w:pPr>
      <w:r>
        <w:rPr>
          <w:rFonts w:ascii="Georgia" w:eastAsia="Georgia" w:hAnsi="Georgia" w:cs="Georgia"/>
        </w:rPr>
        <w:t>T</w:t>
      </w:r>
      <w:r w:rsidRPr="00FD2A13">
        <w:rPr>
          <w:rFonts w:ascii="Georgia" w:eastAsia="Georgia" w:hAnsi="Georgia" w:cs="Georgia"/>
        </w:rPr>
        <w:t xml:space="preserve">he study identified various challenges which involve both the learners and educators in the School of Engineering and Computer Studies (SOECS). Key challenges include inability to find appropriate mentors particularly when searching in person; existence of a one-size-fits-all learning approach which is never good for working through different kinds of learning styles, which will always pop out to the school's system and means of teaching, and mechanisms which are inefficient in tracking academic progress together with obtaining certifications. Most students experience difficulties in course content that is too challenging, irrelevant to their career goals, or does not have hands-on experience. In addition, scheduling conflicts and dissatisfaction with faculty further complicate the academic journey. These challenges call for a more personalized, flexible, and supportive educational environment. </w:t>
      </w:r>
    </w:p>
    <w:p w14:paraId="06D797F3" w14:textId="3E745D22" w:rsidR="00B04E8B" w:rsidRDefault="00B04E8B" w:rsidP="002B278F">
      <w:pPr>
        <w:pStyle w:val="ListParagraph"/>
        <w:numPr>
          <w:ilvl w:val="0"/>
          <w:numId w:val="19"/>
        </w:numPr>
        <w:spacing w:after="0" w:line="480" w:lineRule="auto"/>
        <w:jc w:val="both"/>
        <w:rPr>
          <w:rFonts w:ascii="Georgia" w:eastAsia="Georgia" w:hAnsi="Georgia" w:cs="Georgia"/>
        </w:rPr>
      </w:pPr>
      <w:r w:rsidRPr="00B04E8B">
        <w:rPr>
          <w:rFonts w:ascii="Georgia" w:eastAsia="Georgia" w:hAnsi="Georgia" w:cs="Georgia"/>
        </w:rPr>
        <w:t>The Mentor-Shift application address</w:t>
      </w:r>
      <w:r w:rsidR="00EA571A">
        <w:rPr>
          <w:rFonts w:ascii="Georgia" w:eastAsia="Georgia" w:hAnsi="Georgia" w:cs="Georgia"/>
        </w:rPr>
        <w:t xml:space="preserve">es </w:t>
      </w:r>
      <w:r w:rsidRPr="00B04E8B">
        <w:rPr>
          <w:rFonts w:ascii="Georgia" w:eastAsia="Georgia" w:hAnsi="Georgia" w:cs="Georgia"/>
        </w:rPr>
        <w:t xml:space="preserve">these problems </w:t>
      </w:r>
      <w:r w:rsidR="00EA571A">
        <w:rPr>
          <w:rFonts w:ascii="Georgia" w:eastAsia="Georgia" w:hAnsi="Georgia" w:cs="Georgia"/>
        </w:rPr>
        <w:t>effectively</w:t>
      </w:r>
      <w:r w:rsidRPr="00B04E8B">
        <w:rPr>
          <w:rFonts w:ascii="Georgia" w:eastAsia="Georgia" w:hAnsi="Georgia" w:cs="Georgia"/>
        </w:rPr>
        <w:t xml:space="preserve">. In fact, the whole mentoring process is simplified through this application, providing students with the best matches in terms of academic needs and preferences regarding mentor selection. It offers personalized learning paths and resources, therefore improving student engagement and motivation based on different learning styles and paces. There will be efficient mechanisms with this app for tracking one's academic progress and for earning certifications in order to give instant feedback and proof of their achievement. Alongside virtual office hours, more interactive and engaging mentoring comes with real-time </w:t>
      </w:r>
      <w:r w:rsidR="00EA571A">
        <w:rPr>
          <w:rFonts w:ascii="Georgia" w:eastAsia="Georgia" w:hAnsi="Georgia" w:cs="Georgia"/>
        </w:rPr>
        <w:t>approach</w:t>
      </w:r>
      <w:r w:rsidRPr="00B04E8B">
        <w:rPr>
          <w:rFonts w:ascii="Georgia" w:eastAsia="Georgia" w:hAnsi="Georgia" w:cs="Georgia"/>
        </w:rPr>
        <w:t xml:space="preserve"> for communication like messaging, resources, and personalized paths. </w:t>
      </w:r>
    </w:p>
    <w:p w14:paraId="744E5C0B" w14:textId="60FDE218" w:rsidR="0083666C" w:rsidRPr="00616D7E" w:rsidRDefault="0083666C" w:rsidP="002B278F">
      <w:pPr>
        <w:pStyle w:val="ListParagraph"/>
        <w:numPr>
          <w:ilvl w:val="0"/>
          <w:numId w:val="19"/>
        </w:numPr>
        <w:spacing w:after="0" w:line="480" w:lineRule="auto"/>
        <w:jc w:val="both"/>
        <w:rPr>
          <w:ins w:id="1004" w:author="Jade Raposa" w:date="2024-10-15T02:03:00Z"/>
          <w:rFonts w:ascii="Georgia" w:eastAsia="Georgia" w:hAnsi="Georgia" w:cs="Georgia"/>
        </w:rPr>
      </w:pPr>
      <w:r>
        <w:rPr>
          <w:rFonts w:ascii="Georgia" w:eastAsia="Georgia" w:hAnsi="Georgia" w:cs="Georgia"/>
        </w:rPr>
        <w:t>(ISO evaluation</w:t>
      </w:r>
      <w:r w:rsidR="007F0740">
        <w:rPr>
          <w:rFonts w:ascii="Georgia" w:eastAsia="Georgia" w:hAnsi="Georgia" w:cs="Georgia"/>
        </w:rPr>
        <w:t xml:space="preserve"> conclusion</w:t>
      </w:r>
      <w:r>
        <w:rPr>
          <w:rFonts w:ascii="Georgia" w:eastAsia="Georgia" w:hAnsi="Georgia" w:cs="Georgia"/>
        </w:rPr>
        <w:t>)</w:t>
      </w:r>
    </w:p>
    <w:p w14:paraId="53103274" w14:textId="77777777" w:rsidR="008F456D" w:rsidRDefault="002B278F" w:rsidP="001B0C95">
      <w:pPr>
        <w:pStyle w:val="Heading2"/>
        <w:spacing w:beforeAutospacing="0" w:after="240" w:afterAutospacing="0" w:line="480" w:lineRule="auto"/>
        <w:jc w:val="both"/>
        <w:rPr>
          <w:rFonts w:eastAsia="Georgia"/>
        </w:rPr>
      </w:pPr>
      <w:ins w:id="1005" w:author="Jade Raposa" w:date="2024-10-15T02:03:00Z">
        <w:r>
          <w:rPr>
            <w:rFonts w:eastAsia="Georgia"/>
          </w:rPr>
          <w:lastRenderedPageBreak/>
          <w:t>RECOMMENDATIONS</w:t>
        </w:r>
      </w:ins>
    </w:p>
    <w:p w14:paraId="0A4437F7" w14:textId="77777777" w:rsidR="00230C25" w:rsidRPr="008017D9" w:rsidRDefault="005A4CA8" w:rsidP="00ED3AF6">
      <w:pPr>
        <w:spacing w:after="0" w:line="480" w:lineRule="auto"/>
        <w:ind w:firstLine="720"/>
        <w:jc w:val="both"/>
        <w:rPr>
          <w:rFonts w:ascii="Georgia" w:hAnsi="Georgia"/>
          <w:b/>
          <w:bCs/>
        </w:rPr>
      </w:pPr>
      <w:r w:rsidRPr="008017D9">
        <w:rPr>
          <w:rFonts w:ascii="Georgia" w:hAnsi="Georgia"/>
        </w:rPr>
        <w:t>Based on the conclusions, the following recommendations were formulated.</w:t>
      </w:r>
    </w:p>
    <w:p w14:paraId="1A862680" w14:textId="6A25AD9C" w:rsidR="00230C25" w:rsidRPr="004569ED" w:rsidRDefault="00D30D37" w:rsidP="004569ED">
      <w:pPr>
        <w:pStyle w:val="ListParagraph"/>
        <w:numPr>
          <w:ilvl w:val="0"/>
          <w:numId w:val="22"/>
        </w:numPr>
        <w:spacing w:line="480" w:lineRule="auto"/>
        <w:jc w:val="both"/>
        <w:rPr>
          <w:rFonts w:ascii="Georgia" w:hAnsi="Georgia"/>
        </w:rPr>
      </w:pPr>
      <w:r w:rsidRPr="004569ED">
        <w:rPr>
          <w:rFonts w:ascii="Georgia" w:hAnsi="Georgia"/>
        </w:rPr>
        <w:t xml:space="preserve">Dynamic </w:t>
      </w:r>
      <w:r w:rsidR="005313D1" w:rsidRPr="004569ED">
        <w:rPr>
          <w:rFonts w:ascii="Georgia" w:hAnsi="Georgia"/>
        </w:rPr>
        <w:t>Cloud-based</w:t>
      </w:r>
      <w:r w:rsidRPr="004569ED">
        <w:rPr>
          <w:rFonts w:ascii="Georgia" w:hAnsi="Georgia"/>
        </w:rPr>
        <w:t xml:space="preserve"> Storage</w:t>
      </w:r>
      <w:r w:rsidR="0053299A" w:rsidRPr="004569ED">
        <w:rPr>
          <w:rFonts w:ascii="Georgia" w:hAnsi="Georgia"/>
        </w:rPr>
        <w:t>:</w:t>
      </w:r>
      <w:r w:rsidR="00517074" w:rsidRPr="004569ED">
        <w:rPr>
          <w:rFonts w:ascii="Georgia" w:hAnsi="Georgia"/>
        </w:rPr>
        <w:t xml:space="preserve"> Implementing dynamic cloud-based storage would enhance the app's data management capabilities, allowing for seamless access and storage of large volumes of different resources and file types. This would ensure data integrity, security, and accessibility from any device, providing a more robust and scalable solution for both students and educators.</w:t>
      </w:r>
    </w:p>
    <w:p w14:paraId="2436B95A" w14:textId="7A89EADD" w:rsidR="0053299A" w:rsidRPr="004569ED" w:rsidRDefault="00173E42" w:rsidP="004569ED">
      <w:pPr>
        <w:pStyle w:val="ListParagraph"/>
        <w:numPr>
          <w:ilvl w:val="0"/>
          <w:numId w:val="22"/>
        </w:numPr>
        <w:spacing w:line="480" w:lineRule="auto"/>
        <w:jc w:val="both"/>
        <w:rPr>
          <w:rFonts w:ascii="Georgia" w:hAnsi="Georgia"/>
        </w:rPr>
      </w:pPr>
      <w:r w:rsidRPr="004569ED">
        <w:rPr>
          <w:rFonts w:ascii="Georgia" w:hAnsi="Georgia"/>
        </w:rPr>
        <w:t>Profile Rating &amp; Review:</w:t>
      </w:r>
      <w:r w:rsidR="00336AC6" w:rsidRPr="004569ED">
        <w:rPr>
          <w:rFonts w:ascii="Georgia" w:hAnsi="Georgia"/>
        </w:rPr>
        <w:t xml:space="preserve"> Introducing a profile rating and review system for mentors would help students make informed decisions when selecting mentors. This feature would allow students to rate and review their mentors based on their experiences, fostering transparency and trust within the platform. It would also encourage mentors to maintain high standards of support and engagement.</w:t>
      </w:r>
    </w:p>
    <w:p w14:paraId="78E85D65" w14:textId="42409C87" w:rsidR="00173E42" w:rsidRPr="004569ED" w:rsidRDefault="00C05C24" w:rsidP="004569ED">
      <w:pPr>
        <w:pStyle w:val="ListParagraph"/>
        <w:numPr>
          <w:ilvl w:val="0"/>
          <w:numId w:val="22"/>
        </w:numPr>
        <w:spacing w:line="480" w:lineRule="auto"/>
        <w:jc w:val="both"/>
        <w:rPr>
          <w:rFonts w:ascii="Georgia" w:hAnsi="Georgia"/>
        </w:rPr>
      </w:pPr>
      <w:r w:rsidRPr="004569ED">
        <w:rPr>
          <w:rFonts w:ascii="Georgia" w:hAnsi="Georgia"/>
        </w:rPr>
        <w:t>Automatic Certificate Generation:</w:t>
      </w:r>
      <w:r w:rsidR="00336AC6" w:rsidRPr="004569ED">
        <w:rPr>
          <w:rFonts w:ascii="Georgia" w:hAnsi="Georgia"/>
        </w:rPr>
        <w:t xml:space="preserve"> Adding an automatic certificate generation feature would streamline the certification process, reducing the administrative burden on educators. This feature would automatically generate and issue certificates upon the completion of tasks and assessments, ensuring timely recognition of student achievements and providing them with immediate access to their certificates.</w:t>
      </w:r>
    </w:p>
    <w:p w14:paraId="6D54BDFD" w14:textId="43A18A08" w:rsidR="0064706E" w:rsidRPr="004569ED" w:rsidRDefault="0064706E" w:rsidP="004569ED">
      <w:pPr>
        <w:pStyle w:val="ListParagraph"/>
        <w:numPr>
          <w:ilvl w:val="0"/>
          <w:numId w:val="22"/>
        </w:numPr>
        <w:spacing w:line="480" w:lineRule="auto"/>
        <w:jc w:val="both"/>
        <w:rPr>
          <w:rFonts w:ascii="Georgia" w:hAnsi="Georgia"/>
        </w:rPr>
      </w:pPr>
      <w:r w:rsidRPr="004569ED">
        <w:rPr>
          <w:rFonts w:ascii="Georgia" w:hAnsi="Georgia"/>
        </w:rPr>
        <w:t>Learning Assessment:</w:t>
      </w:r>
      <w:r w:rsidR="00E038F0" w:rsidRPr="004569ED">
        <w:rPr>
          <w:rFonts w:ascii="Georgia" w:hAnsi="Georgia"/>
        </w:rPr>
        <w:t xml:space="preserve"> Incorporating comprehensive learning assessment tools would enable more effective tracking of student progress and understanding. These tools could include quizzes, tests, and interactive assessments that provide immediate feedback, helping students identify areas for improvement and allowing educators to tailor their support accordingly.</w:t>
      </w:r>
    </w:p>
    <w:p w14:paraId="609D8807" w14:textId="456C0C2C" w:rsidR="0064706E" w:rsidRPr="004569ED" w:rsidRDefault="009D7526" w:rsidP="004569ED">
      <w:pPr>
        <w:pStyle w:val="ListParagraph"/>
        <w:numPr>
          <w:ilvl w:val="0"/>
          <w:numId w:val="22"/>
        </w:numPr>
        <w:spacing w:line="480" w:lineRule="auto"/>
        <w:jc w:val="both"/>
        <w:rPr>
          <w:rFonts w:ascii="Georgia" w:hAnsi="Georgia"/>
        </w:rPr>
      </w:pPr>
      <w:r w:rsidRPr="004569ED">
        <w:rPr>
          <w:rFonts w:ascii="Georgia" w:hAnsi="Georgia"/>
        </w:rPr>
        <w:t>Difficulty-based Resources &amp; Activities:</w:t>
      </w:r>
      <w:r w:rsidR="00E038F0" w:rsidRPr="004569ED">
        <w:rPr>
          <w:rFonts w:ascii="Georgia" w:hAnsi="Georgia"/>
        </w:rPr>
        <w:t xml:space="preserve"> Developing a system that categorizes resources and activities based on difficulty levels would cater to the diverse </w:t>
      </w:r>
      <w:r w:rsidR="00E038F0" w:rsidRPr="004569ED">
        <w:rPr>
          <w:rFonts w:ascii="Georgia" w:hAnsi="Georgia"/>
        </w:rPr>
        <w:lastRenderedPageBreak/>
        <w:t>learning needs of students. This feature would allow students to select materials and tasks that match their current skill level, promoting a more personalized and effective learning experience. It would also help educators assign appropriate challenges to their mentees.</w:t>
      </w:r>
    </w:p>
    <w:p w14:paraId="7B95053E" w14:textId="432ED343" w:rsidR="0064706E" w:rsidRPr="004569ED" w:rsidRDefault="0064706E" w:rsidP="004569ED">
      <w:pPr>
        <w:pStyle w:val="ListParagraph"/>
        <w:numPr>
          <w:ilvl w:val="0"/>
          <w:numId w:val="22"/>
        </w:numPr>
        <w:spacing w:line="480" w:lineRule="auto"/>
        <w:jc w:val="both"/>
        <w:sectPr w:rsidR="0064706E" w:rsidRPr="004569ED">
          <w:pgSz w:w="12240" w:h="15840"/>
          <w:pgMar w:top="1620" w:right="1440" w:bottom="1440" w:left="2160" w:header="706" w:footer="706" w:gutter="0"/>
          <w:pgNumType w:start="7"/>
          <w:cols w:space="708"/>
          <w:titlePg/>
          <w:docGrid w:linePitch="360"/>
        </w:sectPr>
      </w:pPr>
      <w:r w:rsidRPr="004569ED">
        <w:rPr>
          <w:rFonts w:ascii="Georgia" w:hAnsi="Georgia"/>
        </w:rPr>
        <w:t>Continuous Updates and Feedback Mechanism:</w:t>
      </w:r>
      <w:r w:rsidR="00ED3AF6">
        <w:rPr>
          <w:rFonts w:ascii="Georgia" w:hAnsi="Georgia"/>
        </w:rPr>
        <w:t xml:space="preserve"> </w:t>
      </w:r>
      <w:r w:rsidR="00ED3AF6" w:rsidRPr="00ED3AF6">
        <w:rPr>
          <w:rFonts w:ascii="Georgia" w:hAnsi="Georgia"/>
        </w:rPr>
        <w:t xml:space="preserve">Establishing a continuous update and feedback mechanism would ensure that the app remains relevant and user-friendly. Regular updates based on user feedback and technological advancements would enhance the app's functionality and usability. </w:t>
      </w:r>
      <w:r w:rsidR="00AE6AB6" w:rsidRPr="00AE6AB6">
        <w:rPr>
          <w:rFonts w:ascii="Georgia" w:hAnsi="Georgia"/>
        </w:rPr>
        <w:t>Furthermore, a built-in feedback system would allow users to make comments and report problems, promoting continuous improvement and customer satisfaction.</w:t>
      </w:r>
    </w:p>
    <w:p w14:paraId="1576D9AC" w14:textId="77777777" w:rsidR="008F456D" w:rsidRDefault="002B278F">
      <w:pPr>
        <w:jc w:val="center"/>
        <w:rPr>
          <w:del w:id="1006" w:author="Jade Raposa" w:date="2024-10-15T01:59:00Z"/>
        </w:rPr>
        <w:pPrChange w:id="1007" w:author="Jade Raposa" w:date="2024-10-16T22:55:00Z">
          <w:pPr/>
        </w:pPrChange>
      </w:pPr>
      <w:del w:id="1008" w:author="Jade Raposa" w:date="2024-10-15T01:59:00Z">
        <w:r>
          <w:lastRenderedPageBreak/>
          <w:delText>Conclusions</w:delText>
        </w:r>
      </w:del>
    </w:p>
    <w:p w14:paraId="7CA5B93D" w14:textId="77777777" w:rsidR="008F456D" w:rsidRDefault="008F456D">
      <w:pPr>
        <w:jc w:val="center"/>
        <w:rPr>
          <w:del w:id="1009" w:author="Jade Raposa" w:date="2024-10-15T01:59:00Z"/>
        </w:rPr>
        <w:pPrChange w:id="1010" w:author="Jade Raposa" w:date="2024-10-16T22:55:00Z">
          <w:pPr>
            <w:pStyle w:val="Heading2"/>
          </w:pPr>
        </w:pPrChange>
      </w:pPr>
    </w:p>
    <w:p w14:paraId="7B170C2F" w14:textId="77777777" w:rsidR="008F456D" w:rsidRDefault="008F456D">
      <w:pPr>
        <w:jc w:val="center"/>
        <w:rPr>
          <w:del w:id="1011" w:author="Jade Raposa" w:date="2024-10-15T01:59:00Z"/>
        </w:rPr>
        <w:pPrChange w:id="1012" w:author="Jade Raposa" w:date="2024-10-16T22:55:00Z">
          <w:pPr>
            <w:spacing w:line="480" w:lineRule="auto"/>
            <w:jc w:val="both"/>
          </w:pPr>
        </w:pPrChange>
      </w:pPr>
    </w:p>
    <w:p w14:paraId="0588FC7A" w14:textId="77777777" w:rsidR="008F456D" w:rsidRDefault="008F456D">
      <w:pPr>
        <w:jc w:val="center"/>
        <w:rPr>
          <w:del w:id="1013" w:author="Jade Raposa" w:date="2024-10-15T01:59:00Z"/>
        </w:rPr>
        <w:pPrChange w:id="1014" w:author="Jade Raposa" w:date="2024-10-16T22:55:00Z">
          <w:pPr>
            <w:spacing w:line="480" w:lineRule="auto"/>
            <w:jc w:val="both"/>
          </w:pPr>
        </w:pPrChange>
      </w:pPr>
    </w:p>
    <w:p w14:paraId="0F6D7615" w14:textId="77777777" w:rsidR="008F456D" w:rsidRDefault="008F456D">
      <w:pPr>
        <w:jc w:val="center"/>
        <w:rPr>
          <w:del w:id="1015" w:author="Jade Raposa" w:date="2024-10-15T01:59:00Z"/>
        </w:rPr>
        <w:pPrChange w:id="1016" w:author="Jade Raposa" w:date="2024-10-16T22:55:00Z">
          <w:pPr>
            <w:spacing w:line="480" w:lineRule="auto"/>
            <w:jc w:val="both"/>
          </w:pPr>
        </w:pPrChange>
      </w:pPr>
    </w:p>
    <w:p w14:paraId="43CFF92F" w14:textId="77777777" w:rsidR="008F456D" w:rsidRDefault="008F456D">
      <w:pPr>
        <w:jc w:val="center"/>
        <w:rPr>
          <w:del w:id="1017" w:author="Jade Raposa" w:date="2024-10-15T01:59:00Z"/>
        </w:rPr>
        <w:pPrChange w:id="1018" w:author="Jade Raposa" w:date="2024-10-16T22:55:00Z">
          <w:pPr>
            <w:spacing w:line="480" w:lineRule="auto"/>
            <w:jc w:val="both"/>
          </w:pPr>
        </w:pPrChange>
      </w:pPr>
    </w:p>
    <w:p w14:paraId="7555B832" w14:textId="77777777" w:rsidR="008F456D" w:rsidRDefault="008F456D">
      <w:pPr>
        <w:jc w:val="center"/>
        <w:rPr>
          <w:del w:id="1019" w:author="Jade Raposa" w:date="2024-10-15T01:59:00Z"/>
        </w:rPr>
        <w:pPrChange w:id="1020" w:author="Jade Raposa" w:date="2024-10-16T22:55:00Z">
          <w:pPr>
            <w:spacing w:line="480" w:lineRule="auto"/>
            <w:jc w:val="both"/>
          </w:pPr>
        </w:pPrChange>
      </w:pPr>
    </w:p>
    <w:p w14:paraId="2A0D8C70" w14:textId="77777777" w:rsidR="008F456D" w:rsidRDefault="008F456D">
      <w:pPr>
        <w:jc w:val="center"/>
        <w:rPr>
          <w:del w:id="1021" w:author="Jade Raposa" w:date="2024-10-15T01:59:00Z"/>
        </w:rPr>
        <w:pPrChange w:id="1022" w:author="Jade Raposa" w:date="2024-10-16T22:55:00Z">
          <w:pPr>
            <w:spacing w:line="480" w:lineRule="auto"/>
            <w:jc w:val="both"/>
          </w:pPr>
        </w:pPrChange>
      </w:pPr>
    </w:p>
    <w:p w14:paraId="4F3E48C6" w14:textId="77777777" w:rsidR="008F456D" w:rsidRDefault="008F456D">
      <w:pPr>
        <w:jc w:val="center"/>
        <w:rPr>
          <w:del w:id="1023" w:author="Jade Raposa" w:date="2024-10-15T01:59:00Z"/>
        </w:rPr>
        <w:pPrChange w:id="1024" w:author="Jade Raposa" w:date="2024-10-16T22:55:00Z">
          <w:pPr>
            <w:spacing w:line="480" w:lineRule="auto"/>
            <w:jc w:val="both"/>
          </w:pPr>
        </w:pPrChange>
      </w:pPr>
    </w:p>
    <w:p w14:paraId="1812DDA0" w14:textId="77777777" w:rsidR="008F456D" w:rsidRDefault="008F456D">
      <w:pPr>
        <w:jc w:val="center"/>
        <w:rPr>
          <w:del w:id="1025" w:author="Jade Raposa" w:date="2024-10-15T01:59:00Z"/>
        </w:rPr>
        <w:pPrChange w:id="1026" w:author="Jade Raposa" w:date="2024-10-16T22:55:00Z">
          <w:pPr>
            <w:spacing w:line="480" w:lineRule="auto"/>
            <w:jc w:val="both"/>
          </w:pPr>
        </w:pPrChange>
      </w:pPr>
    </w:p>
    <w:p w14:paraId="22B265E0" w14:textId="77777777" w:rsidR="008F456D" w:rsidRDefault="008F456D">
      <w:pPr>
        <w:jc w:val="center"/>
        <w:rPr>
          <w:del w:id="1027" w:author="Jade Raposa" w:date="2024-10-15T01:59:00Z"/>
          <w:highlight w:val="yellow"/>
        </w:rPr>
        <w:pPrChange w:id="1028" w:author="Jade Raposa" w:date="2024-10-16T22:55:00Z">
          <w:pPr>
            <w:spacing w:line="480" w:lineRule="auto"/>
            <w:jc w:val="both"/>
          </w:pPr>
        </w:pPrChange>
      </w:pPr>
    </w:p>
    <w:p w14:paraId="3EF8E022" w14:textId="77777777" w:rsidR="008F456D" w:rsidRDefault="008F456D">
      <w:pPr>
        <w:jc w:val="center"/>
        <w:rPr>
          <w:del w:id="1029" w:author="Jade Raposa" w:date="2024-10-15T01:59:00Z"/>
          <w:rFonts w:eastAsia="Times New Roman"/>
        </w:rPr>
        <w:pPrChange w:id="1030" w:author="Jade Raposa" w:date="2024-10-16T22:55:00Z">
          <w:pPr>
            <w:spacing w:after="0" w:line="480" w:lineRule="auto"/>
            <w:jc w:val="both"/>
          </w:pPr>
        </w:pPrChange>
      </w:pPr>
    </w:p>
    <w:p w14:paraId="170A67E2" w14:textId="77777777" w:rsidR="008F456D" w:rsidRDefault="008F456D">
      <w:pPr>
        <w:jc w:val="center"/>
        <w:rPr>
          <w:del w:id="1031" w:author="Jade Raposa" w:date="2024-10-15T01:59:00Z"/>
          <w:rFonts w:eastAsia="Times New Roman"/>
        </w:rPr>
        <w:pPrChange w:id="1032" w:author="Jade Raposa" w:date="2024-10-16T22:55:00Z">
          <w:pPr>
            <w:spacing w:after="0" w:line="480" w:lineRule="auto"/>
            <w:jc w:val="both"/>
          </w:pPr>
        </w:pPrChange>
      </w:pPr>
    </w:p>
    <w:p w14:paraId="4B1C6185" w14:textId="77777777" w:rsidR="008F456D" w:rsidRDefault="002B278F">
      <w:pPr>
        <w:spacing w:line="480" w:lineRule="auto"/>
        <w:jc w:val="center"/>
        <w:rPr>
          <w:del w:id="1033" w:author="Jade Raposa" w:date="2024-10-15T01:59:00Z"/>
          <w:rFonts w:ascii="Georgia" w:eastAsia="Georgia" w:hAnsi="Georgia" w:cs="Georgia"/>
          <w:b/>
        </w:rPr>
        <w:sectPr w:rsidR="008F456D">
          <w:pgSz w:w="12240" w:h="15840"/>
          <w:pgMar w:top="1620" w:right="1440" w:bottom="1440" w:left="2160" w:header="706" w:footer="706" w:gutter="0"/>
          <w:pgNumType w:start="7"/>
          <w:cols w:space="708"/>
          <w:titlePg/>
          <w:docGrid w:linePitch="360"/>
        </w:sectPr>
        <w:pPrChange w:id="1034" w:author="Jade Raposa" w:date="2024-10-16T22:55:00Z">
          <w:pPr>
            <w:spacing w:line="480" w:lineRule="auto"/>
            <w:jc w:val="both"/>
          </w:pPr>
        </w:pPrChange>
      </w:pPr>
      <w:del w:id="1035" w:author="Jade Raposa" w:date="2024-10-15T01:59:00Z">
        <w:r>
          <w:rPr>
            <w:rFonts w:ascii="Georgia" w:eastAsia="Georgia" w:hAnsi="Georgia" w:cs="Georgia"/>
            <w:b/>
          </w:rPr>
          <w:delText>Recommendations</w:delText>
        </w:r>
      </w:del>
    </w:p>
    <w:p w14:paraId="178262D3" w14:textId="77777777" w:rsidR="008F456D" w:rsidRDefault="008F456D">
      <w:pPr>
        <w:jc w:val="center"/>
        <w:rPr>
          <w:del w:id="1036" w:author="Jade Raposa" w:date="2024-10-15T01:58:00Z"/>
          <w:rFonts w:ascii="Georgia" w:eastAsia="Georgia" w:hAnsi="Georgia" w:cs="Georgia"/>
          <w:b/>
        </w:rPr>
        <w:pPrChange w:id="1037" w:author="Jade Raposa" w:date="2024-10-16T22:55:00Z">
          <w:pPr>
            <w:spacing w:line="480" w:lineRule="auto"/>
            <w:jc w:val="both"/>
          </w:pPr>
        </w:pPrChange>
      </w:pPr>
    </w:p>
    <w:p w14:paraId="04227BEC" w14:textId="77777777" w:rsidR="008F456D" w:rsidRDefault="008F456D">
      <w:pPr>
        <w:jc w:val="center"/>
        <w:rPr>
          <w:del w:id="1038" w:author="Jade Raposa" w:date="2024-10-15T01:58:00Z"/>
          <w:rFonts w:ascii="Georgia" w:eastAsia="Times New Roman" w:hAnsi="Georgia" w:cs="Times New Roman"/>
          <w:b/>
          <w:bCs/>
          <w:lang w:eastAsia="en-PH"/>
        </w:rPr>
        <w:pPrChange w:id="1039" w:author="Jade Raposa" w:date="2024-10-16T22:55:00Z">
          <w:pPr>
            <w:spacing w:after="0" w:line="480" w:lineRule="auto"/>
            <w:jc w:val="both"/>
          </w:pPr>
        </w:pPrChange>
      </w:pPr>
    </w:p>
    <w:p w14:paraId="347AADF5" w14:textId="77777777" w:rsidR="008F456D" w:rsidRDefault="008F456D">
      <w:pPr>
        <w:jc w:val="center"/>
        <w:rPr>
          <w:del w:id="1040" w:author="Jade Raposa" w:date="2024-10-15T01:58:00Z"/>
          <w:rFonts w:ascii="Georgia" w:eastAsia="Times New Roman" w:hAnsi="Georgia" w:cs="Times New Roman"/>
          <w:b/>
          <w:bCs/>
          <w:lang w:eastAsia="en-PH"/>
        </w:rPr>
        <w:pPrChange w:id="1041" w:author="Jade Raposa" w:date="2024-10-16T22:55:00Z">
          <w:pPr>
            <w:spacing w:after="0" w:line="480" w:lineRule="auto"/>
            <w:jc w:val="both"/>
          </w:pPr>
        </w:pPrChange>
      </w:pPr>
    </w:p>
    <w:p w14:paraId="2EC7AA18" w14:textId="77777777" w:rsidR="008F456D" w:rsidRDefault="008F456D">
      <w:pPr>
        <w:jc w:val="center"/>
        <w:rPr>
          <w:del w:id="1042" w:author="Jade Raposa" w:date="2024-10-15T01:58:00Z"/>
          <w:rFonts w:ascii="Georgia" w:eastAsia="Times New Roman" w:hAnsi="Georgia" w:cs="Times New Roman"/>
          <w:b/>
          <w:bCs/>
          <w:lang w:eastAsia="en-PH"/>
        </w:rPr>
        <w:pPrChange w:id="1043" w:author="Jade Raposa" w:date="2024-10-16T22:55:00Z">
          <w:pPr>
            <w:spacing w:after="0" w:line="480" w:lineRule="auto"/>
            <w:jc w:val="both"/>
          </w:pPr>
        </w:pPrChange>
      </w:pPr>
    </w:p>
    <w:p w14:paraId="56CD4BF8" w14:textId="77777777" w:rsidR="008F456D" w:rsidRDefault="008F456D">
      <w:pPr>
        <w:jc w:val="center"/>
        <w:rPr>
          <w:del w:id="1044" w:author="Jade Raposa" w:date="2024-10-15T01:58:00Z"/>
          <w:rFonts w:ascii="Georgia" w:eastAsia="Times New Roman" w:hAnsi="Georgia" w:cs="Times New Roman"/>
          <w:b/>
          <w:bCs/>
          <w:lang w:eastAsia="en-PH"/>
        </w:rPr>
        <w:pPrChange w:id="1045" w:author="Jade Raposa" w:date="2024-10-16T22:55:00Z">
          <w:pPr>
            <w:spacing w:after="0" w:line="480" w:lineRule="auto"/>
            <w:jc w:val="both"/>
          </w:pPr>
        </w:pPrChange>
      </w:pPr>
    </w:p>
    <w:p w14:paraId="18423B22" w14:textId="77777777" w:rsidR="008F456D" w:rsidRDefault="008F456D">
      <w:pPr>
        <w:jc w:val="center"/>
        <w:rPr>
          <w:del w:id="1046" w:author="Jade Raposa" w:date="2024-10-15T01:58:00Z"/>
          <w:rFonts w:ascii="Georgia" w:eastAsia="Times New Roman" w:hAnsi="Georgia" w:cs="Times New Roman"/>
          <w:b/>
          <w:bCs/>
          <w:lang w:eastAsia="en-PH"/>
        </w:rPr>
        <w:pPrChange w:id="1047" w:author="Jade Raposa" w:date="2024-10-16T22:55:00Z">
          <w:pPr>
            <w:spacing w:after="0" w:line="480" w:lineRule="auto"/>
            <w:jc w:val="both"/>
          </w:pPr>
        </w:pPrChange>
      </w:pPr>
    </w:p>
    <w:p w14:paraId="1053086E" w14:textId="77777777" w:rsidR="008F456D" w:rsidRDefault="008F456D">
      <w:pPr>
        <w:jc w:val="center"/>
        <w:rPr>
          <w:del w:id="1048" w:author="Jade Raposa" w:date="2024-10-15T01:58:00Z"/>
          <w:rFonts w:ascii="Georgia" w:eastAsia="Times New Roman" w:hAnsi="Georgia" w:cs="Times New Roman"/>
          <w:b/>
          <w:bCs/>
          <w:lang w:eastAsia="en-PH"/>
        </w:rPr>
        <w:pPrChange w:id="1049" w:author="Jade Raposa" w:date="2024-10-16T22:55:00Z">
          <w:pPr>
            <w:spacing w:after="0" w:line="480" w:lineRule="auto"/>
            <w:jc w:val="both"/>
          </w:pPr>
        </w:pPrChange>
      </w:pPr>
    </w:p>
    <w:p w14:paraId="5E668565" w14:textId="77777777" w:rsidR="008F456D" w:rsidRDefault="008F456D">
      <w:pPr>
        <w:jc w:val="center"/>
        <w:rPr>
          <w:del w:id="1050" w:author="Jade Raposa" w:date="2024-10-15T01:58:00Z"/>
          <w:rFonts w:ascii="Georgia" w:eastAsia="Times New Roman" w:hAnsi="Georgia" w:cs="Times New Roman"/>
          <w:b/>
          <w:bCs/>
          <w:lang w:eastAsia="en-PH"/>
        </w:rPr>
        <w:pPrChange w:id="1051" w:author="Jade Raposa" w:date="2024-10-16T22:55:00Z">
          <w:pPr>
            <w:spacing w:after="0" w:line="480" w:lineRule="auto"/>
            <w:jc w:val="both"/>
          </w:pPr>
        </w:pPrChange>
      </w:pPr>
    </w:p>
    <w:p w14:paraId="272957A5" w14:textId="77777777" w:rsidR="008F456D" w:rsidRDefault="008F456D">
      <w:pPr>
        <w:jc w:val="center"/>
        <w:rPr>
          <w:del w:id="1052" w:author="Jade Raposa" w:date="2024-10-15T01:58:00Z"/>
          <w:rFonts w:ascii="Georgia" w:eastAsia="Times New Roman" w:hAnsi="Georgia" w:cs="Times New Roman"/>
          <w:b/>
          <w:bCs/>
          <w:lang w:eastAsia="en-PH"/>
        </w:rPr>
        <w:pPrChange w:id="1053" w:author="Jade Raposa" w:date="2024-10-16T22:55:00Z">
          <w:pPr>
            <w:spacing w:after="0" w:line="480" w:lineRule="auto"/>
            <w:jc w:val="both"/>
          </w:pPr>
        </w:pPrChange>
      </w:pPr>
    </w:p>
    <w:p w14:paraId="396A7F4B" w14:textId="77777777" w:rsidR="008F456D" w:rsidRDefault="008F456D">
      <w:pPr>
        <w:jc w:val="center"/>
        <w:rPr>
          <w:del w:id="1054" w:author="Jade Raposa" w:date="2024-10-15T01:58:00Z"/>
          <w:rFonts w:ascii="Georgia" w:eastAsia="Times New Roman" w:hAnsi="Georgia" w:cs="Times New Roman"/>
          <w:b/>
          <w:bCs/>
          <w:lang w:eastAsia="en-PH"/>
        </w:rPr>
        <w:pPrChange w:id="1055" w:author="Jade Raposa" w:date="2024-10-16T22:55:00Z">
          <w:pPr>
            <w:spacing w:after="0" w:line="480" w:lineRule="auto"/>
            <w:jc w:val="both"/>
          </w:pPr>
        </w:pPrChange>
      </w:pPr>
    </w:p>
    <w:p w14:paraId="7C5EA6DE" w14:textId="77777777" w:rsidR="008F456D" w:rsidRDefault="008F456D">
      <w:pPr>
        <w:jc w:val="center"/>
        <w:rPr>
          <w:del w:id="1056" w:author="Jade Raposa" w:date="2024-10-15T01:58:00Z"/>
          <w:rFonts w:ascii="Georgia" w:eastAsia="Times New Roman" w:hAnsi="Georgia" w:cs="Times New Roman"/>
          <w:b/>
          <w:bCs/>
          <w:lang w:eastAsia="en-PH"/>
        </w:rPr>
        <w:pPrChange w:id="1057" w:author="Jade Raposa" w:date="2024-10-16T22:55:00Z">
          <w:pPr>
            <w:spacing w:after="0" w:line="480" w:lineRule="auto"/>
            <w:jc w:val="both"/>
          </w:pPr>
        </w:pPrChange>
      </w:pPr>
    </w:p>
    <w:p w14:paraId="3820DBE5" w14:textId="77777777" w:rsidR="008F456D" w:rsidRDefault="008F456D">
      <w:pPr>
        <w:jc w:val="center"/>
        <w:rPr>
          <w:del w:id="1058" w:author="Jade Raposa" w:date="2024-10-15T01:58:00Z"/>
          <w:rFonts w:ascii="Georgia" w:eastAsia="Times New Roman" w:hAnsi="Georgia" w:cs="Times New Roman"/>
          <w:b/>
          <w:bCs/>
          <w:lang w:eastAsia="en-PH"/>
        </w:rPr>
        <w:pPrChange w:id="1059" w:author="Jade Raposa" w:date="2024-10-16T22:55:00Z">
          <w:pPr>
            <w:spacing w:after="0" w:line="480" w:lineRule="auto"/>
            <w:jc w:val="both"/>
          </w:pPr>
        </w:pPrChange>
      </w:pPr>
    </w:p>
    <w:p w14:paraId="319812E7" w14:textId="77777777" w:rsidR="008F456D" w:rsidRDefault="008F456D">
      <w:pPr>
        <w:jc w:val="center"/>
        <w:rPr>
          <w:del w:id="1060" w:author="Jade Raposa" w:date="2024-10-15T01:58:00Z"/>
          <w:rFonts w:ascii="Georgia" w:eastAsia="Times New Roman" w:hAnsi="Georgia" w:cs="Times New Roman"/>
          <w:b/>
          <w:bCs/>
          <w:lang w:eastAsia="en-PH"/>
        </w:rPr>
        <w:pPrChange w:id="1061" w:author="Jade Raposa" w:date="2024-10-16T22:55:00Z">
          <w:pPr>
            <w:spacing w:after="0" w:line="480" w:lineRule="auto"/>
            <w:jc w:val="both"/>
          </w:pPr>
        </w:pPrChange>
      </w:pPr>
    </w:p>
    <w:p w14:paraId="27F6815A" w14:textId="77777777" w:rsidR="008F456D" w:rsidRDefault="008F456D">
      <w:pPr>
        <w:jc w:val="center"/>
        <w:rPr>
          <w:del w:id="1062" w:author="Jade Raposa" w:date="2024-10-15T01:58:00Z"/>
          <w:rFonts w:ascii="Georgia" w:eastAsia="Times New Roman" w:hAnsi="Georgia" w:cs="Times New Roman"/>
          <w:b/>
          <w:bCs/>
          <w:lang w:eastAsia="en-PH"/>
        </w:rPr>
        <w:pPrChange w:id="1063" w:author="Jade Raposa" w:date="2024-10-16T22:55:00Z">
          <w:pPr>
            <w:spacing w:after="0" w:line="480" w:lineRule="auto"/>
            <w:jc w:val="both"/>
          </w:pPr>
        </w:pPrChange>
      </w:pPr>
    </w:p>
    <w:p w14:paraId="77BAD1E6" w14:textId="77777777" w:rsidR="008F456D" w:rsidRDefault="008F456D">
      <w:pPr>
        <w:jc w:val="center"/>
        <w:rPr>
          <w:del w:id="1064" w:author="Jade Raposa" w:date="2024-10-15T01:58:00Z"/>
          <w:rFonts w:ascii="Georgia" w:eastAsia="Times New Roman" w:hAnsi="Georgia" w:cs="Times New Roman"/>
          <w:b/>
          <w:bCs/>
          <w:lang w:eastAsia="en-PH"/>
        </w:rPr>
        <w:pPrChange w:id="1065" w:author="Jade Raposa" w:date="2024-10-16T22:55:00Z">
          <w:pPr>
            <w:spacing w:after="0" w:line="480" w:lineRule="auto"/>
            <w:jc w:val="both"/>
          </w:pPr>
        </w:pPrChange>
      </w:pPr>
    </w:p>
    <w:p w14:paraId="611EFA0D" w14:textId="77777777" w:rsidR="008F456D" w:rsidRDefault="008F456D">
      <w:pPr>
        <w:jc w:val="center"/>
        <w:rPr>
          <w:del w:id="1066" w:author="Jade Raposa" w:date="2024-10-15T01:58:00Z"/>
          <w:rFonts w:ascii="Georgia" w:eastAsia="Times New Roman" w:hAnsi="Georgia" w:cs="Times New Roman"/>
          <w:b/>
          <w:bCs/>
          <w:lang w:eastAsia="en-PH"/>
        </w:rPr>
        <w:pPrChange w:id="1067" w:author="Jade Raposa" w:date="2024-10-16T22:55:00Z">
          <w:pPr>
            <w:spacing w:after="0" w:line="480" w:lineRule="auto"/>
            <w:jc w:val="both"/>
          </w:pPr>
        </w:pPrChange>
      </w:pPr>
    </w:p>
    <w:p w14:paraId="49EAD240" w14:textId="77777777" w:rsidR="008F456D" w:rsidRDefault="008F456D">
      <w:pPr>
        <w:jc w:val="center"/>
        <w:rPr>
          <w:del w:id="1068" w:author="Jade Raposa" w:date="2024-10-15T01:58:00Z"/>
          <w:rFonts w:ascii="Georgia" w:eastAsia="Times New Roman" w:hAnsi="Georgia" w:cs="Times New Roman"/>
          <w:b/>
          <w:bCs/>
          <w:lang w:eastAsia="en-PH"/>
        </w:rPr>
        <w:pPrChange w:id="1069" w:author="Jade Raposa" w:date="2024-10-16T22:55:00Z">
          <w:pPr>
            <w:spacing w:after="0" w:line="480" w:lineRule="auto"/>
            <w:jc w:val="both"/>
          </w:pPr>
        </w:pPrChange>
      </w:pPr>
    </w:p>
    <w:p w14:paraId="592D0CA2" w14:textId="77777777" w:rsidR="008F456D" w:rsidRDefault="008F456D">
      <w:pPr>
        <w:jc w:val="center"/>
        <w:rPr>
          <w:del w:id="1070" w:author="Jade Raposa" w:date="2024-10-15T01:58:00Z"/>
          <w:rFonts w:ascii="Georgia" w:eastAsia="Times New Roman" w:hAnsi="Georgia" w:cs="Times New Roman"/>
          <w:b/>
          <w:bCs/>
          <w:lang w:eastAsia="en-PH"/>
        </w:rPr>
        <w:pPrChange w:id="1071" w:author="Jade Raposa" w:date="2024-10-16T22:55:00Z">
          <w:pPr>
            <w:spacing w:after="0" w:line="480" w:lineRule="auto"/>
            <w:jc w:val="both"/>
          </w:pPr>
        </w:pPrChange>
      </w:pPr>
    </w:p>
    <w:p w14:paraId="3619D2E7" w14:textId="77777777" w:rsidR="008F456D" w:rsidRDefault="008F456D">
      <w:pPr>
        <w:jc w:val="center"/>
        <w:rPr>
          <w:del w:id="1072" w:author="Jade Raposa" w:date="2024-10-15T01:58:00Z"/>
          <w:rFonts w:ascii="Georgia" w:eastAsia="Times New Roman" w:hAnsi="Georgia" w:cs="Times New Roman"/>
          <w:b/>
          <w:bCs/>
          <w:lang w:eastAsia="en-PH"/>
        </w:rPr>
        <w:pPrChange w:id="1073" w:author="Jade Raposa" w:date="2024-10-16T22:55:00Z">
          <w:pPr>
            <w:spacing w:after="0" w:line="480" w:lineRule="auto"/>
            <w:jc w:val="both"/>
          </w:pPr>
        </w:pPrChange>
      </w:pPr>
    </w:p>
    <w:p w14:paraId="3E484DD3" w14:textId="77777777" w:rsidR="008F456D" w:rsidRDefault="008F456D">
      <w:pPr>
        <w:jc w:val="center"/>
        <w:rPr>
          <w:del w:id="1074" w:author="Jade Raposa" w:date="2024-10-15T01:58:00Z"/>
          <w:rFonts w:ascii="Georgia" w:eastAsia="Times New Roman" w:hAnsi="Georgia" w:cs="Times New Roman"/>
          <w:b/>
          <w:bCs/>
          <w:lang w:eastAsia="en-PH"/>
        </w:rPr>
        <w:pPrChange w:id="1075" w:author="Jade Raposa" w:date="2024-10-16T22:55:00Z">
          <w:pPr>
            <w:spacing w:after="0" w:line="480" w:lineRule="auto"/>
            <w:jc w:val="both"/>
          </w:pPr>
        </w:pPrChange>
      </w:pPr>
    </w:p>
    <w:p w14:paraId="4BEBE085" w14:textId="77777777" w:rsidR="008F456D" w:rsidRDefault="008F456D">
      <w:pPr>
        <w:jc w:val="center"/>
        <w:rPr>
          <w:del w:id="1076" w:author="Jade Raposa" w:date="2024-10-15T01:58:00Z"/>
          <w:rFonts w:ascii="Georgia" w:eastAsia="Times New Roman" w:hAnsi="Georgia" w:cs="Times New Roman"/>
          <w:b/>
          <w:bCs/>
          <w:lang w:eastAsia="en-PH"/>
        </w:rPr>
        <w:pPrChange w:id="1077" w:author="Jade Raposa" w:date="2024-10-16T22:55:00Z">
          <w:pPr>
            <w:spacing w:after="0" w:line="480" w:lineRule="auto"/>
            <w:jc w:val="both"/>
          </w:pPr>
        </w:pPrChange>
      </w:pPr>
    </w:p>
    <w:p w14:paraId="3221F084" w14:textId="77777777" w:rsidR="008F456D" w:rsidRDefault="008F456D">
      <w:pPr>
        <w:jc w:val="center"/>
        <w:rPr>
          <w:del w:id="1078" w:author="Jade Raposa" w:date="2024-10-15T01:58:00Z"/>
          <w:rFonts w:ascii="Georgia" w:eastAsia="Times New Roman" w:hAnsi="Georgia" w:cs="Times New Roman"/>
          <w:b/>
          <w:bCs/>
          <w:lang w:eastAsia="en-PH"/>
        </w:rPr>
        <w:pPrChange w:id="1079" w:author="Jade Raposa" w:date="2024-10-16T22:55:00Z">
          <w:pPr>
            <w:spacing w:after="0" w:line="480" w:lineRule="auto"/>
            <w:jc w:val="both"/>
          </w:pPr>
        </w:pPrChange>
      </w:pPr>
    </w:p>
    <w:p w14:paraId="49CF5E43" w14:textId="77777777" w:rsidR="008F456D" w:rsidRDefault="008F456D">
      <w:pPr>
        <w:jc w:val="center"/>
        <w:rPr>
          <w:del w:id="1080" w:author="Jade Raposa" w:date="2024-10-15T01:58:00Z"/>
          <w:rFonts w:ascii="Georgia" w:eastAsia="Times New Roman" w:hAnsi="Georgia" w:cs="Times New Roman"/>
          <w:b/>
          <w:bCs/>
          <w:lang w:eastAsia="en-PH"/>
        </w:rPr>
        <w:pPrChange w:id="1081" w:author="Jade Raposa" w:date="2024-10-16T22:55:00Z">
          <w:pPr>
            <w:spacing w:after="0" w:line="480" w:lineRule="auto"/>
            <w:jc w:val="both"/>
          </w:pPr>
        </w:pPrChange>
      </w:pPr>
    </w:p>
    <w:p w14:paraId="05D25FA1" w14:textId="77777777" w:rsidR="008F456D" w:rsidRDefault="008F456D">
      <w:pPr>
        <w:jc w:val="center"/>
        <w:rPr>
          <w:del w:id="1082" w:author="Jade Raposa" w:date="2024-10-15T01:58:00Z"/>
          <w:rFonts w:ascii="Georgia" w:eastAsia="Times New Roman" w:hAnsi="Georgia" w:cs="Times New Roman"/>
          <w:b/>
          <w:bCs/>
          <w:lang w:eastAsia="en-PH"/>
        </w:rPr>
        <w:pPrChange w:id="1083" w:author="Jade Raposa" w:date="2024-10-16T22:55:00Z">
          <w:pPr>
            <w:spacing w:after="0" w:line="480" w:lineRule="auto"/>
            <w:jc w:val="both"/>
          </w:pPr>
        </w:pPrChange>
      </w:pPr>
    </w:p>
    <w:p w14:paraId="4C78EA65" w14:textId="77777777" w:rsidR="008F456D" w:rsidRDefault="008F456D">
      <w:pPr>
        <w:jc w:val="center"/>
        <w:rPr>
          <w:del w:id="1084" w:author="Jade Raposa" w:date="2024-10-15T01:59:00Z"/>
          <w:rFonts w:ascii="Georgia" w:eastAsia="Times New Roman" w:hAnsi="Georgia" w:cs="Times New Roman"/>
          <w:b/>
          <w:bCs/>
          <w:lang w:eastAsia="en-PH"/>
        </w:rPr>
        <w:pPrChange w:id="1085" w:author="Jade Raposa" w:date="2024-10-16T22:55:00Z">
          <w:pPr>
            <w:spacing w:after="0" w:line="480" w:lineRule="auto"/>
            <w:jc w:val="both"/>
          </w:pPr>
        </w:pPrChange>
      </w:pPr>
    </w:p>
    <w:p w14:paraId="5D727A0A" w14:textId="77777777" w:rsidR="008F456D" w:rsidRDefault="002B278F">
      <w:pPr>
        <w:jc w:val="center"/>
        <w:rPr>
          <w:rFonts w:ascii="Georgia" w:eastAsia="Georgia" w:hAnsi="Georgia" w:cs="Georgia"/>
          <w:b/>
          <w:bCs/>
        </w:rPr>
      </w:pPr>
      <w:r>
        <w:rPr>
          <w:rFonts w:ascii="Georgia" w:eastAsia="Georgia" w:hAnsi="Georgia" w:cs="Georgia"/>
          <w:b/>
          <w:bCs/>
        </w:rPr>
        <w:t>References</w:t>
      </w:r>
    </w:p>
    <w:p w14:paraId="4789161D" w14:textId="77777777" w:rsidR="008F456D" w:rsidRDefault="002B278F">
      <w:pPr>
        <w:spacing w:after="0" w:line="480" w:lineRule="auto"/>
        <w:ind w:left="709" w:hanging="720"/>
        <w:jc w:val="both"/>
        <w:rPr>
          <w:rFonts w:ascii="Georgia" w:eastAsia="Times New Roman" w:hAnsi="Georgia" w:cs="Times New Roman"/>
          <w:lang w:eastAsia="en-PH"/>
        </w:rPr>
      </w:pPr>
      <w:r>
        <w:rPr>
          <w:rFonts w:ascii="Georgia" w:eastAsia="Times New Roman" w:hAnsi="Georgia" w:cs="Times New Roman"/>
          <w:color w:val="000000"/>
          <w:lang w:eastAsia="en-PH"/>
        </w:rPr>
        <w:t xml:space="preserve">Almaden, A., &amp; Yu, B. (2024) - Local Study. </w:t>
      </w:r>
      <w:r>
        <w:rPr>
          <w:rFonts w:ascii="Georgia" w:eastAsia="Times New Roman" w:hAnsi="Georgia" w:cs="Times New Roman"/>
          <w:i/>
          <w:iCs/>
          <w:color w:val="000000"/>
          <w:lang w:eastAsia="en-PH"/>
        </w:rPr>
        <w:t xml:space="preserve">Assessment of the Implemented </w:t>
      </w:r>
      <w:proofErr w:type="spellStart"/>
      <w:r>
        <w:rPr>
          <w:rFonts w:ascii="Georgia" w:eastAsia="Times New Roman" w:hAnsi="Georgia" w:cs="Times New Roman"/>
          <w:i/>
          <w:iCs/>
          <w:color w:val="000000"/>
          <w:lang w:eastAsia="en-PH"/>
        </w:rPr>
        <w:t>Kapatid</w:t>
      </w:r>
      <w:proofErr w:type="spellEnd"/>
      <w:r>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Pr>
          <w:rFonts w:ascii="Georgia" w:eastAsia="Times New Roman" w:hAnsi="Georgia" w:cs="Times New Roman"/>
          <w:color w:val="000000"/>
          <w:lang w:eastAsia="en-PH"/>
        </w:rPr>
        <w:t xml:space="preserve">, </w:t>
      </w:r>
      <w:proofErr w:type="spellStart"/>
      <w:r>
        <w:rPr>
          <w:rFonts w:ascii="Georgia" w:eastAsia="Times New Roman" w:hAnsi="Georgia" w:cs="Times New Roman"/>
          <w:color w:val="000000"/>
          <w:lang w:eastAsia="en-PH"/>
        </w:rPr>
        <w:t>Philair</w:t>
      </w:r>
      <w:proofErr w:type="spellEnd"/>
      <w:r>
        <w:rPr>
          <w:rFonts w:ascii="Georgia" w:eastAsia="Times New Roman" w:hAnsi="Georgia" w:cs="Times New Roman"/>
          <w:color w:val="000000"/>
          <w:lang w:eastAsia="en-PH"/>
        </w:rPr>
        <w:t>.</w:t>
      </w:r>
      <w:r>
        <w:rPr>
          <w:rFonts w:ascii="Georgia" w:eastAsia="Times New Roman" w:hAnsi="Georgia" w:cs="Times New Roman"/>
          <w:color w:val="000000"/>
          <w:lang w:eastAsia="en-PH"/>
        </w:rPr>
        <w:br/>
        <w:t>https://philair.ph/index.php/jpair/article/view/410/1703</w:t>
      </w:r>
    </w:p>
    <w:p w14:paraId="7122408E"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Arnesson</w:t>
      </w:r>
      <w:proofErr w:type="spellEnd"/>
      <w:r>
        <w:rPr>
          <w:rFonts w:ascii="Georgia" w:eastAsia="Times New Roman" w:hAnsi="Georgia" w:cs="Times New Roman"/>
          <w:color w:val="000000"/>
          <w:lang w:eastAsia="en-PH"/>
        </w:rPr>
        <w:t xml:space="preserve">, K., &amp; </w:t>
      </w:r>
      <w:proofErr w:type="spellStart"/>
      <w:r>
        <w:rPr>
          <w:rFonts w:ascii="Georgia" w:eastAsia="Times New Roman" w:hAnsi="Georgia" w:cs="Times New Roman"/>
          <w:color w:val="000000"/>
          <w:lang w:eastAsia="en-PH"/>
        </w:rPr>
        <w:t>Albinsson</w:t>
      </w:r>
      <w:proofErr w:type="spellEnd"/>
      <w:r>
        <w:rPr>
          <w:rFonts w:ascii="Georgia" w:eastAsia="Times New Roman" w:hAnsi="Georgia" w:cs="Times New Roman"/>
          <w:color w:val="000000"/>
          <w:lang w:eastAsia="en-PH"/>
        </w:rPr>
        <w:t xml:space="preserve">, G. (2017) - Foreign Study. </w:t>
      </w:r>
      <w:r>
        <w:rPr>
          <w:rFonts w:ascii="Georgia" w:eastAsia="Times New Roman" w:hAnsi="Georgia" w:cs="Times New Roman"/>
          <w:i/>
          <w:iCs/>
          <w:color w:val="000000"/>
          <w:lang w:eastAsia="en-PH"/>
        </w:rPr>
        <w:t>Mentorship - A Pedagogical Method for Integration of Theory and Practice in Higher Education</w:t>
      </w:r>
      <w:r>
        <w:rPr>
          <w:rFonts w:ascii="Georgia" w:eastAsia="Times New Roman" w:hAnsi="Georgia" w:cs="Times New Roman"/>
          <w:color w:val="000000"/>
          <w:lang w:eastAsia="en-PH"/>
        </w:rPr>
        <w:t>, Nordic Journal of Studies in Educational Policy, Vol. 3, Issue 3, Taylor and Francis Online.</w:t>
      </w:r>
      <w:r>
        <w:rPr>
          <w:rFonts w:ascii="Georgia" w:eastAsia="Times New Roman" w:hAnsi="Georgia" w:cs="Times New Roman"/>
          <w:color w:val="000000"/>
          <w:lang w:eastAsia="en-PH"/>
        </w:rPr>
        <w:br/>
        <w:t>https://doi.org/10.1080/20020317.2017.1379346  </w:t>
      </w:r>
    </w:p>
    <w:p w14:paraId="6570635E" w14:textId="77777777" w:rsidR="008F456D" w:rsidRDefault="002B278F">
      <w:pPr>
        <w:spacing w:after="0" w:line="480" w:lineRule="auto"/>
        <w:ind w:left="709" w:hanging="720"/>
        <w:jc w:val="both"/>
        <w:rPr>
          <w:ins w:id="1086" w:author="Jade Raposa" w:date="2024-10-16T23:12: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Bacolod, D.B. (2022) - Local Literature. </w:t>
      </w:r>
      <w:r>
        <w:rPr>
          <w:rFonts w:ascii="Georgia" w:eastAsia="Times New Roman" w:hAnsi="Georgia" w:cs="Times New Roman"/>
          <w:i/>
          <w:iCs/>
          <w:color w:val="000000"/>
          <w:lang w:eastAsia="en-PH"/>
        </w:rPr>
        <w:t>Mobile Learning as a Solution for Restricted Learning during the COVID-19 Pandemic, Journal of Digital Educational Technology</w:t>
      </w:r>
      <w:r>
        <w:rPr>
          <w:rFonts w:ascii="Georgia" w:eastAsia="Times New Roman" w:hAnsi="Georgia" w:cs="Times New Roman"/>
          <w:color w:val="000000"/>
          <w:lang w:eastAsia="en-PH"/>
        </w:rPr>
        <w:t>, Vol. 2, Issue 1, Pages ep2203, DOI.</w:t>
      </w:r>
    </w:p>
    <w:p w14:paraId="4A13889D" w14:textId="77777777" w:rsidR="008F456D" w:rsidRDefault="002B278F">
      <w:pPr>
        <w:spacing w:after="0" w:line="480" w:lineRule="auto"/>
        <w:ind w:left="709"/>
        <w:jc w:val="both"/>
        <w:rPr>
          <w:rFonts w:ascii="Georgia" w:eastAsia="Times New Roman" w:hAnsi="Georgia" w:cs="Times New Roman"/>
          <w:lang w:eastAsia="en-PH"/>
        </w:rPr>
        <w:pPrChange w:id="1087" w:author="Jade Raposa" w:date="2024-10-16T23:12:00Z">
          <w:pPr>
            <w:spacing w:after="0" w:line="480" w:lineRule="auto"/>
            <w:ind w:left="709" w:hanging="720"/>
            <w:jc w:val="both"/>
          </w:pPr>
        </w:pPrChange>
      </w:pPr>
      <w:del w:id="1088"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8F456D" w:rsidRDefault="002B278F">
      <w:pPr>
        <w:spacing w:after="0" w:line="480" w:lineRule="auto"/>
        <w:ind w:left="709" w:hanging="720"/>
        <w:jc w:val="both"/>
        <w:rPr>
          <w:ins w:id="1089"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Balan, H. (2015) - Local Literature. </w:t>
      </w:r>
      <w:r>
        <w:rPr>
          <w:rFonts w:ascii="Georgia" w:eastAsia="Times New Roman" w:hAnsi="Georgia" w:cs="Times New Roman"/>
          <w:i/>
          <w:iCs/>
          <w:color w:val="000000"/>
          <w:lang w:eastAsia="en-PH"/>
        </w:rPr>
        <w:t>Using Peer Mentoring Buddy System as an Intervention Strategy to Enhance Science Research Skills</w:t>
      </w:r>
      <w:r>
        <w:rPr>
          <w:rFonts w:ascii="Georgia" w:eastAsia="Times New Roman" w:hAnsi="Georgia" w:cs="Times New Roman"/>
          <w:color w:val="000000"/>
          <w:lang w:eastAsia="en-PH"/>
        </w:rPr>
        <w:t>, Journal of Multidisciplinary Studies, Vol. 4, No. 1, pp. 168-185. DOI.</w:t>
      </w:r>
    </w:p>
    <w:p w14:paraId="6A6CC0C8" w14:textId="77777777" w:rsidR="008F456D" w:rsidRDefault="002B278F">
      <w:pPr>
        <w:spacing w:after="0" w:line="480" w:lineRule="auto"/>
        <w:ind w:left="709"/>
        <w:jc w:val="both"/>
        <w:rPr>
          <w:rFonts w:ascii="Georgia" w:eastAsia="Times New Roman" w:hAnsi="Georgia" w:cs="Times New Roman"/>
          <w:lang w:eastAsia="en-PH"/>
        </w:rPr>
        <w:pPrChange w:id="1090" w:author="Jade Raposa" w:date="2024-10-16T23:11:00Z">
          <w:pPr>
            <w:spacing w:after="0" w:line="480" w:lineRule="auto"/>
            <w:ind w:left="709" w:hanging="720"/>
            <w:jc w:val="both"/>
          </w:pPr>
        </w:pPrChange>
      </w:pPr>
      <w:del w:id="1091"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https://multidisciplinaryjournal.com/pdf/pee_monitoring.pdf</w:t>
      </w:r>
    </w:p>
    <w:p w14:paraId="108857D0" w14:textId="77777777" w:rsidR="008F456D" w:rsidRDefault="002B278F">
      <w:pPr>
        <w:spacing w:after="0" w:line="480" w:lineRule="auto"/>
        <w:ind w:left="709" w:hanging="720"/>
        <w:jc w:val="both"/>
        <w:rPr>
          <w:ins w:id="1092" w:author="Jade Raposa" w:date="2024-10-16T23:11: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Bercasio</w:t>
      </w:r>
      <w:proofErr w:type="spellEnd"/>
      <w:r>
        <w:rPr>
          <w:rFonts w:ascii="Georgia" w:eastAsia="Times New Roman" w:hAnsi="Georgia" w:cs="Times New Roman"/>
          <w:color w:val="000000"/>
          <w:lang w:eastAsia="en-PH"/>
        </w:rPr>
        <w:t xml:space="preserve">, R., &amp; Cabrillas, Z. (2017) - Local Study. </w:t>
      </w:r>
      <w:r>
        <w:rPr>
          <w:rFonts w:ascii="Georgia" w:eastAsia="Times New Roman" w:hAnsi="Georgia" w:cs="Times New Roman"/>
          <w:i/>
          <w:iCs/>
          <w:color w:val="000000"/>
          <w:lang w:eastAsia="en-PH"/>
        </w:rPr>
        <w:t xml:space="preserve">Effectiveness of Peer Mentoring in Enhancing the Mathematical </w:t>
      </w:r>
      <w:del w:id="1093" w:author="Jade Raposa" w:date="2024-10-16T23:11:00Z">
        <w:r>
          <w:rPr>
            <w:rFonts w:ascii="Georgia" w:eastAsia="Times New Roman" w:hAnsi="Georgia" w:cs="Times New Roman"/>
            <w:i/>
            <w:iCs/>
            <w:color w:val="000000"/>
            <w:lang w:eastAsia="en-PH"/>
          </w:rPr>
          <w:delText>Problem Solving</w:delText>
        </w:r>
      </w:del>
      <w:ins w:id="1094" w:author="Jade Raposa" w:date="2024-10-16T23:11:00Z">
        <w:r>
          <w:rPr>
            <w:rFonts w:ascii="Georgia" w:eastAsia="Times New Roman" w:hAnsi="Georgia" w:cs="Times New Roman"/>
            <w:i/>
            <w:iCs/>
            <w:color w:val="000000"/>
            <w:lang w:eastAsia="en-PH"/>
          </w:rPr>
          <w:t>Problem-Solving</w:t>
        </w:r>
      </w:ins>
      <w:r>
        <w:rPr>
          <w:rFonts w:ascii="Georgia" w:eastAsia="Times New Roman" w:hAnsi="Georgia" w:cs="Times New Roman"/>
          <w:i/>
          <w:iCs/>
          <w:color w:val="000000"/>
          <w:lang w:eastAsia="en-PH"/>
        </w:rPr>
        <w:t xml:space="preserve"> Skills of College Students in Bicol University</w:t>
      </w:r>
      <w:r>
        <w:rPr>
          <w:rFonts w:ascii="Georgia" w:eastAsia="Times New Roman" w:hAnsi="Georgia" w:cs="Times New Roman"/>
          <w:color w:val="000000"/>
          <w:lang w:eastAsia="en-PH"/>
        </w:rPr>
        <w:t>, Volume 20. DOI.</w:t>
      </w:r>
    </w:p>
    <w:p w14:paraId="6DDB1524" w14:textId="77777777" w:rsidR="008F456D" w:rsidRDefault="002B278F">
      <w:pPr>
        <w:spacing w:after="0" w:line="480" w:lineRule="auto"/>
        <w:ind w:left="709"/>
        <w:jc w:val="both"/>
        <w:rPr>
          <w:rFonts w:ascii="Georgia" w:eastAsia="Times New Roman" w:hAnsi="Georgia" w:cs="Times New Roman"/>
          <w:lang w:eastAsia="en-PH"/>
        </w:rPr>
        <w:pPrChange w:id="1095" w:author="Jade Raposa" w:date="2024-10-16T23:11:00Z">
          <w:pPr>
            <w:spacing w:after="0" w:line="480" w:lineRule="auto"/>
            <w:ind w:left="709" w:hanging="720"/>
            <w:jc w:val="both"/>
          </w:pPr>
        </w:pPrChange>
      </w:pPr>
      <w:del w:id="1096"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https://www.journal.bicol</w:t>
      </w:r>
      <w:ins w:id="1097" w:author="Jade Raposa" w:date="2024-10-16T23:11:00Z">
        <w:r>
          <w:rPr>
            <w:rFonts w:ascii="Georgia" w:eastAsia="Times New Roman" w:hAnsi="Georgia" w:cs="Times New Roman"/>
            <w:color w:val="000000"/>
            <w:lang w:eastAsia="en-PH"/>
          </w:rPr>
          <w:t>-</w:t>
        </w:r>
      </w:ins>
      <w:del w:id="1098" w:author="Jade Raposa" w:date="2024-10-16T23:11:00Z">
        <w:r>
          <w:rPr>
            <w:rFonts w:ascii="Georgia" w:eastAsia="Times New Roman" w:hAnsi="Georgia" w:cs="Times New Roman"/>
            <w:color w:val="000000"/>
            <w:lang w:eastAsia="en-PH"/>
          </w:rPr>
          <w:delText>-</w:delText>
        </w:r>
      </w:del>
      <w:r>
        <w:rPr>
          <w:rFonts w:ascii="Georgia" w:eastAsia="Times New Roman" w:hAnsi="Georgia" w:cs="Times New Roman"/>
          <w:color w:val="000000"/>
          <w:lang w:eastAsia="en-PH"/>
        </w:rPr>
        <w:t>u.edu.ph/assets/journal_pdf/3%20Bercasio%20Cabrillas_35-55.pdf</w:t>
      </w:r>
    </w:p>
    <w:p w14:paraId="616168D2"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0"/>
          <w:headerReference w:type="first" r:id="rId91"/>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Calo, A.V. (2020) - Local System. </w:t>
      </w:r>
      <w:proofErr w:type="spellStart"/>
      <w:r>
        <w:rPr>
          <w:rFonts w:ascii="Georgia" w:eastAsia="Times New Roman" w:hAnsi="Georgia" w:cs="Times New Roman"/>
          <w:i/>
          <w:iCs/>
          <w:color w:val="000000"/>
          <w:lang w:eastAsia="en-PH"/>
        </w:rPr>
        <w:t>GrabTutor</w:t>
      </w:r>
      <w:proofErr w:type="spellEnd"/>
      <w:r>
        <w:rPr>
          <w:rFonts w:ascii="Georgia" w:eastAsia="Times New Roman" w:hAnsi="Georgia" w:cs="Times New Roman"/>
          <w:i/>
          <w:iCs/>
          <w:color w:val="000000"/>
          <w:lang w:eastAsia="en-PH"/>
        </w:rPr>
        <w:t>: A web and mobile application for tutor appointment system with GPS security feature</w:t>
      </w:r>
      <w:r>
        <w:rPr>
          <w:rFonts w:ascii="Georgia" w:eastAsia="Times New Roman" w:hAnsi="Georgia" w:cs="Times New Roman"/>
          <w:color w:val="000000"/>
          <w:lang w:eastAsia="en-PH"/>
        </w:rPr>
        <w:t>, Indian Journal of Science and Technology, 13, 1955-1964. ResearchGate</w:t>
      </w:r>
      <w:ins w:id="1111" w:author="Jade Raposa" w:date="2024-10-16T22:59:00Z">
        <w:r>
          <w:rPr>
            <w:rFonts w:ascii="Georgia" w:eastAsia="Times New Roman" w:hAnsi="Georgia" w:cs="Times New Roman"/>
            <w:color w:val="000000"/>
            <w:lang w:eastAsia="en-PH"/>
          </w:rPr>
          <w:t>.</w:t>
        </w:r>
      </w:ins>
      <w:del w:id="1112" w:author="Jade Raposa" w:date="2024-10-16T22:59:00Z">
        <w:r>
          <w:rPr>
            <w:rFonts w:ascii="Georgia" w:eastAsia="Times New Roman" w:hAnsi="Georgia" w:cs="Times New Roman"/>
            <w:color w:val="000000"/>
            <w:lang w:eastAsia="en-PH"/>
          </w:rPr>
          <w:delText>.</w:delText>
        </w:r>
        <w:r>
          <w:rPr>
            <w:rFonts w:ascii="Georgia" w:eastAsia="Times New Roman" w:hAnsi="Georgia" w:cs="Times New Roman"/>
            <w:color w:val="000000"/>
            <w:lang w:eastAsia="en-PH"/>
          </w:rPr>
          <w:br/>
        </w:r>
      </w:del>
    </w:p>
    <w:p w14:paraId="13AA5214" w14:textId="77777777" w:rsidR="008F456D" w:rsidRDefault="002B278F">
      <w:pPr>
        <w:spacing w:after="0" w:line="480" w:lineRule="auto"/>
        <w:ind w:left="709"/>
        <w:jc w:val="both"/>
        <w:rPr>
          <w:rFonts w:ascii="Georgia" w:eastAsia="Times New Roman" w:hAnsi="Georgia" w:cs="Times New Roman"/>
          <w:lang w:eastAsia="en-PH"/>
        </w:rPr>
        <w:pPrChange w:id="1113" w:author="Jade Raposa" w:date="2024-10-16T22:59:00Z">
          <w:pPr>
            <w:spacing w:after="0" w:line="480" w:lineRule="auto"/>
            <w:ind w:left="709" w:hanging="720"/>
            <w:jc w:val="both"/>
          </w:pPr>
        </w:pPrChange>
      </w:pPr>
      <w:del w:id="1114" w:author="Jade Raposa" w:date="2024-10-16T22:59:00Z">
        <w:r>
          <w:rPr>
            <w:rFonts w:ascii="Georgia" w:eastAsia="Times New Roman" w:hAnsi="Georgia" w:cs="Times New Roman"/>
            <w:color w:val="000000"/>
            <w:lang w:eastAsia="en-PH"/>
          </w:rPr>
          <w:lastRenderedPageBreak/>
          <w:delText xml:space="preserve"> </w:delText>
        </w:r>
      </w:del>
      <w:r>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Campit</w:t>
      </w:r>
      <w:proofErr w:type="spellEnd"/>
      <w:r>
        <w:rPr>
          <w:rFonts w:ascii="Georgia" w:eastAsia="Times New Roman" w:hAnsi="Georgia" w:cs="Times New Roman"/>
          <w:color w:val="000000"/>
          <w:lang w:eastAsia="en-PH"/>
        </w:rPr>
        <w:t xml:space="preserve">, J., Cayabyab, J., &amp; Galas, E. (2015) - Local Literature. </w:t>
      </w:r>
      <w:r>
        <w:rPr>
          <w:rFonts w:ascii="Georgia" w:eastAsia="Times New Roman" w:hAnsi="Georgia" w:cs="Times New Roman"/>
          <w:i/>
          <w:iCs/>
          <w:color w:val="000000"/>
          <w:lang w:eastAsia="en-PH"/>
        </w:rPr>
        <w:t>The Effect of Peer Tutoring on Achievement of Students in Discrete Structures</w:t>
      </w:r>
      <w:r>
        <w:rPr>
          <w:rFonts w:ascii="Georgia" w:eastAsia="Times New Roman" w:hAnsi="Georgia" w:cs="Times New Roman"/>
          <w:color w:val="000000"/>
          <w:lang w:eastAsia="en-PH"/>
        </w:rPr>
        <w:t>, Vol. 3 No. 5, 8-12, ResearchGate.</w:t>
      </w:r>
      <w:r>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8F456D" w:rsidRDefault="002B278F">
      <w:pPr>
        <w:spacing w:after="0" w:line="480" w:lineRule="auto"/>
        <w:ind w:left="709" w:hanging="720"/>
        <w:jc w:val="both"/>
        <w:rPr>
          <w:ins w:id="1115" w:author="Jade Raposa" w:date="2024-10-16T23:11: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Chen, B., </w:t>
      </w:r>
      <w:proofErr w:type="spellStart"/>
      <w:r>
        <w:rPr>
          <w:rFonts w:ascii="Georgia" w:eastAsia="Times New Roman" w:hAnsi="Georgia" w:cs="Times New Roman"/>
          <w:color w:val="000000"/>
          <w:lang w:eastAsia="en-PH"/>
        </w:rPr>
        <w:t>Denoyelles</w:t>
      </w:r>
      <w:proofErr w:type="spellEnd"/>
      <w:r>
        <w:rPr>
          <w:rFonts w:ascii="Georgia" w:eastAsia="Times New Roman" w:hAnsi="Georgia" w:cs="Times New Roman"/>
          <w:color w:val="000000"/>
          <w:lang w:eastAsia="en-PH"/>
        </w:rPr>
        <w:t xml:space="preserve">, A., &amp; </w:t>
      </w:r>
      <w:proofErr w:type="spellStart"/>
      <w:r>
        <w:rPr>
          <w:rFonts w:ascii="Georgia" w:eastAsia="Times New Roman" w:hAnsi="Georgia" w:cs="Times New Roman"/>
          <w:color w:val="000000"/>
          <w:lang w:eastAsia="en-PH"/>
        </w:rPr>
        <w:t>Seilhamer</w:t>
      </w:r>
      <w:proofErr w:type="spellEnd"/>
      <w:r>
        <w:rPr>
          <w:rFonts w:ascii="Georgia" w:eastAsia="Times New Roman" w:hAnsi="Georgia" w:cs="Times New Roman"/>
          <w:color w:val="000000"/>
          <w:lang w:eastAsia="en-PH"/>
        </w:rPr>
        <w:t xml:space="preserve">, R. (2023) - Foreign Literature. </w:t>
      </w:r>
      <w:r>
        <w:rPr>
          <w:rFonts w:ascii="Georgia" w:eastAsia="Times New Roman" w:hAnsi="Georgia" w:cs="Times New Roman"/>
          <w:i/>
          <w:iCs/>
          <w:color w:val="000000"/>
          <w:lang w:eastAsia="en-PH"/>
        </w:rPr>
        <w:t>The Evolving Landscape of Students' Mobile Learning Practices in Higher Education</w:t>
      </w:r>
      <w:r>
        <w:rPr>
          <w:rFonts w:ascii="Georgia" w:eastAsia="Times New Roman" w:hAnsi="Georgia" w:cs="Times New Roman"/>
          <w:color w:val="000000"/>
          <w:lang w:eastAsia="en-PH"/>
        </w:rPr>
        <w:t>, Teaching and Learning. EDUCAUSE.</w:t>
      </w:r>
    </w:p>
    <w:p w14:paraId="24B2327C" w14:textId="77777777" w:rsidR="008F456D" w:rsidRDefault="002B278F">
      <w:pPr>
        <w:spacing w:after="0" w:line="480" w:lineRule="auto"/>
        <w:ind w:left="709"/>
        <w:jc w:val="both"/>
        <w:rPr>
          <w:rFonts w:ascii="Georgia" w:eastAsia="Times New Roman" w:hAnsi="Georgia" w:cs="Times New Roman"/>
          <w:lang w:eastAsia="en-PH"/>
        </w:rPr>
        <w:pPrChange w:id="1116" w:author="Jade Raposa" w:date="2024-10-16T23:11:00Z">
          <w:pPr>
            <w:spacing w:after="0" w:line="480" w:lineRule="auto"/>
            <w:ind w:left="709" w:hanging="720"/>
            <w:jc w:val="both"/>
          </w:pPr>
        </w:pPrChange>
      </w:pPr>
      <w:del w:id="1117" w:author="Jade Raposa" w:date="2024-10-16T23:11: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8F456D" w:rsidRDefault="002B278F">
      <w:pPr>
        <w:spacing w:after="0" w:line="480" w:lineRule="auto"/>
        <w:ind w:left="709" w:hanging="720"/>
        <w:jc w:val="both"/>
        <w:rPr>
          <w:ins w:id="1118"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Chung, S.H., &amp; Tan, S.C. (2022) - Foreign System. </w:t>
      </w:r>
      <w:r>
        <w:rPr>
          <w:rFonts w:ascii="Georgia" w:eastAsia="Times New Roman" w:hAnsi="Georgia" w:cs="Times New Roman"/>
          <w:i/>
          <w:iCs/>
          <w:color w:val="000000"/>
          <w:lang w:eastAsia="en-PH"/>
        </w:rPr>
        <w:t>MENTOR – Intelligent Mobile Online Peer Tutoring Application for Face-to-Face and Remote Peer Tutoring</w:t>
      </w:r>
      <w:r>
        <w:rPr>
          <w:rFonts w:ascii="Georgia" w:eastAsia="Times New Roman" w:hAnsi="Georgia" w:cs="Times New Roman"/>
          <w:color w:val="000000"/>
          <w:lang w:eastAsia="en-PH"/>
        </w:rPr>
        <w:t>, ASCILITE Publications, Pages 386-391, ResearchGate.</w:t>
      </w:r>
    </w:p>
    <w:p w14:paraId="63479570" w14:textId="77777777" w:rsidR="008F456D" w:rsidRDefault="002B278F">
      <w:pPr>
        <w:spacing w:after="0" w:line="480" w:lineRule="auto"/>
        <w:ind w:left="709"/>
        <w:jc w:val="both"/>
        <w:rPr>
          <w:rFonts w:ascii="Georgia" w:eastAsia="Times New Roman" w:hAnsi="Georgia" w:cs="Times New Roman"/>
          <w:lang w:eastAsia="en-PH"/>
        </w:rPr>
        <w:pPrChange w:id="1119" w:author="Jade Raposa" w:date="2024-10-16T23:11:00Z">
          <w:pPr>
            <w:spacing w:after="0" w:line="480" w:lineRule="auto"/>
            <w:ind w:left="709" w:hanging="720"/>
            <w:jc w:val="both"/>
          </w:pPr>
        </w:pPrChange>
      </w:pPr>
      <w:del w:id="1120"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8F456D" w:rsidRDefault="002B278F">
      <w:pPr>
        <w:spacing w:after="0" w:line="480" w:lineRule="auto"/>
        <w:ind w:left="709" w:hanging="709"/>
        <w:jc w:val="both"/>
        <w:rPr>
          <w:ins w:id="1121"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Combo, J.E. (2023) - Local Study. </w:t>
      </w:r>
      <w:r>
        <w:rPr>
          <w:rFonts w:ascii="Georgia" w:eastAsia="Times New Roman" w:hAnsi="Georgia" w:cs="Times New Roman"/>
          <w:i/>
          <w:iCs/>
          <w:color w:val="000000"/>
          <w:lang w:eastAsia="en-PH"/>
        </w:rPr>
        <w:t>Analyzing the Role of Teachers' Mentoring in Improving Senior High School Students' Research Competency</w:t>
      </w:r>
      <w:r>
        <w:rPr>
          <w:rFonts w:ascii="Georgia" w:eastAsia="Times New Roman" w:hAnsi="Georgia" w:cs="Times New Roman"/>
          <w:color w:val="000000"/>
          <w:lang w:eastAsia="en-PH"/>
        </w:rPr>
        <w:t>, Vol. 4, Pages 42-53, ResearchGate.</w:t>
      </w:r>
    </w:p>
    <w:p w14:paraId="2981D5A8" w14:textId="77777777" w:rsidR="008F456D" w:rsidRDefault="002B278F">
      <w:pPr>
        <w:spacing w:after="0" w:line="480" w:lineRule="auto"/>
        <w:ind w:left="709"/>
        <w:jc w:val="both"/>
        <w:rPr>
          <w:rFonts w:ascii="Georgia" w:eastAsia="Times New Roman" w:hAnsi="Georgia" w:cs="Times New Roman"/>
          <w:lang w:eastAsia="en-PH"/>
        </w:rPr>
        <w:pPrChange w:id="1122" w:author="Jade Raposa" w:date="2024-10-16T23:10:00Z">
          <w:pPr>
            <w:spacing w:after="0" w:line="480" w:lineRule="auto"/>
            <w:ind w:left="709" w:hanging="709"/>
            <w:jc w:val="both"/>
          </w:pPr>
        </w:pPrChange>
      </w:pPr>
      <w:del w:id="1123"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lastRenderedPageBreak/>
        <w:t>Fabito</w:t>
      </w:r>
      <w:proofErr w:type="spellEnd"/>
      <w:r>
        <w:rPr>
          <w:rFonts w:ascii="Georgia" w:eastAsia="Times New Roman" w:hAnsi="Georgia" w:cs="Times New Roman"/>
          <w:color w:val="000000"/>
          <w:lang w:eastAsia="en-PH"/>
        </w:rPr>
        <w:t xml:space="preserve">, B. (2017) - Local Literature. </w:t>
      </w:r>
      <w:r>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Pr>
          <w:rFonts w:ascii="Georgia" w:eastAsia="Times New Roman" w:hAnsi="Georgia" w:cs="Times New Roman"/>
          <w:color w:val="000000"/>
          <w:lang w:eastAsia="en-PH"/>
        </w:rPr>
        <w:t>, 2017 International Conference on Soft Computing, Intelligent System and Information Technology (ICSIIT), Pages 220-226. IEEE Xplore.</w:t>
      </w:r>
      <w:r>
        <w:rPr>
          <w:rFonts w:ascii="Georgia" w:eastAsia="Times New Roman" w:hAnsi="Georgia" w:cs="Times New Roman"/>
          <w:color w:val="000000"/>
          <w:lang w:eastAsia="en-PH"/>
        </w:rPr>
        <w:br/>
        <w:t>https://ieeexplore.ieee.org/abstract/document/8262571</w:t>
      </w:r>
    </w:p>
    <w:p w14:paraId="12DB7DB9" w14:textId="77777777" w:rsidR="008F456D" w:rsidRDefault="002B278F">
      <w:pPr>
        <w:spacing w:after="0" w:line="480" w:lineRule="auto"/>
        <w:ind w:left="709" w:hanging="720"/>
        <w:jc w:val="both"/>
        <w:rPr>
          <w:ins w:id="1124"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Farheen</w:t>
      </w:r>
      <w:proofErr w:type="spellEnd"/>
      <w:r>
        <w:rPr>
          <w:rFonts w:ascii="Georgia" w:eastAsia="Times New Roman" w:hAnsi="Georgia" w:cs="Times New Roman"/>
          <w:color w:val="000000"/>
          <w:lang w:eastAsia="en-PH"/>
        </w:rPr>
        <w:t xml:space="preserve">, J., &amp; Dixit, S. (2018) - Foreign System. </w:t>
      </w:r>
      <w:r>
        <w:rPr>
          <w:rFonts w:ascii="Georgia" w:eastAsia="Times New Roman" w:hAnsi="Georgia" w:cs="Times New Roman"/>
          <w:i/>
          <w:iCs/>
          <w:color w:val="000000"/>
          <w:lang w:eastAsia="en-PH"/>
        </w:rPr>
        <w:t>E-Mentoring System Application</w:t>
      </w:r>
      <w:r>
        <w:rPr>
          <w:rFonts w:ascii="Georgia" w:eastAsia="Times New Roman" w:hAnsi="Georgia" w:cs="Times New Roman"/>
          <w:color w:val="000000"/>
          <w:lang w:eastAsia="en-PH"/>
        </w:rPr>
        <w:t>, 2018 2nd International Conference on 2018 2nd International Conference on I-SMAC (IoT in Social, Mobile, Analytics and Cloud) (I-</w:t>
      </w:r>
      <w:proofErr w:type="gramStart"/>
      <w:r>
        <w:rPr>
          <w:rFonts w:ascii="Georgia" w:eastAsia="Times New Roman" w:hAnsi="Georgia" w:cs="Times New Roman"/>
          <w:color w:val="000000"/>
          <w:lang w:eastAsia="en-PH"/>
        </w:rPr>
        <w:t>SMAC)I</w:t>
      </w:r>
      <w:proofErr w:type="gramEnd"/>
      <w:r>
        <w:rPr>
          <w:rFonts w:ascii="Georgia" w:eastAsia="Times New Roman" w:hAnsi="Georgia" w:cs="Times New Roman"/>
          <w:color w:val="000000"/>
          <w:lang w:eastAsia="en-PH"/>
        </w:rPr>
        <w:t>-SMAC (IoT in Social, Mobile, Analytics and Cloud) (I-SMAC), IEEE Xplore.</w:t>
      </w:r>
    </w:p>
    <w:p w14:paraId="783EF140" w14:textId="77777777" w:rsidR="008F456D" w:rsidRDefault="002B278F">
      <w:pPr>
        <w:spacing w:after="0" w:line="480" w:lineRule="auto"/>
        <w:ind w:left="709"/>
        <w:jc w:val="both"/>
        <w:rPr>
          <w:rFonts w:ascii="Georgia" w:eastAsia="Times New Roman" w:hAnsi="Georgia" w:cs="Times New Roman"/>
          <w:lang w:eastAsia="en-PH"/>
        </w:rPr>
        <w:pPrChange w:id="1125" w:author="Jade Raposa" w:date="2024-10-16T23:10:00Z">
          <w:pPr>
            <w:spacing w:after="0" w:line="480" w:lineRule="auto"/>
            <w:ind w:left="709" w:hanging="720"/>
            <w:jc w:val="both"/>
          </w:pPr>
        </w:pPrChange>
      </w:pPr>
      <w:del w:id="1126"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https://ieeexplore.ieee.org/document/8653663</w:t>
      </w:r>
    </w:p>
    <w:p w14:paraId="0D3C272B" w14:textId="77777777" w:rsidR="008F456D" w:rsidRDefault="002B278F">
      <w:pPr>
        <w:spacing w:after="0" w:line="480" w:lineRule="auto"/>
        <w:ind w:left="709" w:hanging="720"/>
        <w:jc w:val="both"/>
        <w:rPr>
          <w:ins w:id="1127"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Gutierrez, M. (2016) - Local Study. </w:t>
      </w:r>
      <w:r>
        <w:rPr>
          <w:rFonts w:ascii="Georgia" w:eastAsia="Times New Roman" w:hAnsi="Georgia" w:cs="Times New Roman"/>
          <w:i/>
          <w:iCs/>
          <w:color w:val="000000"/>
          <w:lang w:eastAsia="en-PH"/>
        </w:rPr>
        <w:t>Effectiveness of Junior Faculty Mentoring Relationships in the Colleges of Pharmacy in Metro Manila, Philippines</w:t>
      </w:r>
      <w:r>
        <w:rPr>
          <w:rFonts w:ascii="Georgia" w:eastAsia="Times New Roman" w:hAnsi="Georgia" w:cs="Times New Roman"/>
          <w:color w:val="000000"/>
          <w:lang w:eastAsia="en-PH"/>
        </w:rPr>
        <w:t>, JAASP 1:367-76. JAASP Research Paper.</w:t>
      </w:r>
    </w:p>
    <w:p w14:paraId="21BA220F" w14:textId="77777777" w:rsidR="008F456D" w:rsidRDefault="002B278F">
      <w:pPr>
        <w:spacing w:after="0" w:line="480" w:lineRule="auto"/>
        <w:ind w:left="709"/>
        <w:jc w:val="both"/>
        <w:rPr>
          <w:rFonts w:ascii="Georgia" w:eastAsia="Times New Roman" w:hAnsi="Georgia" w:cs="Times New Roman"/>
          <w:lang w:eastAsia="en-PH"/>
        </w:rPr>
        <w:pPrChange w:id="1128" w:author="Jade Raposa" w:date="2024-10-16T23:10:00Z">
          <w:pPr>
            <w:spacing w:after="0" w:line="480" w:lineRule="auto"/>
            <w:ind w:left="709" w:hanging="720"/>
            <w:jc w:val="both"/>
          </w:pPr>
        </w:pPrChange>
      </w:pPr>
      <w:del w:id="112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https://www.aaspjournal.org/uploads/155/5929_pdf.pdf</w:t>
      </w:r>
    </w:p>
    <w:p w14:paraId="045EB0A8" w14:textId="77777777" w:rsidR="008F456D" w:rsidRDefault="002B278F">
      <w:pPr>
        <w:spacing w:after="0" w:line="480" w:lineRule="auto"/>
        <w:ind w:left="709" w:hanging="720"/>
        <w:jc w:val="both"/>
        <w:rPr>
          <w:ins w:id="1130"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Khor, E., &amp; </w:t>
      </w:r>
      <w:proofErr w:type="spellStart"/>
      <w:r>
        <w:rPr>
          <w:rFonts w:ascii="Georgia" w:eastAsia="Times New Roman" w:hAnsi="Georgia" w:cs="Times New Roman"/>
          <w:color w:val="000000"/>
          <w:lang w:eastAsia="en-PH"/>
        </w:rPr>
        <w:t>Mutthulakshmi</w:t>
      </w:r>
      <w:proofErr w:type="spellEnd"/>
      <w:r>
        <w:rPr>
          <w:rFonts w:ascii="Georgia" w:eastAsia="Times New Roman" w:hAnsi="Georgia" w:cs="Times New Roman"/>
          <w:color w:val="000000"/>
          <w:lang w:eastAsia="en-PH"/>
        </w:rPr>
        <w:t xml:space="preserve">, K. (2023) - Foreign Literature. </w:t>
      </w:r>
      <w:r>
        <w:rPr>
          <w:rFonts w:ascii="Georgia" w:eastAsia="Times New Roman" w:hAnsi="Georgia" w:cs="Times New Roman"/>
          <w:i/>
          <w:iCs/>
          <w:color w:val="000000"/>
          <w:lang w:eastAsia="en-PH"/>
        </w:rPr>
        <w:t>A Systematic Review of the Role of Learning Analytics in Supporting Personalized Learning</w:t>
      </w:r>
      <w:r>
        <w:rPr>
          <w:rFonts w:ascii="Georgia" w:eastAsia="Times New Roman" w:hAnsi="Georgia" w:cs="Times New Roman"/>
          <w:color w:val="000000"/>
          <w:lang w:eastAsia="en-PH"/>
        </w:rPr>
        <w:t>, Education Sciences. ResearchGate.</w:t>
      </w:r>
    </w:p>
    <w:p w14:paraId="225C6AC6" w14:textId="77777777" w:rsidR="008F456D" w:rsidRDefault="002B278F">
      <w:pPr>
        <w:spacing w:after="0" w:line="480" w:lineRule="auto"/>
        <w:ind w:left="709"/>
        <w:jc w:val="both"/>
        <w:rPr>
          <w:rFonts w:ascii="Georgia" w:eastAsia="Times New Roman" w:hAnsi="Georgia" w:cs="Times New Roman"/>
          <w:lang w:eastAsia="en-PH"/>
        </w:rPr>
        <w:pPrChange w:id="1131" w:author="Jade Raposa" w:date="2024-10-16T23:10:00Z">
          <w:pPr>
            <w:spacing w:after="0" w:line="480" w:lineRule="auto"/>
            <w:ind w:left="709" w:hanging="720"/>
            <w:jc w:val="both"/>
          </w:pPr>
        </w:pPrChange>
      </w:pPr>
      <w:del w:id="113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https://doi.org/10.3390/educsci14010051</w:t>
      </w:r>
    </w:p>
    <w:p w14:paraId="66ACB290" w14:textId="77777777" w:rsidR="008F456D" w:rsidRDefault="002B278F">
      <w:pPr>
        <w:spacing w:after="0" w:line="480" w:lineRule="auto"/>
        <w:ind w:left="709" w:hanging="720"/>
        <w:jc w:val="both"/>
        <w:rPr>
          <w:rFonts w:ascii="Georgia" w:eastAsia="Times New Roman" w:hAnsi="Georgia" w:cs="Times New Roman"/>
          <w:lang w:eastAsia="en-PH"/>
        </w:rPr>
      </w:pPr>
      <w:proofErr w:type="spellStart"/>
      <w:r>
        <w:rPr>
          <w:rFonts w:ascii="Georgia" w:eastAsia="Times New Roman" w:hAnsi="Georgia" w:cs="Times New Roman"/>
          <w:color w:val="000000"/>
          <w:lang w:eastAsia="en-PH"/>
        </w:rPr>
        <w:t>Lagman</w:t>
      </w:r>
      <w:proofErr w:type="spellEnd"/>
      <w:r>
        <w:rPr>
          <w:rFonts w:ascii="Georgia" w:eastAsia="Times New Roman" w:hAnsi="Georgia" w:cs="Times New Roman"/>
          <w:color w:val="000000"/>
          <w:lang w:eastAsia="en-PH"/>
        </w:rPr>
        <w:t xml:space="preserve">, A., </w:t>
      </w:r>
      <w:proofErr w:type="spellStart"/>
      <w:r>
        <w:rPr>
          <w:rFonts w:ascii="Georgia" w:eastAsia="Times New Roman" w:hAnsi="Georgia" w:cs="Times New Roman"/>
          <w:color w:val="000000"/>
          <w:lang w:eastAsia="en-PH"/>
        </w:rPr>
        <w:t>Mansul</w:t>
      </w:r>
      <w:proofErr w:type="spellEnd"/>
      <w:r>
        <w:rPr>
          <w:rFonts w:ascii="Georgia" w:eastAsia="Times New Roman" w:hAnsi="Georgia" w:cs="Times New Roman"/>
          <w:color w:val="000000"/>
          <w:lang w:eastAsia="en-PH"/>
        </w:rPr>
        <w:t xml:space="preserve">, D.M. (2017) - Local Literature. </w:t>
      </w:r>
      <w:r>
        <w:rPr>
          <w:rFonts w:ascii="Georgia" w:eastAsia="Times New Roman" w:hAnsi="Georgia" w:cs="Times New Roman"/>
          <w:i/>
          <w:iCs/>
          <w:color w:val="000000"/>
          <w:lang w:eastAsia="en-PH"/>
        </w:rPr>
        <w:t>Extracting Personalized Learning Path in Adaptive E-Learning Environment Using Rule Based Assessment</w:t>
      </w:r>
      <w:r>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Pr>
          <w:rFonts w:ascii="Georgia" w:eastAsia="Times New Roman" w:hAnsi="Georgia" w:cs="Times New Roman"/>
          <w:color w:val="000000"/>
          <w:lang w:eastAsia="en-PH"/>
        </w:rPr>
        <w:br/>
        <w:t>https://doi.org/10.1145/3176653.3176679</w:t>
      </w:r>
    </w:p>
    <w:p w14:paraId="553F577D" w14:textId="77777777" w:rsidR="008F456D" w:rsidRDefault="002B278F">
      <w:pPr>
        <w:spacing w:after="0" w:line="480" w:lineRule="auto"/>
        <w:ind w:left="709" w:hanging="720"/>
        <w:jc w:val="both"/>
        <w:rPr>
          <w:rFonts w:ascii="Georgia" w:eastAsia="Times New Roman" w:hAnsi="Georgia" w:cs="Times New Roman"/>
          <w:color w:val="000000"/>
          <w:lang w:eastAsia="en-PH"/>
        </w:rPr>
        <w:sectPr w:rsidR="008F456D">
          <w:headerReference w:type="default" r:id="rId92"/>
          <w:headerReference w:type="first" r:id="rId93"/>
          <w:pgSz w:w="12240" w:h="15840"/>
          <w:pgMar w:top="1620" w:right="1440" w:bottom="1440" w:left="2160" w:header="706" w:footer="706" w:gutter="0"/>
          <w:pgNumType w:start="7"/>
          <w:cols w:space="708"/>
          <w:titlePg/>
          <w:docGrid w:linePitch="360"/>
        </w:sectPr>
      </w:pPr>
      <w:r>
        <w:rPr>
          <w:rFonts w:ascii="Georgia" w:eastAsia="Times New Roman" w:hAnsi="Georgia" w:cs="Times New Roman"/>
          <w:color w:val="000000"/>
          <w:lang w:eastAsia="en-PH"/>
        </w:rPr>
        <w:t xml:space="preserve">Mirasol, K., </w:t>
      </w:r>
      <w:proofErr w:type="spellStart"/>
      <w:r>
        <w:rPr>
          <w:rFonts w:ascii="Georgia" w:eastAsia="Times New Roman" w:hAnsi="Georgia" w:cs="Times New Roman"/>
          <w:color w:val="000000"/>
          <w:lang w:eastAsia="en-PH"/>
        </w:rPr>
        <w:t>Noli</w:t>
      </w:r>
      <w:proofErr w:type="spellEnd"/>
      <w:r>
        <w:rPr>
          <w:rFonts w:ascii="Georgia" w:eastAsia="Times New Roman" w:hAnsi="Georgia" w:cs="Times New Roman"/>
          <w:color w:val="000000"/>
          <w:lang w:eastAsia="en-PH"/>
        </w:rPr>
        <w:t xml:space="preserve">, A., &amp; Nicolas, A. (2023) - Local Study. </w:t>
      </w:r>
      <w:r>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Pr>
          <w:rFonts w:ascii="Georgia" w:eastAsia="Times New Roman" w:hAnsi="Georgia" w:cs="Times New Roman"/>
          <w:color w:val="000000"/>
          <w:lang w:eastAsia="en-PH"/>
        </w:rPr>
        <w:t>, American Journal of</w:t>
      </w:r>
    </w:p>
    <w:p w14:paraId="0A4B287D" w14:textId="77777777" w:rsidR="008F456D" w:rsidRDefault="002B278F">
      <w:pPr>
        <w:spacing w:after="0" w:line="480" w:lineRule="auto"/>
        <w:ind w:left="709"/>
        <w:jc w:val="both"/>
        <w:rPr>
          <w:rFonts w:ascii="Georgia" w:eastAsia="Times New Roman" w:hAnsi="Georgia" w:cs="Times New Roman"/>
          <w:lang w:eastAsia="en-PH"/>
        </w:rPr>
      </w:pPr>
      <w:r>
        <w:rPr>
          <w:rFonts w:ascii="Georgia" w:eastAsia="Times New Roman" w:hAnsi="Georgia" w:cs="Times New Roman"/>
          <w:color w:val="000000"/>
          <w:lang w:eastAsia="en-PH"/>
        </w:rPr>
        <w:lastRenderedPageBreak/>
        <w:t xml:space="preserve"> Multidisciplinary Research and Innovation, Vol. 2, Issue 4, Pages 13-23. E-</w:t>
      </w:r>
      <w:proofErr w:type="spellStart"/>
      <w:r>
        <w:rPr>
          <w:rFonts w:ascii="Georgia" w:eastAsia="Times New Roman" w:hAnsi="Georgia" w:cs="Times New Roman"/>
          <w:color w:val="000000"/>
          <w:lang w:eastAsia="en-PH"/>
        </w:rPr>
        <w:t>Palli</w:t>
      </w:r>
      <w:proofErr w:type="spellEnd"/>
      <w:r>
        <w:rPr>
          <w:rFonts w:ascii="Georgia" w:eastAsia="Times New Roman" w:hAnsi="Georgia" w:cs="Times New Roman"/>
          <w:color w:val="000000"/>
          <w:lang w:eastAsia="en-PH"/>
        </w:rPr>
        <w:t xml:space="preserve"> Publishers.</w:t>
      </w:r>
      <w:r>
        <w:rPr>
          <w:rFonts w:ascii="Georgia" w:eastAsia="Times New Roman" w:hAnsi="Georgia" w:cs="Times New Roman"/>
          <w:color w:val="000000"/>
          <w:lang w:eastAsia="en-PH"/>
        </w:rPr>
        <w:br/>
        <w:t>https://journals.e-palli.com/home/index.php/ajmri/article/view/1758</w:t>
      </w:r>
    </w:p>
    <w:p w14:paraId="3B3F166F" w14:textId="77777777" w:rsidR="008F456D" w:rsidRDefault="002B278F">
      <w:pPr>
        <w:spacing w:after="0" w:line="480" w:lineRule="auto"/>
        <w:ind w:left="709" w:hanging="720"/>
        <w:jc w:val="both"/>
        <w:rPr>
          <w:ins w:id="1147"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Mobo</w:t>
      </w:r>
      <w:proofErr w:type="spellEnd"/>
      <w:r>
        <w:rPr>
          <w:rFonts w:ascii="Georgia" w:eastAsia="Times New Roman" w:hAnsi="Georgia" w:cs="Times New Roman"/>
          <w:color w:val="000000"/>
          <w:lang w:eastAsia="en-PH"/>
        </w:rPr>
        <w:t xml:space="preserve">, F., &amp; Sabado, G. (2019) - Local Study. </w:t>
      </w:r>
      <w:r>
        <w:rPr>
          <w:rFonts w:ascii="Georgia" w:eastAsia="Times New Roman" w:hAnsi="Georgia" w:cs="Times New Roman"/>
          <w:i/>
          <w:iCs/>
          <w:color w:val="000000"/>
          <w:lang w:eastAsia="en-PH"/>
        </w:rPr>
        <w:t>An Assessment of the Effectiveness of E-Learning in AMA Olongapo Campus</w:t>
      </w:r>
      <w:r>
        <w:rPr>
          <w:rFonts w:ascii="Georgia" w:eastAsia="Times New Roman" w:hAnsi="Georgia" w:cs="Times New Roman"/>
          <w:color w:val="000000"/>
          <w:lang w:eastAsia="en-PH"/>
        </w:rPr>
        <w:t>, Oriental journal of computer science and technology, Vol. 12, Page 99-105. ResearchGate.</w:t>
      </w:r>
    </w:p>
    <w:p w14:paraId="005D05A7" w14:textId="77777777" w:rsidR="008F456D" w:rsidRDefault="002B278F">
      <w:pPr>
        <w:spacing w:after="0" w:line="480" w:lineRule="auto"/>
        <w:ind w:left="709"/>
        <w:jc w:val="both"/>
        <w:rPr>
          <w:rFonts w:ascii="Georgia" w:eastAsia="Times New Roman" w:hAnsi="Georgia" w:cs="Times New Roman"/>
          <w:lang w:eastAsia="en-PH"/>
        </w:rPr>
        <w:pPrChange w:id="1148" w:author="Jade Raposa" w:date="2024-10-16T23:10:00Z">
          <w:pPr>
            <w:spacing w:after="0" w:line="480" w:lineRule="auto"/>
            <w:ind w:left="709" w:hanging="720"/>
            <w:jc w:val="both"/>
          </w:pPr>
        </w:pPrChange>
      </w:pPr>
      <w:del w:id="1149"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8F456D" w:rsidRDefault="002B278F">
      <w:pPr>
        <w:spacing w:after="0" w:line="480" w:lineRule="auto"/>
        <w:ind w:left="709" w:hanging="720"/>
        <w:jc w:val="both"/>
        <w:rPr>
          <w:ins w:id="1150" w:author="Jade Raposa" w:date="2024-10-16T23:10:00Z"/>
          <w:rFonts w:ascii="Georgia" w:eastAsia="Times New Roman" w:hAnsi="Georgia" w:cs="Times New Roman"/>
          <w:color w:val="000000"/>
          <w:lang w:eastAsia="en-PH"/>
        </w:rPr>
      </w:pPr>
      <w:proofErr w:type="spellStart"/>
      <w:r>
        <w:rPr>
          <w:rFonts w:ascii="Georgia" w:eastAsia="Times New Roman" w:hAnsi="Georgia" w:cs="Times New Roman"/>
          <w:color w:val="000000"/>
          <w:lang w:eastAsia="en-PH"/>
        </w:rPr>
        <w:t>Pimmer</w:t>
      </w:r>
      <w:proofErr w:type="spellEnd"/>
      <w:r>
        <w:rPr>
          <w:rFonts w:ascii="Georgia" w:eastAsia="Times New Roman" w:hAnsi="Georgia" w:cs="Times New Roman"/>
          <w:color w:val="000000"/>
          <w:lang w:eastAsia="en-PH"/>
        </w:rPr>
        <w:t xml:space="preserve">, C., </w:t>
      </w:r>
      <w:proofErr w:type="spellStart"/>
      <w:r>
        <w:rPr>
          <w:rFonts w:ascii="Georgia" w:eastAsia="Times New Roman" w:hAnsi="Georgia" w:cs="Times New Roman"/>
          <w:color w:val="000000"/>
          <w:lang w:eastAsia="en-PH"/>
        </w:rPr>
        <w:t>Mateescu</w:t>
      </w:r>
      <w:proofErr w:type="spellEnd"/>
      <w:r>
        <w:rPr>
          <w:rFonts w:ascii="Georgia" w:eastAsia="Times New Roman" w:hAnsi="Georgia" w:cs="Times New Roman"/>
          <w:color w:val="000000"/>
          <w:lang w:eastAsia="en-PH"/>
        </w:rPr>
        <w:t xml:space="preserve">, M., &amp; </w:t>
      </w:r>
      <w:proofErr w:type="spellStart"/>
      <w:r>
        <w:rPr>
          <w:rFonts w:ascii="Georgia" w:eastAsia="Times New Roman" w:hAnsi="Georgia" w:cs="Times New Roman"/>
          <w:color w:val="000000"/>
          <w:lang w:eastAsia="en-PH"/>
        </w:rPr>
        <w:t>Gröhbiel</w:t>
      </w:r>
      <w:proofErr w:type="spellEnd"/>
      <w:r>
        <w:rPr>
          <w:rFonts w:ascii="Georgia" w:eastAsia="Times New Roman" w:hAnsi="Georgia" w:cs="Times New Roman"/>
          <w:color w:val="000000"/>
          <w:lang w:eastAsia="en-PH"/>
        </w:rPr>
        <w:t xml:space="preserve">, U. (2016) - Foreign Literature. </w:t>
      </w:r>
      <w:r>
        <w:rPr>
          <w:rFonts w:ascii="Georgia" w:eastAsia="Times New Roman" w:hAnsi="Georgia" w:cs="Times New Roman"/>
          <w:i/>
          <w:iCs/>
          <w:color w:val="000000"/>
          <w:lang w:eastAsia="en-PH"/>
        </w:rPr>
        <w:t>Mobile and ubiquitous learning in higher education settings. A systematic review of empirical studies</w:t>
      </w:r>
      <w:r>
        <w:rPr>
          <w:rFonts w:ascii="Georgia" w:eastAsia="Times New Roman" w:hAnsi="Georgia" w:cs="Times New Roman"/>
          <w:color w:val="000000"/>
          <w:lang w:eastAsia="en-PH"/>
        </w:rPr>
        <w:t>, Computers in Human Behavior, Volume 63. SCIENCE DIRECT.</w:t>
      </w:r>
    </w:p>
    <w:p w14:paraId="0BAE7AAA" w14:textId="77777777" w:rsidR="008F456D" w:rsidRDefault="002B278F">
      <w:pPr>
        <w:spacing w:after="0" w:line="480" w:lineRule="auto"/>
        <w:ind w:left="709"/>
        <w:jc w:val="both"/>
        <w:rPr>
          <w:rFonts w:ascii="Georgia" w:eastAsia="Times New Roman" w:hAnsi="Georgia" w:cs="Times New Roman"/>
          <w:lang w:eastAsia="en-PH"/>
        </w:rPr>
        <w:pPrChange w:id="1151" w:author="Jade Raposa" w:date="2024-10-16T23:10:00Z">
          <w:pPr>
            <w:spacing w:after="0" w:line="480" w:lineRule="auto"/>
            <w:ind w:left="709" w:hanging="720"/>
            <w:jc w:val="both"/>
          </w:pPr>
        </w:pPrChange>
      </w:pPr>
      <w:del w:id="1152"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https://www.sciencedirect.com/science/article/abs/pii/S0747563216303843</w:t>
      </w:r>
    </w:p>
    <w:p w14:paraId="78D4E970" w14:textId="77777777" w:rsidR="008F456D" w:rsidRDefault="002B278F">
      <w:pPr>
        <w:spacing w:after="0" w:line="480" w:lineRule="auto"/>
        <w:ind w:left="709" w:hanging="720"/>
        <w:jc w:val="both"/>
        <w:rPr>
          <w:ins w:id="1153" w:author="Jade Raposa" w:date="2024-10-16T23:10:00Z"/>
          <w:rFonts w:ascii="Georgia" w:eastAsia="Times New Roman" w:hAnsi="Georgia" w:cs="Times New Roman"/>
          <w:color w:val="000000"/>
          <w:lang w:eastAsia="en-PH"/>
        </w:rPr>
      </w:pPr>
      <w:r>
        <w:rPr>
          <w:rFonts w:ascii="Georgia" w:eastAsia="Times New Roman" w:hAnsi="Georgia" w:cs="Times New Roman"/>
          <w:color w:val="000000"/>
          <w:lang w:eastAsia="en-PH"/>
        </w:rPr>
        <w:t xml:space="preserve">Salinas, K.M. (2024) - Local Literature. </w:t>
      </w:r>
      <w:r>
        <w:rPr>
          <w:rFonts w:ascii="Georgia" w:eastAsia="Times New Roman" w:hAnsi="Georgia" w:cs="Times New Roman"/>
          <w:i/>
          <w:iCs/>
          <w:color w:val="000000"/>
          <w:lang w:eastAsia="en-PH"/>
        </w:rPr>
        <w:t>Peer Mentoring and Interactive Reading Materials Towards Student's Reading Performance</w:t>
      </w:r>
      <w:r>
        <w:rPr>
          <w:rFonts w:ascii="Georgia" w:eastAsia="Times New Roman" w:hAnsi="Georgia" w:cs="Times New Roman"/>
          <w:color w:val="000000"/>
          <w:lang w:eastAsia="en-PH"/>
        </w:rPr>
        <w:t>, Scribd.</w:t>
      </w:r>
    </w:p>
    <w:p w14:paraId="3FA47891" w14:textId="77777777" w:rsidR="008F456D" w:rsidRDefault="002B278F">
      <w:pPr>
        <w:spacing w:after="0" w:line="480" w:lineRule="auto"/>
        <w:ind w:left="709"/>
        <w:jc w:val="both"/>
        <w:rPr>
          <w:rFonts w:ascii="Georgia" w:eastAsia="Times New Roman" w:hAnsi="Georgia" w:cs="Times New Roman"/>
          <w:lang w:eastAsia="en-PH"/>
        </w:rPr>
        <w:pPrChange w:id="1154" w:author="Jade Raposa" w:date="2024-10-16T23:10:00Z">
          <w:pPr>
            <w:spacing w:after="0" w:line="480" w:lineRule="auto"/>
            <w:ind w:left="709" w:hanging="720"/>
            <w:jc w:val="both"/>
          </w:pPr>
        </w:pPrChange>
      </w:pPr>
      <w:del w:id="1155" w:author="Jade Raposa" w:date="2024-10-16T23:10:00Z">
        <w:r>
          <w:rPr>
            <w:rFonts w:ascii="Georgia" w:eastAsia="Times New Roman" w:hAnsi="Georgia" w:cs="Times New Roman"/>
            <w:color w:val="000000"/>
            <w:lang w:eastAsia="en-PH"/>
          </w:rPr>
          <w:br/>
        </w:r>
      </w:del>
      <w:r>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8F456D" w:rsidRPr="00BA01B9" w:rsidRDefault="002B278F">
      <w:pPr>
        <w:spacing w:after="0" w:line="480" w:lineRule="auto"/>
        <w:ind w:left="709" w:hanging="720"/>
        <w:jc w:val="both"/>
        <w:rPr>
          <w:rFonts w:ascii="Georgia" w:eastAsia="Times New Roman" w:hAnsi="Georgia" w:cs="Times New Roman"/>
          <w:lang w:eastAsia="en-PH"/>
          <w:rPrChange w:id="1156" w:author="Marcaustinbonagua@gmail.com" w:date="2024-11-05T13:17:00Z">
            <w:rPr>
              <w:rFonts w:ascii="Georgia" w:eastAsia="Times New Roman" w:hAnsi="Georgia" w:cs="Times New Roman"/>
              <w:color w:val="000000"/>
              <w:lang w:eastAsia="en-PH"/>
            </w:rPr>
          </w:rPrChange>
        </w:rPr>
      </w:pPr>
      <w:r>
        <w:rPr>
          <w:rFonts w:ascii="Georgia" w:eastAsia="Times New Roman" w:hAnsi="Georgia" w:cs="Times New Roman"/>
          <w:color w:val="000000"/>
          <w:lang w:eastAsia="en-PH"/>
        </w:rPr>
        <w:t xml:space="preserve">Sebastian, A., Mukhtar </w:t>
      </w:r>
      <w:proofErr w:type="spellStart"/>
      <w:r>
        <w:rPr>
          <w:rFonts w:ascii="Georgia" w:eastAsia="Times New Roman" w:hAnsi="Georgia" w:cs="Times New Roman"/>
          <w:color w:val="000000"/>
          <w:lang w:eastAsia="en-PH"/>
        </w:rPr>
        <w:t>Kp</w:t>
      </w:r>
      <w:proofErr w:type="spellEnd"/>
      <w:r>
        <w:rPr>
          <w:rFonts w:ascii="Georgia" w:eastAsia="Times New Roman" w:hAnsi="Georgia" w:cs="Times New Roman"/>
          <w:color w:val="000000"/>
          <w:lang w:eastAsia="en-PH"/>
        </w:rPr>
        <w:t xml:space="preserve">, J., </w:t>
      </w:r>
      <w:proofErr w:type="spellStart"/>
      <w:r>
        <w:rPr>
          <w:rFonts w:ascii="Georgia" w:eastAsia="Times New Roman" w:hAnsi="Georgia" w:cs="Times New Roman"/>
          <w:color w:val="000000"/>
          <w:lang w:eastAsia="en-PH"/>
        </w:rPr>
        <w:t>Lirio</w:t>
      </w:r>
      <w:proofErr w:type="spellEnd"/>
      <w:r>
        <w:rPr>
          <w:rFonts w:ascii="Georgia" w:eastAsia="Times New Roman" w:hAnsi="Georgia" w:cs="Times New Roman"/>
          <w:color w:val="000000"/>
          <w:lang w:eastAsia="en-PH"/>
        </w:rPr>
        <w:t xml:space="preserve">, R., </w:t>
      </w:r>
      <w:proofErr w:type="spellStart"/>
      <w:r>
        <w:rPr>
          <w:rFonts w:ascii="Georgia" w:eastAsia="Times New Roman" w:hAnsi="Georgia" w:cs="Times New Roman"/>
          <w:color w:val="000000"/>
          <w:lang w:eastAsia="en-PH"/>
        </w:rPr>
        <w:t>Asis</w:t>
      </w:r>
      <w:proofErr w:type="spellEnd"/>
      <w:r>
        <w:rPr>
          <w:rFonts w:ascii="Georgia" w:eastAsia="Times New Roman" w:hAnsi="Georgia" w:cs="Times New Roman"/>
          <w:color w:val="000000"/>
          <w:lang w:eastAsia="en-PH"/>
        </w:rPr>
        <w:t xml:space="preserve">, E., Acosta-Ponce, W., &amp; Villegas-Ramirez, G. (2024) - Foreign Study. </w:t>
      </w:r>
      <w:r>
        <w:rPr>
          <w:rFonts w:ascii="Georgia" w:eastAsia="Times New Roman" w:hAnsi="Georgia" w:cs="Times New Roman"/>
          <w:i/>
          <w:iCs/>
          <w:color w:val="000000"/>
          <w:lang w:eastAsia="en-PH"/>
        </w:rPr>
        <w:t xml:space="preserve">The Educational Technology: A Technology for Education and an </w:t>
      </w:r>
      <w:r w:rsidRPr="00BA01B9">
        <w:rPr>
          <w:rFonts w:ascii="Georgia" w:eastAsia="Times New Roman" w:hAnsi="Georgia" w:cs="Times New Roman"/>
          <w:i/>
          <w:iCs/>
          <w:lang w:eastAsia="en-PH"/>
          <w:rPrChange w:id="1157" w:author="Marcaustinbonagua@gmail.com" w:date="2024-11-05T13:17:00Z">
            <w:rPr>
              <w:rFonts w:ascii="Georgia" w:eastAsia="Times New Roman" w:hAnsi="Georgia" w:cs="Times New Roman"/>
              <w:i/>
              <w:iCs/>
              <w:color w:val="000000"/>
              <w:lang w:eastAsia="en-PH"/>
            </w:rPr>
          </w:rPrChange>
        </w:rPr>
        <w:t>Education with Technology</w:t>
      </w:r>
      <w:r w:rsidRPr="00BA01B9">
        <w:rPr>
          <w:rFonts w:ascii="Georgia" w:eastAsia="Times New Roman" w:hAnsi="Georgia" w:cs="Times New Roman"/>
          <w:lang w:eastAsia="en-PH"/>
          <w:rPrChange w:id="1158" w:author="Marcaustinbonagua@gmail.com" w:date="2024-11-05T13:17:00Z">
            <w:rPr>
              <w:rFonts w:ascii="Georgia" w:eastAsia="Times New Roman" w:hAnsi="Georgia" w:cs="Times New Roman"/>
              <w:color w:val="000000"/>
              <w:lang w:eastAsia="en-PH"/>
            </w:rPr>
          </w:rPrChange>
        </w:rPr>
        <w:t xml:space="preserve">. ResearchGate. </w:t>
      </w:r>
    </w:p>
    <w:p w14:paraId="57016315" w14:textId="77777777" w:rsidR="008F456D" w:rsidRPr="00BA01B9" w:rsidRDefault="002B278F">
      <w:pPr>
        <w:spacing w:after="0" w:line="480" w:lineRule="auto"/>
        <w:ind w:left="709"/>
        <w:jc w:val="both"/>
        <w:rPr>
          <w:rFonts w:ascii="Georgia" w:eastAsia="Times New Roman" w:hAnsi="Georgia" w:cs="Times New Roman"/>
          <w:lang w:eastAsia="en-PH"/>
          <w:rPrChange w:id="1159" w:author="Marcaustinbonagua@gmail.com" w:date="2024-11-05T13:17:00Z">
            <w:rPr>
              <w:rFonts w:ascii="Georgia" w:eastAsia="Times New Roman" w:hAnsi="Georgia" w:cs="Times New Roman"/>
              <w:lang w:eastAsia="en-PH"/>
            </w:rPr>
          </w:rPrChange>
        </w:rPr>
      </w:pPr>
      <w:r w:rsidRPr="00BA01B9">
        <w:rPr>
          <w:rFonts w:ascii="Georgia" w:eastAsia="Times New Roman" w:hAnsi="Georgia" w:cs="Times New Roman"/>
          <w:lang w:eastAsia="en-PH"/>
          <w:rPrChange w:id="1160" w:author="Marcaustinbonagua@gmail.com" w:date="2024-11-05T13:17:00Z">
            <w:rPr>
              <w:rFonts w:ascii="Georgia" w:eastAsia="Times New Roman" w:hAnsi="Georgia" w:cs="Times New Roman"/>
              <w:color w:val="000000"/>
              <w:lang w:eastAsia="en-PH"/>
            </w:rPr>
          </w:rPrChange>
        </w:rPr>
        <w:t>https://www.researchgate.net/publication/377718242_The_Educational_Technology_A_Technology_for_Education_and_an_Education_with_Technology </w:t>
      </w:r>
    </w:p>
    <w:p w14:paraId="5C165304" w14:textId="77777777" w:rsidR="008F456D" w:rsidRPr="00BA01B9" w:rsidRDefault="002B278F">
      <w:pPr>
        <w:spacing w:after="0" w:line="480" w:lineRule="auto"/>
        <w:ind w:left="709" w:hanging="720"/>
        <w:jc w:val="both"/>
        <w:rPr>
          <w:ins w:id="1161" w:author="Jade Raposa" w:date="2024-10-16T23:10:00Z"/>
          <w:rFonts w:ascii="Georgia" w:eastAsia="Times New Roman" w:hAnsi="Georgia" w:cs="Times New Roman"/>
          <w:lang w:eastAsia="en-PH"/>
          <w:rPrChange w:id="1162" w:author="Marcaustinbonagua@gmail.com" w:date="2024-11-05T13:17:00Z">
            <w:rPr>
              <w:ins w:id="1163" w:author="Jade Raposa" w:date="2024-10-16T23:10:00Z"/>
              <w:rFonts w:ascii="Georgia" w:eastAsia="Times New Roman" w:hAnsi="Georgia" w:cs="Times New Roman"/>
              <w:color w:val="000000"/>
              <w:lang w:eastAsia="en-PH"/>
            </w:rPr>
          </w:rPrChange>
        </w:rPr>
      </w:pPr>
      <w:proofErr w:type="spellStart"/>
      <w:r w:rsidRPr="00BA01B9">
        <w:rPr>
          <w:rFonts w:ascii="Georgia" w:eastAsia="Times New Roman" w:hAnsi="Georgia" w:cs="Times New Roman"/>
          <w:lang w:eastAsia="en-PH"/>
          <w:rPrChange w:id="1164" w:author="Marcaustinbonagua@gmail.com" w:date="2024-11-05T13:17:00Z">
            <w:rPr>
              <w:rFonts w:ascii="Georgia" w:eastAsia="Times New Roman" w:hAnsi="Georgia" w:cs="Times New Roman"/>
              <w:color w:val="000000"/>
              <w:lang w:eastAsia="en-PH"/>
            </w:rPr>
          </w:rPrChange>
        </w:rPr>
        <w:t>Shemshack</w:t>
      </w:r>
      <w:proofErr w:type="spellEnd"/>
      <w:r w:rsidRPr="00BA01B9">
        <w:rPr>
          <w:rFonts w:ascii="Georgia" w:eastAsia="Times New Roman" w:hAnsi="Georgia" w:cs="Times New Roman"/>
          <w:lang w:eastAsia="en-PH"/>
          <w:rPrChange w:id="1165" w:author="Marcaustinbonagua@gmail.com" w:date="2024-11-05T13:17:00Z">
            <w:rPr>
              <w:rFonts w:ascii="Georgia" w:eastAsia="Times New Roman" w:hAnsi="Georgia" w:cs="Times New Roman"/>
              <w:color w:val="000000"/>
              <w:lang w:eastAsia="en-PH"/>
            </w:rPr>
          </w:rPrChange>
        </w:rPr>
        <w:t xml:space="preserve">, A., &amp; Spector, J.M. (2020) - Foreign Literature. </w:t>
      </w:r>
      <w:r w:rsidRPr="00BA01B9">
        <w:rPr>
          <w:rFonts w:ascii="Georgia" w:eastAsia="Times New Roman" w:hAnsi="Georgia" w:cs="Times New Roman"/>
          <w:i/>
          <w:iCs/>
          <w:lang w:eastAsia="en-PH"/>
          <w:rPrChange w:id="1166" w:author="Marcaustinbonagua@gmail.com" w:date="2024-11-05T13:17:00Z">
            <w:rPr>
              <w:rFonts w:ascii="Georgia" w:eastAsia="Times New Roman" w:hAnsi="Georgia" w:cs="Times New Roman"/>
              <w:i/>
              <w:iCs/>
              <w:color w:val="000000"/>
              <w:lang w:eastAsia="en-PH"/>
            </w:rPr>
          </w:rPrChange>
        </w:rPr>
        <w:t>A Systematic Literature Review of Personalized Learning Terms</w:t>
      </w:r>
      <w:r w:rsidRPr="00BA01B9">
        <w:rPr>
          <w:rFonts w:ascii="Georgia" w:eastAsia="Times New Roman" w:hAnsi="Georgia" w:cs="Times New Roman"/>
          <w:lang w:eastAsia="en-PH"/>
          <w:rPrChange w:id="1167" w:author="Marcaustinbonagua@gmail.com" w:date="2024-11-05T13:17:00Z">
            <w:rPr>
              <w:rFonts w:ascii="Georgia" w:eastAsia="Times New Roman" w:hAnsi="Georgia" w:cs="Times New Roman"/>
              <w:color w:val="000000"/>
              <w:lang w:eastAsia="en-PH"/>
            </w:rPr>
          </w:rPrChange>
        </w:rPr>
        <w:t>, Smart Learning Environments, Vol. 7 - Issue 1. Smart Learning Environments.</w:t>
      </w:r>
    </w:p>
    <w:p w14:paraId="6B42FB69" w14:textId="77777777" w:rsidR="008F456D" w:rsidRPr="00BA01B9" w:rsidRDefault="002B278F">
      <w:pPr>
        <w:spacing w:after="0" w:line="480" w:lineRule="auto"/>
        <w:ind w:left="709"/>
        <w:jc w:val="both"/>
        <w:rPr>
          <w:del w:id="1168" w:author="Jade Raposa" w:date="2024-10-16T23:15:00Z"/>
          <w:rFonts w:ascii="Georgia" w:eastAsia="Times New Roman" w:hAnsi="Georgia" w:cs="Times New Roman"/>
          <w:lang w:eastAsia="en-PH"/>
          <w:rPrChange w:id="1169" w:author="Marcaustinbonagua@gmail.com" w:date="2024-11-05T13:17:00Z">
            <w:rPr>
              <w:del w:id="1170" w:author="Jade Raposa" w:date="2024-10-16T23:15:00Z"/>
              <w:rFonts w:ascii="Georgia" w:eastAsia="Times New Roman" w:hAnsi="Georgia" w:cs="Times New Roman"/>
              <w:color w:val="000000"/>
              <w:lang w:eastAsia="en-PH"/>
            </w:rPr>
          </w:rPrChange>
        </w:rPr>
      </w:pPr>
      <w:del w:id="1171" w:author="Jade Raposa" w:date="2024-10-16T23:10:00Z">
        <w:r w:rsidRPr="00BA01B9">
          <w:rPr>
            <w:rFonts w:ascii="Georgia" w:eastAsia="Times New Roman" w:hAnsi="Georgia" w:cs="Times New Roman"/>
            <w:lang w:eastAsia="en-PH"/>
            <w:rPrChange w:id="1172" w:author="Marcaustinbonagua@gmail.com" w:date="2024-11-05T13:17:00Z">
              <w:rPr>
                <w:rFonts w:ascii="Georgia" w:eastAsia="Times New Roman" w:hAnsi="Georgia" w:cs="Times New Roman"/>
                <w:color w:val="000000"/>
                <w:lang w:eastAsia="en-PH"/>
              </w:rPr>
            </w:rPrChange>
          </w:rPr>
          <w:br/>
        </w:r>
      </w:del>
      <w:ins w:id="1173" w:author="Jade Raposa" w:date="2024-10-16T23:15:00Z">
        <w:r w:rsidRPr="00BA01B9">
          <w:rPr>
            <w:rFonts w:ascii="Georgia" w:eastAsia="Times New Roman" w:hAnsi="Georgia" w:cs="Times New Roman"/>
            <w:lang w:eastAsia="en-PH"/>
            <w:rPrChange w:id="1174" w:author="Marcaustinbonagua@gmail.com" w:date="2024-11-05T13:17:00Z">
              <w:rPr>
                <w:rFonts w:ascii="Georgia" w:eastAsia="Times New Roman" w:hAnsi="Georgia" w:cs="Times New Roman"/>
                <w:color w:val="000000"/>
                <w:lang w:eastAsia="en-PH"/>
              </w:rPr>
            </w:rPrChange>
          </w:rPr>
          <w:fldChar w:fldCharType="begin"/>
        </w:r>
        <w:r w:rsidRPr="00BA01B9">
          <w:rPr>
            <w:rFonts w:ascii="Georgia" w:eastAsia="Times New Roman" w:hAnsi="Georgia" w:cs="Times New Roman"/>
            <w:lang w:eastAsia="en-PH"/>
            <w:rPrChange w:id="1175" w:author="Marcaustinbonagua@gmail.com" w:date="2024-11-05T13:17:00Z">
              <w:rPr>
                <w:rFonts w:ascii="Georgia" w:eastAsia="Times New Roman" w:hAnsi="Georgia" w:cs="Times New Roman"/>
                <w:color w:val="000000"/>
                <w:lang w:eastAsia="en-PH"/>
              </w:rPr>
            </w:rPrChange>
          </w:rPr>
          <w:instrText>HYPERLINK "</w:instrText>
        </w:r>
      </w:ins>
      <w:r w:rsidRPr="00BA01B9">
        <w:rPr>
          <w:rFonts w:ascii="Georgia" w:eastAsia="Times New Roman" w:hAnsi="Georgia" w:cs="Times New Roman"/>
          <w:lang w:eastAsia="en-PH"/>
          <w:rPrChange w:id="1176" w:author="Marcaustinbonagua@gmail.com" w:date="2024-11-05T13:17:00Z">
            <w:rPr>
              <w:rFonts w:ascii="Georgia" w:eastAsia="Times New Roman" w:hAnsi="Georgia" w:cs="Times New Roman"/>
              <w:color w:val="000000"/>
              <w:lang w:eastAsia="en-PH"/>
            </w:rPr>
          </w:rPrChange>
        </w:rPr>
        <w:instrText>https://doi.org/10.1186/s40561-020-00140-9</w:instrText>
      </w:r>
      <w:ins w:id="1177" w:author="Jade Raposa" w:date="2024-10-16T23:15:00Z">
        <w:r w:rsidRPr="00BA01B9">
          <w:rPr>
            <w:rFonts w:ascii="Georgia" w:eastAsia="Times New Roman" w:hAnsi="Georgia" w:cs="Times New Roman"/>
            <w:lang w:eastAsia="en-PH"/>
            <w:rPrChange w:id="1178" w:author="Marcaustinbonagua@gmail.com" w:date="2024-11-05T13:17:00Z">
              <w:rPr>
                <w:rFonts w:ascii="Georgia" w:eastAsia="Times New Roman" w:hAnsi="Georgia" w:cs="Times New Roman"/>
                <w:color w:val="000000"/>
                <w:lang w:eastAsia="en-PH"/>
              </w:rPr>
            </w:rPrChange>
          </w:rPr>
          <w:instrText>"</w:instrText>
        </w:r>
        <w:r w:rsidRPr="00BA01B9">
          <w:rPr>
            <w:rFonts w:ascii="Georgia" w:eastAsia="Times New Roman" w:hAnsi="Georgia" w:cs="Times New Roman"/>
            <w:lang w:eastAsia="en-PH"/>
            <w:rPrChange w:id="1179" w:author="Marcaustinbonagua@gmail.com" w:date="2024-11-05T13:17:00Z">
              <w:rPr>
                <w:rFonts w:ascii="Georgia" w:eastAsia="Times New Roman" w:hAnsi="Georgia" w:cs="Times New Roman"/>
                <w:color w:val="000000"/>
                <w:lang w:eastAsia="en-PH"/>
              </w:rPr>
            </w:rPrChange>
          </w:rPr>
          <w:fldChar w:fldCharType="separate"/>
        </w:r>
      </w:ins>
      <w:r w:rsidRPr="00BA01B9">
        <w:rPr>
          <w:rStyle w:val="Hyperlink"/>
          <w:rFonts w:ascii="Georgia" w:eastAsia="Times New Roman" w:hAnsi="Georgia" w:cs="Times New Roman"/>
          <w:color w:val="auto"/>
          <w:u w:val="none"/>
          <w:lang w:eastAsia="en-PH"/>
          <w:rPrChange w:id="1180" w:author="Marcaustinbonagua@gmail.com" w:date="2024-11-05T13:17:00Z">
            <w:rPr>
              <w:rStyle w:val="Hyperlink"/>
              <w:rFonts w:ascii="Georgia" w:eastAsia="Times New Roman" w:hAnsi="Georgia" w:cs="Times New Roman"/>
              <w:lang w:eastAsia="en-PH"/>
            </w:rPr>
          </w:rPrChange>
        </w:rPr>
        <w:t>https://doi.org/10.1186/s40561-020-00140-9</w:t>
      </w:r>
      <w:ins w:id="1181" w:author="Jade Raposa" w:date="2024-10-16T23:15:00Z">
        <w:r w:rsidRPr="00BA01B9">
          <w:rPr>
            <w:rFonts w:ascii="Georgia" w:eastAsia="Times New Roman" w:hAnsi="Georgia" w:cs="Times New Roman"/>
            <w:lang w:eastAsia="en-PH"/>
            <w:rPrChange w:id="1182" w:author="Marcaustinbonagua@gmail.com" w:date="2024-11-05T13:17:00Z">
              <w:rPr>
                <w:rFonts w:ascii="Georgia" w:eastAsia="Times New Roman" w:hAnsi="Georgia" w:cs="Times New Roman"/>
                <w:color w:val="000000"/>
                <w:lang w:eastAsia="en-PH"/>
              </w:rPr>
            </w:rPrChange>
          </w:rPr>
          <w:fldChar w:fldCharType="end"/>
        </w:r>
      </w:ins>
      <w:r w:rsidRPr="00BA01B9">
        <w:rPr>
          <w:rFonts w:ascii="Georgia" w:eastAsia="Times New Roman" w:hAnsi="Georgia" w:cs="Times New Roman"/>
          <w:lang w:eastAsia="en-PH"/>
          <w:rPrChange w:id="1183" w:author="Marcaustinbonagua@gmail.com" w:date="2024-11-05T13:17:00Z">
            <w:rPr>
              <w:rFonts w:ascii="Georgia" w:eastAsia="Times New Roman" w:hAnsi="Georgia" w:cs="Times New Roman"/>
              <w:color w:val="000000"/>
              <w:lang w:eastAsia="en-PH"/>
            </w:rPr>
          </w:rPrChange>
        </w:rPr>
        <w:t> </w:t>
      </w:r>
    </w:p>
    <w:p w14:paraId="00C7D4F3" w14:textId="77777777" w:rsidR="008F456D" w:rsidRPr="00BA01B9" w:rsidRDefault="008F456D">
      <w:pPr>
        <w:spacing w:after="0" w:line="480" w:lineRule="auto"/>
        <w:ind w:left="709"/>
        <w:jc w:val="both"/>
        <w:rPr>
          <w:ins w:id="1184" w:author="Jade Raposa" w:date="2024-10-16T23:15:00Z"/>
          <w:rFonts w:ascii="Georgia" w:eastAsia="Times New Roman" w:hAnsi="Georgia" w:cs="Times New Roman"/>
          <w:lang w:eastAsia="en-PH"/>
          <w:rPrChange w:id="1185" w:author="Marcaustinbonagua@gmail.com" w:date="2024-11-05T13:17:00Z">
            <w:rPr>
              <w:ins w:id="1186" w:author="Jade Raposa" w:date="2024-10-16T23:15:00Z"/>
              <w:rFonts w:ascii="Georgia" w:eastAsia="Times New Roman" w:hAnsi="Georgia" w:cs="Times New Roman"/>
              <w:lang w:eastAsia="en-PH"/>
            </w:rPr>
          </w:rPrChange>
        </w:rPr>
        <w:pPrChange w:id="1187" w:author="Jade Raposa" w:date="2024-10-16T23:10:00Z">
          <w:pPr>
            <w:spacing w:after="0" w:line="480" w:lineRule="auto"/>
            <w:ind w:left="709" w:hanging="720"/>
            <w:jc w:val="both"/>
          </w:pPr>
        </w:pPrChange>
      </w:pPr>
    </w:p>
    <w:p w14:paraId="3CAD500B" w14:textId="77777777" w:rsidR="008F456D" w:rsidRPr="00BA01B9" w:rsidRDefault="002B278F">
      <w:pPr>
        <w:spacing w:after="0" w:line="480" w:lineRule="auto"/>
        <w:ind w:left="709" w:hanging="709"/>
        <w:jc w:val="both"/>
        <w:rPr>
          <w:ins w:id="1188" w:author="Jade Raposa" w:date="2024-10-16T23:09:00Z"/>
          <w:rFonts w:ascii="Georgia" w:eastAsia="Times New Roman" w:hAnsi="Georgia" w:cs="Times New Roman"/>
          <w:lang w:eastAsia="en-PH"/>
          <w:rPrChange w:id="1189" w:author="Marcaustinbonagua@gmail.com" w:date="2024-11-05T13:17:00Z">
            <w:rPr>
              <w:ins w:id="1190" w:author="Jade Raposa" w:date="2024-10-16T23:09:00Z"/>
              <w:rFonts w:ascii="Georgia" w:eastAsia="Times New Roman" w:hAnsi="Georgia" w:cs="Times New Roman"/>
              <w:color w:val="000000"/>
              <w:lang w:eastAsia="en-PH"/>
            </w:rPr>
          </w:rPrChange>
        </w:rPr>
        <w:pPrChange w:id="1191" w:author="Jade Raposa" w:date="2024-10-16T23:15:00Z">
          <w:pPr>
            <w:spacing w:after="0" w:line="480" w:lineRule="auto"/>
            <w:ind w:left="709" w:hanging="720"/>
            <w:jc w:val="both"/>
          </w:pPr>
        </w:pPrChange>
      </w:pPr>
      <w:proofErr w:type="spellStart"/>
      <w:r w:rsidRPr="00BA01B9">
        <w:rPr>
          <w:rFonts w:ascii="Georgia" w:eastAsia="Times New Roman" w:hAnsi="Georgia" w:cs="Times New Roman"/>
          <w:lang w:eastAsia="en-PH"/>
          <w:rPrChange w:id="1192" w:author="Marcaustinbonagua@gmail.com" w:date="2024-11-05T13:17:00Z">
            <w:rPr>
              <w:rFonts w:ascii="Georgia" w:eastAsia="Times New Roman" w:hAnsi="Georgia" w:cs="Times New Roman"/>
              <w:color w:val="000000"/>
              <w:lang w:eastAsia="en-PH"/>
            </w:rPr>
          </w:rPrChange>
        </w:rPr>
        <w:lastRenderedPageBreak/>
        <w:t>Thakare</w:t>
      </w:r>
      <w:proofErr w:type="spellEnd"/>
      <w:r w:rsidRPr="00BA01B9">
        <w:rPr>
          <w:rFonts w:ascii="Georgia" w:eastAsia="Times New Roman" w:hAnsi="Georgia" w:cs="Times New Roman"/>
          <w:lang w:eastAsia="en-PH"/>
          <w:rPrChange w:id="1193" w:author="Marcaustinbonagua@gmail.com" w:date="2024-11-05T13:17:00Z">
            <w:rPr>
              <w:rFonts w:ascii="Georgia" w:eastAsia="Times New Roman" w:hAnsi="Georgia" w:cs="Times New Roman"/>
              <w:color w:val="000000"/>
              <w:lang w:eastAsia="en-PH"/>
            </w:rPr>
          </w:rPrChange>
        </w:rPr>
        <w:t xml:space="preserve">, S., Jadhav, S., Mane, I., Pawar, S., &amp; Kulkarni, A. (2019) - Foreign System. </w:t>
      </w:r>
      <w:r w:rsidRPr="00BA01B9">
        <w:rPr>
          <w:rFonts w:ascii="Georgia" w:eastAsia="Times New Roman" w:hAnsi="Georgia" w:cs="Times New Roman"/>
          <w:i/>
          <w:iCs/>
          <w:lang w:eastAsia="en-PH"/>
          <w:rPrChange w:id="1194" w:author="Marcaustinbonagua@gmail.com" w:date="2024-11-05T13:17:00Z">
            <w:rPr>
              <w:rFonts w:ascii="Georgia" w:eastAsia="Times New Roman" w:hAnsi="Georgia" w:cs="Times New Roman"/>
              <w:i/>
              <w:iCs/>
              <w:color w:val="000000"/>
              <w:lang w:eastAsia="en-PH"/>
            </w:rPr>
          </w:rPrChange>
        </w:rPr>
        <w:t>Online Mentoring System (An Online Mentor-Student System)</w:t>
      </w:r>
      <w:r w:rsidRPr="00BA01B9">
        <w:rPr>
          <w:rFonts w:ascii="Georgia" w:eastAsia="Times New Roman" w:hAnsi="Georgia" w:cs="Times New Roman"/>
          <w:lang w:eastAsia="en-PH"/>
          <w:rPrChange w:id="1195" w:author="Marcaustinbonagua@gmail.com" w:date="2024-11-05T13:17:00Z">
            <w:rPr>
              <w:rFonts w:ascii="Georgia" w:eastAsia="Times New Roman" w:hAnsi="Georgia" w:cs="Times New Roman"/>
              <w:color w:val="000000"/>
              <w:lang w:eastAsia="en-PH"/>
            </w:rPr>
          </w:rPrChange>
        </w:rPr>
        <w:t>, International Journal of Engineering Trends and Technology. ResearchGate.</w:t>
      </w:r>
    </w:p>
    <w:p w14:paraId="03B3E2BC" w14:textId="77777777" w:rsidR="008F456D" w:rsidRPr="00BA01B9" w:rsidRDefault="002B278F">
      <w:pPr>
        <w:spacing w:after="0" w:line="480" w:lineRule="auto"/>
        <w:ind w:left="709"/>
        <w:jc w:val="both"/>
        <w:rPr>
          <w:rFonts w:ascii="Georgia" w:eastAsia="Times New Roman" w:hAnsi="Georgia" w:cs="Times New Roman"/>
          <w:lang w:eastAsia="en-PH"/>
          <w:rPrChange w:id="1196" w:author="Marcaustinbonagua@gmail.com" w:date="2024-11-05T13:17:00Z">
            <w:rPr>
              <w:rFonts w:ascii="Georgia" w:eastAsia="Times New Roman" w:hAnsi="Georgia" w:cs="Times New Roman"/>
              <w:lang w:eastAsia="en-PH"/>
            </w:rPr>
          </w:rPrChange>
        </w:rPr>
        <w:pPrChange w:id="1197" w:author="Jade Raposa" w:date="2024-10-16T23:09:00Z">
          <w:pPr>
            <w:spacing w:after="0" w:line="480" w:lineRule="auto"/>
            <w:ind w:left="709" w:hanging="720"/>
            <w:jc w:val="both"/>
          </w:pPr>
        </w:pPrChange>
      </w:pPr>
      <w:del w:id="1198" w:author="Jade Raposa" w:date="2024-10-16T23:09:00Z">
        <w:r w:rsidRPr="00BA01B9">
          <w:rPr>
            <w:rFonts w:ascii="Georgia" w:eastAsia="Times New Roman" w:hAnsi="Georgia" w:cs="Times New Roman"/>
            <w:lang w:eastAsia="en-PH"/>
            <w:rPrChange w:id="1199" w:author="Marcaustinbonagua@gmail.com" w:date="2024-11-05T13:17:00Z">
              <w:rPr>
                <w:rFonts w:ascii="Georgia" w:eastAsia="Times New Roman" w:hAnsi="Georgia" w:cs="Times New Roman"/>
                <w:color w:val="000000"/>
                <w:lang w:eastAsia="en-PH"/>
              </w:rPr>
            </w:rPrChange>
          </w:rPr>
          <w:br/>
        </w:r>
      </w:del>
      <w:r w:rsidRPr="00BA01B9">
        <w:rPr>
          <w:rFonts w:ascii="Georgia" w:eastAsia="Times New Roman" w:hAnsi="Georgia" w:cs="Times New Roman"/>
          <w:lang w:eastAsia="en-PH"/>
          <w:rPrChange w:id="1200" w:author="Marcaustinbonagua@gmail.com" w:date="2024-11-05T13:17:00Z">
            <w:rPr>
              <w:rFonts w:ascii="Georgia" w:eastAsia="Times New Roman" w:hAnsi="Georgia" w:cs="Times New Roman"/>
              <w:color w:val="000000"/>
              <w:lang w:eastAsia="en-PH"/>
            </w:rPr>
          </w:rPrChange>
        </w:rPr>
        <w:t>https://www.researchgate.net/publication/332196330_Online_Mentoring_System_An_Online_Mentor-Student_System</w:t>
      </w:r>
    </w:p>
    <w:p w14:paraId="407E6F0B" w14:textId="77777777" w:rsidR="008F456D" w:rsidRPr="00BA01B9" w:rsidRDefault="002B278F">
      <w:pPr>
        <w:spacing w:after="0" w:line="480" w:lineRule="auto"/>
        <w:ind w:left="709" w:hanging="720"/>
        <w:jc w:val="both"/>
        <w:rPr>
          <w:ins w:id="1201" w:author="Jade Raposa" w:date="2024-10-16T23:09:00Z"/>
          <w:rFonts w:ascii="Georgia" w:eastAsia="Times New Roman" w:hAnsi="Georgia" w:cs="Times New Roman"/>
          <w:lang w:eastAsia="en-PH"/>
          <w:rPrChange w:id="1202" w:author="Marcaustinbonagua@gmail.com" w:date="2024-11-05T13:17:00Z">
            <w:rPr>
              <w:ins w:id="1203" w:author="Jade Raposa" w:date="2024-10-16T23:09:00Z"/>
              <w:rFonts w:ascii="Georgia" w:eastAsia="Times New Roman" w:hAnsi="Georgia" w:cs="Times New Roman"/>
              <w:color w:val="000000"/>
              <w:lang w:eastAsia="en-PH"/>
            </w:rPr>
          </w:rPrChange>
        </w:rPr>
      </w:pPr>
      <w:r w:rsidRPr="00BA01B9">
        <w:rPr>
          <w:rFonts w:ascii="Georgia" w:eastAsia="Times New Roman" w:hAnsi="Georgia" w:cs="Times New Roman"/>
          <w:lang w:eastAsia="en-PH"/>
          <w:rPrChange w:id="1204" w:author="Marcaustinbonagua@gmail.com" w:date="2024-11-05T13:17:00Z">
            <w:rPr>
              <w:rFonts w:ascii="Georgia" w:eastAsia="Times New Roman" w:hAnsi="Georgia" w:cs="Times New Roman"/>
              <w:color w:val="000000"/>
              <w:lang w:eastAsia="en-PH"/>
            </w:rPr>
          </w:rPrChange>
        </w:rPr>
        <w:t xml:space="preserve">Torres, N., &amp; Santos, R. (2022) - Local System. </w:t>
      </w:r>
      <w:r w:rsidRPr="00BA01B9">
        <w:rPr>
          <w:rFonts w:ascii="Georgia" w:eastAsia="Times New Roman" w:hAnsi="Georgia" w:cs="Times New Roman"/>
          <w:i/>
          <w:iCs/>
          <w:lang w:eastAsia="en-PH"/>
          <w:rPrChange w:id="1205" w:author="Marcaustinbonagua@gmail.com" w:date="2024-11-05T13:17:00Z">
            <w:rPr>
              <w:rFonts w:ascii="Georgia" w:eastAsia="Times New Roman" w:hAnsi="Georgia" w:cs="Times New Roman"/>
              <w:i/>
              <w:iCs/>
              <w:color w:val="000000"/>
              <w:lang w:eastAsia="en-PH"/>
            </w:rPr>
          </w:rPrChange>
        </w:rPr>
        <w:t>Grab A Tutor: A Decision Support Mobile App for Student Tutoring</w:t>
      </w:r>
      <w:r w:rsidRPr="00BA01B9">
        <w:rPr>
          <w:rFonts w:ascii="Georgia" w:eastAsia="Times New Roman" w:hAnsi="Georgia" w:cs="Times New Roman"/>
          <w:lang w:eastAsia="en-PH"/>
          <w:rPrChange w:id="1206" w:author="Marcaustinbonagua@gmail.com" w:date="2024-11-05T13:17:00Z">
            <w:rPr>
              <w:rFonts w:ascii="Georgia" w:eastAsia="Times New Roman" w:hAnsi="Georgia" w:cs="Times New Roman"/>
              <w:color w:val="000000"/>
              <w:lang w:eastAsia="en-PH"/>
            </w:rPr>
          </w:rPrChange>
        </w:rPr>
        <w:t>, The QUEST: Journal of Multidisciplinary Research and Development, Vol. 1. ResearchGate.</w:t>
      </w:r>
    </w:p>
    <w:p w14:paraId="270DF5E1" w14:textId="77777777" w:rsidR="008F456D" w:rsidRPr="00BA01B9" w:rsidRDefault="002B278F">
      <w:pPr>
        <w:spacing w:after="0" w:line="480" w:lineRule="auto"/>
        <w:ind w:left="709"/>
        <w:jc w:val="both"/>
        <w:rPr>
          <w:rFonts w:ascii="Georgia" w:eastAsia="Times New Roman" w:hAnsi="Georgia" w:cs="Times New Roman"/>
          <w:lang w:eastAsia="en-PH"/>
          <w:rPrChange w:id="1207" w:author="Marcaustinbonagua@gmail.com" w:date="2024-11-05T13:17:00Z">
            <w:rPr>
              <w:rFonts w:ascii="Georgia" w:eastAsia="Times New Roman" w:hAnsi="Georgia" w:cs="Times New Roman"/>
              <w:lang w:eastAsia="en-PH"/>
            </w:rPr>
          </w:rPrChange>
        </w:rPr>
        <w:pPrChange w:id="1208" w:author="Jade Raposa" w:date="2024-10-16T23:09:00Z">
          <w:pPr>
            <w:spacing w:after="0" w:line="480" w:lineRule="auto"/>
            <w:ind w:left="709" w:hanging="720"/>
            <w:jc w:val="both"/>
          </w:pPr>
        </w:pPrChange>
      </w:pPr>
      <w:del w:id="1209" w:author="Jade Raposa" w:date="2024-10-16T23:09:00Z">
        <w:r w:rsidRPr="00BA01B9">
          <w:rPr>
            <w:rFonts w:ascii="Georgia" w:eastAsia="Times New Roman" w:hAnsi="Georgia" w:cs="Times New Roman"/>
            <w:lang w:eastAsia="en-PH"/>
            <w:rPrChange w:id="1210" w:author="Marcaustinbonagua@gmail.com" w:date="2024-11-05T13:17:00Z">
              <w:rPr>
                <w:rFonts w:ascii="Georgia" w:eastAsia="Times New Roman" w:hAnsi="Georgia" w:cs="Times New Roman"/>
                <w:color w:val="000000"/>
                <w:lang w:eastAsia="en-PH"/>
              </w:rPr>
            </w:rPrChange>
          </w:rPr>
          <w:br/>
        </w:r>
      </w:del>
      <w:r w:rsidRPr="00BA01B9">
        <w:rPr>
          <w:rFonts w:ascii="Georgia" w:eastAsia="Times New Roman" w:hAnsi="Georgia" w:cs="Times New Roman"/>
          <w:lang w:eastAsia="en-PH"/>
          <w:rPrChange w:id="1211" w:author="Marcaustinbonagua@gmail.com" w:date="2024-11-05T13:17:00Z">
            <w:rPr>
              <w:rFonts w:ascii="Georgia" w:eastAsia="Times New Roman" w:hAnsi="Georgia" w:cs="Times New Roman"/>
              <w:color w:val="000000"/>
              <w:lang w:eastAsia="en-PH"/>
            </w:rPr>
          </w:rPrChange>
        </w:rPr>
        <w:t>https://www.researchgate.net/publication/372196974_Grab_A_Tutor_A_Decision_Support_Mobile_App_for_Student_Tutoring</w:t>
      </w:r>
    </w:p>
    <w:p w14:paraId="639E1299" w14:textId="77777777" w:rsidR="008F456D" w:rsidRPr="00BA01B9" w:rsidRDefault="002B278F">
      <w:pPr>
        <w:spacing w:after="0" w:line="480" w:lineRule="auto"/>
        <w:ind w:left="709" w:hanging="720"/>
        <w:jc w:val="both"/>
        <w:rPr>
          <w:ins w:id="1212" w:author="Jade Raposa" w:date="2024-10-16T23:09:00Z"/>
          <w:rFonts w:ascii="Georgia" w:eastAsia="Times New Roman" w:hAnsi="Georgia" w:cs="Times New Roman"/>
          <w:lang w:eastAsia="en-PH"/>
          <w:rPrChange w:id="1213" w:author="Marcaustinbonagua@gmail.com" w:date="2024-11-05T13:17:00Z">
            <w:rPr>
              <w:ins w:id="1214" w:author="Jade Raposa" w:date="2024-10-16T23:09:00Z"/>
              <w:rFonts w:ascii="Georgia" w:eastAsia="Times New Roman" w:hAnsi="Georgia" w:cs="Times New Roman"/>
              <w:color w:val="000000"/>
              <w:lang w:eastAsia="en-PH"/>
            </w:rPr>
          </w:rPrChange>
        </w:rPr>
      </w:pPr>
      <w:proofErr w:type="spellStart"/>
      <w:r w:rsidRPr="00BA01B9">
        <w:rPr>
          <w:rFonts w:ascii="Georgia" w:eastAsia="Times New Roman" w:hAnsi="Georgia" w:cs="Times New Roman"/>
          <w:lang w:eastAsia="en-PH"/>
          <w:rPrChange w:id="1215" w:author="Marcaustinbonagua@gmail.com" w:date="2024-11-05T13:17:00Z">
            <w:rPr>
              <w:rFonts w:ascii="Georgia" w:eastAsia="Times New Roman" w:hAnsi="Georgia" w:cs="Times New Roman"/>
              <w:color w:val="000000"/>
              <w:lang w:eastAsia="en-PH"/>
            </w:rPr>
          </w:rPrChange>
        </w:rPr>
        <w:t>Vecaldo</w:t>
      </w:r>
      <w:proofErr w:type="spellEnd"/>
      <w:r w:rsidRPr="00BA01B9">
        <w:rPr>
          <w:rFonts w:ascii="Georgia" w:eastAsia="Times New Roman" w:hAnsi="Georgia" w:cs="Times New Roman"/>
          <w:lang w:eastAsia="en-PH"/>
          <w:rPrChange w:id="1216" w:author="Marcaustinbonagua@gmail.com" w:date="2024-11-05T13:17:00Z">
            <w:rPr>
              <w:rFonts w:ascii="Georgia" w:eastAsia="Times New Roman" w:hAnsi="Georgia" w:cs="Times New Roman"/>
              <w:color w:val="000000"/>
              <w:lang w:eastAsia="en-PH"/>
            </w:rPr>
          </w:rPrChange>
        </w:rPr>
        <w:t xml:space="preserve">, R. (2021) - Local Literature. </w:t>
      </w:r>
      <w:r w:rsidRPr="00BA01B9">
        <w:rPr>
          <w:rFonts w:ascii="Georgia" w:eastAsia="Times New Roman" w:hAnsi="Georgia" w:cs="Times New Roman"/>
          <w:i/>
          <w:iCs/>
          <w:lang w:eastAsia="en-PH"/>
          <w:rPrChange w:id="1217" w:author="Marcaustinbonagua@gmail.com" w:date="2024-11-05T13:17:00Z">
            <w:rPr>
              <w:rFonts w:ascii="Georgia" w:eastAsia="Times New Roman" w:hAnsi="Georgia" w:cs="Times New Roman"/>
              <w:i/>
              <w:iCs/>
              <w:color w:val="000000"/>
              <w:lang w:eastAsia="en-PH"/>
            </w:rPr>
          </w:rPrChange>
        </w:rPr>
        <w:t>Mentoring Support of Cooperating Teachers: Insights from Filipino Practice Teachers</w:t>
      </w:r>
      <w:r w:rsidRPr="00BA01B9">
        <w:rPr>
          <w:rFonts w:ascii="Georgia" w:eastAsia="Times New Roman" w:hAnsi="Georgia" w:cs="Times New Roman"/>
          <w:lang w:eastAsia="en-PH"/>
          <w:rPrChange w:id="1218" w:author="Marcaustinbonagua@gmail.com" w:date="2024-11-05T13:17:00Z">
            <w:rPr>
              <w:rFonts w:ascii="Georgia" w:eastAsia="Times New Roman" w:hAnsi="Georgia" w:cs="Times New Roman"/>
              <w:color w:val="000000"/>
              <w:lang w:eastAsia="en-PH"/>
            </w:rPr>
          </w:rPrChange>
        </w:rPr>
        <w:t>, INTERNATIONAL JOURNAL OF EDUCATIONAL SCIENCES, Vol. 34. ResearchGate.</w:t>
      </w:r>
    </w:p>
    <w:p w14:paraId="5D9E7953" w14:textId="77777777" w:rsidR="008F456D" w:rsidRPr="00BA01B9" w:rsidRDefault="002B278F">
      <w:pPr>
        <w:spacing w:after="0" w:line="480" w:lineRule="auto"/>
        <w:ind w:left="709"/>
        <w:jc w:val="both"/>
        <w:rPr>
          <w:rFonts w:ascii="Georgia" w:eastAsia="Times New Roman" w:hAnsi="Georgia" w:cs="Times New Roman"/>
          <w:lang w:eastAsia="en-PH"/>
          <w:rPrChange w:id="1219" w:author="Marcaustinbonagua@gmail.com" w:date="2024-11-05T13:17:00Z">
            <w:rPr>
              <w:rFonts w:ascii="Georgia" w:eastAsia="Times New Roman" w:hAnsi="Georgia" w:cs="Times New Roman"/>
              <w:lang w:eastAsia="en-PH"/>
            </w:rPr>
          </w:rPrChange>
        </w:rPr>
        <w:pPrChange w:id="1220" w:author="Jade Raposa" w:date="2024-10-16T23:09:00Z">
          <w:pPr>
            <w:spacing w:after="0" w:line="480" w:lineRule="auto"/>
            <w:ind w:left="709" w:hanging="720"/>
            <w:jc w:val="both"/>
          </w:pPr>
        </w:pPrChange>
      </w:pPr>
      <w:del w:id="1221" w:author="Jade Raposa" w:date="2024-10-16T23:09:00Z">
        <w:r w:rsidRPr="00BA01B9">
          <w:rPr>
            <w:rFonts w:ascii="Georgia" w:eastAsia="Times New Roman" w:hAnsi="Georgia" w:cs="Times New Roman"/>
            <w:lang w:eastAsia="en-PH"/>
            <w:rPrChange w:id="1222" w:author="Marcaustinbonagua@gmail.com" w:date="2024-11-05T13:17:00Z">
              <w:rPr>
                <w:rFonts w:ascii="Georgia" w:eastAsia="Times New Roman" w:hAnsi="Georgia" w:cs="Times New Roman"/>
                <w:color w:val="000000"/>
                <w:lang w:eastAsia="en-PH"/>
              </w:rPr>
            </w:rPrChange>
          </w:rPr>
          <w:br/>
        </w:r>
      </w:del>
      <w:r w:rsidRPr="00BA01B9">
        <w:rPr>
          <w:rFonts w:ascii="Georgia" w:eastAsia="Times New Roman" w:hAnsi="Georgia" w:cs="Times New Roman"/>
          <w:lang w:eastAsia="en-PH"/>
          <w:rPrChange w:id="1223" w:author="Marcaustinbonagua@gmail.com" w:date="2024-11-05T13:17:00Z">
            <w:rPr>
              <w:rFonts w:ascii="Georgia" w:eastAsia="Times New Roman" w:hAnsi="Georgia" w:cs="Times New Roman"/>
              <w:color w:val="000000"/>
              <w:lang w:eastAsia="en-PH"/>
            </w:rPr>
          </w:rPrChange>
        </w:rPr>
        <w:t>https://www.researchgate.net/publication/354606144_Mentoring_Support_of_Cooperating_Teachers_Insights_from_Filipino_Practice_Teachers</w:t>
      </w:r>
    </w:p>
    <w:p w14:paraId="0517BE9B" w14:textId="77777777" w:rsidR="008F456D" w:rsidRPr="00BA01B9" w:rsidRDefault="002B278F">
      <w:pPr>
        <w:spacing w:after="0" w:line="480" w:lineRule="auto"/>
        <w:ind w:left="709" w:hanging="709"/>
        <w:jc w:val="both"/>
        <w:rPr>
          <w:ins w:id="1224" w:author="Jade Raposa" w:date="2024-10-16T23:09:00Z"/>
          <w:rFonts w:ascii="Georgia" w:eastAsia="Times New Roman" w:hAnsi="Georgia" w:cs="Times New Roman"/>
          <w:lang w:eastAsia="en-PH"/>
          <w:rPrChange w:id="1225" w:author="Marcaustinbonagua@gmail.com" w:date="2024-11-05T13:17:00Z">
            <w:rPr>
              <w:ins w:id="1226" w:author="Jade Raposa" w:date="2024-10-16T23:09:00Z"/>
              <w:rFonts w:ascii="Georgia" w:eastAsia="Times New Roman" w:hAnsi="Georgia" w:cs="Times New Roman"/>
              <w:color w:val="000000"/>
              <w:lang w:eastAsia="en-PH"/>
            </w:rPr>
          </w:rPrChange>
        </w:rPr>
      </w:pPr>
      <w:r w:rsidRPr="00BA01B9">
        <w:rPr>
          <w:rFonts w:ascii="Georgia" w:eastAsia="Times New Roman" w:hAnsi="Georgia" w:cs="Times New Roman"/>
          <w:lang w:eastAsia="en-PH"/>
          <w:rPrChange w:id="1227" w:author="Marcaustinbonagua@gmail.com" w:date="2024-11-05T13:17:00Z">
            <w:rPr>
              <w:rFonts w:ascii="Georgia" w:eastAsia="Times New Roman" w:hAnsi="Georgia" w:cs="Times New Roman"/>
              <w:color w:val="000000"/>
              <w:lang w:eastAsia="en-PH"/>
            </w:rPr>
          </w:rPrChange>
        </w:rPr>
        <w:t xml:space="preserve">Zhang, L., Basham, J., &amp; Yang, S. (2020) - Foreign Literature. </w:t>
      </w:r>
      <w:r w:rsidRPr="00BA01B9">
        <w:rPr>
          <w:rFonts w:ascii="Georgia" w:eastAsia="Times New Roman" w:hAnsi="Georgia" w:cs="Times New Roman"/>
          <w:i/>
          <w:iCs/>
          <w:lang w:eastAsia="en-PH"/>
          <w:rPrChange w:id="1228" w:author="Marcaustinbonagua@gmail.com" w:date="2024-11-05T13:17:00Z">
            <w:rPr>
              <w:rFonts w:ascii="Georgia" w:eastAsia="Times New Roman" w:hAnsi="Georgia" w:cs="Times New Roman"/>
              <w:i/>
              <w:iCs/>
              <w:color w:val="000000"/>
              <w:lang w:eastAsia="en-PH"/>
            </w:rPr>
          </w:rPrChange>
        </w:rPr>
        <w:t>Understanding The Implementation of Personalized Learning: A Research Synthesis</w:t>
      </w:r>
      <w:r w:rsidRPr="00BA01B9">
        <w:rPr>
          <w:rFonts w:ascii="Georgia" w:eastAsia="Times New Roman" w:hAnsi="Georgia" w:cs="Times New Roman"/>
          <w:lang w:eastAsia="en-PH"/>
          <w:rPrChange w:id="1229" w:author="Marcaustinbonagua@gmail.com" w:date="2024-11-05T13:17:00Z">
            <w:rPr>
              <w:rFonts w:ascii="Georgia" w:eastAsia="Times New Roman" w:hAnsi="Georgia" w:cs="Times New Roman"/>
              <w:color w:val="000000"/>
              <w:lang w:eastAsia="en-PH"/>
            </w:rPr>
          </w:rPrChange>
        </w:rPr>
        <w:t>, Educational Research Review, Vol. 31. ScienceDirect.</w:t>
      </w:r>
    </w:p>
    <w:p w14:paraId="7C9B2D11" w14:textId="77777777" w:rsidR="008F456D" w:rsidRPr="00BA01B9" w:rsidRDefault="002B278F">
      <w:pPr>
        <w:spacing w:after="0" w:line="480" w:lineRule="auto"/>
        <w:ind w:left="709"/>
        <w:jc w:val="both"/>
        <w:rPr>
          <w:rFonts w:ascii="Georgia" w:eastAsia="Times New Roman" w:hAnsi="Georgia" w:cs="Times New Roman"/>
          <w:lang w:eastAsia="en-PH"/>
          <w:rPrChange w:id="1230" w:author="Marcaustinbonagua@gmail.com" w:date="2024-11-05T13:17:00Z">
            <w:rPr>
              <w:rFonts w:ascii="Georgia" w:eastAsia="Times New Roman" w:hAnsi="Georgia" w:cs="Times New Roman"/>
              <w:lang w:eastAsia="en-PH"/>
            </w:rPr>
          </w:rPrChange>
        </w:rPr>
        <w:pPrChange w:id="1231" w:author="Jade Raposa" w:date="2024-10-16T23:09:00Z">
          <w:pPr>
            <w:spacing w:after="0" w:line="480" w:lineRule="auto"/>
            <w:ind w:left="709" w:hanging="709"/>
            <w:jc w:val="both"/>
          </w:pPr>
        </w:pPrChange>
      </w:pPr>
      <w:ins w:id="1232" w:author="Jade Raposa" w:date="2024-10-16T23:09:00Z">
        <w:r w:rsidRPr="00BA01B9">
          <w:rPr>
            <w:rFonts w:ascii="Georgia" w:eastAsia="Times New Roman" w:hAnsi="Georgia" w:cs="Times New Roman"/>
            <w:lang w:eastAsia="en-PH"/>
            <w:rPrChange w:id="1233" w:author="Marcaustinbonagua@gmail.com" w:date="2024-11-05T13:17:00Z">
              <w:rPr>
                <w:rFonts w:ascii="Georgia" w:eastAsia="Times New Roman" w:hAnsi="Georgia" w:cs="Times New Roman"/>
                <w:color w:val="000000"/>
                <w:lang w:eastAsia="en-PH"/>
              </w:rPr>
            </w:rPrChange>
          </w:rPr>
          <w:t xml:space="preserve"> </w:t>
        </w:r>
      </w:ins>
      <w:del w:id="1234" w:author="Jade Raposa" w:date="2024-10-16T23:09:00Z">
        <w:r w:rsidRPr="00BA01B9">
          <w:rPr>
            <w:rFonts w:ascii="Georgia" w:eastAsia="Times New Roman" w:hAnsi="Georgia" w:cs="Times New Roman"/>
            <w:lang w:eastAsia="en-PH"/>
            <w:rPrChange w:id="1235" w:author="Marcaustinbonagua@gmail.com" w:date="2024-11-05T13:17:00Z">
              <w:rPr>
                <w:rFonts w:ascii="Georgia" w:eastAsia="Times New Roman" w:hAnsi="Georgia" w:cs="Times New Roman"/>
                <w:color w:val="000000"/>
                <w:lang w:eastAsia="en-PH"/>
              </w:rPr>
            </w:rPrChange>
          </w:rPr>
          <w:br/>
        </w:r>
      </w:del>
      <w:r w:rsidRPr="00BA01B9">
        <w:rPr>
          <w:rFonts w:ascii="Georgia" w:eastAsia="Times New Roman" w:hAnsi="Georgia" w:cs="Times New Roman"/>
          <w:lang w:eastAsia="en-PH"/>
          <w:rPrChange w:id="1236" w:author="Marcaustinbonagua@gmail.com" w:date="2024-11-05T13:17:00Z">
            <w:rPr>
              <w:rFonts w:ascii="Georgia" w:eastAsia="Times New Roman" w:hAnsi="Georgia" w:cs="Times New Roman"/>
              <w:color w:val="000000"/>
              <w:lang w:eastAsia="en-PH"/>
            </w:rPr>
          </w:rPrChange>
        </w:rPr>
        <w:t>https://www.sciencedirect.com/science/article/abs/pii/S1747938X19306487</w:t>
      </w:r>
    </w:p>
    <w:p w14:paraId="681CD26B" w14:textId="77777777" w:rsidR="008F456D" w:rsidRPr="00BA01B9" w:rsidRDefault="002B278F">
      <w:pPr>
        <w:spacing w:after="0" w:line="480" w:lineRule="auto"/>
        <w:ind w:left="709"/>
        <w:jc w:val="both"/>
        <w:rPr>
          <w:del w:id="1237" w:author="Jade Raposa" w:date="2024-10-16T23:06:00Z"/>
          <w:rFonts w:ascii="Georgia" w:eastAsia="Times New Roman" w:hAnsi="Georgia" w:cs="Times New Roman"/>
          <w:lang w:eastAsia="en-PH"/>
          <w:rPrChange w:id="1238" w:author="Marcaustinbonagua@gmail.com" w:date="2024-11-05T13:17:00Z">
            <w:rPr>
              <w:del w:id="1239" w:author="Jade Raposa" w:date="2024-10-16T23:06:00Z"/>
              <w:rFonts w:ascii="Georgia" w:eastAsia="Times New Roman" w:hAnsi="Georgia" w:cs="Times New Roman"/>
              <w:color w:val="000000"/>
              <w:lang w:eastAsia="en-PH"/>
            </w:rPr>
          </w:rPrChange>
        </w:rPr>
      </w:pPr>
      <w:r w:rsidRPr="00BA01B9">
        <w:rPr>
          <w:rFonts w:ascii="Georgia" w:eastAsia="Times New Roman" w:hAnsi="Georgia" w:cs="Times New Roman"/>
          <w:lang w:eastAsia="en-PH"/>
          <w:rPrChange w:id="1240" w:author="Marcaustinbonagua@gmail.com" w:date="2024-11-05T13:17:00Z">
            <w:rPr>
              <w:rFonts w:ascii="Georgia" w:eastAsia="Times New Roman" w:hAnsi="Georgia" w:cs="Times New Roman"/>
              <w:color w:val="000000"/>
              <w:lang w:eastAsia="en-PH"/>
            </w:rPr>
          </w:rPrChange>
        </w:rPr>
        <w:t>Garrison, Anderson &amp; Archer (2000, 2001).</w:t>
      </w:r>
      <w:r w:rsidRPr="00BA01B9">
        <w:rPr>
          <w:rFonts w:ascii="Georgia" w:eastAsia="Times New Roman" w:hAnsi="Georgia" w:cs="Times New Roman"/>
          <w:i/>
          <w:iCs/>
          <w:lang w:eastAsia="en-PH"/>
          <w:rPrChange w:id="1241" w:author="Marcaustinbonagua@gmail.com" w:date="2024-11-05T13:17:00Z">
            <w:rPr>
              <w:rFonts w:ascii="Georgia" w:eastAsia="Times New Roman" w:hAnsi="Georgia" w:cs="Times New Roman"/>
              <w:i/>
              <w:iCs/>
              <w:color w:val="000000"/>
              <w:lang w:eastAsia="en-PH"/>
            </w:rPr>
          </w:rPrChange>
        </w:rPr>
        <w:t xml:space="preserve"> Community of Inquiry</w:t>
      </w:r>
      <w:r w:rsidRPr="00BA01B9">
        <w:rPr>
          <w:rFonts w:ascii="Georgia" w:eastAsia="Times New Roman" w:hAnsi="Georgia" w:cs="Times New Roman"/>
          <w:lang w:eastAsia="en-PH"/>
          <w:rPrChange w:id="1242" w:author="Marcaustinbonagua@gmail.com" w:date="2024-11-05T13:17:00Z">
            <w:rPr>
              <w:rFonts w:ascii="Georgia" w:eastAsia="Times New Roman" w:hAnsi="Georgia" w:cs="Times New Roman"/>
              <w:color w:val="000000"/>
              <w:lang w:eastAsia="en-PH"/>
            </w:rPr>
          </w:rPrChange>
        </w:rPr>
        <w:t>, Office of Curriculum, Assessment and Teaching Transformation, University at Buffalo.</w:t>
      </w:r>
      <w:r w:rsidRPr="00BA01B9">
        <w:rPr>
          <w:rFonts w:ascii="Georgia" w:eastAsia="Times New Roman" w:hAnsi="Georgia" w:cs="Times New Roman"/>
          <w:lang w:eastAsia="en-PH"/>
          <w:rPrChange w:id="1243" w:author="Marcaustinbonagua@gmail.com" w:date="2024-11-05T13:17:00Z">
            <w:rPr>
              <w:rFonts w:ascii="Georgia" w:eastAsia="Times New Roman" w:hAnsi="Georgia" w:cs="Times New Roman"/>
              <w:color w:val="000000"/>
              <w:lang w:eastAsia="en-PH"/>
            </w:rPr>
          </w:rPrChange>
        </w:rPr>
        <w:br/>
        <w:t>https://www.buffalo.edu/catt/teach/develop/teach/learning</w:t>
      </w:r>
      <w:ins w:id="1244" w:author="Jade Raposa" w:date="2024-10-16T23:06:00Z">
        <w:r w:rsidRPr="00BA01B9">
          <w:rPr>
            <w:rFonts w:ascii="Georgia" w:eastAsia="Times New Roman" w:hAnsi="Georgia" w:cs="Times New Roman"/>
            <w:lang w:eastAsia="en-PH"/>
            <w:rPrChange w:id="1245" w:author="Marcaustinbonagua@gmail.com" w:date="2024-11-05T13:17:00Z">
              <w:rPr>
                <w:rFonts w:ascii="Georgia" w:eastAsia="Times New Roman" w:hAnsi="Georgia" w:cs="Times New Roman"/>
                <w:color w:val="000000"/>
                <w:lang w:eastAsia="en-PH"/>
              </w:rPr>
            </w:rPrChange>
          </w:rPr>
          <w:t>-</w:t>
        </w:r>
      </w:ins>
      <w:del w:id="1246" w:author="Jade Raposa" w:date="2024-10-16T23:06:00Z">
        <w:r w:rsidRPr="00BA01B9">
          <w:rPr>
            <w:rFonts w:ascii="Georgia" w:eastAsia="Times New Roman" w:hAnsi="Georgia" w:cs="Times New Roman"/>
            <w:lang w:eastAsia="en-PH"/>
            <w:rPrChange w:id="1247" w:author="Marcaustinbonagua@gmail.com" w:date="2024-11-05T13:17:00Z">
              <w:rPr>
                <w:rFonts w:ascii="Georgia" w:eastAsia="Times New Roman" w:hAnsi="Georgia" w:cs="Times New Roman"/>
                <w:color w:val="000000"/>
                <w:lang w:eastAsia="en-PH"/>
              </w:rPr>
            </w:rPrChange>
          </w:rPr>
          <w:delText>-</w:delText>
        </w:r>
      </w:del>
      <w:r w:rsidRPr="00BA01B9">
        <w:rPr>
          <w:rFonts w:ascii="Georgia" w:eastAsia="Times New Roman" w:hAnsi="Georgia" w:cs="Times New Roman"/>
          <w:lang w:eastAsia="en-PH"/>
          <w:rPrChange w:id="1248" w:author="Marcaustinbonagua@gmail.com" w:date="2024-11-05T13:17:00Z">
            <w:rPr>
              <w:rFonts w:ascii="Georgia" w:eastAsia="Times New Roman" w:hAnsi="Georgia" w:cs="Times New Roman"/>
              <w:color w:val="000000"/>
              <w:lang w:eastAsia="en-PH"/>
            </w:rPr>
          </w:rPrChange>
        </w:rPr>
        <w:t>environments/community-of-inquiry.html</w:t>
      </w:r>
      <w:del w:id="1249" w:author="Jade Raposa" w:date="2024-10-16T23:06:00Z">
        <w:r w:rsidRPr="00BA01B9">
          <w:rPr>
            <w:rFonts w:ascii="Georgia" w:eastAsia="Times New Roman" w:hAnsi="Georgia" w:cs="Times New Roman"/>
            <w:lang w:eastAsia="en-PH"/>
            <w:rPrChange w:id="1250" w:author="Marcaustinbonagua@gmail.com" w:date="2024-11-05T13:17:00Z">
              <w:rPr>
                <w:rFonts w:ascii="Georgia" w:eastAsia="Times New Roman" w:hAnsi="Georgia" w:cs="Times New Roman"/>
                <w:color w:val="000000"/>
                <w:lang w:eastAsia="en-PH"/>
              </w:rPr>
            </w:rPrChange>
          </w:rPr>
          <w:delText> </w:delText>
        </w:r>
      </w:del>
    </w:p>
    <w:p w14:paraId="73A08550" w14:textId="77777777" w:rsidR="008F456D" w:rsidRPr="00BA01B9" w:rsidRDefault="008F456D">
      <w:pPr>
        <w:spacing w:after="0" w:line="480" w:lineRule="auto"/>
        <w:ind w:left="709" w:hanging="720"/>
        <w:jc w:val="both"/>
        <w:rPr>
          <w:ins w:id="1251" w:author="Jade Raposa" w:date="2024-10-16T23:06:00Z"/>
          <w:rFonts w:ascii="Georgia" w:eastAsia="Times New Roman" w:hAnsi="Georgia" w:cs="Times New Roman"/>
          <w:lang w:eastAsia="en-PH"/>
          <w:rPrChange w:id="1252" w:author="Marcaustinbonagua@gmail.com" w:date="2024-11-05T13:17:00Z">
            <w:rPr>
              <w:ins w:id="1253" w:author="Jade Raposa" w:date="2024-10-16T23:06:00Z"/>
              <w:rFonts w:ascii="Georgia" w:eastAsia="Times New Roman" w:hAnsi="Georgia" w:cs="Times New Roman"/>
              <w:lang w:eastAsia="en-PH"/>
            </w:rPr>
          </w:rPrChange>
        </w:rPr>
      </w:pPr>
    </w:p>
    <w:p w14:paraId="24C98543" w14:textId="77777777" w:rsidR="008F456D" w:rsidRPr="00BA01B9" w:rsidRDefault="002B278F">
      <w:pPr>
        <w:spacing w:after="0" w:line="480" w:lineRule="auto"/>
        <w:ind w:left="709" w:hanging="709"/>
        <w:jc w:val="both"/>
        <w:rPr>
          <w:ins w:id="1254" w:author="Jade Raposa" w:date="2024-10-16T23:12:00Z"/>
          <w:rFonts w:ascii="Georgia" w:eastAsia="Times New Roman" w:hAnsi="Georgia" w:cs="Times New Roman"/>
          <w:lang w:eastAsia="en-PH"/>
          <w:rPrChange w:id="1255" w:author="Marcaustinbonagua@gmail.com" w:date="2024-11-05T13:17:00Z">
            <w:rPr>
              <w:ins w:id="1256" w:author="Jade Raposa" w:date="2024-10-16T23:12:00Z"/>
              <w:rFonts w:ascii="Georgia" w:eastAsia="Times New Roman" w:hAnsi="Georgia" w:cs="Times New Roman"/>
              <w:color w:val="000000"/>
              <w:lang w:eastAsia="en-PH"/>
            </w:rPr>
          </w:rPrChange>
        </w:rPr>
      </w:pPr>
      <w:r w:rsidRPr="00BA01B9">
        <w:rPr>
          <w:rFonts w:ascii="Georgia" w:eastAsia="Times New Roman" w:hAnsi="Georgia" w:cs="Times New Roman"/>
          <w:lang w:eastAsia="en-PH"/>
          <w:rPrChange w:id="1257" w:author="Marcaustinbonagua@gmail.com" w:date="2024-11-05T13:17:00Z">
            <w:rPr>
              <w:rFonts w:ascii="Georgia" w:eastAsia="Times New Roman" w:hAnsi="Georgia" w:cs="Times New Roman"/>
              <w:color w:val="000000"/>
              <w:lang w:eastAsia="en-PH"/>
            </w:rPr>
          </w:rPrChange>
        </w:rPr>
        <w:t xml:space="preserve">Srivastava, S. (2020). </w:t>
      </w:r>
      <w:r w:rsidRPr="00BA01B9">
        <w:rPr>
          <w:rFonts w:ascii="Georgia" w:eastAsia="Times New Roman" w:hAnsi="Georgia" w:cs="Times New Roman"/>
          <w:i/>
          <w:iCs/>
          <w:lang w:eastAsia="en-PH"/>
          <w:rPrChange w:id="1258" w:author="Marcaustinbonagua@gmail.com" w:date="2024-11-05T13:17:00Z">
            <w:rPr>
              <w:rFonts w:ascii="Georgia" w:eastAsia="Times New Roman" w:hAnsi="Georgia" w:cs="Times New Roman"/>
              <w:i/>
              <w:iCs/>
              <w:color w:val="000000"/>
              <w:lang w:eastAsia="en-PH"/>
            </w:rPr>
          </w:rPrChange>
        </w:rPr>
        <w:t>How We Align Lean Principles in Our Software Development Process</w:t>
      </w:r>
      <w:r w:rsidRPr="00BA01B9">
        <w:rPr>
          <w:rFonts w:ascii="Georgia" w:eastAsia="Times New Roman" w:hAnsi="Georgia" w:cs="Times New Roman"/>
          <w:lang w:eastAsia="en-PH"/>
          <w:rPrChange w:id="1259" w:author="Marcaustinbonagua@gmail.com" w:date="2024-11-05T13:17:00Z">
            <w:rPr>
              <w:rFonts w:ascii="Georgia" w:eastAsia="Times New Roman" w:hAnsi="Georgia" w:cs="Times New Roman"/>
              <w:color w:val="000000"/>
              <w:lang w:eastAsia="en-PH"/>
            </w:rPr>
          </w:rPrChange>
        </w:rPr>
        <w:t xml:space="preserve">, </w:t>
      </w:r>
      <w:proofErr w:type="spellStart"/>
      <w:r w:rsidRPr="00BA01B9">
        <w:rPr>
          <w:rFonts w:ascii="Georgia" w:eastAsia="Times New Roman" w:hAnsi="Georgia" w:cs="Times New Roman"/>
          <w:lang w:eastAsia="en-PH"/>
          <w:rPrChange w:id="1260" w:author="Marcaustinbonagua@gmail.com" w:date="2024-11-05T13:17:00Z">
            <w:rPr>
              <w:rFonts w:ascii="Georgia" w:eastAsia="Times New Roman" w:hAnsi="Georgia" w:cs="Times New Roman"/>
              <w:color w:val="000000"/>
              <w:lang w:eastAsia="en-PH"/>
            </w:rPr>
          </w:rPrChange>
        </w:rPr>
        <w:t>Appinventiv</w:t>
      </w:r>
      <w:proofErr w:type="spellEnd"/>
      <w:r w:rsidRPr="00BA01B9">
        <w:rPr>
          <w:rFonts w:ascii="Georgia" w:eastAsia="Times New Roman" w:hAnsi="Georgia" w:cs="Times New Roman"/>
          <w:lang w:eastAsia="en-PH"/>
          <w:rPrChange w:id="1261" w:author="Marcaustinbonagua@gmail.com" w:date="2024-11-05T13:17:00Z">
            <w:rPr>
              <w:rFonts w:ascii="Georgia" w:eastAsia="Times New Roman" w:hAnsi="Georgia" w:cs="Times New Roman"/>
              <w:color w:val="000000"/>
              <w:lang w:eastAsia="en-PH"/>
            </w:rPr>
          </w:rPrChange>
        </w:rPr>
        <w:t>.</w:t>
      </w:r>
    </w:p>
    <w:p w14:paraId="3068DCEC" w14:textId="77777777" w:rsidR="008F456D" w:rsidRPr="00BA01B9" w:rsidRDefault="002B278F">
      <w:pPr>
        <w:spacing w:after="0" w:line="480" w:lineRule="auto"/>
        <w:ind w:left="709"/>
        <w:jc w:val="both"/>
        <w:rPr>
          <w:del w:id="1262" w:author="Jade Raposa" w:date="2024-10-16T23:04:00Z"/>
          <w:rFonts w:ascii="Georgia" w:eastAsia="Times New Roman" w:hAnsi="Georgia" w:cs="Times New Roman"/>
          <w:lang w:eastAsia="en-PH"/>
          <w:rPrChange w:id="1263" w:author="Marcaustinbonagua@gmail.com" w:date="2024-11-05T13:17:00Z">
            <w:rPr>
              <w:del w:id="1264" w:author="Jade Raposa" w:date="2024-10-16T23:04:00Z"/>
              <w:rFonts w:ascii="Georgia" w:eastAsia="Times New Roman" w:hAnsi="Georgia" w:cs="Times New Roman"/>
              <w:color w:val="000000"/>
              <w:lang w:eastAsia="en-PH"/>
            </w:rPr>
          </w:rPrChange>
        </w:rPr>
        <w:pPrChange w:id="1265" w:author="Jade Raposa" w:date="2024-10-16T23:12:00Z">
          <w:pPr>
            <w:spacing w:after="0" w:line="480" w:lineRule="auto"/>
            <w:ind w:left="709" w:hanging="709"/>
            <w:jc w:val="both"/>
          </w:pPr>
        </w:pPrChange>
      </w:pPr>
      <w:ins w:id="1266" w:author="Jade Raposa" w:date="2024-10-16T23:09:00Z">
        <w:r w:rsidRPr="00BA01B9">
          <w:rPr>
            <w:rFonts w:ascii="Georgia" w:eastAsia="Times New Roman" w:hAnsi="Georgia" w:cs="Times New Roman"/>
            <w:lang w:eastAsia="en-PH"/>
            <w:rPrChange w:id="1267" w:author="Marcaustinbonagua@gmail.com" w:date="2024-11-05T13:17:00Z">
              <w:rPr>
                <w:rFonts w:ascii="Georgia" w:eastAsia="Times New Roman" w:hAnsi="Georgia" w:cs="Times New Roman"/>
                <w:color w:val="000000"/>
                <w:lang w:eastAsia="en-PH"/>
              </w:rPr>
            </w:rPrChange>
          </w:rPr>
          <w:t>https://appinventiv.com/blog/how-we-integrate-lean-principles-in-software-development/</w:t>
        </w:r>
      </w:ins>
      <w:del w:id="1268" w:author="Jade Raposa" w:date="2024-10-16T23:03:00Z">
        <w:r w:rsidRPr="00BA01B9">
          <w:rPr>
            <w:rFonts w:ascii="Georgia" w:eastAsia="Times New Roman" w:hAnsi="Georgia" w:cs="Times New Roman"/>
            <w:lang w:eastAsia="en-PH"/>
            <w:rPrChange w:id="1269" w:author="Marcaustinbonagua@gmail.com" w:date="2024-11-05T13:17:00Z">
              <w:rPr>
                <w:rFonts w:ascii="Georgia" w:eastAsia="Times New Roman" w:hAnsi="Georgia" w:cs="Times New Roman"/>
                <w:color w:val="000000"/>
                <w:lang w:eastAsia="en-PH"/>
              </w:rPr>
            </w:rPrChange>
          </w:rPr>
          <w:br/>
        </w:r>
      </w:del>
    </w:p>
    <w:p w14:paraId="4C6E129A" w14:textId="77777777" w:rsidR="008F456D" w:rsidRPr="00BA01B9" w:rsidRDefault="008F456D">
      <w:pPr>
        <w:spacing w:after="0" w:line="480" w:lineRule="auto"/>
        <w:ind w:left="709"/>
        <w:jc w:val="both"/>
        <w:rPr>
          <w:ins w:id="1270" w:author="Jade Raposa" w:date="2024-10-16T23:07:00Z"/>
          <w:rFonts w:ascii="Georgia" w:eastAsia="Times New Roman" w:hAnsi="Georgia" w:cs="Times New Roman"/>
          <w:lang w:eastAsia="en-PH"/>
          <w:rPrChange w:id="1271" w:author="Marcaustinbonagua@gmail.com" w:date="2024-11-05T13:17:00Z">
            <w:rPr>
              <w:ins w:id="1272" w:author="Jade Raposa" w:date="2024-10-16T23:07:00Z"/>
              <w:rFonts w:ascii="Georgia" w:eastAsia="Times New Roman" w:hAnsi="Georgia" w:cs="Times New Roman"/>
              <w:color w:val="000000"/>
              <w:lang w:eastAsia="en-PH"/>
            </w:rPr>
          </w:rPrChange>
        </w:rPr>
        <w:pPrChange w:id="1273" w:author="Jade Raposa" w:date="2024-10-16T23:12:00Z">
          <w:pPr>
            <w:spacing w:after="0" w:line="480" w:lineRule="auto"/>
            <w:ind w:left="709" w:hanging="720"/>
            <w:jc w:val="both"/>
          </w:pPr>
        </w:pPrChange>
      </w:pPr>
    </w:p>
    <w:p w14:paraId="65F83E54" w14:textId="77777777" w:rsidR="008F456D" w:rsidRPr="00BA01B9" w:rsidRDefault="008F456D">
      <w:pPr>
        <w:spacing w:before="240" w:after="240" w:line="240" w:lineRule="auto"/>
        <w:jc w:val="center"/>
        <w:rPr>
          <w:ins w:id="1274" w:author="Marcaustinbonagua@gmail.com" w:date="2024-11-05T13:16:00Z"/>
          <w:rFonts w:ascii="Georgia" w:eastAsia="Times New Roman" w:hAnsi="Georgia" w:cs="Times New Roman"/>
          <w:lang w:eastAsia="en-PH"/>
          <w:rPrChange w:id="1275" w:author="Marcaustinbonagua@gmail.com" w:date="2024-11-05T13:17:00Z">
            <w:rPr>
              <w:ins w:id="1276" w:author="Marcaustinbonagua@gmail.com" w:date="2024-11-05T13:16:00Z"/>
              <w:rFonts w:ascii="Georgia" w:eastAsia="Times New Roman" w:hAnsi="Georgia" w:cs="Times New Roman"/>
              <w:color w:val="000000"/>
              <w:lang w:eastAsia="en-PH"/>
            </w:rPr>
          </w:rPrChange>
        </w:rPr>
      </w:pPr>
    </w:p>
    <w:p w14:paraId="3111B52C" w14:textId="258499B6" w:rsidR="00E850BE" w:rsidRPr="00E850BE" w:rsidRDefault="00E850BE" w:rsidP="00E850BE">
      <w:pPr>
        <w:pStyle w:val="NormalWeb"/>
        <w:spacing w:line="480" w:lineRule="auto"/>
        <w:ind w:left="720" w:hanging="709"/>
        <w:jc w:val="both"/>
        <w:rPr>
          <w:ins w:id="1277" w:author="Marcaustinbonagua@gmail.com" w:date="2024-11-05T13:20:00Z"/>
          <w:rFonts w:ascii="Georgia" w:hAnsi="Georgia"/>
          <w:sz w:val="22"/>
          <w:szCs w:val="22"/>
          <w:rPrChange w:id="1278" w:author="Marcaustinbonagua@gmail.com" w:date="2024-11-05T13:21:00Z">
            <w:rPr>
              <w:ins w:id="1279" w:author="Marcaustinbonagua@gmail.com" w:date="2024-11-05T13:20:00Z"/>
            </w:rPr>
          </w:rPrChange>
        </w:rPr>
      </w:pPr>
      <w:proofErr w:type="spellStart"/>
      <w:ins w:id="1280" w:author="Marcaustinbonagua@gmail.com" w:date="2024-11-05T13:20:00Z">
        <w:r w:rsidRPr="00E850BE">
          <w:rPr>
            <w:rFonts w:ascii="Georgia" w:hAnsi="Georgia"/>
            <w:sz w:val="22"/>
            <w:szCs w:val="22"/>
            <w:rPrChange w:id="1281" w:author="Marcaustinbonagua@gmail.com" w:date="2024-11-05T13:21:00Z">
              <w:rPr/>
            </w:rPrChange>
          </w:rPr>
          <w:t>TOPkit</w:t>
        </w:r>
        <w:proofErr w:type="spellEnd"/>
        <w:r w:rsidRPr="00E850BE">
          <w:rPr>
            <w:rFonts w:ascii="Georgia" w:hAnsi="Georgia"/>
            <w:sz w:val="22"/>
            <w:szCs w:val="22"/>
            <w:rPrChange w:id="1282" w:author="Marcaustinbonagua@gmail.com" w:date="2024-11-05T13:21:00Z">
              <w:rPr/>
            </w:rPrChange>
          </w:rPr>
          <w:t xml:space="preserve">. (2023). </w:t>
        </w:r>
        <w:r w:rsidRPr="00E850BE">
          <w:rPr>
            <w:rStyle w:val="Emphasis"/>
            <w:rFonts w:ascii="Georgia" w:hAnsi="Georgia"/>
            <w:sz w:val="22"/>
            <w:szCs w:val="22"/>
            <w:rPrChange w:id="1283" w:author="Marcaustinbonagua@gmail.com" w:date="2024-11-05T13:21:00Z">
              <w:rPr>
                <w:rStyle w:val="Emphasis"/>
              </w:rPr>
            </w:rPrChange>
          </w:rPr>
          <w:t>Guiding faculty to plan an online community of inquiry</w:t>
        </w:r>
        <w:r w:rsidRPr="00E850BE">
          <w:rPr>
            <w:rFonts w:ascii="Georgia" w:hAnsi="Georgia"/>
            <w:sz w:val="22"/>
            <w:szCs w:val="22"/>
            <w:rPrChange w:id="1284" w:author="Marcaustinbonagua@gmail.com" w:date="2024-11-05T13:21:00Z">
              <w:rPr/>
            </w:rPrChange>
          </w:rPr>
          <w:t xml:space="preserve">. </w:t>
        </w:r>
        <w:r w:rsidRPr="00E850BE">
          <w:rPr>
            <w:rFonts w:ascii="Georgia" w:hAnsi="Georgia"/>
            <w:sz w:val="22"/>
            <w:szCs w:val="22"/>
            <w:rPrChange w:id="1285" w:author="Marcaustinbonagua@gmail.com" w:date="2024-11-05T13:21:00Z">
              <w:rPr/>
            </w:rPrChange>
          </w:rPr>
          <w:fldChar w:fldCharType="begin"/>
        </w:r>
        <w:r w:rsidRPr="00E850BE">
          <w:rPr>
            <w:rFonts w:ascii="Georgia" w:hAnsi="Georgia"/>
            <w:sz w:val="22"/>
            <w:szCs w:val="22"/>
            <w:rPrChange w:id="1286" w:author="Marcaustinbonagua@gmail.com" w:date="2024-11-05T13:21:00Z">
              <w:rPr/>
            </w:rPrChange>
          </w:rPr>
          <w:instrText xml:space="preserve"> HYPERLINK "https://topkit.org/developing/tools-techniques-strategies/guiding-faculty-to-plan-an-online-community-of-inquiry/" \t "_new" </w:instrText>
        </w:r>
        <w:r w:rsidRPr="00E850BE">
          <w:rPr>
            <w:rFonts w:ascii="Georgia" w:hAnsi="Georgia"/>
            <w:sz w:val="22"/>
            <w:szCs w:val="22"/>
            <w:rPrChange w:id="1287" w:author="Marcaustinbonagua@gmail.com" w:date="2024-11-05T13:21:00Z">
              <w:rPr/>
            </w:rPrChange>
          </w:rPr>
          <w:fldChar w:fldCharType="separate"/>
        </w:r>
        <w:r w:rsidRPr="00E850BE">
          <w:rPr>
            <w:rStyle w:val="Hyperlink"/>
            <w:rFonts w:ascii="Georgia" w:hAnsi="Georgia"/>
            <w:color w:val="auto"/>
            <w:sz w:val="22"/>
            <w:szCs w:val="22"/>
            <w:u w:val="none"/>
            <w:rPrChange w:id="1288" w:author="Marcaustinbonagua@gmail.com" w:date="2024-11-05T13:21:00Z">
              <w:rPr>
                <w:rStyle w:val="Hyperlink"/>
              </w:rPr>
            </w:rPrChange>
          </w:rPr>
          <w:t>https://topkit.org/developing/tools-techniques-strategies/guiding-faculty-to-plan-an-online-community-of-inquiry/</w:t>
        </w:r>
        <w:r w:rsidRPr="00E850BE">
          <w:rPr>
            <w:rFonts w:ascii="Georgia" w:hAnsi="Georgia"/>
            <w:sz w:val="22"/>
            <w:szCs w:val="22"/>
            <w:rPrChange w:id="1289" w:author="Marcaustinbonagua@gmail.com" w:date="2024-11-05T13:21:00Z">
              <w:rPr/>
            </w:rPrChange>
          </w:rPr>
          <w:fldChar w:fldCharType="end"/>
        </w:r>
      </w:ins>
    </w:p>
    <w:p w14:paraId="30392069" w14:textId="1C2F77FB" w:rsidR="00BA01B9" w:rsidRPr="00E850BE" w:rsidRDefault="00E850BE" w:rsidP="00E850BE">
      <w:pPr>
        <w:pStyle w:val="NormalWeb"/>
        <w:spacing w:line="480" w:lineRule="auto"/>
        <w:ind w:left="720" w:hanging="709"/>
        <w:jc w:val="both"/>
        <w:rPr>
          <w:ins w:id="1290" w:author="Jade Raposa" w:date="2024-10-16T23:08:00Z"/>
          <w:rFonts w:ascii="Georgia" w:hAnsi="Georgia"/>
          <w:sz w:val="22"/>
          <w:szCs w:val="22"/>
          <w:rPrChange w:id="1291" w:author="Marcaustinbonagua@gmail.com" w:date="2024-11-05T13:21:00Z">
            <w:rPr>
              <w:ins w:id="1292" w:author="Jade Raposa" w:date="2024-10-16T23:08:00Z"/>
              <w:rFonts w:ascii="Georgia" w:eastAsia="Times New Roman" w:hAnsi="Georgia" w:cs="Times New Roman"/>
              <w:color w:val="000000"/>
              <w:lang w:eastAsia="en-PH"/>
            </w:rPr>
          </w:rPrChange>
        </w:rPr>
        <w:sectPr w:rsidR="00BA01B9" w:rsidRPr="00E850BE">
          <w:headerReference w:type="default" r:id="rId94"/>
          <w:footerReference w:type="default" r:id="rId95"/>
          <w:headerReference w:type="first" r:id="rId96"/>
          <w:footerReference w:type="first" r:id="rId97"/>
          <w:pgSz w:w="12240" w:h="15840"/>
          <w:pgMar w:top="1440" w:right="1440" w:bottom="990" w:left="1440" w:header="708" w:footer="270" w:gutter="0"/>
          <w:pgNumType w:start="7"/>
          <w:cols w:space="708"/>
          <w:titlePg/>
          <w:docGrid w:linePitch="360"/>
        </w:sectPr>
        <w:pPrChange w:id="1310" w:author="Marcaustinbonagua@gmail.com" w:date="2024-11-05T13:19:00Z">
          <w:pPr>
            <w:spacing w:before="240" w:after="240" w:line="240" w:lineRule="auto"/>
            <w:jc w:val="center"/>
          </w:pPr>
        </w:pPrChange>
      </w:pPr>
      <w:ins w:id="1311" w:author="Marcaustinbonagua@gmail.com" w:date="2024-11-05T13:18:00Z">
        <w:r w:rsidRPr="00E850BE">
          <w:rPr>
            <w:rFonts w:ascii="Georgia" w:hAnsi="Georgia"/>
            <w:sz w:val="22"/>
            <w:szCs w:val="22"/>
            <w:rPrChange w:id="1312" w:author="Marcaustinbonagua@gmail.com" w:date="2024-11-05T13:21:00Z">
              <w:rPr/>
            </w:rPrChange>
          </w:rPr>
          <w:t xml:space="preserve">Zhang, Y., &amp; Lin, C. H. (2021). Effects of community of inquiry, learning presence and mentor presence on K-12 online learning outcomes. </w:t>
        </w:r>
      </w:ins>
      <w:ins w:id="1313" w:author="Marcaustinbonagua@gmail.com" w:date="2024-11-05T13:19:00Z">
        <w:r w:rsidRPr="00E850BE">
          <w:rPr>
            <w:rFonts w:ascii="Georgia" w:hAnsi="Georgia"/>
            <w:sz w:val="22"/>
            <w:szCs w:val="22"/>
            <w:rPrChange w:id="1314" w:author="Marcaustinbonagua@gmail.com" w:date="2024-11-05T13:21:00Z">
              <w:rPr/>
            </w:rPrChange>
          </w:rPr>
          <w:t>https://doi.org/10.1111/jcal.12523</w:t>
        </w:r>
      </w:ins>
    </w:p>
    <w:p w14:paraId="656EFC4F" w14:textId="77777777" w:rsidR="008F456D" w:rsidRDefault="002B278F">
      <w:pPr>
        <w:spacing w:after="0" w:line="480" w:lineRule="auto"/>
        <w:ind w:left="709" w:hanging="709"/>
        <w:jc w:val="both"/>
        <w:rPr>
          <w:del w:id="1315" w:author="Jade Raposa" w:date="2024-10-16T23:08:00Z"/>
          <w:rFonts w:ascii="Georgia" w:eastAsia="Times New Roman" w:hAnsi="Georgia" w:cs="Times New Roman"/>
          <w:color w:val="000000"/>
          <w:lang w:eastAsia="en-PH"/>
        </w:rPr>
        <w:sectPr w:rsidR="008F456D">
          <w:pgSz w:w="12240" w:h="15840"/>
          <w:pgMar w:top="1620" w:right="1440" w:bottom="540" w:left="2160" w:header="706" w:footer="706" w:gutter="0"/>
          <w:pgNumType w:start="7"/>
          <w:cols w:space="708"/>
          <w:titlePg/>
          <w:docGrid w:linePitch="360"/>
        </w:sectPr>
        <w:pPrChange w:id="1316" w:author="Jade Raposa" w:date="2024-10-16T23:06:00Z">
          <w:pPr>
            <w:spacing w:after="0" w:line="480" w:lineRule="auto"/>
            <w:ind w:left="709" w:firstLine="11"/>
            <w:jc w:val="both"/>
          </w:pPr>
        </w:pPrChange>
      </w:pPr>
      <w:del w:id="1317" w:author="Jade Raposa" w:date="2024-10-16T23:08:00Z">
        <w:r>
          <w:rPr>
            <w:rFonts w:ascii="Georgia" w:eastAsia="Times New Roman" w:hAnsi="Georgia" w:cs="Times New Roman"/>
            <w:color w:val="000000"/>
            <w:lang w:eastAsia="en-PH"/>
          </w:rPr>
          <w:lastRenderedPageBreak/>
          <w:delText>development/</w:delText>
        </w:r>
      </w:del>
    </w:p>
    <w:p w14:paraId="63880580"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Appendix A</w:t>
      </w:r>
    </w:p>
    <w:p w14:paraId="7447DD88" w14:textId="77777777" w:rsidR="008F456D" w:rsidRDefault="002B278F">
      <w:pPr>
        <w:spacing w:before="240" w:after="240" w:line="240" w:lineRule="auto"/>
        <w:jc w:val="center"/>
        <w:rPr>
          <w:rFonts w:ascii="Georgia" w:eastAsia="Georgia" w:hAnsi="Georgia" w:cs="Georgia"/>
          <w:b/>
        </w:rPr>
      </w:pPr>
      <w:r>
        <w:rPr>
          <w:rFonts w:ascii="Georgia" w:eastAsia="Georgia" w:hAnsi="Georgia" w:cs="Georgia"/>
          <w:b/>
        </w:rPr>
        <w:t>LETTER</w:t>
      </w:r>
    </w:p>
    <w:p w14:paraId="0CC856ED"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February 5, 2024</w:t>
      </w:r>
    </w:p>
    <w:p w14:paraId="7CBB805C"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To whom it may concern:</w:t>
      </w:r>
    </w:p>
    <w:p w14:paraId="40384774"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Dear Survey Participants,</w:t>
      </w:r>
    </w:p>
    <w:p w14:paraId="7561539E" w14:textId="77777777" w:rsidR="008F456D" w:rsidRDefault="008F456D">
      <w:pPr>
        <w:spacing w:after="0" w:line="480" w:lineRule="auto"/>
        <w:ind w:left="1418" w:hanging="720"/>
        <w:jc w:val="both"/>
        <w:rPr>
          <w:rFonts w:ascii="Georgia" w:eastAsia="Times New Roman" w:hAnsi="Georgia" w:cs="Times New Roman"/>
          <w:color w:val="000000"/>
          <w:lang w:eastAsia="en-PH"/>
        </w:rPr>
      </w:pPr>
    </w:p>
    <w:p w14:paraId="4A19F4B2" w14:textId="77777777" w:rsidR="008F456D" w:rsidRDefault="002B278F">
      <w:pPr>
        <w:spacing w:after="0" w:line="480" w:lineRule="auto"/>
        <w:ind w:left="720" w:firstLine="698"/>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77777777" w:rsidR="008F456D" w:rsidRDefault="002B278F">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Thank you for considering our request. </w:t>
      </w:r>
    </w:p>
    <w:p w14:paraId="2BF5B895"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Very truly yours,</w:t>
      </w:r>
    </w:p>
    <w:p w14:paraId="0CB6FA48"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Georgia" w:hAnsi="Georgia" w:cs="Georgia"/>
        </w:rPr>
        <w:t>(Sgd.)</w:t>
      </w:r>
      <w:r>
        <w:rPr>
          <w:rFonts w:ascii="Georgia" w:eastAsia="Georgia" w:hAnsi="Georgia" w:cs="Georgia"/>
          <w:b/>
          <w:bCs/>
        </w:rPr>
        <w:t xml:space="preserve"> </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JADE B. RAPOSA</w:t>
      </w:r>
    </w:p>
    <w:p w14:paraId="62AC60F0" w14:textId="77777777" w:rsidR="008F456D" w:rsidRDefault="002B278F">
      <w:pPr>
        <w:spacing w:after="0" w:line="480" w:lineRule="auto"/>
        <w:ind w:left="1418" w:hanging="720"/>
        <w:jc w:val="right"/>
        <w:rPr>
          <w:rFonts w:ascii="Georgia" w:eastAsia="Times New Roman" w:hAnsi="Georgia" w:cs="Times New Roman"/>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t xml:space="preserve">     </w:t>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IAN JAY NICCOLO D. BUENO</w:t>
      </w:r>
      <w:r>
        <w:rPr>
          <w:rFonts w:ascii="Georgia" w:eastAsia="Times New Roman" w:hAnsi="Georgia" w:cs="Times New Roman"/>
          <w:color w:val="000000"/>
          <w:lang w:eastAsia="en-PH"/>
        </w:rPr>
        <w:tab/>
      </w:r>
    </w:p>
    <w:p w14:paraId="1B5139D1" w14:textId="77777777" w:rsidR="008F456D" w:rsidRDefault="002B278F">
      <w:pPr>
        <w:spacing w:after="0" w:line="480" w:lineRule="auto"/>
        <w:ind w:left="1418" w:hanging="720"/>
        <w:jc w:val="right"/>
        <w:rPr>
          <w:rFonts w:ascii="Georgia" w:eastAsia="Times New Roman" w:hAnsi="Georgia" w:cs="Times New Roman"/>
          <w:b/>
          <w:bCs/>
          <w:color w:val="000000"/>
          <w:lang w:eastAsia="en-PH"/>
        </w:rPr>
      </w:pPr>
      <w:r>
        <w:rPr>
          <w:rFonts w:ascii="Georgia" w:eastAsia="Times New Roman" w:hAnsi="Georgia" w:cs="Times New Roman"/>
          <w:color w:val="000000"/>
          <w:lang w:eastAsia="en-PH"/>
        </w:rPr>
        <w:t xml:space="preserve">    </w:t>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Times New Roman" w:hAnsi="Georgia" w:cs="Times New Roman"/>
          <w:color w:val="000000"/>
          <w:lang w:eastAsia="en-PH"/>
        </w:rPr>
        <w:tab/>
      </w: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MARC AUSTIN K. BONAGUA</w:t>
      </w:r>
    </w:p>
    <w:p w14:paraId="1623B89B" w14:textId="77777777" w:rsidR="008F456D" w:rsidRDefault="002B278F">
      <w:pPr>
        <w:spacing w:after="0" w:line="480" w:lineRule="auto"/>
        <w:ind w:left="1418" w:hanging="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Noted by:</w:t>
      </w:r>
    </w:p>
    <w:p w14:paraId="736DD631" w14:textId="77777777" w:rsidR="008F456D" w:rsidRDefault="002B278F">
      <w:pPr>
        <w:spacing w:after="0" w:line="480" w:lineRule="auto"/>
        <w:ind w:firstLine="698"/>
        <w:jc w:val="both"/>
        <w:rPr>
          <w:rFonts w:ascii="Georgia" w:eastAsia="Times New Roman" w:hAnsi="Georgia" w:cs="Times New Roman"/>
          <w:color w:val="000000"/>
          <w:lang w:eastAsia="en-PH"/>
        </w:rPr>
      </w:pPr>
      <w:r>
        <w:rPr>
          <w:rFonts w:ascii="Georgia" w:eastAsia="Georgia" w:hAnsi="Georgia" w:cs="Georgia"/>
        </w:rPr>
        <w:t>(Sgd.)</w:t>
      </w:r>
      <w:r>
        <w:rPr>
          <w:rFonts w:ascii="Georgia" w:eastAsia="Times New Roman" w:hAnsi="Georgia" w:cs="Times New Roman"/>
          <w:color w:val="000000"/>
          <w:lang w:eastAsia="en-PH"/>
        </w:rPr>
        <w:t xml:space="preserve"> </w:t>
      </w:r>
      <w:r>
        <w:rPr>
          <w:rFonts w:ascii="Georgia" w:eastAsia="Times New Roman" w:hAnsi="Georgia" w:cs="Times New Roman"/>
          <w:b/>
          <w:bCs/>
          <w:color w:val="000000"/>
          <w:lang w:eastAsia="en-PH"/>
        </w:rPr>
        <w:t>DHAN DAVISH V. ALAMO</w:t>
      </w:r>
      <w:r>
        <w:rPr>
          <w:rFonts w:ascii="Georgia" w:eastAsia="Times New Roman" w:hAnsi="Georgia" w:cs="Times New Roman"/>
          <w:color w:val="000000"/>
          <w:lang w:eastAsia="en-PH"/>
        </w:rPr>
        <w:t xml:space="preserve">    </w:t>
      </w:r>
    </w:p>
    <w:p w14:paraId="275D3A84" w14:textId="77777777" w:rsidR="008F456D" w:rsidRDefault="002B278F">
      <w:pPr>
        <w:spacing w:after="0" w:line="480" w:lineRule="auto"/>
        <w:ind w:left="1418" w:hanging="720"/>
        <w:rPr>
          <w:rFonts w:ascii="Georgia" w:eastAsia="Times New Roman" w:hAnsi="Georgia" w:cs="Times New Roman"/>
          <w:lang w:eastAsia="en-PH"/>
        </w:rPr>
        <w:sectPr w:rsidR="008F456D">
          <w:footerReference w:type="default" r:id="rId98"/>
          <w:headerReference w:type="first" r:id="rId99"/>
          <w:footerReference w:type="first" r:id="rId100"/>
          <w:pgSz w:w="12240" w:h="15840"/>
          <w:pgMar w:top="1440" w:right="1440" w:bottom="540" w:left="1440" w:header="708" w:footer="708" w:gutter="0"/>
          <w:pgNumType w:start="7"/>
          <w:cols w:space="708"/>
          <w:titlePg/>
          <w:docGrid w:linePitch="360"/>
        </w:sectPr>
      </w:pPr>
      <w:r>
        <w:rPr>
          <w:rFonts w:ascii="Georgia" w:eastAsia="Times New Roman" w:hAnsi="Georgia" w:cs="Times New Roman"/>
          <w:color w:val="000000"/>
          <w:lang w:eastAsia="en-PH"/>
        </w:rPr>
        <w:t>Capstone Project Adviser</w:t>
      </w:r>
      <w:r>
        <w:rPr>
          <w:rFonts w:ascii="Georgia" w:eastAsia="Times New Roman" w:hAnsi="Georgia" w:cs="Times New Roman"/>
          <w:color w:val="000000"/>
          <w:lang w:eastAsia="en-PH"/>
        </w:rPr>
        <w:br/>
      </w:r>
    </w:p>
    <w:p w14:paraId="749551B6"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B</w:t>
      </w:r>
    </w:p>
    <w:p w14:paraId="1F6CA922"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t>QUESTIONNAIRES</w:t>
      </w:r>
    </w:p>
    <w:p w14:paraId="3A19BC3D"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Interview Guide for Students:</w:t>
      </w:r>
    </w:p>
    <w:p w14:paraId="08573B3E"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describe a course or aspect of your chosen field that you find particularly challenging?</w:t>
      </w:r>
    </w:p>
    <w:p w14:paraId="15886D27"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did you handle the decision-making process and the emotional aspects of changing courses?</w:t>
      </w:r>
    </w:p>
    <w:p w14:paraId="25F7F5A8"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8F456D" w:rsidRDefault="002B278F">
      <w:pPr>
        <w:numPr>
          <w:ilvl w:val="0"/>
          <w:numId w:val="12"/>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8F456D" w:rsidRDefault="008F456D">
      <w:pPr>
        <w:spacing w:after="0" w:line="480" w:lineRule="auto"/>
        <w:rPr>
          <w:rFonts w:ascii="Georgia" w:eastAsia="Times New Roman" w:hAnsi="Georgia" w:cs="Times New Roman"/>
          <w:lang w:eastAsia="en-PH"/>
        </w:rPr>
      </w:pPr>
    </w:p>
    <w:p w14:paraId="35DF2D8E"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Students:</w:t>
      </w:r>
    </w:p>
    <w:p w14:paraId="4DE3784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Would you recommend this course to other students? Please explain why or why not.</w:t>
      </w:r>
    </w:p>
    <w:p w14:paraId="692B26A0"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Do you believe that the course content aligns with your career goals?</w:t>
      </w:r>
    </w:p>
    <w:p w14:paraId="3934B6FC" w14:textId="77777777" w:rsidR="008F456D" w:rsidRDefault="002B278F">
      <w:pPr>
        <w:numPr>
          <w:ilvl w:val="0"/>
          <w:numId w:val="13"/>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8F456D" w:rsidRDefault="008F456D">
      <w:pPr>
        <w:spacing w:after="0" w:line="480" w:lineRule="auto"/>
        <w:rPr>
          <w:rFonts w:ascii="Georgia" w:eastAsia="Times New Roman" w:hAnsi="Georgia" w:cs="Times New Roman"/>
          <w:lang w:eastAsia="en-PH"/>
        </w:rPr>
      </w:pPr>
    </w:p>
    <w:p w14:paraId="1B1A4494"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lastRenderedPageBreak/>
        <w:t>Interview Guide for Mentors:</w:t>
      </w:r>
    </w:p>
    <w:p w14:paraId="59C5B2D6"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Can you share your observations on the common challenges students face when choosing their courses?</w:t>
      </w:r>
    </w:p>
    <w:p w14:paraId="106AAA1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strategies do you suggest for students to overcome challenges in their chosen courses?</w:t>
      </w:r>
    </w:p>
    <w:p w14:paraId="747B55E7"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8F456D" w:rsidRDefault="002B278F">
      <w:pPr>
        <w:numPr>
          <w:ilvl w:val="0"/>
          <w:numId w:val="14"/>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8F456D" w:rsidRDefault="008F456D">
      <w:pPr>
        <w:spacing w:after="0" w:line="480" w:lineRule="auto"/>
        <w:rPr>
          <w:rFonts w:ascii="Georgia" w:eastAsia="Times New Roman" w:hAnsi="Georgia" w:cs="Times New Roman"/>
          <w:lang w:eastAsia="en-PH"/>
        </w:rPr>
      </w:pPr>
    </w:p>
    <w:p w14:paraId="6AF0320C" w14:textId="77777777" w:rsidR="008F456D" w:rsidRDefault="002B278F">
      <w:pPr>
        <w:spacing w:after="0" w:line="480" w:lineRule="auto"/>
        <w:rPr>
          <w:rFonts w:ascii="Georgia" w:eastAsia="Times New Roman" w:hAnsi="Georgia" w:cs="Times New Roman"/>
          <w:lang w:eastAsia="en-PH"/>
        </w:rPr>
      </w:pPr>
      <w:r>
        <w:rPr>
          <w:rFonts w:ascii="Georgia" w:eastAsia="Times New Roman" w:hAnsi="Georgia" w:cs="Arial"/>
          <w:b/>
          <w:bCs/>
          <w:color w:val="000000"/>
          <w:lang w:eastAsia="en-PH"/>
        </w:rPr>
        <w:t>Survey Questionnaire for Mentors:</w:t>
      </w:r>
    </w:p>
    <w:p w14:paraId="1BBCE2B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How often do you interact with students who are contemplating changing their course of study?</w:t>
      </w:r>
    </w:p>
    <w:p w14:paraId="38520668"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types of challenges do you typically encounter when assisting students with course selection?</w:t>
      </w:r>
    </w:p>
    <w:p w14:paraId="3DCC96A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To what extent do you feel prepared to support students through course change decisions?</w:t>
      </w:r>
    </w:p>
    <w:p w14:paraId="6CBC5A75"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pPr>
      <w:r>
        <w:rPr>
          <w:rFonts w:ascii="Georgia" w:eastAsia="Times New Roman" w:hAnsi="Georgia" w:cs="Arial"/>
          <w:color w:val="000000"/>
          <w:lang w:eastAsia="en-PH"/>
        </w:rPr>
        <w:t>What additional training or resources would you like to have to better support students facing course difficulties?</w:t>
      </w:r>
    </w:p>
    <w:p w14:paraId="2D1FEC97" w14:textId="77777777" w:rsidR="008F456D" w:rsidRDefault="002B278F">
      <w:pPr>
        <w:numPr>
          <w:ilvl w:val="0"/>
          <w:numId w:val="15"/>
        </w:numPr>
        <w:spacing w:after="0" w:line="480" w:lineRule="auto"/>
        <w:textAlignment w:val="baseline"/>
        <w:rPr>
          <w:rFonts w:ascii="Georgia" w:eastAsia="Times New Roman" w:hAnsi="Georgia" w:cs="Arial"/>
          <w:color w:val="000000"/>
          <w:lang w:eastAsia="en-PH"/>
        </w:rPr>
        <w:sectPr w:rsidR="008F456D">
          <w:headerReference w:type="default" r:id="rId101"/>
          <w:headerReference w:type="first" r:id="rId102"/>
          <w:footerReference w:type="first" r:id="rId103"/>
          <w:pgSz w:w="12240" w:h="15840"/>
          <w:pgMar w:top="1440" w:right="1440" w:bottom="1440" w:left="1440" w:header="708" w:footer="708" w:gutter="0"/>
          <w:pgNumType w:start="1"/>
          <w:cols w:space="708"/>
          <w:titlePg/>
          <w:docGrid w:linePitch="360"/>
        </w:sectPr>
      </w:pPr>
      <w:r>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8F456D" w:rsidRDefault="002B278F">
      <w:pPr>
        <w:spacing w:before="240" w:line="480" w:lineRule="auto"/>
        <w:jc w:val="center"/>
        <w:rPr>
          <w:rFonts w:ascii="Georgia" w:eastAsia="Georgia" w:hAnsi="Georgia" w:cs="Georgia"/>
          <w:b/>
          <w:highlight w:val="white"/>
        </w:rPr>
      </w:pPr>
      <w:r>
        <w:rPr>
          <w:rFonts w:ascii="Georgia" w:eastAsia="Georgia" w:hAnsi="Georgia" w:cs="Georgia"/>
          <w:b/>
          <w:highlight w:val="white"/>
        </w:rPr>
        <w:lastRenderedPageBreak/>
        <w:t>Appendix C</w:t>
      </w:r>
    </w:p>
    <w:p w14:paraId="2CF11477" w14:textId="77777777" w:rsidR="008F456D" w:rsidRDefault="002B278F">
      <w:pPr>
        <w:spacing w:line="480" w:lineRule="auto"/>
        <w:jc w:val="center"/>
        <w:rPr>
          <w:rFonts w:ascii="Georgia" w:eastAsia="Georgia" w:hAnsi="Georgia" w:cs="Georgia"/>
          <w:b/>
          <w:bCs/>
          <w:lang w:val="en-US"/>
        </w:rPr>
      </w:pPr>
      <w:r>
        <w:rPr>
          <w:rFonts w:ascii="Georgia" w:eastAsia="Georgia" w:hAnsi="Georgia" w:cs="Georgia"/>
          <w:b/>
          <w:bCs/>
          <w:lang w:val="en-US"/>
        </w:rPr>
        <w:t>PILOT TESTING TALLY</w:t>
      </w:r>
    </w:p>
    <w:p w14:paraId="37AAEB47" w14:textId="77777777" w:rsidR="008F456D" w:rsidRDefault="002B278F">
      <w:pPr>
        <w:spacing w:line="480" w:lineRule="auto"/>
        <w:ind w:firstLine="720"/>
        <w:jc w:val="both"/>
        <w:rPr>
          <w:rFonts w:ascii="Georgia" w:eastAsia="Georgia" w:hAnsi="Georgia" w:cs="Georgia"/>
          <w:bCs/>
          <w:lang w:val="en-US"/>
        </w:rPr>
      </w:pPr>
      <w:r>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t xml:space="preserve">Table C.1 </w:t>
      </w:r>
    </w:p>
    <w:p w14:paraId="1B9B7C17" w14:textId="77777777" w:rsidR="008F456D" w:rsidRDefault="002B278F">
      <w:pPr>
        <w:spacing w:line="240" w:lineRule="auto"/>
        <w:rPr>
          <w:rFonts w:ascii="Georgia" w:eastAsia="Georgia" w:hAnsi="Georgia" w:cs="Georgia"/>
          <w:b/>
          <w:bCs/>
          <w:i/>
          <w:iCs/>
          <w:lang w:val="en-US"/>
        </w:rPr>
      </w:pPr>
      <w:r>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7B53E253" w14:textId="77777777">
        <w:trPr>
          <w:trHeight w:val="737"/>
        </w:trPr>
        <w:tc>
          <w:tcPr>
            <w:tcW w:w="2666" w:type="dxa"/>
            <w:noWrap/>
          </w:tcPr>
          <w:p w14:paraId="36B3D830" w14:textId="47F371A4"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674DF509"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5</w:t>
            </w:r>
          </w:p>
        </w:tc>
        <w:tc>
          <w:tcPr>
            <w:tcW w:w="364" w:type="dxa"/>
          </w:tcPr>
          <w:p w14:paraId="3251AB9A"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4</w:t>
            </w:r>
          </w:p>
        </w:tc>
        <w:tc>
          <w:tcPr>
            <w:tcW w:w="611" w:type="dxa"/>
          </w:tcPr>
          <w:p w14:paraId="751EEDF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3</w:t>
            </w:r>
          </w:p>
        </w:tc>
        <w:tc>
          <w:tcPr>
            <w:tcW w:w="481" w:type="dxa"/>
          </w:tcPr>
          <w:p w14:paraId="0799D6B3"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2</w:t>
            </w:r>
          </w:p>
        </w:tc>
        <w:tc>
          <w:tcPr>
            <w:tcW w:w="481" w:type="dxa"/>
          </w:tcPr>
          <w:p w14:paraId="37D31E04" w14:textId="77777777" w:rsidR="008F456D" w:rsidRDefault="002B278F">
            <w:pPr>
              <w:spacing w:after="0" w:line="240" w:lineRule="auto"/>
              <w:jc w:val="center"/>
              <w:rPr>
                <w:rFonts w:ascii="Georgia" w:eastAsia="Times New Roman" w:hAnsi="Georgia" w:cs="Arial"/>
                <w:b/>
                <w:bCs/>
                <w:lang w:val="en-US"/>
              </w:rPr>
            </w:pPr>
            <w:r>
              <w:rPr>
                <w:rFonts w:ascii="Georgia" w:eastAsia="Times New Roman" w:hAnsi="Georgia" w:cs="Arial"/>
                <w:b/>
                <w:bCs/>
                <w:lang w:val="en-US"/>
              </w:rPr>
              <w:t>1</w:t>
            </w:r>
          </w:p>
        </w:tc>
        <w:tc>
          <w:tcPr>
            <w:tcW w:w="1633" w:type="dxa"/>
          </w:tcPr>
          <w:p w14:paraId="59A0FF76"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N</w:t>
            </w:r>
          </w:p>
        </w:tc>
        <w:tc>
          <w:tcPr>
            <w:tcW w:w="2792" w:type="dxa"/>
          </w:tcPr>
          <w:p w14:paraId="107533E0"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Georgia" w:hAnsi="Georgia" w:cs="Georgia"/>
                <w:b/>
                <w:bCs/>
                <w:lang w:val="en-US"/>
              </w:rPr>
              <w:t>ADJECTIVAL DESCRIPTION</w:t>
            </w:r>
          </w:p>
        </w:tc>
      </w:tr>
      <w:tr w:rsidR="008F456D" w14:paraId="75D2E8F2" w14:textId="77777777">
        <w:trPr>
          <w:trHeight w:val="441"/>
        </w:trPr>
        <w:tc>
          <w:tcPr>
            <w:tcW w:w="2666" w:type="dxa"/>
            <w:noWrap/>
          </w:tcPr>
          <w:p w14:paraId="70F998C4" w14:textId="368A3F82"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Reliability</w:t>
            </w:r>
          </w:p>
        </w:tc>
        <w:tc>
          <w:tcPr>
            <w:tcW w:w="465" w:type="dxa"/>
            <w:noWrap/>
          </w:tcPr>
          <w:p w14:paraId="2075B47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5E986B9A"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1864EC4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2C8565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AA675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4E8894A5"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5.00</w:t>
            </w:r>
          </w:p>
        </w:tc>
        <w:tc>
          <w:tcPr>
            <w:tcW w:w="2792" w:type="dxa"/>
          </w:tcPr>
          <w:p w14:paraId="68BB55A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0F9579B" w14:textId="77777777">
        <w:trPr>
          <w:trHeight w:val="309"/>
        </w:trPr>
        <w:tc>
          <w:tcPr>
            <w:tcW w:w="2666" w:type="dxa"/>
            <w:vMerge w:val="restart"/>
            <w:noWrap/>
          </w:tcPr>
          <w:p w14:paraId="373F8BF8" w14:textId="4B708424"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Usability</w:t>
            </w:r>
          </w:p>
        </w:tc>
        <w:tc>
          <w:tcPr>
            <w:tcW w:w="465" w:type="dxa"/>
            <w:noWrap/>
          </w:tcPr>
          <w:p w14:paraId="6503C28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C4A31A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56066A8"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E4F065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38B2D9C6"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3DFF149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DC6DC2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27EBE83" w14:textId="77777777">
        <w:trPr>
          <w:trHeight w:val="485"/>
        </w:trPr>
        <w:tc>
          <w:tcPr>
            <w:tcW w:w="2666" w:type="dxa"/>
            <w:vMerge/>
          </w:tcPr>
          <w:p w14:paraId="08A2A410"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383E7E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5663F95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tcPr>
          <w:p w14:paraId="5461141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2B4D5508"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0C3EC1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8A4213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1B9C33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6ACB8D89" w14:textId="77777777">
        <w:trPr>
          <w:trHeight w:val="441"/>
        </w:trPr>
        <w:tc>
          <w:tcPr>
            <w:tcW w:w="2666" w:type="dxa"/>
            <w:vMerge/>
          </w:tcPr>
          <w:p w14:paraId="635F92E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noWrap/>
          </w:tcPr>
          <w:p w14:paraId="7387C2C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4</w:t>
            </w:r>
          </w:p>
        </w:tc>
        <w:tc>
          <w:tcPr>
            <w:tcW w:w="364" w:type="dxa"/>
          </w:tcPr>
          <w:p w14:paraId="3A47B1F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noWrap/>
          </w:tcPr>
          <w:p w14:paraId="6B84408D"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4BAD54E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39F59D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06BBF8D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5.00</w:t>
            </w:r>
          </w:p>
        </w:tc>
        <w:tc>
          <w:tcPr>
            <w:tcW w:w="2792" w:type="dxa"/>
          </w:tcPr>
          <w:p w14:paraId="74473510"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A85E8B1" w14:textId="77777777">
        <w:trPr>
          <w:trHeight w:val="464"/>
        </w:trPr>
        <w:tc>
          <w:tcPr>
            <w:tcW w:w="2666" w:type="dxa"/>
            <w:vMerge/>
          </w:tcPr>
          <w:p w14:paraId="1E01C22C"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6BDD637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3</w:t>
            </w:r>
          </w:p>
        </w:tc>
        <w:tc>
          <w:tcPr>
            <w:tcW w:w="364" w:type="dxa"/>
          </w:tcPr>
          <w:p w14:paraId="273EF59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1</w:t>
            </w:r>
          </w:p>
        </w:tc>
        <w:tc>
          <w:tcPr>
            <w:tcW w:w="611" w:type="dxa"/>
          </w:tcPr>
          <w:p w14:paraId="3560CF2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5DF85D4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1C1EDFD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D071A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4.75</w:t>
            </w:r>
          </w:p>
        </w:tc>
        <w:tc>
          <w:tcPr>
            <w:tcW w:w="2792" w:type="dxa"/>
          </w:tcPr>
          <w:p w14:paraId="7480569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5834A79B" w14:textId="77777777">
        <w:trPr>
          <w:trHeight w:val="444"/>
        </w:trPr>
        <w:tc>
          <w:tcPr>
            <w:tcW w:w="2666" w:type="dxa"/>
            <w:noWrap/>
          </w:tcPr>
          <w:p w14:paraId="557BC7A0" w14:textId="70B31D50"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Maintainability</w:t>
            </w:r>
          </w:p>
        </w:tc>
        <w:tc>
          <w:tcPr>
            <w:tcW w:w="465" w:type="dxa"/>
          </w:tcPr>
          <w:p w14:paraId="6C150C53"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7E86C801"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611" w:type="dxa"/>
          </w:tcPr>
          <w:p w14:paraId="13B3D8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481" w:type="dxa"/>
            <w:noWrap/>
          </w:tcPr>
          <w:p w14:paraId="757E119B"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00766F6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21D5F841"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4.50</w:t>
            </w:r>
          </w:p>
        </w:tc>
        <w:tc>
          <w:tcPr>
            <w:tcW w:w="2792" w:type="dxa"/>
          </w:tcPr>
          <w:p w14:paraId="28A189E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C7E8DD1" w14:textId="77777777">
        <w:trPr>
          <w:trHeight w:val="266"/>
        </w:trPr>
        <w:tc>
          <w:tcPr>
            <w:tcW w:w="2666" w:type="dxa"/>
            <w:noWrap/>
          </w:tcPr>
          <w:p w14:paraId="770EB7BA" w14:textId="22788405" w:rsidR="008F456D" w:rsidRPr="002D0A75" w:rsidRDefault="002B278F">
            <w:pPr>
              <w:spacing w:after="0" w:line="240" w:lineRule="auto"/>
              <w:jc w:val="center"/>
              <w:rPr>
                <w:rFonts w:ascii="Georgia" w:eastAsia="Times New Roman" w:hAnsi="Georgia" w:cs="Arial"/>
                <w:b/>
                <w:bCs/>
                <w:color w:val="000000"/>
                <w:kern w:val="0"/>
                <w:lang w:val="en-US"/>
                <w14:ligatures w14:val="none"/>
              </w:rPr>
            </w:pPr>
            <w:r w:rsidRPr="002D0A75">
              <w:rPr>
                <w:rFonts w:ascii="Georgia" w:eastAsia="Times New Roman" w:hAnsi="Georgia" w:cs="Arial"/>
                <w:b/>
                <w:bCs/>
                <w:color w:val="000000"/>
                <w:kern w:val="0"/>
                <w:lang w:val="en-US"/>
                <w14:ligatures w14:val="none"/>
              </w:rPr>
              <w:t>Portability</w:t>
            </w:r>
          </w:p>
        </w:tc>
        <w:tc>
          <w:tcPr>
            <w:tcW w:w="465" w:type="dxa"/>
            <w:noWrap/>
          </w:tcPr>
          <w:p w14:paraId="69A6BC9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364" w:type="dxa"/>
          </w:tcPr>
          <w:p w14:paraId="3C9E8324"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611" w:type="dxa"/>
            <w:noWrap/>
          </w:tcPr>
          <w:p w14:paraId="2819C715"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FF743A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BEB1B09"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5CF9CD5D"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4.75</w:t>
            </w:r>
          </w:p>
        </w:tc>
        <w:tc>
          <w:tcPr>
            <w:tcW w:w="2792" w:type="dxa"/>
          </w:tcPr>
          <w:p w14:paraId="76483DFA"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64D895B4" w14:textId="77777777" w:rsidR="008F456D" w:rsidRDefault="002B278F">
      <w:pPr>
        <w:jc w:val="center"/>
        <w:rPr>
          <w:rFonts w:ascii="Georgia" w:eastAsia="Times New Roman" w:hAnsi="Georgia" w:cs="Arial"/>
          <w:color w:val="000000"/>
        </w:rPr>
        <w:sectPr w:rsidR="008F456D">
          <w:headerReference w:type="default" r:id="rId104"/>
          <w:headerReference w:type="first" r:id="rId105"/>
          <w:pgSz w:w="12240" w:h="15840"/>
          <w:pgMar w:top="1440" w:right="1440" w:bottom="1440" w:left="1440" w:header="708" w:footer="708" w:gutter="0"/>
          <w:pgNumType w:start="1"/>
          <w:cols w:space="708"/>
          <w:docGrid w:linePitch="360"/>
        </w:sectPr>
      </w:pPr>
      <w:r>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8F456D" w14:paraId="0B831620" w14:textId="77777777">
        <w:trPr>
          <w:trHeight w:val="522"/>
        </w:trPr>
        <w:tc>
          <w:tcPr>
            <w:tcW w:w="2666" w:type="dxa"/>
            <w:noWrap/>
          </w:tcPr>
          <w:p w14:paraId="2E135747"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4D2CEA7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364" w:type="dxa"/>
          </w:tcPr>
          <w:p w14:paraId="4F2AEEEE"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2</w:t>
            </w:r>
          </w:p>
        </w:tc>
        <w:tc>
          <w:tcPr>
            <w:tcW w:w="611" w:type="dxa"/>
          </w:tcPr>
          <w:p w14:paraId="3D1D004B"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1CA1234D"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6CD40395"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814F01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4.50</w:t>
            </w:r>
          </w:p>
        </w:tc>
        <w:tc>
          <w:tcPr>
            <w:tcW w:w="2792" w:type="dxa"/>
          </w:tcPr>
          <w:p w14:paraId="064B22C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53574A5B" w14:textId="77777777">
        <w:trPr>
          <w:trHeight w:val="542"/>
        </w:trPr>
        <w:tc>
          <w:tcPr>
            <w:tcW w:w="2666" w:type="dxa"/>
          </w:tcPr>
          <w:p w14:paraId="3EF48292"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65" w:type="dxa"/>
          </w:tcPr>
          <w:p w14:paraId="0EA12A4F"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1</w:t>
            </w:r>
          </w:p>
        </w:tc>
        <w:tc>
          <w:tcPr>
            <w:tcW w:w="364" w:type="dxa"/>
          </w:tcPr>
          <w:p w14:paraId="57E0DBE9"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3</w:t>
            </w:r>
          </w:p>
        </w:tc>
        <w:tc>
          <w:tcPr>
            <w:tcW w:w="611" w:type="dxa"/>
          </w:tcPr>
          <w:p w14:paraId="686150DC"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0</w:t>
            </w:r>
          </w:p>
        </w:tc>
        <w:tc>
          <w:tcPr>
            <w:tcW w:w="481" w:type="dxa"/>
            <w:noWrap/>
          </w:tcPr>
          <w:p w14:paraId="7867F23E"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481" w:type="dxa"/>
            <w:noWrap/>
          </w:tcPr>
          <w:p w14:paraId="46C52B0F"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0</w:t>
            </w:r>
          </w:p>
        </w:tc>
        <w:tc>
          <w:tcPr>
            <w:tcW w:w="1633" w:type="dxa"/>
          </w:tcPr>
          <w:p w14:paraId="65E8A8C2"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4.25</w:t>
            </w:r>
          </w:p>
        </w:tc>
        <w:tc>
          <w:tcPr>
            <w:tcW w:w="2792" w:type="dxa"/>
          </w:tcPr>
          <w:p w14:paraId="299EFCDC"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More Than What is Expected</w:t>
            </w:r>
          </w:p>
        </w:tc>
      </w:tr>
      <w:tr w:rsidR="008F456D" w14:paraId="4BB05149" w14:textId="77777777">
        <w:trPr>
          <w:trHeight w:val="503"/>
        </w:trPr>
        <w:tc>
          <w:tcPr>
            <w:tcW w:w="2666" w:type="dxa"/>
            <w:noWrap/>
          </w:tcPr>
          <w:p w14:paraId="56CC5502" w14:textId="77777777" w:rsidR="008F456D" w:rsidRDefault="002B278F">
            <w:pPr>
              <w:spacing w:after="0" w:line="240" w:lineRule="auto"/>
              <w:jc w:val="center"/>
              <w:rPr>
                <w:rFonts w:ascii="Georgia" w:eastAsia="Times New Roman" w:hAnsi="Georgia" w:cs="Arial"/>
                <w:color w:val="000000"/>
                <w:kern w:val="0"/>
                <w:lang w:val="en-US"/>
                <w14:ligatures w14:val="none"/>
              </w:rPr>
            </w:pPr>
            <w:r>
              <w:rPr>
                <w:rFonts w:ascii="Georgia" w:eastAsia="Times New Roman" w:hAnsi="Georgia" w:cs="Arial"/>
                <w:color w:val="000000"/>
                <w:kern w:val="0"/>
                <w:lang w:val="en-US"/>
                <w14:ligatures w14:val="none"/>
              </w:rPr>
              <w:t>Sub-Average (7)</w:t>
            </w:r>
          </w:p>
        </w:tc>
        <w:tc>
          <w:tcPr>
            <w:tcW w:w="465" w:type="dxa"/>
          </w:tcPr>
          <w:p w14:paraId="4DA643E4"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364" w:type="dxa"/>
          </w:tcPr>
          <w:p w14:paraId="7E876B66"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611" w:type="dxa"/>
          </w:tcPr>
          <w:p w14:paraId="2C3025A3" w14:textId="77777777" w:rsidR="008F456D" w:rsidRDefault="008F456D">
            <w:pPr>
              <w:spacing w:after="0" w:line="240" w:lineRule="auto"/>
              <w:jc w:val="center"/>
              <w:rPr>
                <w:rFonts w:ascii="Georgia" w:eastAsia="Times New Roman" w:hAnsi="Georgia" w:cs="Arial"/>
                <w:color w:val="000000"/>
                <w:kern w:val="0"/>
                <w:lang w:val="en-US"/>
                <w14:ligatures w14:val="none"/>
              </w:rPr>
            </w:pPr>
          </w:p>
        </w:tc>
        <w:tc>
          <w:tcPr>
            <w:tcW w:w="481" w:type="dxa"/>
            <w:noWrap/>
          </w:tcPr>
          <w:p w14:paraId="4E20A22D"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noWrap/>
          </w:tcPr>
          <w:p w14:paraId="54FA6885"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noWrap/>
          </w:tcPr>
          <w:p w14:paraId="051A48AB"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4.38</w:t>
            </w:r>
          </w:p>
        </w:tc>
        <w:tc>
          <w:tcPr>
            <w:tcW w:w="2792" w:type="dxa"/>
          </w:tcPr>
          <w:p w14:paraId="5C628C61"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r w:rsidR="008F456D" w14:paraId="728846C7" w14:textId="77777777">
        <w:trPr>
          <w:trHeight w:val="266"/>
        </w:trPr>
        <w:tc>
          <w:tcPr>
            <w:tcW w:w="2666" w:type="dxa"/>
            <w:noWrap/>
          </w:tcPr>
          <w:p w14:paraId="652E0867" w14:textId="77777777" w:rsidR="008F456D" w:rsidRDefault="008F456D">
            <w:pPr>
              <w:spacing w:after="0" w:line="240" w:lineRule="auto"/>
              <w:jc w:val="center"/>
              <w:rPr>
                <w:rFonts w:ascii="Georgia" w:eastAsia="Times New Roman" w:hAnsi="Georgia" w:cs="Arial"/>
                <w:kern w:val="0"/>
                <w:lang w:val="en-US"/>
                <w14:ligatures w14:val="none"/>
              </w:rPr>
            </w:pPr>
          </w:p>
        </w:tc>
        <w:tc>
          <w:tcPr>
            <w:tcW w:w="465" w:type="dxa"/>
          </w:tcPr>
          <w:p w14:paraId="0F366082" w14:textId="77777777" w:rsidR="008F456D" w:rsidRDefault="008F456D">
            <w:pPr>
              <w:spacing w:after="0" w:line="240" w:lineRule="auto"/>
              <w:jc w:val="center"/>
              <w:rPr>
                <w:rFonts w:ascii="Georgia" w:eastAsia="Times New Roman" w:hAnsi="Georgia" w:cs="Arial"/>
                <w:kern w:val="0"/>
                <w:lang w:val="en-US"/>
                <w14:ligatures w14:val="none"/>
              </w:rPr>
            </w:pPr>
          </w:p>
        </w:tc>
        <w:tc>
          <w:tcPr>
            <w:tcW w:w="364" w:type="dxa"/>
          </w:tcPr>
          <w:p w14:paraId="342126D5" w14:textId="77777777" w:rsidR="008F456D" w:rsidRDefault="008F456D">
            <w:pPr>
              <w:spacing w:after="0" w:line="240" w:lineRule="auto"/>
              <w:jc w:val="center"/>
              <w:rPr>
                <w:rFonts w:ascii="Georgia" w:eastAsia="Times New Roman" w:hAnsi="Georgia" w:cs="Arial"/>
                <w:kern w:val="0"/>
                <w:lang w:val="en-US"/>
                <w14:ligatures w14:val="none"/>
              </w:rPr>
            </w:pPr>
          </w:p>
        </w:tc>
        <w:tc>
          <w:tcPr>
            <w:tcW w:w="611" w:type="dxa"/>
          </w:tcPr>
          <w:p w14:paraId="76DB776B"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5C812CFE" w14:textId="77777777" w:rsidR="008F456D" w:rsidRDefault="008F456D">
            <w:pPr>
              <w:spacing w:after="0" w:line="240" w:lineRule="auto"/>
              <w:jc w:val="center"/>
              <w:rPr>
                <w:rFonts w:ascii="Georgia" w:eastAsia="Times New Roman" w:hAnsi="Georgia" w:cs="Arial"/>
                <w:kern w:val="0"/>
                <w:lang w:val="en-US"/>
                <w14:ligatures w14:val="none"/>
              </w:rPr>
            </w:pPr>
          </w:p>
        </w:tc>
        <w:tc>
          <w:tcPr>
            <w:tcW w:w="481" w:type="dxa"/>
          </w:tcPr>
          <w:p w14:paraId="62A8067B" w14:textId="77777777" w:rsidR="008F456D" w:rsidRDefault="008F456D">
            <w:pPr>
              <w:spacing w:after="0" w:line="240" w:lineRule="auto"/>
              <w:jc w:val="center"/>
              <w:rPr>
                <w:rFonts w:ascii="Georgia" w:eastAsia="Times New Roman" w:hAnsi="Georgia" w:cs="Arial"/>
                <w:kern w:val="0"/>
                <w:lang w:val="en-US"/>
                <w14:ligatures w14:val="none"/>
              </w:rPr>
            </w:pPr>
          </w:p>
        </w:tc>
        <w:tc>
          <w:tcPr>
            <w:tcW w:w="1633" w:type="dxa"/>
          </w:tcPr>
          <w:p w14:paraId="1801536A" w14:textId="77777777" w:rsidR="008F456D" w:rsidRDefault="002B278F">
            <w:pPr>
              <w:spacing w:after="0" w:line="240" w:lineRule="auto"/>
              <w:jc w:val="center"/>
              <w:rPr>
                <w:rFonts w:ascii="Georgia" w:eastAsia="Times New Roman" w:hAnsi="Georgia" w:cs="Arial"/>
                <w:b/>
                <w:bCs/>
                <w:kern w:val="0"/>
                <w:lang w:val="en-US"/>
                <w14:ligatures w14:val="none"/>
              </w:rPr>
            </w:pPr>
            <w:r>
              <w:rPr>
                <w:rFonts w:ascii="Georgia" w:eastAsia="Times New Roman" w:hAnsi="Georgia" w:cs="Arial"/>
                <w:b/>
                <w:bCs/>
                <w:kern w:val="0"/>
                <w:lang w:val="en-US"/>
                <w14:ligatures w14:val="none"/>
              </w:rPr>
              <w:t>4.66</w:t>
            </w:r>
          </w:p>
        </w:tc>
        <w:tc>
          <w:tcPr>
            <w:tcW w:w="2792" w:type="dxa"/>
          </w:tcPr>
          <w:p w14:paraId="05E9B9C4" w14:textId="77777777" w:rsidR="008F456D" w:rsidRDefault="002B278F">
            <w:pPr>
              <w:spacing w:after="0" w:line="240" w:lineRule="auto"/>
              <w:jc w:val="center"/>
              <w:rPr>
                <w:rFonts w:ascii="Georgia" w:eastAsia="Times New Roman" w:hAnsi="Georgia" w:cs="Arial"/>
                <w:kern w:val="0"/>
                <w:lang w:val="en-US"/>
                <w14:ligatures w14:val="none"/>
              </w:rPr>
            </w:pPr>
            <w:r>
              <w:rPr>
                <w:rFonts w:ascii="Georgia" w:eastAsia="Times New Roman" w:hAnsi="Georgia" w:cs="Arial"/>
                <w:kern w:val="0"/>
                <w:lang w:val="en-US"/>
                <w14:ligatures w14:val="none"/>
              </w:rPr>
              <w:t>Far More Than What is Expected</w:t>
            </w:r>
          </w:p>
        </w:tc>
      </w:tr>
    </w:tbl>
    <w:p w14:paraId="56AF085A" w14:textId="77777777" w:rsidR="008F456D" w:rsidRDefault="008F456D">
      <w:pPr>
        <w:rPr>
          <w:rFonts w:ascii="Georgia" w:eastAsia="Georgia" w:hAnsi="Georgia" w:cs="Georgia"/>
          <w:bCs/>
          <w:lang w:val="en-US"/>
        </w:rPr>
      </w:pPr>
    </w:p>
    <w:p w14:paraId="6278C6AE" w14:textId="77777777" w:rsidR="008F456D" w:rsidRDefault="008F456D">
      <w:pPr>
        <w:spacing w:line="480" w:lineRule="auto"/>
        <w:ind w:firstLine="720"/>
        <w:rPr>
          <w:rFonts w:ascii="Georgia" w:eastAsia="Georgia" w:hAnsi="Georgia" w:cs="Georgia"/>
          <w:bCs/>
          <w:lang w:val="en-US"/>
        </w:rPr>
      </w:pPr>
    </w:p>
    <w:p w14:paraId="4406FD47" w14:textId="77777777" w:rsidR="008F456D" w:rsidRDefault="002B278F">
      <w:pPr>
        <w:spacing w:line="480" w:lineRule="auto"/>
        <w:ind w:firstLine="720"/>
        <w:rPr>
          <w:rFonts w:ascii="Georgia" w:hAnsi="Georgia"/>
        </w:rPr>
      </w:pPr>
      <w:r>
        <w:rPr>
          <w:rFonts w:ascii="Georgia" w:eastAsia="Georgia" w:hAnsi="Georgia" w:cs="Georgia"/>
          <w:bCs/>
          <w:lang w:val="en-US"/>
        </w:rPr>
        <w:t xml:space="preserve">Table C.1 shows the pilot testing results from beneficiaries, </w:t>
      </w:r>
      <w:r>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F456D" w:rsidRDefault="002B278F">
      <w:pPr>
        <w:rPr>
          <w:ins w:id="1357" w:author="Jade Raposa" w:date="2024-10-17T00:34:00Z"/>
          <w:rFonts w:ascii="Georgia" w:eastAsia="Georgia" w:hAnsi="Georgia" w:cs="Georgia"/>
          <w:b/>
          <w:bCs/>
          <w:lang w:val="en-US"/>
        </w:rPr>
      </w:pPr>
      <w:ins w:id="1358" w:author="Jade Raposa" w:date="2024-10-17T00:34:00Z">
        <w:r>
          <w:rPr>
            <w:rFonts w:ascii="Georgia" w:eastAsia="Georgia" w:hAnsi="Georgia" w:cs="Georgia"/>
            <w:b/>
            <w:bCs/>
            <w:lang w:val="en-US"/>
          </w:rPr>
          <w:br w:type="page"/>
        </w:r>
      </w:ins>
    </w:p>
    <w:p w14:paraId="0F949730" w14:textId="77777777" w:rsidR="008F456D" w:rsidRDefault="002B278F">
      <w:pPr>
        <w:spacing w:line="240" w:lineRule="auto"/>
        <w:rPr>
          <w:rFonts w:ascii="Georgia" w:eastAsia="Georgia" w:hAnsi="Georgia" w:cs="Georgia"/>
          <w:b/>
          <w:bCs/>
          <w:lang w:val="en-US"/>
        </w:rPr>
      </w:pPr>
      <w:r>
        <w:rPr>
          <w:rFonts w:ascii="Georgia" w:eastAsia="Georgia" w:hAnsi="Georgia" w:cs="Georgia"/>
          <w:b/>
          <w:bCs/>
          <w:lang w:val="en-US"/>
        </w:rPr>
        <w:lastRenderedPageBreak/>
        <w:t xml:space="preserve">Table C.2 </w:t>
      </w:r>
    </w:p>
    <w:p w14:paraId="1AEF0D3C" w14:textId="77777777" w:rsidR="008F456D" w:rsidRDefault="002B278F">
      <w:pPr>
        <w:spacing w:line="240" w:lineRule="auto"/>
        <w:rPr>
          <w:rFonts w:ascii="Georgia" w:eastAsia="Georgia" w:hAnsi="Georgia" w:cs="Georgia"/>
          <w:i/>
          <w:iCs/>
          <w:lang w:val="en-US"/>
        </w:rPr>
      </w:pPr>
      <w:r>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8F456D" w14:paraId="5B00C4FE" w14:textId="77777777">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81807" w14:textId="77777777" w:rsidR="008F456D" w:rsidRDefault="008F456D">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tcPr>
          <w:p w14:paraId="585E7253" w14:textId="77777777" w:rsidR="008F456D" w:rsidRDefault="008F456D">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tcPr>
          <w:p w14:paraId="5E700A1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tcPr>
          <w:p w14:paraId="0B40AC4B" w14:textId="77777777" w:rsidR="008F456D" w:rsidRDefault="008F456D">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tcPr>
          <w:p w14:paraId="4B1E5DB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tcPr>
          <w:p w14:paraId="66FEE0B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Adjectival Description</w:t>
            </w:r>
          </w:p>
        </w:tc>
      </w:tr>
      <w:tr w:rsidR="008F456D" w14:paraId="3668B86A" w14:textId="77777777">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tcPr>
          <w:p w14:paraId="47923AA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tcPr>
          <w:p w14:paraId="4FE13EE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tcPr>
          <w:p w14:paraId="7A08D76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tcPr>
          <w:p w14:paraId="403D16F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tcPr>
          <w:p w14:paraId="02A6B536"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tcPr>
          <w:p w14:paraId="508283E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tcPr>
          <w:p w14:paraId="3A0BF4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tcPr>
          <w:p w14:paraId="77AF44A3"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tcPr>
          <w:p w14:paraId="19E90A44" w14:textId="77777777" w:rsidR="008F456D" w:rsidRDefault="008F456D">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tcPr>
          <w:p w14:paraId="1C3B9FA8" w14:textId="77777777" w:rsidR="008F456D" w:rsidRDefault="008F456D">
            <w:pPr>
              <w:spacing w:after="0" w:line="240" w:lineRule="auto"/>
              <w:jc w:val="center"/>
              <w:rPr>
                <w:rFonts w:ascii="Georgia" w:eastAsia="Times New Roman" w:hAnsi="Georgia" w:cs="Arial"/>
                <w:b/>
                <w:bCs/>
              </w:rPr>
            </w:pPr>
          </w:p>
        </w:tc>
      </w:tr>
    </w:tbl>
    <w:tbl>
      <w:tblPr>
        <w:tblpPr w:leftFromText="180" w:rightFromText="180" w:vertAnchor="text" w:horzAnchor="margin" w:tblpY="6"/>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A272BF" w14:paraId="391317D5" w14:textId="77777777" w:rsidTr="00A272BF">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19144120" w14:textId="77777777" w:rsidR="00A272BF" w:rsidRDefault="00A272BF" w:rsidP="00A272BF">
            <w:pPr>
              <w:spacing w:after="0" w:line="240" w:lineRule="auto"/>
              <w:jc w:val="center"/>
              <w:rPr>
                <w:ins w:id="1359" w:author="Jade Raposa" w:date="2024-10-17T00:45:00Z"/>
                <w:rFonts w:ascii="Georgia" w:eastAsia="Times New Roman" w:hAnsi="Georgia" w:cs="Arial"/>
              </w:rPr>
            </w:pPr>
            <w:ins w:id="1360" w:author="Jade Raposa" w:date="2024-10-17T00:45:00Z">
              <w:r>
                <w:rPr>
                  <w:rFonts w:ascii="Georgia" w:eastAsia="Times New Roman" w:hAnsi="Georgia" w:cs="Arial"/>
                </w:rPr>
                <w:t xml:space="preserve">4. </w:t>
              </w:r>
              <w:r>
                <w:rPr>
                  <w:rFonts w:ascii="Georgia" w:eastAsia="Times New Roman" w:hAnsi="Georgia" w:cs="Arial"/>
                  <w:b/>
                  <w:bCs/>
                </w:rPr>
                <w:t xml:space="preserve">Usability </w:t>
              </w:r>
              <w:r>
                <w:rPr>
                  <w:rFonts w:ascii="Georgia" w:eastAsia="Times New Roman" w:hAnsi="Georgia" w:cs="Arial"/>
                  <w:i/>
                  <w:iCs/>
                </w:rPr>
                <w:t>is the ability of the system can be used by specified users to achieve specified goals with effectiveness, efficiency and satisfaction in a specified context of use.</w:t>
              </w:r>
            </w:ins>
          </w:p>
        </w:tc>
      </w:tr>
      <w:tr w:rsidR="00A272BF" w14:paraId="67FD82F8"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2C860A7E" w14:textId="77777777" w:rsidR="00A272BF" w:rsidRDefault="00A272BF" w:rsidP="00A272BF">
            <w:pPr>
              <w:spacing w:after="0" w:line="240" w:lineRule="auto"/>
              <w:jc w:val="center"/>
              <w:rPr>
                <w:ins w:id="1361"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D4D3B86" w14:textId="77777777" w:rsidR="00A272BF" w:rsidRDefault="00A272BF" w:rsidP="00A272BF">
            <w:pPr>
              <w:spacing w:after="0" w:line="240" w:lineRule="auto"/>
              <w:jc w:val="center"/>
              <w:rPr>
                <w:ins w:id="1362" w:author="Jade Raposa" w:date="2024-10-17T00:45:00Z"/>
                <w:rFonts w:ascii="Georgia" w:eastAsia="Times New Roman" w:hAnsi="Georgia" w:cs="Arial"/>
                <w:i/>
                <w:iCs/>
              </w:rPr>
            </w:pPr>
            <w:ins w:id="1363" w:author="Jade Raposa" w:date="2024-10-17T00:45:00Z">
              <w:r>
                <w:rPr>
                  <w:rFonts w:ascii="Georgia" w:eastAsia="Times New Roman" w:hAnsi="Georgia" w:cs="Arial"/>
                  <w:i/>
                  <w:iCs/>
                </w:rPr>
                <w:t>Appropriateness recognizability</w:t>
              </w:r>
            </w:ins>
          </w:p>
        </w:tc>
        <w:tc>
          <w:tcPr>
            <w:tcW w:w="448" w:type="dxa"/>
            <w:tcBorders>
              <w:top w:val="nil"/>
              <w:left w:val="nil"/>
              <w:bottom w:val="single" w:sz="4" w:space="0" w:color="auto"/>
              <w:right w:val="single" w:sz="4" w:space="0" w:color="auto"/>
            </w:tcBorders>
            <w:shd w:val="clear" w:color="auto" w:fill="auto"/>
            <w:vAlign w:val="center"/>
          </w:tcPr>
          <w:p w14:paraId="06F13C8E" w14:textId="77777777" w:rsidR="00A272BF" w:rsidRDefault="00A272BF" w:rsidP="00A272BF">
            <w:pPr>
              <w:spacing w:after="0" w:line="240" w:lineRule="auto"/>
              <w:jc w:val="center"/>
              <w:rPr>
                <w:ins w:id="1364" w:author="Jade Raposa" w:date="2024-10-17T00:45:00Z"/>
                <w:rFonts w:ascii="Georgia" w:eastAsia="Times New Roman" w:hAnsi="Georgia" w:cs="Arial"/>
              </w:rPr>
            </w:pPr>
            <w:ins w:id="1365"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ACC1E4" w14:textId="77777777" w:rsidR="00A272BF" w:rsidRDefault="00A272BF" w:rsidP="00A272BF">
            <w:pPr>
              <w:spacing w:after="0" w:line="240" w:lineRule="auto"/>
              <w:jc w:val="center"/>
              <w:rPr>
                <w:ins w:id="1366" w:author="Jade Raposa" w:date="2024-10-17T00:45:00Z"/>
                <w:rFonts w:ascii="Georgia" w:eastAsia="Times New Roman" w:hAnsi="Georgia" w:cs="Arial"/>
              </w:rPr>
            </w:pPr>
            <w:ins w:id="1367"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51972B68" w14:textId="77777777" w:rsidR="00A272BF" w:rsidRDefault="00A272BF" w:rsidP="00A272BF">
            <w:pPr>
              <w:spacing w:after="0" w:line="240" w:lineRule="auto"/>
              <w:jc w:val="center"/>
              <w:rPr>
                <w:ins w:id="1368" w:author="Jade Raposa" w:date="2024-10-17T00:45:00Z"/>
                <w:rFonts w:ascii="Georgia" w:eastAsia="Times New Roman" w:hAnsi="Georgia" w:cs="Arial"/>
              </w:rPr>
            </w:pPr>
            <w:ins w:id="1369"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F691E0F" w14:textId="77777777" w:rsidR="00A272BF" w:rsidRDefault="00A272BF" w:rsidP="00A272BF">
            <w:pPr>
              <w:spacing w:after="0" w:line="240" w:lineRule="auto"/>
              <w:jc w:val="center"/>
              <w:rPr>
                <w:ins w:id="1370" w:author="Jade Raposa" w:date="2024-10-17T00:45:00Z"/>
                <w:rFonts w:ascii="Georgia" w:eastAsia="Times New Roman" w:hAnsi="Georgia" w:cs="Arial"/>
              </w:rPr>
            </w:pPr>
            <w:ins w:id="137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B2E0CA" w14:textId="77777777" w:rsidR="00A272BF" w:rsidRDefault="00A272BF" w:rsidP="00A272BF">
            <w:pPr>
              <w:spacing w:after="0" w:line="240" w:lineRule="auto"/>
              <w:jc w:val="center"/>
              <w:rPr>
                <w:ins w:id="1372" w:author="Jade Raposa" w:date="2024-10-17T00:45:00Z"/>
                <w:rFonts w:ascii="Georgia" w:eastAsia="Times New Roman" w:hAnsi="Georgia" w:cs="Arial"/>
              </w:rPr>
            </w:pPr>
            <w:ins w:id="1373"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F66A030" w14:textId="77777777" w:rsidR="00A272BF" w:rsidRDefault="00A272BF" w:rsidP="00A272BF">
            <w:pPr>
              <w:spacing w:after="0" w:line="240" w:lineRule="auto"/>
              <w:jc w:val="center"/>
              <w:rPr>
                <w:ins w:id="1374" w:author="Jade Raposa" w:date="2024-10-17T00:45:00Z"/>
                <w:rFonts w:ascii="Georgia" w:eastAsia="Times New Roman" w:hAnsi="Georgia" w:cs="Arial"/>
              </w:rPr>
            </w:pPr>
            <w:ins w:id="1375"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F1C468C" w14:textId="77777777" w:rsidR="00A272BF" w:rsidRDefault="00A272BF" w:rsidP="00A272BF">
            <w:pPr>
              <w:spacing w:after="0" w:line="240" w:lineRule="auto"/>
              <w:jc w:val="center"/>
              <w:rPr>
                <w:ins w:id="1376" w:author="Jade Raposa" w:date="2024-10-17T00:45:00Z"/>
                <w:rFonts w:ascii="Georgia" w:eastAsia="Times New Roman" w:hAnsi="Georgia" w:cs="Arial"/>
                <w:b/>
                <w:bCs/>
              </w:rPr>
            </w:pPr>
            <w:ins w:id="1377"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7ACB6563" w14:textId="77777777" w:rsidR="00A272BF" w:rsidRDefault="00A272BF" w:rsidP="00A272BF">
            <w:pPr>
              <w:spacing w:after="0" w:line="240" w:lineRule="auto"/>
              <w:jc w:val="center"/>
              <w:rPr>
                <w:ins w:id="1378" w:author="Jade Raposa" w:date="2024-10-17T00:45:00Z"/>
                <w:rFonts w:ascii="Georgia" w:eastAsia="Times New Roman" w:hAnsi="Georgia" w:cs="Arial"/>
              </w:rPr>
            </w:pPr>
            <w:ins w:id="1379" w:author="Jade Raposa" w:date="2024-10-17T00:45:00Z">
              <w:r>
                <w:rPr>
                  <w:rFonts w:ascii="Georgia" w:eastAsia="Times New Roman" w:hAnsi="Georgia" w:cs="Arial"/>
                </w:rPr>
                <w:t>More than What is Expected</w:t>
              </w:r>
            </w:ins>
          </w:p>
        </w:tc>
      </w:tr>
      <w:tr w:rsidR="00A272BF" w14:paraId="74566CF4"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0396559D" w14:textId="77777777" w:rsidR="00A272BF" w:rsidRDefault="00A272BF" w:rsidP="00A272BF">
            <w:pPr>
              <w:spacing w:after="0" w:line="240" w:lineRule="auto"/>
              <w:jc w:val="center"/>
              <w:rPr>
                <w:ins w:id="1380"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95F22A1" w14:textId="77777777" w:rsidR="00A272BF" w:rsidRDefault="00A272BF" w:rsidP="00A272BF">
            <w:pPr>
              <w:spacing w:after="0" w:line="240" w:lineRule="auto"/>
              <w:jc w:val="center"/>
              <w:rPr>
                <w:ins w:id="1381" w:author="Jade Raposa" w:date="2024-10-17T00:45:00Z"/>
                <w:rFonts w:ascii="Georgia" w:eastAsia="Times New Roman" w:hAnsi="Georgia" w:cs="Arial"/>
                <w:i/>
                <w:iCs/>
              </w:rPr>
            </w:pPr>
            <w:ins w:id="1382" w:author="Jade Raposa" w:date="2024-10-17T00:45:00Z">
              <w:r>
                <w:rPr>
                  <w:rFonts w:ascii="Georgia" w:eastAsia="Times New Roman" w:hAnsi="Georgia" w:cs="Arial"/>
                  <w:i/>
                  <w:iCs/>
                </w:rPr>
                <w:t>Learnability</w:t>
              </w:r>
            </w:ins>
          </w:p>
        </w:tc>
        <w:tc>
          <w:tcPr>
            <w:tcW w:w="448" w:type="dxa"/>
            <w:tcBorders>
              <w:top w:val="nil"/>
              <w:left w:val="nil"/>
              <w:bottom w:val="single" w:sz="4" w:space="0" w:color="auto"/>
              <w:right w:val="single" w:sz="4" w:space="0" w:color="auto"/>
            </w:tcBorders>
            <w:shd w:val="clear" w:color="auto" w:fill="auto"/>
            <w:vAlign w:val="center"/>
          </w:tcPr>
          <w:p w14:paraId="11C055FB" w14:textId="77777777" w:rsidR="00A272BF" w:rsidRDefault="00A272BF" w:rsidP="00A272BF">
            <w:pPr>
              <w:spacing w:after="0" w:line="240" w:lineRule="auto"/>
              <w:jc w:val="center"/>
              <w:rPr>
                <w:ins w:id="1383" w:author="Jade Raposa" w:date="2024-10-17T00:45:00Z"/>
                <w:rFonts w:ascii="Georgia" w:eastAsia="Times New Roman" w:hAnsi="Georgia" w:cs="Arial"/>
              </w:rPr>
            </w:pPr>
            <w:ins w:id="1384"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AAF2958" w14:textId="77777777" w:rsidR="00A272BF" w:rsidRDefault="00A272BF" w:rsidP="00A272BF">
            <w:pPr>
              <w:spacing w:after="0" w:line="240" w:lineRule="auto"/>
              <w:jc w:val="center"/>
              <w:rPr>
                <w:ins w:id="1385" w:author="Jade Raposa" w:date="2024-10-17T00:45:00Z"/>
                <w:rFonts w:ascii="Georgia" w:eastAsia="Times New Roman" w:hAnsi="Georgia" w:cs="Arial"/>
              </w:rPr>
            </w:pPr>
            <w:ins w:id="1386"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CD1E06C" w14:textId="77777777" w:rsidR="00A272BF" w:rsidRDefault="00A272BF" w:rsidP="00A272BF">
            <w:pPr>
              <w:spacing w:after="0" w:line="240" w:lineRule="auto"/>
              <w:jc w:val="center"/>
              <w:rPr>
                <w:ins w:id="1387" w:author="Jade Raposa" w:date="2024-10-17T00:45:00Z"/>
                <w:rFonts w:ascii="Georgia" w:eastAsia="Times New Roman" w:hAnsi="Georgia" w:cs="Arial"/>
              </w:rPr>
            </w:pPr>
            <w:ins w:id="138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A9B65B4" w14:textId="77777777" w:rsidR="00A272BF" w:rsidRDefault="00A272BF" w:rsidP="00A272BF">
            <w:pPr>
              <w:spacing w:after="0" w:line="240" w:lineRule="auto"/>
              <w:jc w:val="center"/>
              <w:rPr>
                <w:ins w:id="1389" w:author="Jade Raposa" w:date="2024-10-17T00:45:00Z"/>
                <w:rFonts w:ascii="Georgia" w:eastAsia="Times New Roman" w:hAnsi="Georgia" w:cs="Arial"/>
              </w:rPr>
            </w:pPr>
            <w:ins w:id="139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26997565" w14:textId="77777777" w:rsidR="00A272BF" w:rsidRDefault="00A272BF" w:rsidP="00A272BF">
            <w:pPr>
              <w:spacing w:after="0" w:line="240" w:lineRule="auto"/>
              <w:jc w:val="center"/>
              <w:rPr>
                <w:ins w:id="1391" w:author="Jade Raposa" w:date="2024-10-17T00:45:00Z"/>
                <w:rFonts w:ascii="Georgia" w:eastAsia="Times New Roman" w:hAnsi="Georgia" w:cs="Arial"/>
              </w:rPr>
            </w:pPr>
            <w:ins w:id="1392"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683976B6" w14:textId="77777777" w:rsidR="00A272BF" w:rsidRDefault="00A272BF" w:rsidP="00A272BF">
            <w:pPr>
              <w:spacing w:after="0" w:line="240" w:lineRule="auto"/>
              <w:jc w:val="center"/>
              <w:rPr>
                <w:ins w:id="1393" w:author="Jade Raposa" w:date="2024-10-17T00: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7F8C07D8" w14:textId="77777777" w:rsidR="00A272BF" w:rsidRDefault="00A272BF" w:rsidP="00A272BF">
            <w:pPr>
              <w:spacing w:after="0" w:line="240" w:lineRule="auto"/>
              <w:jc w:val="center"/>
              <w:rPr>
                <w:ins w:id="1394" w:author="Jade Raposa" w:date="2024-10-17T00:45:00Z"/>
                <w:rFonts w:ascii="Georgia" w:eastAsia="Times New Roman" w:hAnsi="Georgia" w:cs="Arial"/>
                <w:b/>
                <w:bCs/>
              </w:rPr>
            </w:pPr>
            <w:ins w:id="1395"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A15E09B" w14:textId="77777777" w:rsidR="00A272BF" w:rsidRDefault="00A272BF" w:rsidP="00A272BF">
            <w:pPr>
              <w:spacing w:after="0" w:line="240" w:lineRule="auto"/>
              <w:jc w:val="center"/>
              <w:rPr>
                <w:ins w:id="1396" w:author="Jade Raposa" w:date="2024-10-17T00:45:00Z"/>
                <w:rFonts w:ascii="Georgia" w:eastAsia="Times New Roman" w:hAnsi="Georgia" w:cs="Arial"/>
              </w:rPr>
            </w:pPr>
            <w:ins w:id="1397" w:author="Jade Raposa" w:date="2024-10-17T00:45:00Z">
              <w:r>
                <w:rPr>
                  <w:rFonts w:ascii="Georgia" w:eastAsia="Times New Roman" w:hAnsi="Georgia" w:cs="Arial"/>
                </w:rPr>
                <w:t>More than What is Expected</w:t>
              </w:r>
            </w:ins>
          </w:p>
        </w:tc>
      </w:tr>
      <w:tr w:rsidR="00A272BF" w14:paraId="71DE2C65"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329EB3E5" w14:textId="77777777" w:rsidR="00A272BF" w:rsidRDefault="00A272BF" w:rsidP="00A272BF">
            <w:pPr>
              <w:spacing w:after="0" w:line="240" w:lineRule="auto"/>
              <w:jc w:val="center"/>
              <w:rPr>
                <w:ins w:id="1398"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D68175C" w14:textId="77777777" w:rsidR="00A272BF" w:rsidRDefault="00A272BF" w:rsidP="00A272BF">
            <w:pPr>
              <w:spacing w:after="0" w:line="240" w:lineRule="auto"/>
              <w:jc w:val="center"/>
              <w:rPr>
                <w:ins w:id="1399" w:author="Jade Raposa" w:date="2024-10-17T00:45:00Z"/>
                <w:rFonts w:ascii="Georgia" w:eastAsia="Times New Roman" w:hAnsi="Georgia" w:cs="Arial"/>
                <w:i/>
                <w:iCs/>
              </w:rPr>
            </w:pPr>
            <w:ins w:id="1400" w:author="Jade Raposa" w:date="2024-10-17T00:45:00Z">
              <w:r>
                <w:rPr>
                  <w:rFonts w:ascii="Georgia" w:eastAsia="Times New Roman" w:hAnsi="Georgia" w:cs="Arial"/>
                  <w:i/>
                  <w:iCs/>
                </w:rPr>
                <w:t>Operability</w:t>
              </w:r>
            </w:ins>
          </w:p>
        </w:tc>
        <w:tc>
          <w:tcPr>
            <w:tcW w:w="448" w:type="dxa"/>
            <w:tcBorders>
              <w:top w:val="nil"/>
              <w:left w:val="nil"/>
              <w:bottom w:val="single" w:sz="4" w:space="0" w:color="auto"/>
              <w:right w:val="single" w:sz="4" w:space="0" w:color="auto"/>
            </w:tcBorders>
            <w:shd w:val="clear" w:color="auto" w:fill="auto"/>
            <w:vAlign w:val="center"/>
          </w:tcPr>
          <w:p w14:paraId="6D54DC9E" w14:textId="77777777" w:rsidR="00A272BF" w:rsidRDefault="00A272BF" w:rsidP="00A272BF">
            <w:pPr>
              <w:spacing w:after="0" w:line="240" w:lineRule="auto"/>
              <w:jc w:val="center"/>
              <w:rPr>
                <w:ins w:id="1401" w:author="Jade Raposa" w:date="2024-10-17T00:45:00Z"/>
                <w:rFonts w:ascii="Georgia" w:eastAsia="Times New Roman" w:hAnsi="Georgia" w:cs="Arial"/>
              </w:rPr>
            </w:pPr>
            <w:ins w:id="1402" w:author="Jade Raposa" w:date="2024-10-17T00:45:00Z">
              <w:r>
                <w:rPr>
                  <w:rFonts w:ascii="Georgia" w:eastAsia="Times New Roman" w:hAnsi="Georgia" w:cs="Arial"/>
                </w:rPr>
                <w:t>2</w:t>
              </w:r>
            </w:ins>
          </w:p>
        </w:tc>
        <w:tc>
          <w:tcPr>
            <w:tcW w:w="449" w:type="dxa"/>
            <w:tcBorders>
              <w:top w:val="nil"/>
              <w:left w:val="nil"/>
              <w:bottom w:val="single" w:sz="4" w:space="0" w:color="auto"/>
              <w:right w:val="single" w:sz="4" w:space="0" w:color="auto"/>
            </w:tcBorders>
            <w:shd w:val="clear" w:color="auto" w:fill="auto"/>
            <w:vAlign w:val="center"/>
          </w:tcPr>
          <w:p w14:paraId="6BA07C14" w14:textId="77777777" w:rsidR="00A272BF" w:rsidRDefault="00A272BF" w:rsidP="00A272BF">
            <w:pPr>
              <w:spacing w:after="0" w:line="240" w:lineRule="auto"/>
              <w:jc w:val="center"/>
              <w:rPr>
                <w:ins w:id="1403" w:author="Jade Raposa" w:date="2024-10-17T00:45:00Z"/>
                <w:rFonts w:ascii="Georgia" w:eastAsia="Times New Roman" w:hAnsi="Georgia" w:cs="Arial"/>
              </w:rPr>
            </w:pPr>
            <w:ins w:id="1404" w:author="Jade Raposa" w:date="2024-10-17T00:45:00Z">
              <w:r>
                <w:rPr>
                  <w:rFonts w:ascii="Georgia" w:eastAsia="Times New Roman" w:hAnsi="Georgia" w:cs="Arial"/>
                </w:rPr>
                <w:t>0</w:t>
              </w:r>
            </w:ins>
          </w:p>
        </w:tc>
        <w:tc>
          <w:tcPr>
            <w:tcW w:w="448" w:type="dxa"/>
            <w:tcBorders>
              <w:top w:val="nil"/>
              <w:left w:val="nil"/>
              <w:bottom w:val="single" w:sz="4" w:space="0" w:color="auto"/>
              <w:right w:val="single" w:sz="4" w:space="0" w:color="auto"/>
            </w:tcBorders>
            <w:shd w:val="clear" w:color="auto" w:fill="auto"/>
            <w:vAlign w:val="center"/>
          </w:tcPr>
          <w:p w14:paraId="06C4EDA6" w14:textId="77777777" w:rsidR="00A272BF" w:rsidRDefault="00A272BF" w:rsidP="00A272BF">
            <w:pPr>
              <w:spacing w:after="0" w:line="240" w:lineRule="auto"/>
              <w:jc w:val="center"/>
              <w:rPr>
                <w:ins w:id="1405" w:author="Jade Raposa" w:date="2024-10-17T00:45:00Z"/>
                <w:rFonts w:ascii="Georgia" w:eastAsia="Times New Roman" w:hAnsi="Georgia" w:cs="Arial"/>
              </w:rPr>
            </w:pPr>
            <w:ins w:id="140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4BDDBFD0" w14:textId="77777777" w:rsidR="00A272BF" w:rsidRDefault="00A272BF" w:rsidP="00A272BF">
            <w:pPr>
              <w:spacing w:after="0" w:line="240" w:lineRule="auto"/>
              <w:jc w:val="center"/>
              <w:rPr>
                <w:ins w:id="1407" w:author="Jade Raposa" w:date="2024-10-17T00:45:00Z"/>
                <w:rFonts w:ascii="Georgia" w:eastAsia="Times New Roman" w:hAnsi="Georgia" w:cs="Arial"/>
              </w:rPr>
            </w:pPr>
            <w:ins w:id="140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514657B" w14:textId="77777777" w:rsidR="00A272BF" w:rsidRDefault="00A272BF" w:rsidP="00A272BF">
            <w:pPr>
              <w:spacing w:after="0" w:line="240" w:lineRule="auto"/>
              <w:jc w:val="center"/>
              <w:rPr>
                <w:ins w:id="1409" w:author="Jade Raposa" w:date="2024-10-17T00:45:00Z"/>
                <w:rFonts w:ascii="Georgia" w:eastAsia="Times New Roman" w:hAnsi="Georgia" w:cs="Arial"/>
              </w:rPr>
            </w:pPr>
            <w:ins w:id="1410"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A85EE22" w14:textId="77777777" w:rsidR="00A272BF" w:rsidRDefault="00A272BF" w:rsidP="00A272BF">
            <w:pPr>
              <w:spacing w:after="0" w:line="240" w:lineRule="auto"/>
              <w:jc w:val="center"/>
              <w:rPr>
                <w:ins w:id="1411" w:author="Jade Raposa" w:date="2024-10-17T00:45:00Z"/>
                <w:rFonts w:ascii="Georgia" w:eastAsia="Times New Roman" w:hAnsi="Georgia" w:cs="Arial"/>
              </w:rPr>
            </w:pPr>
            <w:ins w:id="1412"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F0D6F03" w14:textId="77777777" w:rsidR="00A272BF" w:rsidRDefault="00A272BF" w:rsidP="00A272BF">
            <w:pPr>
              <w:spacing w:after="0" w:line="240" w:lineRule="auto"/>
              <w:jc w:val="center"/>
              <w:rPr>
                <w:ins w:id="1413" w:author="Jade Raposa" w:date="2024-10-17T00:45:00Z"/>
                <w:rFonts w:ascii="Georgia" w:eastAsia="Times New Roman" w:hAnsi="Georgia" w:cs="Arial"/>
                <w:b/>
                <w:bCs/>
              </w:rPr>
            </w:pPr>
            <w:ins w:id="1414" w:author="Jade Raposa" w:date="2024-10-17T00:45:00Z">
              <w:r>
                <w:rPr>
                  <w:rFonts w:ascii="Georgia" w:eastAsia="Times New Roman" w:hAnsi="Georgia" w:cs="Arial"/>
                  <w:b/>
                  <w:bCs/>
                </w:rPr>
                <w:t>5.00</w:t>
              </w:r>
            </w:ins>
          </w:p>
        </w:tc>
        <w:tc>
          <w:tcPr>
            <w:tcW w:w="1818" w:type="dxa"/>
            <w:tcBorders>
              <w:top w:val="nil"/>
              <w:left w:val="nil"/>
              <w:bottom w:val="single" w:sz="4" w:space="0" w:color="auto"/>
              <w:right w:val="single" w:sz="4" w:space="0" w:color="auto"/>
            </w:tcBorders>
            <w:shd w:val="clear" w:color="auto" w:fill="auto"/>
            <w:vAlign w:val="center"/>
          </w:tcPr>
          <w:p w14:paraId="116885B5" w14:textId="77777777" w:rsidR="00A272BF" w:rsidRDefault="00A272BF" w:rsidP="00A272BF">
            <w:pPr>
              <w:spacing w:after="0" w:line="240" w:lineRule="auto"/>
              <w:jc w:val="center"/>
              <w:rPr>
                <w:ins w:id="1415" w:author="Jade Raposa" w:date="2024-10-17T00:45:00Z"/>
                <w:rFonts w:ascii="Georgia" w:eastAsia="Times New Roman" w:hAnsi="Georgia" w:cs="Arial"/>
              </w:rPr>
            </w:pPr>
            <w:ins w:id="1416" w:author="Jade Raposa" w:date="2024-10-17T00:45:00Z">
              <w:r>
                <w:rPr>
                  <w:rFonts w:ascii="Georgia" w:eastAsia="Times New Roman" w:hAnsi="Georgia" w:cs="Arial"/>
                </w:rPr>
                <w:t>Far More than What is Expected</w:t>
              </w:r>
            </w:ins>
          </w:p>
        </w:tc>
      </w:tr>
      <w:tr w:rsidR="00A272BF" w14:paraId="089852BD"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735A0F02" w14:textId="77777777" w:rsidR="00A272BF" w:rsidRDefault="00A272BF" w:rsidP="00A272BF">
            <w:pPr>
              <w:spacing w:after="0" w:line="240" w:lineRule="auto"/>
              <w:jc w:val="center"/>
              <w:rPr>
                <w:ins w:id="1417"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0FEA45B" w14:textId="77777777" w:rsidR="00A272BF" w:rsidRDefault="00A272BF" w:rsidP="00A272BF">
            <w:pPr>
              <w:spacing w:after="0" w:line="240" w:lineRule="auto"/>
              <w:jc w:val="center"/>
              <w:rPr>
                <w:ins w:id="1418" w:author="Jade Raposa" w:date="2024-10-17T00:45:00Z"/>
                <w:rFonts w:ascii="Georgia" w:eastAsia="Times New Roman" w:hAnsi="Georgia" w:cs="Arial"/>
                <w:i/>
                <w:iCs/>
              </w:rPr>
            </w:pPr>
            <w:ins w:id="1419" w:author="Jade Raposa" w:date="2024-10-17T00:45:00Z">
              <w:r>
                <w:rPr>
                  <w:rFonts w:ascii="Georgia" w:eastAsia="Times New Roman" w:hAnsi="Georgia" w:cs="Arial"/>
                  <w:i/>
                  <w:iCs/>
                </w:rPr>
                <w:t>User interface aesthetics</w:t>
              </w:r>
            </w:ins>
          </w:p>
        </w:tc>
        <w:tc>
          <w:tcPr>
            <w:tcW w:w="448" w:type="dxa"/>
            <w:tcBorders>
              <w:top w:val="nil"/>
              <w:left w:val="nil"/>
              <w:bottom w:val="single" w:sz="4" w:space="0" w:color="auto"/>
              <w:right w:val="single" w:sz="4" w:space="0" w:color="auto"/>
            </w:tcBorders>
            <w:shd w:val="clear" w:color="auto" w:fill="auto"/>
            <w:vAlign w:val="center"/>
          </w:tcPr>
          <w:p w14:paraId="23F40ECD" w14:textId="77777777" w:rsidR="00A272BF" w:rsidRDefault="00A272BF" w:rsidP="00A272BF">
            <w:pPr>
              <w:spacing w:after="0" w:line="240" w:lineRule="auto"/>
              <w:jc w:val="center"/>
              <w:rPr>
                <w:ins w:id="1420" w:author="Jade Raposa" w:date="2024-10-17T00:45:00Z"/>
                <w:rFonts w:ascii="Georgia" w:eastAsia="Times New Roman" w:hAnsi="Georgia" w:cs="Arial"/>
              </w:rPr>
            </w:pPr>
            <w:ins w:id="142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4E89CD9" w14:textId="77777777" w:rsidR="00A272BF" w:rsidRDefault="00A272BF" w:rsidP="00A272BF">
            <w:pPr>
              <w:spacing w:after="0" w:line="240" w:lineRule="auto"/>
              <w:jc w:val="center"/>
              <w:rPr>
                <w:ins w:id="1422" w:author="Jade Raposa" w:date="2024-10-17T00:45:00Z"/>
                <w:rFonts w:ascii="Georgia" w:eastAsia="Times New Roman" w:hAnsi="Georgia" w:cs="Arial"/>
              </w:rPr>
            </w:pPr>
            <w:ins w:id="1423"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4AD60A85" w14:textId="77777777" w:rsidR="00A272BF" w:rsidRDefault="00A272BF" w:rsidP="00A272BF">
            <w:pPr>
              <w:spacing w:after="0" w:line="240" w:lineRule="auto"/>
              <w:jc w:val="center"/>
              <w:rPr>
                <w:ins w:id="1424" w:author="Jade Raposa" w:date="2024-10-17T00:45:00Z"/>
                <w:rFonts w:ascii="Georgia" w:eastAsia="Times New Roman" w:hAnsi="Georgia" w:cs="Arial"/>
              </w:rPr>
            </w:pPr>
            <w:ins w:id="1425"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105E7A6B" w14:textId="77777777" w:rsidR="00A272BF" w:rsidRDefault="00A272BF" w:rsidP="00A272BF">
            <w:pPr>
              <w:spacing w:after="0" w:line="240" w:lineRule="auto"/>
              <w:jc w:val="center"/>
              <w:rPr>
                <w:ins w:id="1426" w:author="Jade Raposa" w:date="2024-10-17T00:45:00Z"/>
                <w:rFonts w:ascii="Georgia" w:eastAsia="Times New Roman" w:hAnsi="Georgia" w:cs="Arial"/>
              </w:rPr>
            </w:pPr>
            <w:ins w:id="1427"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38B1624" w14:textId="77777777" w:rsidR="00A272BF" w:rsidRDefault="00A272BF" w:rsidP="00A272BF">
            <w:pPr>
              <w:spacing w:after="0" w:line="240" w:lineRule="auto"/>
              <w:jc w:val="center"/>
              <w:rPr>
                <w:ins w:id="1428" w:author="Jade Raposa" w:date="2024-10-17T00:45:00Z"/>
                <w:rFonts w:ascii="Georgia" w:eastAsia="Times New Roman" w:hAnsi="Georgia" w:cs="Arial"/>
              </w:rPr>
            </w:pPr>
            <w:ins w:id="1429"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59DD308D" w14:textId="77777777" w:rsidR="00A272BF" w:rsidRDefault="00A272BF" w:rsidP="00A272BF">
            <w:pPr>
              <w:spacing w:after="0" w:line="240" w:lineRule="auto"/>
              <w:jc w:val="center"/>
              <w:rPr>
                <w:ins w:id="1430" w:author="Jade Raposa" w:date="2024-10-17T00:45:00Z"/>
                <w:rFonts w:ascii="Georgia" w:eastAsia="Times New Roman" w:hAnsi="Georgia" w:cs="Arial"/>
              </w:rPr>
            </w:pPr>
            <w:ins w:id="1431"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159C8A62" w14:textId="77777777" w:rsidR="00A272BF" w:rsidRDefault="00A272BF" w:rsidP="00A272BF">
            <w:pPr>
              <w:spacing w:after="0" w:line="240" w:lineRule="auto"/>
              <w:jc w:val="center"/>
              <w:rPr>
                <w:ins w:id="1432" w:author="Jade Raposa" w:date="2024-10-17T00:45:00Z"/>
                <w:rFonts w:ascii="Georgia" w:eastAsia="Times New Roman" w:hAnsi="Georgia" w:cs="Arial"/>
                <w:b/>
                <w:bCs/>
              </w:rPr>
            </w:pPr>
            <w:ins w:id="1433"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3175A06D" w14:textId="77777777" w:rsidR="00A272BF" w:rsidRDefault="00A272BF" w:rsidP="00A272BF">
            <w:pPr>
              <w:spacing w:after="0" w:line="240" w:lineRule="auto"/>
              <w:jc w:val="center"/>
              <w:rPr>
                <w:ins w:id="1434" w:author="Jade Raposa" w:date="2024-10-17T00:45:00Z"/>
                <w:rFonts w:ascii="Georgia" w:eastAsia="Times New Roman" w:hAnsi="Georgia" w:cs="Arial"/>
              </w:rPr>
            </w:pPr>
            <w:ins w:id="1435" w:author="Jade Raposa" w:date="2024-10-17T00:45:00Z">
              <w:r>
                <w:rPr>
                  <w:rFonts w:ascii="Georgia" w:eastAsia="Times New Roman" w:hAnsi="Georgia" w:cs="Arial"/>
                </w:rPr>
                <w:t>Presence of The Expectation</w:t>
              </w:r>
            </w:ins>
          </w:p>
        </w:tc>
      </w:tr>
      <w:tr w:rsidR="00A272BF" w14:paraId="5861987F"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56AAC7AB" w14:textId="77777777" w:rsidR="00A272BF" w:rsidRDefault="00A272BF" w:rsidP="00A272BF">
            <w:pPr>
              <w:spacing w:after="0" w:line="240" w:lineRule="auto"/>
              <w:jc w:val="center"/>
              <w:rPr>
                <w:ins w:id="1436"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0BACEFF" w14:textId="77777777" w:rsidR="00A272BF" w:rsidRDefault="00A272BF" w:rsidP="00A272BF">
            <w:pPr>
              <w:spacing w:after="0" w:line="240" w:lineRule="auto"/>
              <w:jc w:val="center"/>
              <w:rPr>
                <w:ins w:id="1437" w:author="Jade Raposa" w:date="2024-10-17T00:45:00Z"/>
                <w:rFonts w:ascii="Georgia" w:eastAsia="Times New Roman" w:hAnsi="Georgia" w:cs="Arial"/>
                <w:i/>
                <w:iCs/>
              </w:rPr>
            </w:pPr>
            <w:ins w:id="1438" w:author="Jade Raposa" w:date="2024-10-17T00:45:00Z">
              <w:r>
                <w:rPr>
                  <w:rFonts w:ascii="Georgia" w:eastAsia="Times New Roman" w:hAnsi="Georgia" w:cs="Arial"/>
                  <w:i/>
                  <w:iCs/>
                </w:rPr>
                <w:t>Accessibility</w:t>
              </w:r>
            </w:ins>
          </w:p>
        </w:tc>
        <w:tc>
          <w:tcPr>
            <w:tcW w:w="448" w:type="dxa"/>
            <w:tcBorders>
              <w:top w:val="nil"/>
              <w:left w:val="nil"/>
              <w:bottom w:val="single" w:sz="4" w:space="0" w:color="auto"/>
              <w:right w:val="single" w:sz="4" w:space="0" w:color="auto"/>
            </w:tcBorders>
            <w:shd w:val="clear" w:color="auto" w:fill="auto"/>
            <w:vAlign w:val="center"/>
          </w:tcPr>
          <w:p w14:paraId="49A411B6" w14:textId="77777777" w:rsidR="00A272BF" w:rsidRDefault="00A272BF" w:rsidP="00A272BF">
            <w:pPr>
              <w:spacing w:after="0" w:line="240" w:lineRule="auto"/>
              <w:jc w:val="center"/>
              <w:rPr>
                <w:ins w:id="1439" w:author="Jade Raposa" w:date="2024-10-17T00:45:00Z"/>
                <w:rFonts w:ascii="Georgia" w:eastAsia="Times New Roman" w:hAnsi="Georgia" w:cs="Arial"/>
              </w:rPr>
            </w:pPr>
            <w:ins w:id="1440"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483D5F" w14:textId="77777777" w:rsidR="00A272BF" w:rsidRDefault="00A272BF" w:rsidP="00A272BF">
            <w:pPr>
              <w:spacing w:after="0" w:line="240" w:lineRule="auto"/>
              <w:jc w:val="center"/>
              <w:rPr>
                <w:ins w:id="1441" w:author="Jade Raposa" w:date="2024-10-17T00:45:00Z"/>
                <w:rFonts w:ascii="Georgia" w:eastAsia="Times New Roman" w:hAnsi="Georgia" w:cs="Arial"/>
              </w:rPr>
            </w:pPr>
            <w:ins w:id="1442" w:author="Jade Raposa" w:date="2024-10-17T00:45:00Z">
              <w:r>
                <w:rPr>
                  <w:rFonts w:ascii="Georgia" w:eastAsia="Times New Roman" w:hAnsi="Georgia" w:cs="Arial"/>
                </w:rPr>
                <w:t>2</w:t>
              </w:r>
            </w:ins>
          </w:p>
        </w:tc>
        <w:tc>
          <w:tcPr>
            <w:tcW w:w="448" w:type="dxa"/>
            <w:tcBorders>
              <w:top w:val="nil"/>
              <w:left w:val="nil"/>
              <w:bottom w:val="single" w:sz="4" w:space="0" w:color="auto"/>
              <w:right w:val="single" w:sz="4" w:space="0" w:color="auto"/>
            </w:tcBorders>
            <w:shd w:val="clear" w:color="auto" w:fill="auto"/>
            <w:vAlign w:val="center"/>
          </w:tcPr>
          <w:p w14:paraId="0C673F94" w14:textId="77777777" w:rsidR="00A272BF" w:rsidRDefault="00A272BF" w:rsidP="00A272BF">
            <w:pPr>
              <w:spacing w:after="0" w:line="240" w:lineRule="auto"/>
              <w:jc w:val="center"/>
              <w:rPr>
                <w:ins w:id="1443" w:author="Jade Raposa" w:date="2024-10-17T00:45:00Z"/>
                <w:rFonts w:ascii="Georgia" w:eastAsia="Times New Roman" w:hAnsi="Georgia" w:cs="Arial"/>
              </w:rPr>
            </w:pPr>
            <w:ins w:id="144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FFED0FA" w14:textId="77777777" w:rsidR="00A272BF" w:rsidRDefault="00A272BF" w:rsidP="00A272BF">
            <w:pPr>
              <w:spacing w:after="0" w:line="240" w:lineRule="auto"/>
              <w:jc w:val="center"/>
              <w:rPr>
                <w:ins w:id="1445" w:author="Jade Raposa" w:date="2024-10-17T00:45:00Z"/>
                <w:rFonts w:ascii="Georgia" w:eastAsia="Times New Roman" w:hAnsi="Georgia" w:cs="Arial"/>
              </w:rPr>
            </w:pPr>
            <w:ins w:id="1446"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1DA3FA36" w14:textId="77777777" w:rsidR="00A272BF" w:rsidRDefault="00A272BF" w:rsidP="00A272BF">
            <w:pPr>
              <w:spacing w:after="0" w:line="240" w:lineRule="auto"/>
              <w:jc w:val="center"/>
              <w:rPr>
                <w:ins w:id="1447" w:author="Jade Raposa" w:date="2024-10-17T00:45:00Z"/>
                <w:rFonts w:ascii="Georgia" w:eastAsia="Times New Roman" w:hAnsi="Georgia" w:cs="Arial"/>
              </w:rPr>
            </w:pPr>
            <w:ins w:id="1448"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36C2B8F8" w14:textId="77777777" w:rsidR="00A272BF" w:rsidRDefault="00A272BF" w:rsidP="00A272BF">
            <w:pPr>
              <w:spacing w:after="0" w:line="240" w:lineRule="auto"/>
              <w:jc w:val="center"/>
              <w:rPr>
                <w:ins w:id="1449" w:author="Jade Raposa" w:date="2024-10-17T00:45:00Z"/>
                <w:rFonts w:ascii="Georgia" w:eastAsia="Times New Roman" w:hAnsi="Georgia" w:cs="Arial"/>
              </w:rPr>
            </w:pPr>
            <w:ins w:id="1450"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673EC348" w14:textId="77777777" w:rsidR="00A272BF" w:rsidRDefault="00A272BF" w:rsidP="00A272BF">
            <w:pPr>
              <w:spacing w:after="0" w:line="240" w:lineRule="auto"/>
              <w:jc w:val="center"/>
              <w:rPr>
                <w:ins w:id="1451" w:author="Jade Raposa" w:date="2024-10-17T00:45:00Z"/>
                <w:rFonts w:ascii="Georgia" w:eastAsia="Times New Roman" w:hAnsi="Georgia" w:cs="Arial"/>
                <w:b/>
                <w:bCs/>
              </w:rPr>
            </w:pPr>
            <w:ins w:id="1452"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DD67C0B" w14:textId="77777777" w:rsidR="00A272BF" w:rsidRDefault="00A272BF" w:rsidP="00A272BF">
            <w:pPr>
              <w:spacing w:after="0" w:line="240" w:lineRule="auto"/>
              <w:jc w:val="center"/>
              <w:rPr>
                <w:ins w:id="1453" w:author="Jade Raposa" w:date="2024-10-17T00:45:00Z"/>
                <w:rFonts w:ascii="Georgia" w:eastAsia="Times New Roman" w:hAnsi="Georgia" w:cs="Arial"/>
              </w:rPr>
            </w:pPr>
            <w:ins w:id="1454" w:author="Jade Raposa" w:date="2024-10-17T00:45:00Z">
              <w:r>
                <w:rPr>
                  <w:rFonts w:ascii="Georgia" w:eastAsia="Times New Roman" w:hAnsi="Georgia" w:cs="Arial"/>
                </w:rPr>
                <w:t>More than What is Expected</w:t>
              </w:r>
            </w:ins>
          </w:p>
        </w:tc>
      </w:tr>
      <w:tr w:rsidR="00A272BF" w14:paraId="7F51BD4F"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33242C8F" w14:textId="77777777" w:rsidR="00A272BF" w:rsidRDefault="00A272BF" w:rsidP="00A272BF">
            <w:pPr>
              <w:spacing w:after="0" w:line="240" w:lineRule="auto"/>
              <w:jc w:val="center"/>
              <w:rPr>
                <w:ins w:id="1455" w:author="Jade Raposa" w:date="2024-10-17T00: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0DCE3D6C" w14:textId="77777777" w:rsidR="00A272BF" w:rsidRDefault="00A272BF" w:rsidP="00A272BF">
            <w:pPr>
              <w:spacing w:after="0" w:line="240" w:lineRule="auto"/>
              <w:rPr>
                <w:ins w:id="1456" w:author="Jade Raposa" w:date="2024-10-17T00:45:00Z"/>
                <w:rFonts w:ascii="Georgia" w:eastAsia="Times New Roman" w:hAnsi="Georgia" w:cs="Arial"/>
                <w:b/>
                <w:bCs/>
              </w:rPr>
            </w:pPr>
            <w:ins w:id="1457" w:author="Jade Raposa" w:date="2024-10-17T00:45:00Z">
              <w:r>
                <w:rPr>
                  <w:rFonts w:ascii="Georgia" w:eastAsia="Times New Roman" w:hAnsi="Georgia" w:cs="Arial"/>
                  <w:b/>
                  <w:bCs/>
                  <w:i/>
                  <w:iCs/>
                </w:rPr>
                <w:t>Sub-Average (4)</w:t>
              </w:r>
            </w:ins>
          </w:p>
        </w:tc>
        <w:tc>
          <w:tcPr>
            <w:tcW w:w="1160" w:type="dxa"/>
            <w:tcBorders>
              <w:top w:val="nil"/>
              <w:left w:val="nil"/>
              <w:bottom w:val="single" w:sz="4" w:space="0" w:color="auto"/>
              <w:right w:val="single" w:sz="4" w:space="0" w:color="auto"/>
            </w:tcBorders>
            <w:shd w:val="clear" w:color="auto" w:fill="auto"/>
            <w:vAlign w:val="center"/>
          </w:tcPr>
          <w:p w14:paraId="3C17190C" w14:textId="77777777" w:rsidR="00A272BF" w:rsidRDefault="00A272BF" w:rsidP="00A272BF">
            <w:pPr>
              <w:spacing w:after="0" w:line="240" w:lineRule="auto"/>
              <w:jc w:val="center"/>
              <w:rPr>
                <w:ins w:id="1458" w:author="Jade Raposa" w:date="2024-10-17T00:45:00Z"/>
                <w:rFonts w:ascii="Georgia" w:eastAsia="Times New Roman" w:hAnsi="Georgia" w:cs="Arial"/>
                <w:b/>
                <w:bCs/>
              </w:rPr>
            </w:pPr>
            <w:ins w:id="1459" w:author="Jade Raposa" w:date="2024-10-17T00:45:00Z">
              <w:r>
                <w:rPr>
                  <w:rFonts w:ascii="Georgia" w:eastAsia="Times New Roman" w:hAnsi="Georgia" w:cs="Arial"/>
                  <w:b/>
                  <w:bCs/>
                </w:rPr>
                <w:t>4.20</w:t>
              </w:r>
            </w:ins>
          </w:p>
        </w:tc>
        <w:tc>
          <w:tcPr>
            <w:tcW w:w="1818" w:type="dxa"/>
            <w:tcBorders>
              <w:top w:val="nil"/>
              <w:left w:val="nil"/>
              <w:bottom w:val="single" w:sz="4" w:space="0" w:color="auto"/>
              <w:right w:val="single" w:sz="4" w:space="0" w:color="auto"/>
            </w:tcBorders>
            <w:shd w:val="clear" w:color="auto" w:fill="auto"/>
            <w:vAlign w:val="center"/>
          </w:tcPr>
          <w:p w14:paraId="5D28BFC4" w14:textId="77777777" w:rsidR="00A272BF" w:rsidRDefault="00A272BF" w:rsidP="00A272BF">
            <w:pPr>
              <w:spacing w:after="0" w:line="240" w:lineRule="auto"/>
              <w:jc w:val="center"/>
              <w:rPr>
                <w:ins w:id="1460" w:author="Jade Raposa" w:date="2024-10-17T00:45:00Z"/>
                <w:rFonts w:ascii="Georgia" w:eastAsia="Times New Roman" w:hAnsi="Georgia" w:cs="Arial"/>
                <w:b/>
                <w:bCs/>
              </w:rPr>
            </w:pPr>
            <w:ins w:id="1461" w:author="Jade Raposa" w:date="2024-10-17T00:45:00Z">
              <w:r>
                <w:rPr>
                  <w:rFonts w:ascii="Georgia" w:eastAsia="Times New Roman" w:hAnsi="Georgia" w:cs="Arial"/>
                </w:rPr>
                <w:t>More than What is Expected</w:t>
              </w:r>
            </w:ins>
          </w:p>
        </w:tc>
      </w:tr>
      <w:tr w:rsidR="00A272BF" w14:paraId="7270D81D" w14:textId="77777777" w:rsidTr="00A272BF">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7DD86A3E" w14:textId="77777777" w:rsidR="00A272BF" w:rsidRDefault="00A272BF" w:rsidP="00A272BF">
            <w:pPr>
              <w:spacing w:after="0" w:line="240" w:lineRule="auto"/>
              <w:jc w:val="center"/>
              <w:rPr>
                <w:ins w:id="1462" w:author="Jade Raposa" w:date="2024-10-17T00:45:00Z"/>
                <w:rFonts w:ascii="Georgia" w:eastAsia="Times New Roman" w:hAnsi="Georgia" w:cs="Arial"/>
              </w:rPr>
            </w:pPr>
            <w:ins w:id="1463" w:author="Jade Raposa" w:date="2024-10-17T00:45:00Z">
              <w:r>
                <w:rPr>
                  <w:rFonts w:ascii="Georgia" w:eastAsia="Times New Roman" w:hAnsi="Georgia" w:cs="Arial"/>
                </w:rPr>
                <w:t xml:space="preserve">5. </w:t>
              </w:r>
              <w:r>
                <w:rPr>
                  <w:rFonts w:ascii="Georgia" w:eastAsia="Times New Roman" w:hAnsi="Georgia" w:cs="Arial"/>
                  <w:b/>
                  <w:bCs/>
                </w:rPr>
                <w:t>Reliability</w:t>
              </w:r>
              <w:r>
                <w:rPr>
                  <w:rFonts w:ascii="Georgia" w:eastAsia="Times New Roman" w:hAnsi="Georgia" w:cs="Arial"/>
                </w:rPr>
                <w:t xml:space="preserve"> </w:t>
              </w:r>
              <w:r>
                <w:rPr>
                  <w:rFonts w:ascii="Georgia" w:eastAsia="Times New Roman" w:hAnsi="Georgia" w:cs="Arial"/>
                  <w:i/>
                  <w:iCs/>
                </w:rPr>
                <w:t>is the capability of the system or component performs specified functions under specified conditions for a specified period of time.</w:t>
              </w:r>
            </w:ins>
          </w:p>
        </w:tc>
      </w:tr>
      <w:tr w:rsidR="00A272BF" w14:paraId="5BC93C04" w14:textId="77777777" w:rsidTr="00A272B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6E1FB9A8" w14:textId="77777777" w:rsidR="00A272BF" w:rsidRDefault="00A272BF" w:rsidP="00A272BF">
            <w:pPr>
              <w:spacing w:after="0" w:line="240" w:lineRule="auto"/>
              <w:jc w:val="center"/>
              <w:rPr>
                <w:ins w:id="1464"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2225C3D" w14:textId="77777777" w:rsidR="00A272BF" w:rsidRDefault="00A272BF" w:rsidP="00A272BF">
            <w:pPr>
              <w:spacing w:after="0" w:line="240" w:lineRule="auto"/>
              <w:jc w:val="center"/>
              <w:rPr>
                <w:ins w:id="1465" w:author="Jade Raposa" w:date="2024-10-17T00:45:00Z"/>
                <w:rFonts w:ascii="Georgia" w:eastAsia="Times New Roman" w:hAnsi="Georgia" w:cs="Arial"/>
                <w:i/>
                <w:iCs/>
              </w:rPr>
            </w:pPr>
            <w:ins w:id="1466" w:author="Jade Raposa" w:date="2024-10-17T00:45:00Z">
              <w:r>
                <w:rPr>
                  <w:rFonts w:ascii="Georgia" w:eastAsia="Times New Roman" w:hAnsi="Georgia" w:cs="Arial"/>
                  <w:i/>
                  <w:iCs/>
                </w:rPr>
                <w:t>Maturity</w:t>
              </w:r>
            </w:ins>
          </w:p>
        </w:tc>
        <w:tc>
          <w:tcPr>
            <w:tcW w:w="448" w:type="dxa"/>
            <w:tcBorders>
              <w:top w:val="nil"/>
              <w:left w:val="nil"/>
              <w:bottom w:val="single" w:sz="4" w:space="0" w:color="auto"/>
              <w:right w:val="single" w:sz="4" w:space="0" w:color="auto"/>
            </w:tcBorders>
            <w:shd w:val="clear" w:color="auto" w:fill="auto"/>
            <w:vAlign w:val="center"/>
          </w:tcPr>
          <w:p w14:paraId="0B3973E5" w14:textId="77777777" w:rsidR="00A272BF" w:rsidRDefault="00A272BF" w:rsidP="00A272BF">
            <w:pPr>
              <w:spacing w:after="0" w:line="240" w:lineRule="auto"/>
              <w:jc w:val="center"/>
              <w:rPr>
                <w:ins w:id="1467" w:author="Jade Raposa" w:date="2024-10-17T00:45:00Z"/>
                <w:rFonts w:ascii="Georgia" w:eastAsia="Times New Roman" w:hAnsi="Georgia" w:cs="Arial"/>
              </w:rPr>
            </w:pPr>
            <w:ins w:id="1468"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61FC29A" w14:textId="77777777" w:rsidR="00A272BF" w:rsidRDefault="00A272BF" w:rsidP="00A272BF">
            <w:pPr>
              <w:spacing w:after="0" w:line="240" w:lineRule="auto"/>
              <w:jc w:val="center"/>
              <w:rPr>
                <w:ins w:id="1469" w:author="Jade Raposa" w:date="2024-10-17T00:45:00Z"/>
                <w:rFonts w:ascii="Georgia" w:eastAsia="Times New Roman" w:hAnsi="Georgia" w:cs="Arial"/>
              </w:rPr>
            </w:pPr>
            <w:ins w:id="1470"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7B796070" w14:textId="77777777" w:rsidR="00A272BF" w:rsidRDefault="00A272BF" w:rsidP="00A272BF">
            <w:pPr>
              <w:spacing w:after="0" w:line="240" w:lineRule="auto"/>
              <w:jc w:val="center"/>
              <w:rPr>
                <w:ins w:id="1471" w:author="Jade Raposa" w:date="2024-10-17T00:45:00Z"/>
                <w:rFonts w:ascii="Georgia" w:eastAsia="Times New Roman" w:hAnsi="Georgia" w:cs="Arial"/>
              </w:rPr>
            </w:pPr>
            <w:ins w:id="1472"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7A75A85D" w14:textId="77777777" w:rsidR="00A272BF" w:rsidRDefault="00A272BF" w:rsidP="00A272BF">
            <w:pPr>
              <w:spacing w:after="0" w:line="240" w:lineRule="auto"/>
              <w:jc w:val="center"/>
              <w:rPr>
                <w:ins w:id="1473" w:author="Jade Raposa" w:date="2024-10-17T00:45:00Z"/>
                <w:rFonts w:ascii="Georgia" w:eastAsia="Times New Roman" w:hAnsi="Georgia" w:cs="Arial"/>
              </w:rPr>
            </w:pPr>
            <w:ins w:id="1474"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0EC8E569" w14:textId="77777777" w:rsidR="00A272BF" w:rsidRDefault="00A272BF" w:rsidP="00A272BF">
            <w:pPr>
              <w:spacing w:after="0" w:line="240" w:lineRule="auto"/>
              <w:jc w:val="center"/>
              <w:rPr>
                <w:ins w:id="1475" w:author="Jade Raposa" w:date="2024-10-17T00:45:00Z"/>
                <w:rFonts w:ascii="Georgia" w:eastAsia="Times New Roman" w:hAnsi="Georgia" w:cs="Arial"/>
              </w:rPr>
            </w:pPr>
            <w:ins w:id="1476"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4C1596BB" w14:textId="77777777" w:rsidR="00A272BF" w:rsidRDefault="00A272BF" w:rsidP="00A272BF">
            <w:pPr>
              <w:spacing w:after="0" w:line="240" w:lineRule="auto"/>
              <w:jc w:val="center"/>
              <w:rPr>
                <w:ins w:id="1477" w:author="Jade Raposa" w:date="2024-10-17T00:45:00Z"/>
                <w:rFonts w:ascii="Georgia" w:eastAsia="Times New Roman" w:hAnsi="Georgia" w:cs="Arial"/>
              </w:rPr>
            </w:pPr>
            <w:ins w:id="1478"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73445680" w14:textId="77777777" w:rsidR="00A272BF" w:rsidRDefault="00A272BF" w:rsidP="00A272BF">
            <w:pPr>
              <w:spacing w:after="0" w:line="240" w:lineRule="auto"/>
              <w:jc w:val="center"/>
              <w:rPr>
                <w:ins w:id="1479" w:author="Jade Raposa" w:date="2024-10-17T00:45:00Z"/>
                <w:rFonts w:ascii="Georgia" w:eastAsia="Times New Roman" w:hAnsi="Georgia" w:cs="Arial"/>
                <w:b/>
                <w:bCs/>
              </w:rPr>
            </w:pPr>
            <w:ins w:id="1480" w:author="Jade Raposa" w:date="2024-10-17T00:45:00Z">
              <w:r>
                <w:rPr>
                  <w:rFonts w:ascii="Georgia" w:eastAsia="Times New Roman" w:hAnsi="Georgia" w:cs="Arial"/>
                  <w:b/>
                  <w:bCs/>
                </w:rPr>
                <w:t>3.50</w:t>
              </w:r>
            </w:ins>
          </w:p>
        </w:tc>
        <w:tc>
          <w:tcPr>
            <w:tcW w:w="1818" w:type="dxa"/>
            <w:tcBorders>
              <w:top w:val="nil"/>
              <w:left w:val="nil"/>
              <w:bottom w:val="single" w:sz="4" w:space="0" w:color="auto"/>
              <w:right w:val="single" w:sz="4" w:space="0" w:color="auto"/>
            </w:tcBorders>
            <w:shd w:val="clear" w:color="auto" w:fill="auto"/>
            <w:vAlign w:val="center"/>
          </w:tcPr>
          <w:p w14:paraId="1FB77326" w14:textId="77777777" w:rsidR="00A272BF" w:rsidRDefault="00A272BF" w:rsidP="00A272BF">
            <w:pPr>
              <w:spacing w:after="0" w:line="240" w:lineRule="auto"/>
              <w:jc w:val="center"/>
              <w:rPr>
                <w:ins w:id="1481" w:author="Jade Raposa" w:date="2024-10-17T00:45:00Z"/>
                <w:rFonts w:ascii="Georgia" w:eastAsia="Times New Roman" w:hAnsi="Georgia" w:cs="Arial"/>
              </w:rPr>
            </w:pPr>
            <w:ins w:id="1482" w:author="Jade Raposa" w:date="2024-10-17T00:45:00Z">
              <w:r>
                <w:rPr>
                  <w:rFonts w:ascii="Georgia" w:eastAsia="Times New Roman" w:hAnsi="Georgia" w:cs="Arial"/>
                </w:rPr>
                <w:t>Presence of The Expectation</w:t>
              </w:r>
            </w:ins>
          </w:p>
        </w:tc>
      </w:tr>
      <w:tr w:rsidR="00A272BF" w14:paraId="4D82A688" w14:textId="77777777" w:rsidTr="00A272BF">
        <w:trPr>
          <w:trHeight w:val="405"/>
        </w:trPr>
        <w:tc>
          <w:tcPr>
            <w:tcW w:w="970" w:type="dxa"/>
            <w:vMerge/>
            <w:tcBorders>
              <w:top w:val="nil"/>
              <w:left w:val="single" w:sz="4" w:space="0" w:color="auto"/>
              <w:bottom w:val="single" w:sz="4" w:space="0" w:color="auto"/>
              <w:right w:val="single" w:sz="4" w:space="0" w:color="auto"/>
            </w:tcBorders>
            <w:vAlign w:val="center"/>
          </w:tcPr>
          <w:p w14:paraId="52103CAB" w14:textId="77777777" w:rsidR="00A272BF" w:rsidRDefault="00A272BF" w:rsidP="00A272BF">
            <w:pPr>
              <w:spacing w:after="0" w:line="240" w:lineRule="auto"/>
              <w:jc w:val="center"/>
              <w:rPr>
                <w:ins w:id="1483" w:author="Jade Raposa" w:date="2024-10-17T00: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3F45672" w14:textId="77777777" w:rsidR="00A272BF" w:rsidRDefault="00A272BF" w:rsidP="00A272BF">
            <w:pPr>
              <w:spacing w:after="0" w:line="240" w:lineRule="auto"/>
              <w:jc w:val="center"/>
              <w:rPr>
                <w:ins w:id="1484" w:author="Jade Raposa" w:date="2024-10-17T00:45:00Z"/>
                <w:rFonts w:ascii="Georgia" w:eastAsia="Times New Roman" w:hAnsi="Georgia" w:cs="Arial"/>
                <w:i/>
                <w:iCs/>
              </w:rPr>
            </w:pPr>
            <w:ins w:id="1485" w:author="Jade Raposa" w:date="2024-10-17T00:45:00Z">
              <w:r>
                <w:rPr>
                  <w:rFonts w:ascii="Georgia" w:eastAsia="Times New Roman" w:hAnsi="Georgia" w:cs="Arial"/>
                  <w:i/>
                  <w:iCs/>
                </w:rPr>
                <w:t>Availability</w:t>
              </w:r>
            </w:ins>
          </w:p>
        </w:tc>
        <w:tc>
          <w:tcPr>
            <w:tcW w:w="448" w:type="dxa"/>
            <w:tcBorders>
              <w:top w:val="nil"/>
              <w:left w:val="nil"/>
              <w:bottom w:val="single" w:sz="4" w:space="0" w:color="auto"/>
              <w:right w:val="single" w:sz="4" w:space="0" w:color="auto"/>
            </w:tcBorders>
            <w:shd w:val="clear" w:color="auto" w:fill="auto"/>
            <w:vAlign w:val="center"/>
          </w:tcPr>
          <w:p w14:paraId="5FA52396" w14:textId="77777777" w:rsidR="00A272BF" w:rsidRDefault="00A272BF" w:rsidP="00A272BF">
            <w:pPr>
              <w:spacing w:after="0" w:line="240" w:lineRule="auto"/>
              <w:jc w:val="center"/>
              <w:rPr>
                <w:ins w:id="1486" w:author="Jade Raposa" w:date="2024-10-17T00:45:00Z"/>
                <w:rFonts w:ascii="Georgia" w:eastAsia="Times New Roman" w:hAnsi="Georgia" w:cs="Arial"/>
              </w:rPr>
            </w:pPr>
            <w:ins w:id="1487" w:author="Jade Raposa" w:date="2024-10-17T00:45:00Z">
              <w:r>
                <w:rPr>
                  <w:rFonts w:ascii="Georgia" w:eastAsia="Times New Roman" w:hAnsi="Georgia" w:cs="Arial"/>
                </w:rPr>
                <w:t>1</w:t>
              </w:r>
            </w:ins>
          </w:p>
        </w:tc>
        <w:tc>
          <w:tcPr>
            <w:tcW w:w="449" w:type="dxa"/>
            <w:tcBorders>
              <w:top w:val="nil"/>
              <w:left w:val="nil"/>
              <w:bottom w:val="single" w:sz="4" w:space="0" w:color="auto"/>
              <w:right w:val="single" w:sz="4" w:space="0" w:color="auto"/>
            </w:tcBorders>
            <w:shd w:val="clear" w:color="auto" w:fill="auto"/>
            <w:vAlign w:val="center"/>
          </w:tcPr>
          <w:p w14:paraId="5D5318F7" w14:textId="77777777" w:rsidR="00A272BF" w:rsidRDefault="00A272BF" w:rsidP="00A272BF">
            <w:pPr>
              <w:spacing w:after="0" w:line="240" w:lineRule="auto"/>
              <w:jc w:val="center"/>
              <w:rPr>
                <w:ins w:id="1488" w:author="Jade Raposa" w:date="2024-10-17T00:45:00Z"/>
                <w:rFonts w:ascii="Georgia" w:eastAsia="Times New Roman" w:hAnsi="Georgia" w:cs="Arial"/>
              </w:rPr>
            </w:pPr>
            <w:ins w:id="1489" w:author="Jade Raposa" w:date="2024-10-17T00:45:00Z">
              <w:r>
                <w:rPr>
                  <w:rFonts w:ascii="Georgia" w:eastAsia="Times New Roman" w:hAnsi="Georgia" w:cs="Arial"/>
                </w:rPr>
                <w:t>1</w:t>
              </w:r>
            </w:ins>
          </w:p>
        </w:tc>
        <w:tc>
          <w:tcPr>
            <w:tcW w:w="448" w:type="dxa"/>
            <w:tcBorders>
              <w:top w:val="nil"/>
              <w:left w:val="nil"/>
              <w:bottom w:val="single" w:sz="4" w:space="0" w:color="auto"/>
              <w:right w:val="single" w:sz="4" w:space="0" w:color="auto"/>
            </w:tcBorders>
            <w:shd w:val="clear" w:color="auto" w:fill="auto"/>
            <w:vAlign w:val="center"/>
          </w:tcPr>
          <w:p w14:paraId="57F1B603" w14:textId="77777777" w:rsidR="00A272BF" w:rsidRDefault="00A272BF" w:rsidP="00A272BF">
            <w:pPr>
              <w:spacing w:after="0" w:line="240" w:lineRule="auto"/>
              <w:jc w:val="center"/>
              <w:rPr>
                <w:ins w:id="1490" w:author="Jade Raposa" w:date="2024-10-17T00:45:00Z"/>
                <w:rFonts w:ascii="Georgia" w:eastAsia="Times New Roman" w:hAnsi="Georgia" w:cs="Arial"/>
              </w:rPr>
            </w:pPr>
            <w:ins w:id="1491"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6EE07BB6" w14:textId="77777777" w:rsidR="00A272BF" w:rsidRDefault="00A272BF" w:rsidP="00A272BF">
            <w:pPr>
              <w:spacing w:after="0" w:line="240" w:lineRule="auto"/>
              <w:jc w:val="center"/>
              <w:rPr>
                <w:ins w:id="1492" w:author="Jade Raposa" w:date="2024-10-17T00:45:00Z"/>
                <w:rFonts w:ascii="Georgia" w:eastAsia="Times New Roman" w:hAnsi="Georgia" w:cs="Arial"/>
              </w:rPr>
            </w:pPr>
            <w:ins w:id="1493" w:author="Jade Raposa" w:date="2024-10-17T00:45:00Z">
              <w:r>
                <w:rPr>
                  <w:rFonts w:ascii="Georgia" w:eastAsia="Times New Roman" w:hAnsi="Georgia" w:cs="Arial"/>
                </w:rPr>
                <w:t>0</w:t>
              </w:r>
            </w:ins>
          </w:p>
        </w:tc>
        <w:tc>
          <w:tcPr>
            <w:tcW w:w="449" w:type="dxa"/>
            <w:tcBorders>
              <w:top w:val="nil"/>
              <w:left w:val="nil"/>
              <w:bottom w:val="single" w:sz="4" w:space="0" w:color="auto"/>
              <w:right w:val="single" w:sz="4" w:space="0" w:color="auto"/>
            </w:tcBorders>
            <w:shd w:val="clear" w:color="auto" w:fill="auto"/>
            <w:vAlign w:val="center"/>
          </w:tcPr>
          <w:p w14:paraId="34F6E12A" w14:textId="77777777" w:rsidR="00A272BF" w:rsidRDefault="00A272BF" w:rsidP="00A272BF">
            <w:pPr>
              <w:spacing w:after="0" w:line="240" w:lineRule="auto"/>
              <w:jc w:val="center"/>
              <w:rPr>
                <w:ins w:id="1494" w:author="Jade Raposa" w:date="2024-10-17T00:45:00Z"/>
                <w:rFonts w:ascii="Georgia" w:eastAsia="Times New Roman" w:hAnsi="Georgia" w:cs="Arial"/>
              </w:rPr>
            </w:pPr>
            <w:ins w:id="1495" w:author="Jade Raposa" w:date="2024-10-17T00:45:00Z">
              <w:r>
                <w:rPr>
                  <w:rFonts w:ascii="Georgia" w:eastAsia="Times New Roman" w:hAnsi="Georgia" w:cs="Arial"/>
                </w:rPr>
                <w:t>0</w:t>
              </w:r>
            </w:ins>
          </w:p>
        </w:tc>
        <w:tc>
          <w:tcPr>
            <w:tcW w:w="769" w:type="dxa"/>
            <w:tcBorders>
              <w:top w:val="nil"/>
              <w:left w:val="nil"/>
              <w:bottom w:val="single" w:sz="4" w:space="0" w:color="auto"/>
              <w:right w:val="single" w:sz="4" w:space="0" w:color="auto"/>
            </w:tcBorders>
            <w:shd w:val="clear" w:color="auto" w:fill="auto"/>
            <w:vAlign w:val="center"/>
          </w:tcPr>
          <w:p w14:paraId="7E28DF65" w14:textId="77777777" w:rsidR="00A272BF" w:rsidRDefault="00A272BF" w:rsidP="00A272BF">
            <w:pPr>
              <w:spacing w:after="0" w:line="240" w:lineRule="auto"/>
              <w:jc w:val="center"/>
              <w:rPr>
                <w:ins w:id="1496" w:author="Jade Raposa" w:date="2024-10-17T00:45:00Z"/>
                <w:rFonts w:ascii="Georgia" w:eastAsia="Times New Roman" w:hAnsi="Georgia" w:cs="Arial"/>
              </w:rPr>
            </w:pPr>
            <w:ins w:id="1497" w:author="Jade Raposa" w:date="2024-10-17T00:45:00Z">
              <w:r>
                <w:rPr>
                  <w:rFonts w:ascii="Georgia" w:eastAsia="Times New Roman" w:hAnsi="Georgia" w:cs="Arial"/>
                </w:rPr>
                <w:t>2</w:t>
              </w:r>
            </w:ins>
          </w:p>
        </w:tc>
        <w:tc>
          <w:tcPr>
            <w:tcW w:w="1160" w:type="dxa"/>
            <w:tcBorders>
              <w:top w:val="nil"/>
              <w:left w:val="nil"/>
              <w:bottom w:val="single" w:sz="4" w:space="0" w:color="auto"/>
              <w:right w:val="single" w:sz="4" w:space="0" w:color="auto"/>
            </w:tcBorders>
            <w:shd w:val="clear" w:color="auto" w:fill="auto"/>
            <w:vAlign w:val="center"/>
          </w:tcPr>
          <w:p w14:paraId="010F2F6A" w14:textId="77777777" w:rsidR="00A272BF" w:rsidRDefault="00A272BF" w:rsidP="00A272BF">
            <w:pPr>
              <w:spacing w:after="0" w:line="240" w:lineRule="auto"/>
              <w:jc w:val="center"/>
              <w:rPr>
                <w:ins w:id="1498" w:author="Jade Raposa" w:date="2024-10-17T00:45:00Z"/>
                <w:rFonts w:ascii="Georgia" w:eastAsia="Times New Roman" w:hAnsi="Georgia" w:cs="Arial"/>
                <w:b/>
                <w:bCs/>
              </w:rPr>
            </w:pPr>
            <w:ins w:id="1499" w:author="Jade Raposa" w:date="2024-10-17T00:45:00Z">
              <w:r>
                <w:rPr>
                  <w:rFonts w:ascii="Georgia" w:eastAsia="Times New Roman" w:hAnsi="Georgia" w:cs="Arial"/>
                  <w:b/>
                  <w:bCs/>
                </w:rPr>
                <w:t>4.50</w:t>
              </w:r>
            </w:ins>
          </w:p>
        </w:tc>
        <w:tc>
          <w:tcPr>
            <w:tcW w:w="1818" w:type="dxa"/>
            <w:tcBorders>
              <w:top w:val="nil"/>
              <w:left w:val="nil"/>
              <w:bottom w:val="single" w:sz="4" w:space="0" w:color="auto"/>
              <w:right w:val="single" w:sz="4" w:space="0" w:color="auto"/>
            </w:tcBorders>
            <w:shd w:val="clear" w:color="auto" w:fill="auto"/>
            <w:vAlign w:val="center"/>
          </w:tcPr>
          <w:p w14:paraId="3E9AA397" w14:textId="77777777" w:rsidR="00A272BF" w:rsidRDefault="00A272BF" w:rsidP="00A272BF">
            <w:pPr>
              <w:spacing w:after="0" w:line="240" w:lineRule="auto"/>
              <w:jc w:val="center"/>
              <w:rPr>
                <w:ins w:id="1500" w:author="Jade Raposa" w:date="2024-10-17T00:45:00Z"/>
                <w:rFonts w:ascii="Georgia" w:eastAsia="Times New Roman" w:hAnsi="Georgia" w:cs="Arial"/>
              </w:rPr>
            </w:pPr>
            <w:ins w:id="1501" w:author="Jade Raposa" w:date="2024-10-17T00:45:00Z">
              <w:r>
                <w:rPr>
                  <w:rFonts w:ascii="Georgia" w:eastAsia="Times New Roman" w:hAnsi="Georgia" w:cs="Arial"/>
                </w:rPr>
                <w:t>More than What is Expected</w:t>
              </w:r>
            </w:ins>
          </w:p>
        </w:tc>
      </w:tr>
      <w:tr w:rsidR="00A272BF" w14:paraId="397B284D"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283B8A12" w14:textId="77777777" w:rsidR="00A272BF" w:rsidRDefault="00A272BF" w:rsidP="00A272BF">
            <w:pPr>
              <w:spacing w:after="0" w:line="240" w:lineRule="auto"/>
              <w:jc w:val="center"/>
              <w:rPr>
                <w:ins w:id="1502" w:author="Jade Raposa" w:date="2024-10-17T00:45:00Z"/>
                <w:rFonts w:ascii="Georgia" w:eastAsia="Times New Roman" w:hAnsi="Georgia" w:cs="Arial"/>
                <w:b/>
                <w:bCs/>
              </w:rPr>
            </w:pPr>
          </w:p>
          <w:p w14:paraId="0F2CA624" w14:textId="77777777" w:rsidR="00A272BF" w:rsidRDefault="00A272BF" w:rsidP="00A272BF">
            <w:pPr>
              <w:rPr>
                <w:ins w:id="1503" w:author="Jade Raposa" w:date="2024-10-17T00: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tcPr>
          <w:p w14:paraId="3EEE5F23" w14:textId="77777777" w:rsidR="00A272BF" w:rsidRDefault="00A272BF" w:rsidP="00A272BF">
            <w:pPr>
              <w:spacing w:after="0" w:line="240" w:lineRule="auto"/>
              <w:rPr>
                <w:ins w:id="1504" w:author="Jade Raposa" w:date="2024-10-17T00:45:00Z"/>
                <w:rFonts w:ascii="Georgia" w:eastAsia="Times New Roman" w:hAnsi="Georgia" w:cs="Arial"/>
                <w:b/>
                <w:bCs/>
              </w:rPr>
            </w:pPr>
            <w:ins w:id="1505" w:author="Jade Raposa" w:date="2024-10-17T00:45:00Z">
              <w:r>
                <w:rPr>
                  <w:rFonts w:ascii="Georgia" w:eastAsia="Times New Roman" w:hAnsi="Georgia" w:cs="Arial"/>
                  <w:b/>
                  <w:bCs/>
                  <w:i/>
                  <w:iCs/>
                </w:rPr>
                <w:t>Sub-Average (5)</w:t>
              </w:r>
            </w:ins>
          </w:p>
        </w:tc>
        <w:tc>
          <w:tcPr>
            <w:tcW w:w="1160" w:type="dxa"/>
            <w:tcBorders>
              <w:top w:val="nil"/>
              <w:left w:val="nil"/>
              <w:bottom w:val="single" w:sz="4" w:space="0" w:color="auto"/>
              <w:right w:val="single" w:sz="4" w:space="0" w:color="auto"/>
            </w:tcBorders>
            <w:shd w:val="clear" w:color="auto" w:fill="auto"/>
            <w:vAlign w:val="center"/>
          </w:tcPr>
          <w:p w14:paraId="59C4940F" w14:textId="77777777" w:rsidR="00A272BF" w:rsidRDefault="00A272BF" w:rsidP="00A272BF">
            <w:pPr>
              <w:spacing w:after="0" w:line="240" w:lineRule="auto"/>
              <w:jc w:val="center"/>
              <w:rPr>
                <w:ins w:id="1506" w:author="Jade Raposa" w:date="2024-10-17T00:45:00Z"/>
                <w:rFonts w:ascii="Georgia" w:eastAsia="Times New Roman" w:hAnsi="Georgia" w:cs="Arial"/>
                <w:b/>
                <w:bCs/>
              </w:rPr>
            </w:pPr>
            <w:ins w:id="1507" w:author="Jade Raposa" w:date="2024-10-17T00:45:00Z">
              <w:r>
                <w:rPr>
                  <w:rFonts w:ascii="Georgia" w:eastAsia="Times New Roman" w:hAnsi="Georgia" w:cs="Arial"/>
                  <w:b/>
                  <w:bCs/>
                </w:rPr>
                <w:t>4.00</w:t>
              </w:r>
            </w:ins>
          </w:p>
        </w:tc>
        <w:tc>
          <w:tcPr>
            <w:tcW w:w="1818" w:type="dxa"/>
            <w:tcBorders>
              <w:top w:val="nil"/>
              <w:left w:val="nil"/>
              <w:bottom w:val="single" w:sz="4" w:space="0" w:color="auto"/>
              <w:right w:val="single" w:sz="4" w:space="0" w:color="auto"/>
            </w:tcBorders>
            <w:shd w:val="clear" w:color="auto" w:fill="auto"/>
            <w:vAlign w:val="center"/>
          </w:tcPr>
          <w:p w14:paraId="6570F530" w14:textId="77777777" w:rsidR="00A272BF" w:rsidRDefault="00A272BF" w:rsidP="00A272BF">
            <w:pPr>
              <w:spacing w:after="0" w:line="240" w:lineRule="auto"/>
              <w:jc w:val="center"/>
              <w:rPr>
                <w:ins w:id="1508" w:author="Jade Raposa" w:date="2024-10-17T00:45:00Z"/>
                <w:rFonts w:ascii="Georgia" w:eastAsia="Times New Roman" w:hAnsi="Georgia" w:cs="Arial"/>
                <w:b/>
                <w:bCs/>
              </w:rPr>
            </w:pPr>
            <w:ins w:id="1509" w:author="Jade Raposa" w:date="2024-10-17T00:45:00Z">
              <w:r>
                <w:rPr>
                  <w:rFonts w:ascii="Georgia" w:eastAsia="Times New Roman" w:hAnsi="Georgia" w:cs="Arial"/>
                </w:rPr>
                <w:t>More than What is Expected</w:t>
              </w:r>
            </w:ins>
          </w:p>
        </w:tc>
      </w:tr>
    </w:tbl>
    <w:p w14:paraId="007159C0" w14:textId="77777777" w:rsidR="008F456D" w:rsidRDefault="008F456D" w:rsidP="00A272BF">
      <w:pPr>
        <w:spacing w:after="0" w:line="240" w:lineRule="auto"/>
        <w:rPr>
          <w:ins w:id="1510" w:author="Jade Raposa" w:date="2024-10-17T00:38:00Z"/>
          <w:rFonts w:ascii="Georgia" w:eastAsia="Times New Roman" w:hAnsi="Georgia" w:cs="Arial"/>
          <w:b/>
          <w:bCs/>
        </w:rPr>
        <w:sectPr w:rsidR="008F456D">
          <w:headerReference w:type="default" r:id="rId106"/>
          <w:headerReference w:type="first" r:id="rId107"/>
          <w:pgSz w:w="12240" w:h="15840"/>
          <w:pgMar w:top="1710" w:right="1440" w:bottom="1440" w:left="1440" w:header="708" w:footer="708" w:gutter="0"/>
          <w:pgNumType w:start="1"/>
          <w:cols w:space="708"/>
          <w:titlePg/>
          <w:docGrid w:linePitch="360"/>
        </w:sectPr>
      </w:pPr>
    </w:p>
    <w:tbl>
      <w:tblPr>
        <w:tblW w:w="9328" w:type="dxa"/>
        <w:tblInd w:w="-5"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8F456D" w14:paraId="7F035383" w14:textId="77777777" w:rsidTr="00A272BF">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2744C1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lastRenderedPageBreak/>
              <w:t xml:space="preserve">7. </w:t>
            </w:r>
            <w:r>
              <w:rPr>
                <w:rFonts w:ascii="Georgia" w:eastAsia="Times New Roman" w:hAnsi="Georgia" w:cs="Arial"/>
                <w:b/>
                <w:bCs/>
              </w:rPr>
              <w:t>Maintainability</w:t>
            </w:r>
            <w:r>
              <w:rPr>
                <w:rFonts w:ascii="Georgia" w:eastAsia="Times New Roman" w:hAnsi="Georgia" w:cs="Arial"/>
              </w:rPr>
              <w:t xml:space="preserve"> </w:t>
            </w:r>
            <w:r>
              <w:rPr>
                <w:rFonts w:ascii="Georgia" w:eastAsia="Times New Roman" w:hAnsi="Georgia" w:cs="Arial"/>
                <w:i/>
                <w:iCs/>
              </w:rPr>
              <w:t>is the capability of the system can be modified to improve it, correct it or adapt it to changes in environment, and in requirements.</w:t>
            </w:r>
          </w:p>
        </w:tc>
      </w:tr>
      <w:tr w:rsidR="008F456D" w14:paraId="223DEFC0" w14:textId="77777777" w:rsidTr="00A272B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DA7D4A2"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A95110F"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0737EC1C" w14:textId="77777777" w:rsidTr="00A272BF">
        <w:trPr>
          <w:trHeight w:val="522"/>
        </w:trPr>
        <w:tc>
          <w:tcPr>
            <w:tcW w:w="970" w:type="dxa"/>
            <w:vMerge/>
            <w:tcBorders>
              <w:top w:val="nil"/>
              <w:left w:val="single" w:sz="4" w:space="0" w:color="auto"/>
              <w:bottom w:val="single" w:sz="4" w:space="0" w:color="auto"/>
              <w:right w:val="single" w:sz="4" w:space="0" w:color="auto"/>
            </w:tcBorders>
            <w:vAlign w:val="center"/>
          </w:tcPr>
          <w:p w14:paraId="3D23609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113DFB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4E241BE"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0769A120"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7A570F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60E0534C"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700E24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F67A5E"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Far More than What is Expected</w:t>
            </w:r>
          </w:p>
        </w:tc>
      </w:tr>
      <w:tr w:rsidR="008F456D" w14:paraId="5F15A6AB"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18E8841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B1F81E1"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33633F77"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vAlign w:val="center"/>
          </w:tcPr>
          <w:p w14:paraId="5CA7C483"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35681BA4"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16B185A8" w14:textId="77777777" w:rsidTr="00A272BF">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0186985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8. Portability</w:t>
            </w:r>
            <w:r>
              <w:rPr>
                <w:rFonts w:ascii="Georgia" w:eastAsia="Times New Roman" w:hAnsi="Georgia" w:cs="Arial"/>
              </w:rPr>
              <w:t xml:space="preserve"> </w:t>
            </w:r>
            <w:r>
              <w:rPr>
                <w:rFonts w:ascii="Georgia" w:eastAsia="Times New Roman" w:hAnsi="Georgia" w:cs="Arial"/>
                <w:i/>
                <w:iCs/>
              </w:rPr>
              <w:t>is the capability of the software to be transferred from one environment to another.</w:t>
            </w:r>
          </w:p>
        </w:tc>
      </w:tr>
      <w:tr w:rsidR="008F456D" w14:paraId="71B70C49" w14:textId="77777777" w:rsidTr="00A272B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tcPr>
          <w:p w14:paraId="33614E5B"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3707C81C"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30576A2" w14:textId="77777777" w:rsidTr="00A272BF">
        <w:trPr>
          <w:trHeight w:val="270"/>
        </w:trPr>
        <w:tc>
          <w:tcPr>
            <w:tcW w:w="970" w:type="dxa"/>
            <w:vMerge/>
            <w:tcBorders>
              <w:top w:val="nil"/>
              <w:left w:val="single" w:sz="4" w:space="0" w:color="auto"/>
              <w:bottom w:val="single" w:sz="4" w:space="0" w:color="auto"/>
              <w:right w:val="single" w:sz="4" w:space="0" w:color="auto"/>
            </w:tcBorders>
            <w:vAlign w:val="center"/>
          </w:tcPr>
          <w:p w14:paraId="165F42FC"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5F9977C4"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4B1998B0" w14:textId="77777777" w:rsidTr="00A272BF">
        <w:trPr>
          <w:trHeight w:val="949"/>
        </w:trPr>
        <w:tc>
          <w:tcPr>
            <w:tcW w:w="970" w:type="dxa"/>
            <w:vMerge/>
            <w:tcBorders>
              <w:top w:val="nil"/>
              <w:left w:val="single" w:sz="4" w:space="0" w:color="auto"/>
              <w:bottom w:val="single" w:sz="4" w:space="0" w:color="auto"/>
              <w:right w:val="single" w:sz="4" w:space="0" w:color="auto"/>
            </w:tcBorders>
            <w:vAlign w:val="center"/>
          </w:tcPr>
          <w:p w14:paraId="43A4F22D"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29EB9392"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5B7030CE" w14:textId="77777777" w:rsidTr="00A272BF">
        <w:trPr>
          <w:trHeight w:val="541"/>
        </w:trPr>
        <w:tc>
          <w:tcPr>
            <w:tcW w:w="970" w:type="dxa"/>
            <w:vMerge/>
            <w:tcBorders>
              <w:top w:val="nil"/>
              <w:left w:val="single" w:sz="4" w:space="0" w:color="auto"/>
              <w:bottom w:val="single" w:sz="4" w:space="0" w:color="auto"/>
              <w:right w:val="single" w:sz="4" w:space="0" w:color="auto"/>
            </w:tcBorders>
            <w:vAlign w:val="center"/>
          </w:tcPr>
          <w:p w14:paraId="30036BC9"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0E4ABB50"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56D6160" w14:textId="77777777" w:rsidTr="00A272BF">
        <w:trPr>
          <w:trHeight w:val="812"/>
        </w:trPr>
        <w:tc>
          <w:tcPr>
            <w:tcW w:w="970" w:type="dxa"/>
            <w:vMerge/>
            <w:tcBorders>
              <w:top w:val="nil"/>
              <w:left w:val="single" w:sz="4" w:space="0" w:color="auto"/>
              <w:bottom w:val="single" w:sz="4" w:space="0" w:color="auto"/>
              <w:right w:val="single" w:sz="4" w:space="0" w:color="auto"/>
            </w:tcBorders>
            <w:vAlign w:val="center"/>
          </w:tcPr>
          <w:p w14:paraId="7A0D3423" w14:textId="77777777" w:rsidR="008F456D" w:rsidRDefault="008F456D">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tcPr>
          <w:p w14:paraId="679612BB" w14:textId="77777777" w:rsidR="008F456D" w:rsidRDefault="002B278F">
            <w:pPr>
              <w:spacing w:after="0" w:line="240" w:lineRule="auto"/>
              <w:jc w:val="center"/>
              <w:rPr>
                <w:rFonts w:ascii="Georgia" w:eastAsia="Times New Roman" w:hAnsi="Georgia" w:cs="Arial"/>
                <w:i/>
                <w:iCs/>
              </w:rPr>
            </w:pPr>
            <w:r>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8F456D" w:rsidRDefault="002B278F">
            <w:pPr>
              <w:spacing w:after="0" w:line="240" w:lineRule="auto"/>
              <w:jc w:val="center"/>
              <w:rPr>
                <w:rFonts w:ascii="Georgia" w:eastAsia="Times New Roman" w:hAnsi="Georgia" w:cs="Arial"/>
              </w:rPr>
            </w:pPr>
            <w:r>
              <w:rPr>
                <w:rFonts w:ascii="Georgia" w:eastAsia="Times New Roman" w:hAnsi="Georgia" w:cs="Arial"/>
              </w:rPr>
              <w:t>More than What is Expected</w:t>
            </w:r>
          </w:p>
        </w:tc>
      </w:tr>
      <w:tr w:rsidR="008F456D" w14:paraId="2AD35952"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703D5CCA"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tcPr>
          <w:p w14:paraId="7346A507"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r w:rsidR="008F456D" w14:paraId="7212969C" w14:textId="77777777" w:rsidTr="00A272B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tcPr>
          <w:p w14:paraId="09165C3C" w14:textId="77777777" w:rsidR="008F456D" w:rsidRDefault="008F456D">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tcPr>
          <w:p w14:paraId="7F08FB9D" w14:textId="77777777" w:rsidR="008F456D" w:rsidRDefault="002B278F">
            <w:pPr>
              <w:spacing w:after="0" w:line="240" w:lineRule="auto"/>
              <w:rPr>
                <w:rFonts w:ascii="Georgia" w:eastAsia="Times New Roman" w:hAnsi="Georgia" w:cs="Arial"/>
                <w:b/>
                <w:bCs/>
              </w:rPr>
            </w:pPr>
            <w:r>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8F456D" w:rsidRDefault="002B278F">
            <w:pPr>
              <w:spacing w:after="0" w:line="240" w:lineRule="auto"/>
              <w:jc w:val="center"/>
              <w:rPr>
                <w:rFonts w:ascii="Georgia" w:eastAsia="Times New Roman" w:hAnsi="Georgia" w:cs="Arial"/>
                <w:b/>
                <w:bCs/>
              </w:rPr>
            </w:pPr>
            <w:r>
              <w:rPr>
                <w:rFonts w:ascii="Georgia" w:eastAsia="Times New Roman" w:hAnsi="Georgia" w:cs="Arial"/>
              </w:rPr>
              <w:t>More than What is Expected</w:t>
            </w:r>
          </w:p>
        </w:tc>
      </w:tr>
    </w:tbl>
    <w:p w14:paraId="11C23CC1" w14:textId="77777777" w:rsidR="008F456D" w:rsidRPr="00EC5FF5" w:rsidRDefault="008F456D">
      <w:pPr>
        <w:spacing w:line="480" w:lineRule="auto"/>
        <w:ind w:firstLine="720"/>
        <w:jc w:val="both"/>
        <w:rPr>
          <w:ins w:id="1526" w:author="Jade Raposa" w:date="2024-10-17T00:43:00Z"/>
          <w:rFonts w:ascii="Georgia" w:eastAsia="Georgia" w:hAnsi="Georgia" w:cs="Georgia"/>
          <w:b/>
          <w:bCs/>
          <w:rPrChange w:id="1527" w:author="Marcaustinbonagua@gmail.com" w:date="2024-11-05T12:42:00Z">
            <w:rPr>
              <w:ins w:id="1528" w:author="Jade Raposa" w:date="2024-10-17T00:43:00Z"/>
              <w:rFonts w:ascii="Georgia" w:eastAsia="Georgia" w:hAnsi="Georgia" w:cs="Georgia"/>
              <w:b/>
              <w:bCs/>
              <w:lang w:val="en-US"/>
            </w:rPr>
          </w:rPrChange>
        </w:rPr>
        <w:sectPr w:rsidR="008F456D" w:rsidRPr="00EC5FF5">
          <w:headerReference w:type="default" r:id="rId108"/>
          <w:headerReference w:type="first" r:id="rId109"/>
          <w:pgSz w:w="12240" w:h="15840"/>
          <w:pgMar w:top="1710" w:right="1440" w:bottom="1440" w:left="1440" w:header="708" w:footer="708" w:gutter="0"/>
          <w:pgNumType w:start="1"/>
          <w:cols w:space="708"/>
          <w:titlePg/>
          <w:docGrid w:linePitch="360"/>
        </w:sectPr>
      </w:pPr>
    </w:p>
    <w:p w14:paraId="664B77ED" w14:textId="77777777" w:rsidR="008F456D" w:rsidRDefault="008F456D">
      <w:pPr>
        <w:spacing w:line="480" w:lineRule="auto"/>
        <w:jc w:val="center"/>
        <w:rPr>
          <w:del w:id="1549" w:author="Jade Raposa" w:date="2024-10-17T00:41:00Z"/>
          <w:rFonts w:ascii="Georgia" w:eastAsia="Georgia" w:hAnsi="Georgia" w:cs="Georgia"/>
          <w:b/>
          <w:bCs/>
          <w:lang w:val="en-US"/>
        </w:rPr>
      </w:pPr>
    </w:p>
    <w:p w14:paraId="2761765F" w14:textId="77777777" w:rsidR="008F456D" w:rsidRDefault="008F456D">
      <w:pPr>
        <w:spacing w:line="480" w:lineRule="auto"/>
        <w:ind w:firstLine="720"/>
        <w:jc w:val="both"/>
        <w:rPr>
          <w:del w:id="1550" w:author="Jade Raposa" w:date="2024-10-17T00:41:00Z"/>
          <w:rFonts w:ascii="Georgia" w:eastAsia="Georgia" w:hAnsi="Georgia" w:cs="Georgia"/>
          <w:bCs/>
          <w:lang w:val="en-US"/>
        </w:rPr>
        <w:sectPr w:rsidR="008F456D">
          <w:pgSz w:w="12240" w:h="15840"/>
          <w:pgMar w:top="1440" w:right="1440" w:bottom="1440" w:left="1440" w:header="708" w:footer="708" w:gutter="0"/>
          <w:pgNumType w:start="1"/>
          <w:cols w:space="708"/>
          <w:titlePg/>
          <w:docGrid w:linePitch="360"/>
        </w:sectPr>
      </w:pPr>
    </w:p>
    <w:p w14:paraId="32C98173" w14:textId="44A0F284" w:rsidR="008F456D" w:rsidRDefault="002B278F">
      <w:pPr>
        <w:spacing w:line="480" w:lineRule="auto"/>
        <w:ind w:firstLine="720"/>
        <w:jc w:val="both"/>
        <w:rPr>
          <w:rFonts w:ascii="Georgia" w:hAnsi="Georgia"/>
        </w:rPr>
      </w:pPr>
      <w:r>
        <w:rPr>
          <w:rFonts w:ascii="Georgia" w:eastAsia="Georgia" w:hAnsi="Georgia" w:cs="Georgia"/>
          <w:bCs/>
          <w:lang w:val="en-US"/>
        </w:rPr>
        <w:t>Table C.</w:t>
      </w:r>
      <w:r w:rsidR="009046AC">
        <w:rPr>
          <w:rFonts w:ascii="Georgia" w:eastAsia="Georgia" w:hAnsi="Georgia" w:cs="Georgia"/>
          <w:bCs/>
          <w:lang w:val="en-US"/>
        </w:rPr>
        <w:t>2</w:t>
      </w:r>
      <w:r>
        <w:rPr>
          <w:rFonts w:ascii="Georgia" w:eastAsia="Georgia" w:hAnsi="Georgia" w:cs="Georgia"/>
          <w:bCs/>
          <w:lang w:val="en-US"/>
        </w:rPr>
        <w:t xml:space="preserve"> shows the pilot testing results from IT professionals, assessing rea</w:t>
      </w:r>
      <w:ins w:id="1551" w:author="Jade Raposa" w:date="2024-10-17T00:45:00Z">
        <w:r>
          <w:rPr>
            <w:rFonts w:ascii="Georgia" w:eastAsia="Georgia" w:hAnsi="Georgia" w:cs="Georgia"/>
            <w:bCs/>
            <w:lang w:val="en-US"/>
          </w:rPr>
          <w:t>da</w:t>
        </w:r>
      </w:ins>
      <w:r>
        <w:rPr>
          <w:rFonts w:ascii="Georgia" w:eastAsia="Georgia" w:hAnsi="Georgia" w:cs="Georgia"/>
          <w:bCs/>
          <w:lang w:val="en-US"/>
        </w:rPr>
        <w:t xml:space="preserve">bility, security, maintainability, and usability. It </w:t>
      </w:r>
      <w:r>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77777777" w:rsidR="008F456D" w:rsidRDefault="008F456D">
      <w:pPr>
        <w:spacing w:line="480" w:lineRule="auto"/>
        <w:rPr>
          <w:rFonts w:ascii="Georgia" w:eastAsia="Georgia" w:hAnsi="Georgia" w:cs="Georgia"/>
          <w:b/>
        </w:rPr>
      </w:pPr>
    </w:p>
    <w:p w14:paraId="34BD0F66" w14:textId="77777777" w:rsidR="008F456D" w:rsidRDefault="008F456D">
      <w:pPr>
        <w:spacing w:line="480" w:lineRule="auto"/>
        <w:jc w:val="center"/>
        <w:rPr>
          <w:rFonts w:ascii="Georgia" w:eastAsia="Georgia" w:hAnsi="Georgia" w:cs="Georgia"/>
          <w:b/>
        </w:rPr>
      </w:pPr>
    </w:p>
    <w:p w14:paraId="4C3CC34A" w14:textId="77777777" w:rsidR="008F456D" w:rsidRDefault="008F456D">
      <w:pPr>
        <w:spacing w:line="480" w:lineRule="auto"/>
        <w:jc w:val="center"/>
        <w:rPr>
          <w:rFonts w:ascii="Georgia" w:eastAsia="Georgia" w:hAnsi="Georgia" w:cs="Georgia"/>
          <w:b/>
        </w:rPr>
      </w:pPr>
    </w:p>
    <w:p w14:paraId="35ADEFCD" w14:textId="77777777" w:rsidR="008F456D" w:rsidRDefault="008F456D">
      <w:pPr>
        <w:spacing w:line="480" w:lineRule="auto"/>
        <w:jc w:val="center"/>
        <w:rPr>
          <w:rFonts w:ascii="Georgia" w:eastAsia="Georgia" w:hAnsi="Georgia" w:cs="Georgia"/>
          <w:b/>
        </w:rPr>
      </w:pPr>
    </w:p>
    <w:p w14:paraId="514363BE" w14:textId="77777777" w:rsidR="008F456D" w:rsidRDefault="008F456D">
      <w:pPr>
        <w:spacing w:line="480" w:lineRule="auto"/>
        <w:jc w:val="center"/>
        <w:rPr>
          <w:rFonts w:ascii="Georgia" w:eastAsia="Georgia" w:hAnsi="Georgia" w:cs="Georgia"/>
          <w:b/>
        </w:rPr>
      </w:pPr>
    </w:p>
    <w:p w14:paraId="0833DFC0" w14:textId="77777777" w:rsidR="008F456D" w:rsidRDefault="008F456D">
      <w:pPr>
        <w:spacing w:line="480" w:lineRule="auto"/>
        <w:jc w:val="center"/>
        <w:rPr>
          <w:rFonts w:ascii="Georgia" w:eastAsia="Georgia" w:hAnsi="Georgia" w:cs="Georgia"/>
          <w:b/>
        </w:rPr>
      </w:pPr>
    </w:p>
    <w:p w14:paraId="409BB62C" w14:textId="77777777" w:rsidR="008F456D" w:rsidRDefault="008F456D">
      <w:pPr>
        <w:spacing w:line="480" w:lineRule="auto"/>
        <w:jc w:val="center"/>
        <w:rPr>
          <w:rFonts w:ascii="Georgia" w:eastAsia="Georgia" w:hAnsi="Georgia" w:cs="Georgia"/>
          <w:b/>
        </w:rPr>
      </w:pPr>
    </w:p>
    <w:p w14:paraId="4B357F42" w14:textId="77777777" w:rsidR="008F456D" w:rsidRDefault="008F456D">
      <w:pPr>
        <w:spacing w:line="480" w:lineRule="auto"/>
        <w:jc w:val="center"/>
        <w:rPr>
          <w:rFonts w:ascii="Georgia" w:eastAsia="Georgia" w:hAnsi="Georgia" w:cs="Georgia"/>
          <w:b/>
        </w:rPr>
      </w:pPr>
    </w:p>
    <w:p w14:paraId="205A36ED" w14:textId="77777777" w:rsidR="008F456D" w:rsidRDefault="008F456D">
      <w:pPr>
        <w:spacing w:line="480" w:lineRule="auto"/>
        <w:jc w:val="center"/>
        <w:rPr>
          <w:rFonts w:ascii="Georgia" w:eastAsia="Georgia" w:hAnsi="Georgia" w:cs="Georgia"/>
          <w:b/>
        </w:rPr>
      </w:pPr>
    </w:p>
    <w:p w14:paraId="71299B8D" w14:textId="77777777" w:rsidR="008F456D" w:rsidRDefault="008F456D">
      <w:pPr>
        <w:spacing w:line="480" w:lineRule="auto"/>
        <w:jc w:val="center"/>
        <w:rPr>
          <w:rFonts w:ascii="Georgia" w:eastAsia="Georgia" w:hAnsi="Georgia" w:cs="Georgia"/>
          <w:b/>
        </w:rPr>
      </w:pPr>
    </w:p>
    <w:p w14:paraId="3B6C2F66" w14:textId="77777777" w:rsidR="008F456D" w:rsidRDefault="008F456D">
      <w:pPr>
        <w:spacing w:line="480" w:lineRule="auto"/>
        <w:jc w:val="center"/>
        <w:rPr>
          <w:rFonts w:ascii="Georgia" w:eastAsia="Georgia" w:hAnsi="Georgia" w:cs="Georgia"/>
          <w:b/>
        </w:rPr>
      </w:pPr>
    </w:p>
    <w:p w14:paraId="39F4B9E8" w14:textId="77777777" w:rsidR="008F456D" w:rsidRDefault="008F456D">
      <w:pPr>
        <w:spacing w:line="480" w:lineRule="auto"/>
        <w:jc w:val="center"/>
        <w:rPr>
          <w:del w:id="1552" w:author="Jade Raposa" w:date="2024-10-17T00:45:00Z"/>
          <w:rFonts w:ascii="Georgia" w:eastAsia="Georgia" w:hAnsi="Georgia" w:cs="Georgia"/>
          <w:b/>
        </w:rPr>
      </w:pPr>
    </w:p>
    <w:p w14:paraId="3FEB50B0" w14:textId="77777777" w:rsidR="008F456D" w:rsidRDefault="008F456D">
      <w:pPr>
        <w:spacing w:line="480" w:lineRule="auto"/>
        <w:jc w:val="center"/>
        <w:rPr>
          <w:rFonts w:ascii="Georgia" w:eastAsia="Georgia" w:hAnsi="Georgia" w:cs="Georgia"/>
          <w:b/>
        </w:rPr>
      </w:pPr>
    </w:p>
    <w:p w14:paraId="3DD55C3C" w14:textId="77777777" w:rsidR="008F456D" w:rsidRDefault="008F456D">
      <w:pPr>
        <w:spacing w:line="480" w:lineRule="auto"/>
        <w:jc w:val="center"/>
        <w:rPr>
          <w:rFonts w:ascii="Georgia" w:eastAsia="Georgia" w:hAnsi="Georgia" w:cs="Georgia"/>
          <w:b/>
        </w:rPr>
        <w:sectPr w:rsidR="008F456D">
          <w:headerReference w:type="default" r:id="rId110"/>
          <w:headerReference w:type="first" r:id="rId111"/>
          <w:pgSz w:w="12240" w:h="15840"/>
          <w:pgMar w:top="1620" w:right="1440" w:bottom="1440" w:left="1440" w:header="708" w:footer="708" w:gutter="0"/>
          <w:pgNumType w:start="1"/>
          <w:cols w:space="708"/>
          <w:titlePg/>
          <w:docGrid w:linePitch="360"/>
        </w:sectPr>
      </w:pPr>
    </w:p>
    <w:p w14:paraId="5ED0BF09" w14:textId="77777777" w:rsidR="008F456D" w:rsidRDefault="002B278F">
      <w:pPr>
        <w:pStyle w:val="Heading2"/>
        <w:spacing w:line="480" w:lineRule="auto"/>
        <w:jc w:val="center"/>
        <w:rPr>
          <w:rFonts w:eastAsia="Georgia"/>
        </w:rPr>
        <w:pPrChange w:id="1565" w:author="Jade Raposa" w:date="2024-10-15T02:20:00Z">
          <w:pPr>
            <w:spacing w:line="480" w:lineRule="auto"/>
            <w:jc w:val="center"/>
          </w:pPr>
        </w:pPrChange>
      </w:pPr>
      <w:r>
        <w:rPr>
          <w:rFonts w:eastAsia="Georgia"/>
        </w:rPr>
        <w:lastRenderedPageBreak/>
        <w:t>APPENDIX D</w:t>
      </w:r>
    </w:p>
    <w:p w14:paraId="6C7FA114" w14:textId="77777777" w:rsidR="008F456D" w:rsidRDefault="002B278F">
      <w:pPr>
        <w:spacing w:after="0" w:line="480" w:lineRule="auto"/>
        <w:jc w:val="center"/>
        <w:rPr>
          <w:rFonts w:ascii="Georgia" w:eastAsia="Georgia" w:hAnsi="Georgia" w:cs="Georgia"/>
          <w:b/>
        </w:rPr>
        <w:pPrChange w:id="1566" w:author="Jade Raposa" w:date="2024-10-15T02:20:00Z">
          <w:pPr>
            <w:spacing w:line="480" w:lineRule="auto"/>
            <w:jc w:val="center"/>
          </w:pPr>
        </w:pPrChange>
      </w:pPr>
      <w:r>
        <w:rPr>
          <w:rFonts w:ascii="Georgia" w:eastAsia="Georgia" w:hAnsi="Georgia" w:cs="Georgia"/>
          <w:b/>
        </w:rPr>
        <w:t>USER MANUAL</w:t>
      </w:r>
    </w:p>
    <w:p w14:paraId="41833925" w14:textId="7EE30505" w:rsidR="008F456D" w:rsidRPr="008F456D" w:rsidRDefault="004B2C49">
      <w:pPr>
        <w:spacing w:line="360" w:lineRule="auto"/>
        <w:ind w:left="720"/>
        <w:rPr>
          <w:rFonts w:ascii="Georgia" w:hAnsi="Georgia"/>
          <w:b/>
          <w:bCs/>
          <w:rPrChange w:id="1567" w:author="Jade Raposa" w:date="2024-10-15T02:18:00Z">
            <w:rPr>
              <w:b/>
              <w:bCs/>
            </w:rPr>
          </w:rPrChange>
        </w:rPr>
        <w:pPrChange w:id="1568" w:author="Jade Raposa" w:date="2024-10-15T02:46:00Z">
          <w:pPr>
            <w:ind w:left="720"/>
          </w:pPr>
        </w:pPrChange>
      </w:pPr>
      <w:bookmarkStart w:id="1569" w:name="_Hlk179778553"/>
      <w:ins w:id="1570" w:author="Marcaustinbonagua@gmail.com" w:date="2024-11-04T17:35:00Z">
        <w:r w:rsidRPr="00A83FEB">
          <w:rPr>
            <w:rFonts w:ascii="Georgia" w:hAnsi="Georgia"/>
            <w:b/>
            <w:bCs/>
          </w:rPr>
          <w:t>SIGN</w:t>
        </w:r>
      </w:ins>
      <w:ins w:id="1571" w:author="Marcaustinbonagua@gmail.com" w:date="2024-11-04T17:36:00Z">
        <w:r>
          <w:rPr>
            <w:rFonts w:ascii="Georgia" w:hAnsi="Georgia"/>
            <w:b/>
            <w:bCs/>
          </w:rPr>
          <w:t xml:space="preserve"> </w:t>
        </w:r>
      </w:ins>
      <w:ins w:id="1572" w:author="Marcaustinbonagua@gmail.com" w:date="2024-11-04T17:35:00Z">
        <w:r>
          <w:rPr>
            <w:rFonts w:ascii="Georgia" w:hAnsi="Georgia"/>
            <w:b/>
            <w:bCs/>
          </w:rPr>
          <w:t>IN</w:t>
        </w:r>
        <w:r w:rsidRPr="00A83FEB">
          <w:rPr>
            <w:rFonts w:ascii="Georgia" w:hAnsi="Georgia"/>
            <w:b/>
            <w:bCs/>
          </w:rPr>
          <w:t xml:space="preserve"> AND </w:t>
        </w:r>
      </w:ins>
      <w:ins w:id="1573" w:author="Marcaustinbonagua@gmail.com" w:date="2024-11-04T17:36:00Z">
        <w:r>
          <w:rPr>
            <w:rFonts w:ascii="Georgia" w:hAnsi="Georgia"/>
            <w:b/>
            <w:bCs/>
          </w:rPr>
          <w:t>SIGN UP</w:t>
        </w:r>
      </w:ins>
      <w:del w:id="1574" w:author="Marcaustinbonagua@gmail.com" w:date="2024-11-04T17:35:00Z">
        <w:r w:rsidR="002B278F" w:rsidDel="00E26AC2">
          <w:rPr>
            <w:rFonts w:ascii="Georgia" w:hAnsi="Georgia"/>
            <w:b/>
            <w:bCs/>
            <w:rPrChange w:id="1575" w:author="Jade Raposa" w:date="2024-10-15T02:18:00Z">
              <w:rPr>
                <w:b/>
                <w:bCs/>
              </w:rPr>
            </w:rPrChange>
          </w:rPr>
          <w:delText>MENTEE SIDE</w:delText>
        </w:r>
      </w:del>
      <w:r w:rsidR="002B278F">
        <w:rPr>
          <w:rFonts w:ascii="Georgia" w:hAnsi="Georgia"/>
          <w:b/>
          <w:bCs/>
          <w:rPrChange w:id="1576" w:author="Jade Raposa" w:date="2024-10-15T02:18:00Z">
            <w:rPr>
              <w:b/>
              <w:bCs/>
            </w:rPr>
          </w:rPrChange>
        </w:rPr>
        <w:t>:</w:t>
      </w:r>
    </w:p>
    <w:p w14:paraId="51A96C9E" w14:textId="244FB3A2" w:rsidR="008F456D" w:rsidRPr="00C94397" w:rsidRDefault="00C43D5D" w:rsidP="00C94397">
      <w:pPr>
        <w:pStyle w:val="ListParagraph"/>
        <w:numPr>
          <w:ilvl w:val="0"/>
          <w:numId w:val="16"/>
        </w:numPr>
        <w:spacing w:line="480" w:lineRule="auto"/>
        <w:ind w:left="1620" w:hanging="450"/>
        <w:jc w:val="both"/>
      </w:pPr>
      <w:r>
        <w:rPr>
          <w:noProof/>
        </w:rPr>
        <w:drawing>
          <wp:anchor distT="0" distB="0" distL="114300" distR="114300" simplePos="0" relativeHeight="251704320" behindDoc="0" locked="0" layoutInCell="1" allowOverlap="1" wp14:anchorId="6E530D95" wp14:editId="120E3A9F">
            <wp:simplePos x="0" y="0"/>
            <wp:positionH relativeFrom="column">
              <wp:posOffset>1681575</wp:posOffset>
            </wp:positionH>
            <wp:positionV relativeFrom="paragraph">
              <wp:posOffset>266700</wp:posOffset>
            </wp:positionV>
            <wp:extent cx="2599899" cy="2651592"/>
            <wp:effectExtent l="0" t="0" r="0" b="0"/>
            <wp:wrapNone/>
            <wp:docPr id="903574848" name="Picture 90357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599899" cy="26515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8F" w:rsidRPr="00C94397">
        <w:rPr>
          <w:rFonts w:ascii="Georgia" w:hAnsi="Georgia"/>
        </w:rPr>
        <w:t>Select your role, the option</w:t>
      </w:r>
      <w:r w:rsidR="005F3D8C">
        <w:rPr>
          <w:rFonts w:ascii="Georgia" w:hAnsi="Georgia"/>
        </w:rPr>
        <w:t>s</w:t>
      </w:r>
      <w:r w:rsidR="002B278F" w:rsidRPr="00C94397">
        <w:rPr>
          <w:rFonts w:ascii="Georgia" w:hAnsi="Georgia"/>
        </w:rPr>
        <w:t xml:space="preserve"> </w:t>
      </w:r>
      <w:r w:rsidR="005F3D8C">
        <w:rPr>
          <w:rFonts w:ascii="Georgia" w:hAnsi="Georgia"/>
        </w:rPr>
        <w:t>are</w:t>
      </w:r>
      <w:r w:rsidR="002B278F" w:rsidRPr="00C94397">
        <w:rPr>
          <w:rFonts w:ascii="Georgia" w:hAnsi="Georgia"/>
        </w:rPr>
        <w:t xml:space="preserve"> </w:t>
      </w:r>
      <w:r w:rsidR="002B278F" w:rsidRPr="00C94397">
        <w:rPr>
          <w:rFonts w:ascii="Georgia" w:hAnsi="Georgia"/>
          <w:b/>
          <w:bCs/>
        </w:rPr>
        <w:t>“</w:t>
      </w:r>
      <w:r w:rsidR="005F3D8C">
        <w:rPr>
          <w:rFonts w:ascii="Georgia" w:hAnsi="Georgia"/>
          <w:b/>
          <w:bCs/>
        </w:rPr>
        <w:t>Mentee</w:t>
      </w:r>
      <w:r w:rsidR="002B278F" w:rsidRPr="00C94397">
        <w:rPr>
          <w:rFonts w:ascii="Georgia" w:hAnsi="Georgia"/>
          <w:b/>
          <w:bCs/>
        </w:rPr>
        <w:t>”</w:t>
      </w:r>
      <w:r w:rsidR="005F3D8C" w:rsidRPr="00C94397">
        <w:rPr>
          <w:rFonts w:ascii="Georgia" w:hAnsi="Georgia"/>
        </w:rPr>
        <w:t xml:space="preserve"> and</w:t>
      </w:r>
      <w:r w:rsidR="005F3D8C">
        <w:rPr>
          <w:rFonts w:ascii="Georgia" w:hAnsi="Georgia"/>
          <w:b/>
          <w:bCs/>
        </w:rPr>
        <w:t xml:space="preserve"> </w:t>
      </w:r>
      <w:r w:rsidR="005F3D8C" w:rsidRPr="00AD5B23">
        <w:rPr>
          <w:rFonts w:ascii="Georgia" w:hAnsi="Georgia"/>
          <w:b/>
          <w:bCs/>
        </w:rPr>
        <w:t>“</w:t>
      </w:r>
      <w:r w:rsidR="005F3D8C">
        <w:rPr>
          <w:rFonts w:ascii="Georgia" w:hAnsi="Georgia"/>
          <w:b/>
          <w:bCs/>
        </w:rPr>
        <w:t>Mentor</w:t>
      </w:r>
      <w:r w:rsidR="005F3D8C" w:rsidRPr="00AD5B23">
        <w:rPr>
          <w:rFonts w:ascii="Georgia" w:hAnsi="Georgia"/>
          <w:b/>
          <w:bCs/>
        </w:rPr>
        <w:t>”</w:t>
      </w:r>
    </w:p>
    <w:p w14:paraId="742A809F" w14:textId="401D2E1A" w:rsidR="00C43D5D" w:rsidRDefault="00C43D5D" w:rsidP="00C94397">
      <w:pPr>
        <w:spacing w:line="480" w:lineRule="auto"/>
        <w:ind w:left="1620" w:hanging="450"/>
        <w:jc w:val="both"/>
        <w:rPr>
          <w:rFonts w:ascii="Georgia" w:hAnsi="Georgia"/>
          <w:b/>
          <w:bCs/>
        </w:rPr>
      </w:pPr>
    </w:p>
    <w:p w14:paraId="06106D7B" w14:textId="77777777" w:rsidR="00C43D5D" w:rsidRDefault="00C43D5D" w:rsidP="00C94397">
      <w:pPr>
        <w:spacing w:line="480" w:lineRule="auto"/>
        <w:ind w:left="1620" w:hanging="450"/>
        <w:jc w:val="both"/>
        <w:rPr>
          <w:rFonts w:ascii="Georgia" w:hAnsi="Georgia"/>
          <w:b/>
          <w:bCs/>
        </w:rPr>
      </w:pPr>
    </w:p>
    <w:p w14:paraId="492098D6" w14:textId="67B3B0F4" w:rsidR="00C43D5D" w:rsidRDefault="00C43D5D" w:rsidP="00C94397">
      <w:pPr>
        <w:spacing w:line="480" w:lineRule="auto"/>
        <w:ind w:left="1620" w:hanging="450"/>
        <w:jc w:val="both"/>
        <w:rPr>
          <w:rFonts w:ascii="Georgia" w:hAnsi="Georgia"/>
          <w:b/>
          <w:bCs/>
        </w:rPr>
      </w:pPr>
    </w:p>
    <w:p w14:paraId="081D3D31" w14:textId="76FA915C" w:rsidR="00C43D5D" w:rsidRDefault="00C43D5D" w:rsidP="00C94397">
      <w:pPr>
        <w:spacing w:line="480" w:lineRule="auto"/>
        <w:ind w:left="1620" w:hanging="450"/>
        <w:jc w:val="both"/>
        <w:rPr>
          <w:rFonts w:ascii="Georgia" w:hAnsi="Georgia"/>
          <w:b/>
          <w:bCs/>
        </w:rPr>
      </w:pPr>
    </w:p>
    <w:p w14:paraId="7EB72157" w14:textId="519782B4" w:rsidR="00C43D5D" w:rsidRDefault="00C43D5D" w:rsidP="00C94397">
      <w:pPr>
        <w:spacing w:line="480" w:lineRule="auto"/>
        <w:ind w:left="1620" w:hanging="450"/>
        <w:jc w:val="both"/>
        <w:rPr>
          <w:rFonts w:ascii="Georgia" w:hAnsi="Georgia"/>
          <w:b/>
          <w:bCs/>
        </w:rPr>
      </w:pPr>
    </w:p>
    <w:p w14:paraId="146D0108" w14:textId="77777777" w:rsidR="00F8285E" w:rsidRPr="00C94397" w:rsidRDefault="00F8285E" w:rsidP="00C94397">
      <w:pPr>
        <w:spacing w:line="240" w:lineRule="auto"/>
        <w:jc w:val="both"/>
        <w:rPr>
          <w:rFonts w:ascii="Georgia" w:hAnsi="Georgia"/>
          <w:b/>
          <w:bCs/>
        </w:rPr>
      </w:pPr>
    </w:p>
    <w:p w14:paraId="243D70E5" w14:textId="77777777" w:rsidR="008F456D" w:rsidRPr="00C94397" w:rsidRDefault="008F456D" w:rsidP="00C94397">
      <w:pPr>
        <w:spacing w:line="240" w:lineRule="auto"/>
        <w:jc w:val="both"/>
        <w:rPr>
          <w:rFonts w:ascii="Georgia" w:hAnsi="Georgia"/>
          <w:b/>
          <w:bCs/>
        </w:rPr>
      </w:pPr>
    </w:p>
    <w:p w14:paraId="0BB2D004" w14:textId="3E5AA72B" w:rsidR="00AF0C7C" w:rsidRPr="00C94397" w:rsidRDefault="002B278F" w:rsidP="00C94397">
      <w:pPr>
        <w:pStyle w:val="ListParagraph"/>
        <w:numPr>
          <w:ilvl w:val="0"/>
          <w:numId w:val="16"/>
        </w:numPr>
        <w:spacing w:line="480" w:lineRule="auto"/>
        <w:ind w:left="1620" w:hanging="450"/>
        <w:jc w:val="both"/>
        <w:rPr>
          <w:rFonts w:ascii="Georgia" w:hAnsi="Georgia"/>
        </w:rPr>
      </w:pPr>
      <w:r w:rsidRPr="00C94397">
        <w:rPr>
          <w:rFonts w:ascii="Georgia" w:hAnsi="Georgia"/>
        </w:rPr>
        <w:t xml:space="preserve">Tap </w:t>
      </w:r>
      <w:r w:rsidRPr="00C94397">
        <w:rPr>
          <w:rFonts w:ascii="Georgia" w:hAnsi="Georgia"/>
          <w:b/>
          <w:bCs/>
        </w:rPr>
        <w:t>“SIGN UP”</w:t>
      </w:r>
      <w:r w:rsidRPr="00C94397">
        <w:rPr>
          <w:rFonts w:ascii="Georgia" w:hAnsi="Georgia"/>
        </w:rPr>
        <w:t xml:space="preserve"> to create an account. Make sure to use your </w:t>
      </w:r>
      <w:r w:rsidRPr="00C94397">
        <w:rPr>
          <w:rFonts w:ascii="Georgia" w:hAnsi="Georgia"/>
          <w:b/>
          <w:bCs/>
        </w:rPr>
        <w:t>“@dwc-legazpi.edu”</w:t>
      </w:r>
      <w:r w:rsidRPr="00C94397">
        <w:rPr>
          <w:rFonts w:ascii="Georgia" w:hAnsi="Georgia"/>
        </w:rPr>
        <w:t xml:space="preserve"> email.</w:t>
      </w:r>
    </w:p>
    <w:p w14:paraId="58BF5343" w14:textId="761DEA2C" w:rsidR="008F456D" w:rsidRPr="00C94397" w:rsidRDefault="00AF0C7C" w:rsidP="00C94397">
      <w:pPr>
        <w:pStyle w:val="ListParagraph"/>
        <w:spacing w:line="480" w:lineRule="auto"/>
        <w:ind w:left="1620"/>
        <w:jc w:val="both"/>
        <w:rPr>
          <w:rFonts w:ascii="Georgia" w:hAnsi="Georgia"/>
        </w:rPr>
      </w:pPr>
      <w:r>
        <w:rPr>
          <w:noProof/>
        </w:rPr>
        <w:drawing>
          <wp:anchor distT="0" distB="0" distL="114300" distR="114300" simplePos="0" relativeHeight="251705344" behindDoc="0" locked="0" layoutInCell="1" allowOverlap="1" wp14:anchorId="35FFCC2D" wp14:editId="1CB9F621">
            <wp:simplePos x="0" y="0"/>
            <wp:positionH relativeFrom="column">
              <wp:posOffset>2329477</wp:posOffset>
            </wp:positionH>
            <wp:positionV relativeFrom="paragraph">
              <wp:posOffset>171902</wp:posOffset>
            </wp:positionV>
            <wp:extent cx="1799520" cy="2649600"/>
            <wp:effectExtent l="0" t="0" r="0" b="0"/>
            <wp:wrapNone/>
            <wp:docPr id="903574849" name="Picture 903574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799520" cy="2649600"/>
                    </a:xfrm>
                    <a:prstGeom prst="rect">
                      <a:avLst/>
                    </a:prstGeom>
                    <a:noFill/>
                    <a:ln>
                      <a:noFill/>
                    </a:ln>
                  </pic:spPr>
                </pic:pic>
              </a:graphicData>
            </a:graphic>
          </wp:anchor>
        </w:drawing>
      </w:r>
    </w:p>
    <w:p w14:paraId="3EEA16F1" w14:textId="5A7FBF62" w:rsidR="008F456D" w:rsidRPr="00C94397" w:rsidRDefault="008F456D" w:rsidP="00C94397">
      <w:pPr>
        <w:spacing w:line="480" w:lineRule="auto"/>
        <w:ind w:left="1620" w:hanging="450"/>
        <w:jc w:val="both"/>
        <w:rPr>
          <w:rFonts w:ascii="Georgia" w:hAnsi="Georgia"/>
        </w:rPr>
      </w:pPr>
    </w:p>
    <w:p w14:paraId="357F0114" w14:textId="7F1DEE4F" w:rsidR="008F456D" w:rsidRPr="00C94397" w:rsidRDefault="008F456D" w:rsidP="00C94397">
      <w:pPr>
        <w:spacing w:line="480" w:lineRule="auto"/>
        <w:ind w:left="1620" w:hanging="450"/>
        <w:jc w:val="both"/>
        <w:rPr>
          <w:rFonts w:ascii="Georgia" w:hAnsi="Georgia"/>
        </w:rPr>
      </w:pPr>
    </w:p>
    <w:p w14:paraId="64593AD3" w14:textId="1C5EB99E" w:rsidR="008F456D" w:rsidRPr="00C94397" w:rsidRDefault="008F456D" w:rsidP="00C94397">
      <w:pPr>
        <w:spacing w:line="480" w:lineRule="auto"/>
        <w:ind w:left="1620" w:hanging="450"/>
        <w:jc w:val="both"/>
        <w:rPr>
          <w:rFonts w:ascii="Georgia" w:hAnsi="Georgia"/>
        </w:rPr>
      </w:pPr>
    </w:p>
    <w:p w14:paraId="4E329355" w14:textId="7F16A2DA" w:rsidR="008F456D" w:rsidRPr="00C94397" w:rsidRDefault="008F456D" w:rsidP="00C94397">
      <w:pPr>
        <w:spacing w:line="480" w:lineRule="auto"/>
        <w:ind w:left="1620" w:hanging="450"/>
        <w:jc w:val="both"/>
        <w:rPr>
          <w:rFonts w:ascii="Georgia" w:hAnsi="Georgia"/>
        </w:rPr>
      </w:pPr>
    </w:p>
    <w:p w14:paraId="6C2D0B8D" w14:textId="77777777" w:rsidR="008F456D" w:rsidRDefault="008F456D" w:rsidP="00C94397">
      <w:pPr>
        <w:spacing w:line="480" w:lineRule="auto"/>
        <w:ind w:left="1620" w:hanging="450"/>
        <w:jc w:val="both"/>
        <w:rPr>
          <w:rFonts w:ascii="Georgia" w:hAnsi="Georgia"/>
        </w:rPr>
      </w:pPr>
    </w:p>
    <w:p w14:paraId="365AC7B0" w14:textId="31FA791A" w:rsidR="008F456D" w:rsidRDefault="008F456D" w:rsidP="00C94397">
      <w:pPr>
        <w:spacing w:line="480" w:lineRule="auto"/>
        <w:ind w:left="1620" w:hanging="450"/>
        <w:jc w:val="both"/>
        <w:rPr>
          <w:rFonts w:ascii="Georgia" w:hAnsi="Georgia"/>
        </w:rPr>
      </w:pPr>
    </w:p>
    <w:p w14:paraId="6C17B47E" w14:textId="77777777" w:rsidR="008F456D" w:rsidRDefault="008F456D" w:rsidP="00C94397">
      <w:pPr>
        <w:spacing w:line="480" w:lineRule="auto"/>
        <w:jc w:val="both"/>
        <w:rPr>
          <w:rFonts w:ascii="Georgia" w:hAnsi="Georgia"/>
        </w:rPr>
        <w:sectPr w:rsidR="008F456D">
          <w:headerReference w:type="default" r:id="rId114"/>
          <w:pgSz w:w="12240" w:h="15840"/>
          <w:pgMar w:top="1440" w:right="1440" w:bottom="1440" w:left="1440" w:header="708" w:footer="708" w:gutter="0"/>
          <w:pgNumType w:start="1"/>
          <w:cols w:space="708"/>
          <w:docGrid w:linePitch="360"/>
        </w:sectPr>
      </w:pPr>
    </w:p>
    <w:p w14:paraId="5EA18AB0" w14:textId="0CE48718" w:rsidR="008F456D" w:rsidRPr="00C94397" w:rsidRDefault="00A83FEB" w:rsidP="00C94397">
      <w:pPr>
        <w:pStyle w:val="ListParagraph"/>
        <w:numPr>
          <w:ilvl w:val="0"/>
          <w:numId w:val="16"/>
        </w:numPr>
        <w:spacing w:line="480" w:lineRule="auto"/>
      </w:pPr>
      <w:r w:rsidRPr="00C94397">
        <w:rPr>
          <w:rFonts w:ascii="Georgia" w:hAnsi="Georgia"/>
          <w:noProof/>
        </w:rPr>
        <w:lastRenderedPageBreak/>
        <w:drawing>
          <wp:anchor distT="0" distB="0" distL="114300" distR="114300" simplePos="0" relativeHeight="251707392" behindDoc="0" locked="0" layoutInCell="1" allowOverlap="1" wp14:anchorId="6AC3230E" wp14:editId="0449E556">
            <wp:simplePos x="0" y="0"/>
            <wp:positionH relativeFrom="margin">
              <wp:posOffset>2347338</wp:posOffset>
            </wp:positionH>
            <wp:positionV relativeFrom="paragraph">
              <wp:posOffset>553720</wp:posOffset>
            </wp:positionV>
            <wp:extent cx="1271579" cy="2649600"/>
            <wp:effectExtent l="0" t="0" r="5080" b="0"/>
            <wp:wrapNone/>
            <wp:docPr id="903574850" name="Picture 90357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271579" cy="26496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278F" w:rsidRPr="00C94397">
        <w:rPr>
          <w:rFonts w:ascii="Georgia" w:hAnsi="Georgia"/>
        </w:rPr>
        <w:t xml:space="preserve">Enter your </w:t>
      </w:r>
      <w:r w:rsidR="002B278F" w:rsidRPr="00C94397">
        <w:rPr>
          <w:rFonts w:ascii="Georgia" w:hAnsi="Georgia"/>
          <w:b/>
          <w:bCs/>
        </w:rPr>
        <w:t>“EMAIL”</w:t>
      </w:r>
      <w:r w:rsidR="002B278F" w:rsidRPr="00C94397">
        <w:rPr>
          <w:rFonts w:ascii="Georgia" w:hAnsi="Georgia"/>
        </w:rPr>
        <w:t xml:space="preserve"> using the school account, and set your </w:t>
      </w:r>
      <w:r w:rsidR="002B278F" w:rsidRPr="00C94397">
        <w:rPr>
          <w:rFonts w:ascii="Georgia" w:hAnsi="Georgia"/>
          <w:b/>
          <w:bCs/>
        </w:rPr>
        <w:t>“PASSWORD”.</w:t>
      </w:r>
      <w:r w:rsidR="002B278F" w:rsidRPr="00C94397">
        <w:rPr>
          <w:rFonts w:ascii="Georgia" w:hAnsi="Georgia"/>
        </w:rPr>
        <w:t xml:space="preserve"> Press </w:t>
      </w:r>
      <w:r w:rsidR="002B278F" w:rsidRPr="00C94397">
        <w:rPr>
          <w:rFonts w:ascii="Georgia" w:hAnsi="Georgia"/>
          <w:b/>
          <w:bCs/>
        </w:rPr>
        <w:t xml:space="preserve">“Next.” </w:t>
      </w:r>
    </w:p>
    <w:p w14:paraId="765260A5" w14:textId="361F6D26" w:rsidR="008F456D" w:rsidRPr="00C94397" w:rsidRDefault="00CE2A93" w:rsidP="00C94397">
      <w:pPr>
        <w:spacing w:line="480" w:lineRule="auto"/>
        <w:ind w:left="1620" w:hanging="450"/>
        <w:jc w:val="both"/>
        <w:rPr>
          <w:rFonts w:ascii="Georgia" w:hAnsi="Georgia"/>
        </w:rPr>
      </w:pPr>
      <w:r w:rsidRPr="00C94397" w:rsidDel="00CE2A93">
        <w:rPr>
          <w:rFonts w:ascii="Georgia" w:hAnsi="Georgia"/>
          <w:noProof/>
        </w:rPr>
        <w:t xml:space="preserve"> </w:t>
      </w:r>
    </w:p>
    <w:p w14:paraId="51528A8F" w14:textId="2B586E72" w:rsidR="008F456D" w:rsidRPr="00C94397" w:rsidRDefault="008F456D" w:rsidP="00C94397">
      <w:pPr>
        <w:spacing w:line="480" w:lineRule="auto"/>
        <w:ind w:left="1620" w:hanging="450"/>
        <w:jc w:val="both"/>
        <w:rPr>
          <w:rFonts w:ascii="Georgia" w:hAnsi="Georgia"/>
        </w:rPr>
      </w:pPr>
    </w:p>
    <w:p w14:paraId="669A6A16" w14:textId="0B607B55" w:rsidR="008F456D" w:rsidRPr="00C94397" w:rsidRDefault="008F456D" w:rsidP="00C94397">
      <w:pPr>
        <w:spacing w:line="480" w:lineRule="auto"/>
        <w:ind w:left="1620" w:hanging="450"/>
        <w:jc w:val="both"/>
        <w:rPr>
          <w:rFonts w:ascii="Georgia" w:hAnsi="Georgia"/>
        </w:rPr>
      </w:pPr>
    </w:p>
    <w:p w14:paraId="4CE4BB89" w14:textId="0D1DC791" w:rsidR="008F456D" w:rsidRPr="00C94397" w:rsidRDefault="008F456D" w:rsidP="00C94397">
      <w:pPr>
        <w:spacing w:line="480" w:lineRule="auto"/>
        <w:ind w:left="1620" w:hanging="450"/>
        <w:jc w:val="both"/>
        <w:rPr>
          <w:rFonts w:ascii="Georgia" w:hAnsi="Georgia"/>
        </w:rPr>
      </w:pPr>
    </w:p>
    <w:p w14:paraId="412A1532" w14:textId="77777777" w:rsidR="00021EA0" w:rsidRPr="00C94397" w:rsidRDefault="00021EA0" w:rsidP="00C94397">
      <w:pPr>
        <w:spacing w:line="480" w:lineRule="auto"/>
        <w:jc w:val="both"/>
        <w:rPr>
          <w:rFonts w:ascii="Georgia" w:hAnsi="Georgia"/>
        </w:rPr>
      </w:pPr>
    </w:p>
    <w:p w14:paraId="362A5648" w14:textId="6535B384" w:rsidR="00CE2A93" w:rsidRPr="00C94397" w:rsidRDefault="00CE2A93" w:rsidP="00C94397">
      <w:pPr>
        <w:spacing w:line="480" w:lineRule="auto"/>
        <w:jc w:val="both"/>
        <w:rPr>
          <w:rFonts w:ascii="Georgia" w:hAnsi="Georgia"/>
        </w:rPr>
      </w:pPr>
    </w:p>
    <w:p w14:paraId="12E548A4" w14:textId="5081DA95" w:rsidR="008F456D" w:rsidRPr="00C94397" w:rsidRDefault="002B278F" w:rsidP="00C94397">
      <w:pPr>
        <w:pStyle w:val="ListParagraph"/>
        <w:numPr>
          <w:ilvl w:val="0"/>
          <w:numId w:val="16"/>
        </w:numPr>
        <w:spacing w:line="480" w:lineRule="auto"/>
        <w:ind w:left="1620" w:hanging="450"/>
        <w:jc w:val="both"/>
        <w:rPr>
          <w:rFonts w:ascii="Georgia" w:hAnsi="Georgia"/>
          <w:b/>
          <w:bCs/>
        </w:rPr>
      </w:pPr>
      <w:r w:rsidRPr="00C94397">
        <w:rPr>
          <w:rFonts w:ascii="Georgia" w:hAnsi="Georgia"/>
        </w:rPr>
        <w:t xml:space="preserve">You will enter your </w:t>
      </w:r>
      <w:r w:rsidRPr="00C94397">
        <w:rPr>
          <w:rFonts w:ascii="Georgia" w:hAnsi="Georgia"/>
          <w:b/>
          <w:bCs/>
        </w:rPr>
        <w:t>“FIRST NAME”,</w:t>
      </w:r>
      <w:r w:rsidRPr="00C94397">
        <w:rPr>
          <w:rFonts w:ascii="Georgia" w:hAnsi="Georgia"/>
        </w:rPr>
        <w:t xml:space="preserve"> </w:t>
      </w:r>
      <w:r w:rsidRPr="00C94397">
        <w:rPr>
          <w:rFonts w:ascii="Georgia" w:hAnsi="Georgia"/>
          <w:b/>
          <w:bCs/>
        </w:rPr>
        <w:t>“LAST NAME”, “GENDER”,</w:t>
      </w:r>
      <w:r w:rsidRPr="00C94397">
        <w:rPr>
          <w:rFonts w:ascii="Georgia" w:hAnsi="Georgia"/>
        </w:rPr>
        <w:t xml:space="preserve"> and </w:t>
      </w:r>
      <w:r w:rsidRPr="00C94397">
        <w:rPr>
          <w:rFonts w:ascii="Georgia" w:hAnsi="Georgia"/>
          <w:b/>
          <w:bCs/>
        </w:rPr>
        <w:t>“BIRTHDATE.”</w:t>
      </w:r>
      <w:r w:rsidRPr="00C94397">
        <w:rPr>
          <w:rFonts w:ascii="Georgia" w:hAnsi="Georgia"/>
        </w:rPr>
        <w:t xml:space="preserve"> After that, press </w:t>
      </w:r>
      <w:r w:rsidRPr="00C94397">
        <w:rPr>
          <w:rFonts w:ascii="Georgia" w:hAnsi="Georgia"/>
          <w:b/>
          <w:bCs/>
        </w:rPr>
        <w:t>“NEXT.”</w:t>
      </w:r>
    </w:p>
    <w:p w14:paraId="01207D98" w14:textId="3A697169" w:rsidR="008F456D" w:rsidRPr="00C94397" w:rsidRDefault="002012C8" w:rsidP="00C94397">
      <w:pPr>
        <w:spacing w:line="480" w:lineRule="auto"/>
        <w:ind w:left="1620" w:hanging="450"/>
        <w:jc w:val="both"/>
        <w:rPr>
          <w:rFonts w:ascii="Georgia" w:hAnsi="Georgia"/>
        </w:rPr>
      </w:pPr>
      <w:r>
        <w:rPr>
          <w:noProof/>
        </w:rPr>
        <w:drawing>
          <wp:anchor distT="0" distB="0" distL="114300" distR="114300" simplePos="0" relativeHeight="251708416" behindDoc="0" locked="0" layoutInCell="1" allowOverlap="1" wp14:anchorId="20367E30" wp14:editId="44ADCB59">
            <wp:simplePos x="0" y="0"/>
            <wp:positionH relativeFrom="margin">
              <wp:posOffset>2347595</wp:posOffset>
            </wp:positionH>
            <wp:positionV relativeFrom="paragraph">
              <wp:posOffset>19050</wp:posOffset>
            </wp:positionV>
            <wp:extent cx="1272540" cy="2649220"/>
            <wp:effectExtent l="0" t="0" r="3810" b="0"/>
            <wp:wrapNone/>
            <wp:docPr id="903574852" name="Picture 90357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272540"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A93" w:rsidRPr="00A83FEB" w:rsidDel="00CE2A93">
        <w:rPr>
          <w:rFonts w:ascii="Georgia" w:hAnsi="Georgia"/>
          <w:noProof/>
        </w:rPr>
        <w:t xml:space="preserve"> </w:t>
      </w:r>
    </w:p>
    <w:p w14:paraId="567EE4AB" w14:textId="0779F4FB" w:rsidR="008F456D" w:rsidRPr="00C94397" w:rsidRDefault="008F456D" w:rsidP="00C94397">
      <w:pPr>
        <w:spacing w:line="480" w:lineRule="auto"/>
        <w:ind w:left="1620" w:hanging="450"/>
        <w:jc w:val="both"/>
        <w:rPr>
          <w:rFonts w:ascii="Georgia" w:hAnsi="Georgia"/>
        </w:rPr>
      </w:pPr>
    </w:p>
    <w:p w14:paraId="5D1753A8" w14:textId="17129234" w:rsidR="008F456D" w:rsidRPr="00C94397" w:rsidRDefault="008F456D" w:rsidP="00C94397">
      <w:pPr>
        <w:spacing w:line="480" w:lineRule="auto"/>
        <w:ind w:left="1620" w:hanging="450"/>
        <w:jc w:val="both"/>
        <w:rPr>
          <w:rFonts w:ascii="Georgia" w:hAnsi="Georgia"/>
        </w:rPr>
      </w:pPr>
    </w:p>
    <w:p w14:paraId="62F129AC" w14:textId="7C9B31BF" w:rsidR="008F456D" w:rsidRDefault="008F456D" w:rsidP="00C94397">
      <w:pPr>
        <w:spacing w:line="480" w:lineRule="auto"/>
        <w:ind w:left="1620" w:hanging="450"/>
        <w:jc w:val="both"/>
        <w:rPr>
          <w:rFonts w:ascii="Georgia" w:hAnsi="Georgia"/>
        </w:rPr>
      </w:pPr>
    </w:p>
    <w:p w14:paraId="68D06F5C" w14:textId="251F5D0B" w:rsidR="00021EA0" w:rsidRDefault="00021EA0" w:rsidP="00C94397">
      <w:pPr>
        <w:spacing w:line="480" w:lineRule="auto"/>
        <w:ind w:left="1620" w:hanging="450"/>
        <w:jc w:val="both"/>
        <w:rPr>
          <w:rFonts w:ascii="Georgia" w:hAnsi="Georgia"/>
        </w:rPr>
      </w:pPr>
    </w:p>
    <w:p w14:paraId="3F4123BF" w14:textId="41052B6E" w:rsidR="00021EA0" w:rsidRDefault="00021EA0" w:rsidP="00C94397">
      <w:pPr>
        <w:spacing w:line="480" w:lineRule="auto"/>
        <w:ind w:left="1620" w:hanging="450"/>
        <w:jc w:val="both"/>
        <w:rPr>
          <w:rFonts w:ascii="Georgia" w:hAnsi="Georgia"/>
        </w:rPr>
      </w:pPr>
    </w:p>
    <w:p w14:paraId="7E5FFB04" w14:textId="77777777" w:rsidR="00021EA0" w:rsidRDefault="00021EA0" w:rsidP="00C94397">
      <w:pPr>
        <w:spacing w:line="480" w:lineRule="auto"/>
        <w:ind w:left="1620" w:hanging="450"/>
        <w:jc w:val="both"/>
        <w:rPr>
          <w:rFonts w:ascii="Georgia" w:hAnsi="Georgia"/>
        </w:rPr>
      </w:pPr>
    </w:p>
    <w:p w14:paraId="697B9862" w14:textId="77777777" w:rsidR="00021EA0" w:rsidRPr="00C94397" w:rsidRDefault="00021EA0" w:rsidP="00C94397">
      <w:pPr>
        <w:spacing w:line="480" w:lineRule="auto"/>
        <w:ind w:left="1620" w:hanging="450"/>
        <w:jc w:val="both"/>
        <w:rPr>
          <w:rFonts w:ascii="Georgia" w:hAnsi="Georgia"/>
        </w:rPr>
      </w:pPr>
    </w:p>
    <w:p w14:paraId="58D89CED" w14:textId="7FC8A0B7" w:rsidR="008F456D" w:rsidRDefault="008F456D" w:rsidP="00C94397">
      <w:pPr>
        <w:spacing w:line="480" w:lineRule="auto"/>
        <w:ind w:left="1620" w:hanging="450"/>
        <w:jc w:val="both"/>
        <w:rPr>
          <w:rFonts w:ascii="Georgia" w:hAnsi="Georgia"/>
        </w:rPr>
      </w:pPr>
    </w:p>
    <w:p w14:paraId="4ECA9620" w14:textId="77777777" w:rsidR="00021EA0" w:rsidRPr="00C94397" w:rsidRDefault="00021EA0" w:rsidP="00C94397">
      <w:pPr>
        <w:spacing w:line="480" w:lineRule="auto"/>
        <w:ind w:left="1620" w:hanging="450"/>
        <w:jc w:val="both"/>
        <w:rPr>
          <w:rFonts w:ascii="Georgia" w:hAnsi="Georgia"/>
        </w:rPr>
      </w:pPr>
    </w:p>
    <w:p w14:paraId="2D8EA04D" w14:textId="5656BD4D" w:rsidR="00021EA0" w:rsidRPr="00C94397" w:rsidRDefault="00F8285E" w:rsidP="00C94397">
      <w:pPr>
        <w:pStyle w:val="ListParagraph"/>
        <w:numPr>
          <w:ilvl w:val="0"/>
          <w:numId w:val="16"/>
        </w:numPr>
        <w:spacing w:line="480" w:lineRule="auto"/>
        <w:rPr>
          <w:rFonts w:ascii="Georgia" w:hAnsi="Georgia"/>
          <w:b/>
          <w:bCs/>
        </w:rPr>
      </w:pPr>
      <w:r>
        <w:rPr>
          <w:noProof/>
        </w:rPr>
        <w:lastRenderedPageBreak/>
        <w:drawing>
          <wp:anchor distT="0" distB="0" distL="114300" distR="114300" simplePos="0" relativeHeight="251713536" behindDoc="0" locked="0" layoutInCell="1" allowOverlap="1" wp14:anchorId="3798FF7C" wp14:editId="5462AB56">
            <wp:simplePos x="0" y="0"/>
            <wp:positionH relativeFrom="margin">
              <wp:posOffset>2456396</wp:posOffset>
            </wp:positionH>
            <wp:positionV relativeFrom="paragraph">
              <wp:posOffset>557274</wp:posOffset>
            </wp:positionV>
            <wp:extent cx="1021715" cy="2112645"/>
            <wp:effectExtent l="0" t="0" r="6985" b="1905"/>
            <wp:wrapNone/>
            <wp:docPr id="903574853" name="Picture 903574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02171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A93">
        <w:rPr>
          <w:rFonts w:ascii="Georgia" w:hAnsi="Georgia"/>
        </w:rPr>
        <w:t xml:space="preserve"> </w:t>
      </w:r>
      <w:r w:rsidR="00021EA0" w:rsidRPr="00C94397">
        <w:rPr>
          <w:rFonts w:ascii="Georgia" w:hAnsi="Georgia"/>
        </w:rPr>
        <w:t xml:space="preserve">For </w:t>
      </w:r>
      <w:r w:rsidR="00021EA0" w:rsidRPr="00C94397">
        <w:rPr>
          <w:rFonts w:ascii="Georgia" w:hAnsi="Georgia"/>
          <w:b/>
          <w:bCs/>
        </w:rPr>
        <w:t>Mentee</w:t>
      </w:r>
      <w:r w:rsidR="00021EA0" w:rsidRPr="00C94397">
        <w:rPr>
          <w:rFonts w:ascii="Georgia" w:hAnsi="Georgia"/>
        </w:rPr>
        <w:t>,</w:t>
      </w:r>
      <w:r w:rsidR="00021EA0" w:rsidRPr="00C94397">
        <w:rPr>
          <w:rFonts w:ascii="Georgia" w:hAnsi="Georgia"/>
          <w:b/>
          <w:bCs/>
        </w:rPr>
        <w:t xml:space="preserve"> </w:t>
      </w:r>
      <w:r w:rsidR="00021EA0" w:rsidRPr="00C94397">
        <w:rPr>
          <w:rFonts w:ascii="Georgia" w:hAnsi="Georgia"/>
        </w:rPr>
        <w:t xml:space="preserve">you will enter your preferred </w:t>
      </w:r>
      <w:r w:rsidR="00021EA0" w:rsidRPr="00C94397">
        <w:rPr>
          <w:rFonts w:ascii="Georgia" w:hAnsi="Georgia"/>
          <w:b/>
          <w:bCs/>
        </w:rPr>
        <w:t>“DISPLAY NAME”</w:t>
      </w:r>
      <w:r w:rsidR="00021EA0" w:rsidRPr="00C94397">
        <w:rPr>
          <w:rFonts w:ascii="Georgia" w:hAnsi="Georgia"/>
        </w:rPr>
        <w:t xml:space="preserve"> and your </w:t>
      </w:r>
      <w:r w:rsidR="00021EA0" w:rsidRPr="00C94397">
        <w:rPr>
          <w:rFonts w:ascii="Georgia" w:hAnsi="Georgia"/>
          <w:b/>
          <w:bCs/>
        </w:rPr>
        <w:t>“YEAR LEVEL.”</w:t>
      </w:r>
      <w:r w:rsidR="00021EA0" w:rsidRPr="00C94397">
        <w:rPr>
          <w:rFonts w:ascii="Georgia" w:hAnsi="Georgia"/>
        </w:rPr>
        <w:t xml:space="preserve"> After that, press </w:t>
      </w:r>
      <w:r w:rsidR="00021EA0" w:rsidRPr="00C94397">
        <w:rPr>
          <w:rFonts w:ascii="Georgia" w:hAnsi="Georgia"/>
          <w:b/>
          <w:bCs/>
        </w:rPr>
        <w:t>“SUBMIT.”.</w:t>
      </w:r>
    </w:p>
    <w:p w14:paraId="53A877E6" w14:textId="01898B92" w:rsidR="00021EA0" w:rsidRDefault="00021EA0" w:rsidP="00C94397">
      <w:pPr>
        <w:pStyle w:val="ListParagraph"/>
        <w:spacing w:line="480" w:lineRule="auto"/>
        <w:ind w:left="1620"/>
        <w:jc w:val="both"/>
        <w:rPr>
          <w:rFonts w:ascii="Georgia" w:hAnsi="Georgia"/>
          <w:b/>
          <w:bCs/>
        </w:rPr>
      </w:pPr>
    </w:p>
    <w:p w14:paraId="010C88CD" w14:textId="77777777" w:rsidR="00021EA0" w:rsidRDefault="00021EA0" w:rsidP="00C94397">
      <w:pPr>
        <w:pStyle w:val="ListParagraph"/>
        <w:spacing w:line="480" w:lineRule="auto"/>
        <w:ind w:left="1620"/>
        <w:jc w:val="both"/>
        <w:rPr>
          <w:rFonts w:ascii="Georgia" w:hAnsi="Georgia"/>
          <w:b/>
          <w:bCs/>
        </w:rPr>
      </w:pPr>
    </w:p>
    <w:p w14:paraId="58E8D692" w14:textId="77777777" w:rsidR="00021EA0" w:rsidRDefault="00021EA0" w:rsidP="00C94397">
      <w:pPr>
        <w:pStyle w:val="ListParagraph"/>
        <w:spacing w:line="480" w:lineRule="auto"/>
        <w:ind w:left="1620"/>
        <w:jc w:val="both"/>
        <w:rPr>
          <w:rFonts w:ascii="Georgia" w:hAnsi="Georgia"/>
          <w:b/>
          <w:bCs/>
        </w:rPr>
      </w:pPr>
    </w:p>
    <w:p w14:paraId="777C7E6C" w14:textId="77777777" w:rsidR="00021EA0" w:rsidRDefault="00021EA0" w:rsidP="00C94397">
      <w:pPr>
        <w:pStyle w:val="ListParagraph"/>
        <w:spacing w:line="480" w:lineRule="auto"/>
        <w:ind w:left="1620"/>
        <w:jc w:val="both"/>
        <w:rPr>
          <w:rFonts w:ascii="Georgia" w:hAnsi="Georgia"/>
          <w:b/>
          <w:bCs/>
        </w:rPr>
      </w:pPr>
    </w:p>
    <w:p w14:paraId="73A5B837" w14:textId="77777777" w:rsidR="00021EA0" w:rsidRPr="00C94397" w:rsidRDefault="00021EA0" w:rsidP="00C94397">
      <w:pPr>
        <w:spacing w:line="480" w:lineRule="auto"/>
        <w:jc w:val="both"/>
        <w:rPr>
          <w:rFonts w:ascii="Georgia" w:hAnsi="Georgia"/>
          <w:b/>
          <w:bCs/>
        </w:rPr>
      </w:pPr>
    </w:p>
    <w:p w14:paraId="4DD64B91" w14:textId="77777777" w:rsidR="00021EA0" w:rsidRPr="00C94397" w:rsidRDefault="00021EA0" w:rsidP="00C94397">
      <w:pPr>
        <w:spacing w:line="240" w:lineRule="auto"/>
        <w:jc w:val="both"/>
        <w:rPr>
          <w:rFonts w:ascii="Georgia" w:hAnsi="Georgia"/>
          <w:b/>
          <w:bCs/>
        </w:rPr>
      </w:pPr>
    </w:p>
    <w:p w14:paraId="18580C0D" w14:textId="00E1878E" w:rsidR="00021EA0" w:rsidRPr="00AD5B23" w:rsidRDefault="002012C8" w:rsidP="00C94397">
      <w:pPr>
        <w:pStyle w:val="ListParagraph"/>
        <w:numPr>
          <w:ilvl w:val="0"/>
          <w:numId w:val="16"/>
        </w:numPr>
        <w:spacing w:line="480" w:lineRule="auto"/>
        <w:ind w:left="1620" w:hanging="450"/>
        <w:jc w:val="both"/>
        <w:rPr>
          <w:rFonts w:ascii="Georgia" w:hAnsi="Georgia"/>
          <w:b/>
          <w:bCs/>
        </w:rPr>
      </w:pPr>
      <w:r>
        <w:rPr>
          <w:noProof/>
        </w:rPr>
        <w:drawing>
          <wp:anchor distT="0" distB="0" distL="114300" distR="114300" simplePos="0" relativeHeight="251710464" behindDoc="0" locked="0" layoutInCell="1" allowOverlap="1" wp14:anchorId="53D3B437" wp14:editId="5D0E567F">
            <wp:simplePos x="0" y="0"/>
            <wp:positionH relativeFrom="margin">
              <wp:posOffset>2434463</wp:posOffset>
            </wp:positionH>
            <wp:positionV relativeFrom="paragraph">
              <wp:posOffset>593725</wp:posOffset>
            </wp:positionV>
            <wp:extent cx="1023500" cy="2113200"/>
            <wp:effectExtent l="0" t="0" r="5715" b="1905"/>
            <wp:wrapNone/>
            <wp:docPr id="903574854" name="Picture 903574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023500" cy="2113200"/>
                    </a:xfrm>
                    <a:prstGeom prst="rect">
                      <a:avLst/>
                    </a:prstGeom>
                    <a:noFill/>
                    <a:ln>
                      <a:noFill/>
                    </a:ln>
                  </pic:spPr>
                </pic:pic>
              </a:graphicData>
            </a:graphic>
          </wp:anchor>
        </w:drawing>
      </w:r>
      <w:r w:rsidR="00021EA0">
        <w:rPr>
          <w:rFonts w:ascii="Georgia" w:hAnsi="Georgia"/>
        </w:rPr>
        <w:t xml:space="preserve">While for </w:t>
      </w:r>
      <w:r w:rsidR="00021EA0">
        <w:rPr>
          <w:rFonts w:ascii="Georgia" w:hAnsi="Georgia"/>
          <w:b/>
          <w:bCs/>
        </w:rPr>
        <w:t>Mentor</w:t>
      </w:r>
      <w:r w:rsidR="00021EA0">
        <w:rPr>
          <w:rFonts w:ascii="Georgia" w:hAnsi="Georgia"/>
        </w:rPr>
        <w:t>,</w:t>
      </w:r>
      <w:r w:rsidR="00021EA0">
        <w:rPr>
          <w:rFonts w:ascii="Georgia" w:hAnsi="Georgia"/>
          <w:b/>
          <w:bCs/>
        </w:rPr>
        <w:t xml:space="preserve"> </w:t>
      </w:r>
      <w:r w:rsidR="00021EA0">
        <w:rPr>
          <w:rFonts w:ascii="Georgia" w:hAnsi="Georgia"/>
        </w:rPr>
        <w:t>you will</w:t>
      </w:r>
      <w:r w:rsidR="00021EA0" w:rsidRPr="00AD5B23">
        <w:rPr>
          <w:rFonts w:ascii="Georgia" w:hAnsi="Georgia"/>
        </w:rPr>
        <w:t xml:space="preserve"> enter your preferred </w:t>
      </w:r>
      <w:r w:rsidR="00021EA0" w:rsidRPr="00AD5B23">
        <w:rPr>
          <w:rFonts w:ascii="Georgia" w:hAnsi="Georgia"/>
          <w:b/>
          <w:bCs/>
        </w:rPr>
        <w:t>“DISPLAY NAME”</w:t>
      </w:r>
      <w:r w:rsidR="00021EA0">
        <w:rPr>
          <w:rFonts w:ascii="Georgia" w:hAnsi="Georgia"/>
        </w:rPr>
        <w:t xml:space="preserve">. </w:t>
      </w:r>
      <w:r w:rsidR="00021EA0" w:rsidRPr="00AD5B23">
        <w:rPr>
          <w:rFonts w:ascii="Georgia" w:hAnsi="Georgia"/>
        </w:rPr>
        <w:t xml:space="preserve">After that, press </w:t>
      </w:r>
      <w:r w:rsidR="00021EA0" w:rsidRPr="00AD5B23">
        <w:rPr>
          <w:rFonts w:ascii="Georgia" w:hAnsi="Georgia"/>
          <w:b/>
          <w:bCs/>
        </w:rPr>
        <w:t>“SUBMIT.”</w:t>
      </w:r>
    </w:p>
    <w:p w14:paraId="0A362737" w14:textId="2E189A3B" w:rsidR="00021EA0" w:rsidRDefault="00021EA0" w:rsidP="00C94397">
      <w:pPr>
        <w:spacing w:line="480" w:lineRule="auto"/>
        <w:ind w:left="1620" w:hanging="450"/>
        <w:jc w:val="both"/>
        <w:rPr>
          <w:rFonts w:ascii="Georgia" w:hAnsi="Georgia"/>
        </w:rPr>
      </w:pPr>
    </w:p>
    <w:p w14:paraId="27595476" w14:textId="77777777" w:rsidR="00021EA0" w:rsidRDefault="00021EA0" w:rsidP="00C94397">
      <w:pPr>
        <w:spacing w:line="480" w:lineRule="auto"/>
        <w:ind w:left="1620" w:hanging="450"/>
        <w:jc w:val="both"/>
        <w:rPr>
          <w:rFonts w:ascii="Georgia" w:hAnsi="Georgia"/>
        </w:rPr>
      </w:pPr>
    </w:p>
    <w:p w14:paraId="7D661DA9" w14:textId="0A9CAF91" w:rsidR="00021EA0" w:rsidRDefault="00021EA0" w:rsidP="00C94397">
      <w:pPr>
        <w:spacing w:line="240" w:lineRule="auto"/>
        <w:ind w:left="1620" w:hanging="450"/>
        <w:jc w:val="both"/>
        <w:rPr>
          <w:rFonts w:ascii="Georgia" w:hAnsi="Georgia"/>
        </w:rPr>
      </w:pPr>
    </w:p>
    <w:p w14:paraId="7BFD72D9" w14:textId="70822C84" w:rsidR="008F456D" w:rsidRDefault="008F456D" w:rsidP="00F8285E">
      <w:pPr>
        <w:spacing w:line="480" w:lineRule="auto"/>
        <w:jc w:val="both"/>
        <w:rPr>
          <w:rFonts w:ascii="Georgia" w:hAnsi="Georgia"/>
        </w:rPr>
      </w:pPr>
    </w:p>
    <w:p w14:paraId="4CF2B5FE" w14:textId="77777777" w:rsidR="002012C8" w:rsidRDefault="002012C8" w:rsidP="00C94397">
      <w:pPr>
        <w:spacing w:line="240" w:lineRule="auto"/>
        <w:jc w:val="both"/>
        <w:rPr>
          <w:rFonts w:ascii="Georgia" w:hAnsi="Georgia"/>
        </w:rPr>
      </w:pPr>
    </w:p>
    <w:p w14:paraId="2458865C" w14:textId="77777777" w:rsidR="00F8285E" w:rsidRPr="00C94397" w:rsidRDefault="00F8285E" w:rsidP="00C94397">
      <w:pPr>
        <w:spacing w:line="240" w:lineRule="auto"/>
        <w:jc w:val="both"/>
        <w:rPr>
          <w:rFonts w:ascii="Georgia" w:hAnsi="Georgia"/>
        </w:rPr>
      </w:pPr>
    </w:p>
    <w:p w14:paraId="0CA73E05" w14:textId="3A34AB9F" w:rsidR="008F456D" w:rsidRPr="00C94397" w:rsidRDefault="00021EA0" w:rsidP="00C94397">
      <w:pPr>
        <w:pStyle w:val="ListParagraph"/>
        <w:numPr>
          <w:ilvl w:val="0"/>
          <w:numId w:val="16"/>
        </w:numPr>
        <w:spacing w:line="480" w:lineRule="auto"/>
        <w:ind w:left="1620" w:hanging="450"/>
        <w:jc w:val="both"/>
        <w:rPr>
          <w:rFonts w:ascii="Georgia" w:hAnsi="Georgia"/>
        </w:rPr>
      </w:pPr>
      <w:r>
        <w:rPr>
          <w:noProof/>
        </w:rPr>
        <w:drawing>
          <wp:anchor distT="0" distB="0" distL="114300" distR="114300" simplePos="0" relativeHeight="251711488" behindDoc="0" locked="0" layoutInCell="1" allowOverlap="1" wp14:anchorId="49752022" wp14:editId="134A6986">
            <wp:simplePos x="0" y="0"/>
            <wp:positionH relativeFrom="margin">
              <wp:posOffset>2444174</wp:posOffset>
            </wp:positionH>
            <wp:positionV relativeFrom="paragraph">
              <wp:posOffset>630555</wp:posOffset>
            </wp:positionV>
            <wp:extent cx="1024478" cy="2113200"/>
            <wp:effectExtent l="0" t="0" r="4445" b="1905"/>
            <wp:wrapNone/>
            <wp:docPr id="903574855" name="Picture 903574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024478" cy="2113200"/>
                    </a:xfrm>
                    <a:prstGeom prst="rect">
                      <a:avLst/>
                    </a:prstGeom>
                    <a:noFill/>
                    <a:ln>
                      <a:noFill/>
                    </a:ln>
                  </pic:spPr>
                </pic:pic>
              </a:graphicData>
            </a:graphic>
          </wp:anchor>
        </w:drawing>
      </w:r>
      <w:r w:rsidR="002B278F" w:rsidRPr="00C94397">
        <w:rPr>
          <w:rFonts w:ascii="Georgia" w:hAnsi="Georgia"/>
        </w:rPr>
        <w:t xml:space="preserve">You have now created an account. Enter your </w:t>
      </w:r>
      <w:r w:rsidR="002B278F" w:rsidRPr="00C94397">
        <w:rPr>
          <w:rFonts w:ascii="Georgia" w:hAnsi="Georgia"/>
          <w:b/>
          <w:bCs/>
        </w:rPr>
        <w:t>“EMAIL”</w:t>
      </w:r>
      <w:r w:rsidR="002B278F" w:rsidRPr="00C94397">
        <w:rPr>
          <w:rFonts w:ascii="Georgia" w:hAnsi="Georgia"/>
        </w:rPr>
        <w:t xml:space="preserve"> and </w:t>
      </w:r>
      <w:r w:rsidR="002B278F" w:rsidRPr="00C94397">
        <w:rPr>
          <w:rFonts w:ascii="Georgia" w:hAnsi="Georgia"/>
          <w:b/>
          <w:bCs/>
        </w:rPr>
        <w:t>“PASSWORD”</w:t>
      </w:r>
      <w:r w:rsidR="002B278F" w:rsidRPr="00C94397">
        <w:rPr>
          <w:rFonts w:ascii="Georgia" w:hAnsi="Georgia"/>
        </w:rPr>
        <w:t xml:space="preserve"> and press </w:t>
      </w:r>
      <w:r w:rsidR="002B278F" w:rsidRPr="00C94397">
        <w:rPr>
          <w:rFonts w:ascii="Georgia" w:hAnsi="Georgia"/>
          <w:b/>
          <w:bCs/>
        </w:rPr>
        <w:t xml:space="preserve">“SIGN IN” </w:t>
      </w:r>
      <w:r w:rsidR="002B278F" w:rsidRPr="00C94397">
        <w:rPr>
          <w:rFonts w:ascii="Georgia" w:hAnsi="Georgia"/>
        </w:rPr>
        <w:t>to log in.</w:t>
      </w:r>
    </w:p>
    <w:p w14:paraId="0702F088" w14:textId="0E17BC5A" w:rsidR="008F456D" w:rsidRPr="00C94397" w:rsidRDefault="008F456D" w:rsidP="00C94397">
      <w:pPr>
        <w:spacing w:line="480" w:lineRule="auto"/>
        <w:ind w:left="1620" w:hanging="450"/>
        <w:jc w:val="both"/>
        <w:rPr>
          <w:rFonts w:ascii="Georgia" w:hAnsi="Georgia"/>
        </w:rPr>
      </w:pPr>
    </w:p>
    <w:p w14:paraId="16D2330D" w14:textId="77777777" w:rsidR="008F456D" w:rsidRPr="00C94397" w:rsidRDefault="008F456D" w:rsidP="00C94397">
      <w:pPr>
        <w:spacing w:line="480" w:lineRule="auto"/>
        <w:ind w:left="1620" w:hanging="450"/>
        <w:jc w:val="both"/>
        <w:rPr>
          <w:rFonts w:ascii="Georgia" w:hAnsi="Georgia"/>
        </w:rPr>
      </w:pPr>
    </w:p>
    <w:p w14:paraId="18FD428E" w14:textId="77777777" w:rsidR="008F456D" w:rsidRPr="00C94397" w:rsidRDefault="008F456D" w:rsidP="00C94397">
      <w:pPr>
        <w:spacing w:line="480" w:lineRule="auto"/>
        <w:ind w:left="1620" w:hanging="450"/>
        <w:jc w:val="both"/>
        <w:rPr>
          <w:rFonts w:ascii="Georgia" w:hAnsi="Georgia"/>
        </w:rPr>
      </w:pPr>
    </w:p>
    <w:p w14:paraId="46EF0A57" w14:textId="77777777" w:rsidR="008F456D" w:rsidRPr="00C94397" w:rsidRDefault="008F456D" w:rsidP="00C94397">
      <w:pPr>
        <w:spacing w:line="480" w:lineRule="auto"/>
        <w:ind w:left="1620" w:hanging="450"/>
        <w:jc w:val="both"/>
        <w:rPr>
          <w:rFonts w:ascii="Georgia" w:hAnsi="Georgia"/>
        </w:rPr>
      </w:pPr>
    </w:p>
    <w:p w14:paraId="5B6C93C1" w14:textId="77777777" w:rsidR="008F456D" w:rsidRPr="00C94397" w:rsidRDefault="008F456D" w:rsidP="00C94397">
      <w:pPr>
        <w:spacing w:line="480" w:lineRule="auto"/>
        <w:ind w:left="1620" w:hanging="450"/>
        <w:jc w:val="both"/>
        <w:rPr>
          <w:rFonts w:ascii="Georgia" w:hAnsi="Georgia"/>
        </w:rPr>
      </w:pPr>
    </w:p>
    <w:p w14:paraId="5F8A3844" w14:textId="5FD8D65E" w:rsidR="00021EA0" w:rsidRPr="00AD5B23" w:rsidRDefault="00021EA0" w:rsidP="00C94397">
      <w:pPr>
        <w:spacing w:line="480" w:lineRule="auto"/>
        <w:ind w:firstLine="720"/>
        <w:jc w:val="both"/>
        <w:rPr>
          <w:rFonts w:ascii="Georgia" w:hAnsi="Georgia"/>
          <w:b/>
          <w:bCs/>
        </w:rPr>
      </w:pPr>
      <w:r w:rsidRPr="00AD5B23">
        <w:rPr>
          <w:rFonts w:ascii="Georgia" w:hAnsi="Georgia"/>
          <w:b/>
          <w:bCs/>
        </w:rPr>
        <w:lastRenderedPageBreak/>
        <w:t>MENT</w:t>
      </w:r>
      <w:r>
        <w:rPr>
          <w:rFonts w:ascii="Georgia" w:hAnsi="Georgia"/>
          <w:b/>
          <w:bCs/>
        </w:rPr>
        <w:t xml:space="preserve">EE </w:t>
      </w:r>
      <w:r w:rsidRPr="00AD5B23">
        <w:rPr>
          <w:rFonts w:ascii="Georgia" w:hAnsi="Georgia"/>
          <w:b/>
          <w:bCs/>
        </w:rPr>
        <w:t>SIDE:</w:t>
      </w:r>
    </w:p>
    <w:p w14:paraId="549D77D2" w14:textId="5A30C41F" w:rsidR="00021EA0" w:rsidRPr="00AD5B23" w:rsidRDefault="00A6252F" w:rsidP="00C94397">
      <w:pPr>
        <w:pStyle w:val="ListParagraph"/>
        <w:numPr>
          <w:ilvl w:val="3"/>
          <w:numId w:val="16"/>
        </w:numPr>
        <w:spacing w:line="480" w:lineRule="auto"/>
        <w:ind w:left="1560"/>
        <w:jc w:val="both"/>
        <w:rPr>
          <w:rFonts w:ascii="Georgia" w:hAnsi="Georgia"/>
        </w:rPr>
      </w:pPr>
      <w:r>
        <w:rPr>
          <w:noProof/>
        </w:rPr>
        <w:drawing>
          <wp:anchor distT="0" distB="0" distL="114300" distR="114300" simplePos="0" relativeHeight="251718656" behindDoc="0" locked="0" layoutInCell="1" allowOverlap="1" wp14:anchorId="07A05765" wp14:editId="5AC08598">
            <wp:simplePos x="0" y="0"/>
            <wp:positionH relativeFrom="margin">
              <wp:posOffset>2279636</wp:posOffset>
            </wp:positionH>
            <wp:positionV relativeFrom="paragraph">
              <wp:posOffset>195580</wp:posOffset>
            </wp:positionV>
            <wp:extent cx="1072742" cy="1716657"/>
            <wp:effectExtent l="0" t="0" r="0" b="0"/>
            <wp:wrapNone/>
            <wp:docPr id="903574860" name="Picture 90357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072742" cy="17166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EA0" w:rsidRPr="00AD5B23">
        <w:rPr>
          <w:rFonts w:ascii="Georgia" w:hAnsi="Georgia"/>
        </w:rPr>
        <w:t>After logging in, click the 3 lines at the top left.</w:t>
      </w:r>
    </w:p>
    <w:p w14:paraId="380A9B71" w14:textId="60FCB821" w:rsidR="00021EA0" w:rsidRPr="00AD5B23" w:rsidRDefault="00021EA0" w:rsidP="00C94397">
      <w:pPr>
        <w:spacing w:line="480" w:lineRule="auto"/>
        <w:ind w:left="1620" w:hanging="450"/>
        <w:jc w:val="both"/>
        <w:rPr>
          <w:rFonts w:ascii="Georgia" w:hAnsi="Georgia"/>
        </w:rPr>
      </w:pPr>
    </w:p>
    <w:p w14:paraId="09FA03F6" w14:textId="5DDF1EA9" w:rsidR="00021EA0" w:rsidRPr="00AD5B23" w:rsidRDefault="00021EA0" w:rsidP="00C94397">
      <w:pPr>
        <w:spacing w:line="480" w:lineRule="auto"/>
        <w:ind w:left="1620" w:hanging="450"/>
        <w:jc w:val="both"/>
        <w:rPr>
          <w:rFonts w:ascii="Georgia" w:hAnsi="Georgia"/>
        </w:rPr>
      </w:pPr>
    </w:p>
    <w:p w14:paraId="5776B9E6" w14:textId="77777777" w:rsidR="00021EA0" w:rsidRPr="00AD5B23" w:rsidRDefault="00021EA0" w:rsidP="00C94397">
      <w:pPr>
        <w:spacing w:line="240" w:lineRule="auto"/>
        <w:ind w:left="1620" w:hanging="450"/>
        <w:jc w:val="both"/>
        <w:rPr>
          <w:rFonts w:ascii="Georgia" w:hAnsi="Georgia"/>
        </w:rPr>
      </w:pPr>
    </w:p>
    <w:p w14:paraId="52A62830" w14:textId="77777777" w:rsidR="000C7F7C" w:rsidRPr="00C94397" w:rsidRDefault="000C7F7C" w:rsidP="00C94397">
      <w:pPr>
        <w:spacing w:line="480" w:lineRule="auto"/>
        <w:jc w:val="both"/>
        <w:rPr>
          <w:rFonts w:ascii="Georgia" w:hAnsi="Georgia"/>
          <w:b/>
          <w:bCs/>
        </w:rPr>
      </w:pPr>
    </w:p>
    <w:p w14:paraId="1B7969A8" w14:textId="087A01EB" w:rsidR="008F456D" w:rsidRPr="00C94397" w:rsidRDefault="00A6252F" w:rsidP="00C94397">
      <w:pPr>
        <w:pStyle w:val="ListParagraph"/>
        <w:numPr>
          <w:ilvl w:val="3"/>
          <w:numId w:val="16"/>
        </w:numPr>
        <w:spacing w:line="480" w:lineRule="auto"/>
        <w:ind w:left="1560"/>
        <w:jc w:val="both"/>
        <w:rPr>
          <w:rFonts w:ascii="Georgia" w:hAnsi="Georgia"/>
          <w:b/>
          <w:bCs/>
        </w:rPr>
      </w:pPr>
      <w:r>
        <w:rPr>
          <w:noProof/>
        </w:rPr>
        <w:drawing>
          <wp:anchor distT="0" distB="0" distL="114300" distR="114300" simplePos="0" relativeHeight="251719680" behindDoc="0" locked="0" layoutInCell="1" allowOverlap="1" wp14:anchorId="124A981D" wp14:editId="558D530A">
            <wp:simplePos x="0" y="0"/>
            <wp:positionH relativeFrom="margin">
              <wp:posOffset>2469663</wp:posOffset>
            </wp:positionH>
            <wp:positionV relativeFrom="paragraph">
              <wp:posOffset>622314</wp:posOffset>
            </wp:positionV>
            <wp:extent cx="880937" cy="1715495"/>
            <wp:effectExtent l="19050" t="19050" r="14605" b="18415"/>
            <wp:wrapNone/>
            <wp:docPr id="903574861" name="Picture 90357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880937" cy="17154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B278F" w:rsidRPr="00C94397">
        <w:rPr>
          <w:rFonts w:ascii="Georgia" w:hAnsi="Georgia"/>
        </w:rPr>
        <w:t xml:space="preserve">You will see options: </w:t>
      </w:r>
      <w:r w:rsidR="002B278F" w:rsidRPr="00C94397">
        <w:rPr>
          <w:rFonts w:ascii="Georgia" w:hAnsi="Georgia"/>
          <w:b/>
          <w:bCs/>
        </w:rPr>
        <w:t>“HOME”, “INBOX”, “SET PROFILE PIC”, “CHANGE PASSWORD”, “BROWSE SUBJECTS”, “SUBJECT ENROLLED”,</w:t>
      </w:r>
      <w:r w:rsidR="002B278F" w:rsidRPr="00C94397">
        <w:rPr>
          <w:rFonts w:ascii="Georgia" w:hAnsi="Georgia"/>
        </w:rPr>
        <w:t xml:space="preserve"> and </w:t>
      </w:r>
      <w:r w:rsidR="002B278F" w:rsidRPr="00C94397">
        <w:rPr>
          <w:rFonts w:ascii="Georgia" w:hAnsi="Georgia"/>
          <w:b/>
          <w:bCs/>
        </w:rPr>
        <w:t>“LOG OUT.”</w:t>
      </w:r>
    </w:p>
    <w:p w14:paraId="1BD71BC3" w14:textId="071F87D1" w:rsidR="008F456D" w:rsidRPr="00C94397" w:rsidRDefault="008F456D" w:rsidP="00C94397">
      <w:pPr>
        <w:spacing w:line="240" w:lineRule="auto"/>
        <w:ind w:left="1620" w:hanging="450"/>
        <w:jc w:val="both"/>
        <w:rPr>
          <w:rFonts w:ascii="Georgia" w:hAnsi="Georgia"/>
        </w:rPr>
      </w:pPr>
    </w:p>
    <w:p w14:paraId="2650D77E" w14:textId="77777777" w:rsidR="008F456D" w:rsidRPr="00C94397" w:rsidRDefault="008F456D" w:rsidP="00C94397">
      <w:pPr>
        <w:spacing w:line="240" w:lineRule="auto"/>
        <w:ind w:left="1620" w:hanging="450"/>
        <w:jc w:val="both"/>
        <w:rPr>
          <w:rFonts w:ascii="Georgia" w:hAnsi="Georgia"/>
        </w:rPr>
      </w:pPr>
    </w:p>
    <w:p w14:paraId="353DA0FB" w14:textId="77777777" w:rsidR="00F8285E" w:rsidRPr="00C94397" w:rsidRDefault="00F8285E" w:rsidP="00C94397">
      <w:pPr>
        <w:spacing w:line="480" w:lineRule="auto"/>
        <w:ind w:left="1620" w:hanging="450"/>
        <w:jc w:val="both"/>
        <w:rPr>
          <w:rFonts w:ascii="Georgia" w:hAnsi="Georgia"/>
        </w:rPr>
      </w:pPr>
    </w:p>
    <w:p w14:paraId="60684FF3" w14:textId="77777777" w:rsidR="008F456D" w:rsidRDefault="008F456D" w:rsidP="00C94397">
      <w:pPr>
        <w:spacing w:line="480" w:lineRule="auto"/>
        <w:jc w:val="both"/>
      </w:pPr>
    </w:p>
    <w:p w14:paraId="25765D3C" w14:textId="2F5F8BDA" w:rsidR="008F456D" w:rsidRDefault="00DD5C41" w:rsidP="00C94397">
      <w:pPr>
        <w:pStyle w:val="ListParagraph"/>
        <w:numPr>
          <w:ilvl w:val="3"/>
          <w:numId w:val="16"/>
        </w:numPr>
        <w:spacing w:line="480" w:lineRule="auto"/>
        <w:ind w:left="1560"/>
        <w:jc w:val="both"/>
        <w:rPr>
          <w:rFonts w:ascii="Georgia" w:hAnsi="Georgia"/>
        </w:rPr>
      </w:pPr>
      <w:r>
        <w:rPr>
          <w:noProof/>
        </w:rPr>
        <w:drawing>
          <wp:anchor distT="0" distB="0" distL="114300" distR="114300" simplePos="0" relativeHeight="251723776" behindDoc="0" locked="0" layoutInCell="1" allowOverlap="1" wp14:anchorId="01EB1162" wp14:editId="06B1A578">
            <wp:simplePos x="0" y="0"/>
            <wp:positionH relativeFrom="column">
              <wp:posOffset>1048134</wp:posOffset>
            </wp:positionH>
            <wp:positionV relativeFrom="paragraph">
              <wp:posOffset>1501224</wp:posOffset>
            </wp:positionV>
            <wp:extent cx="4355516" cy="1984644"/>
            <wp:effectExtent l="0" t="0" r="6985" b="0"/>
            <wp:wrapNone/>
            <wp:docPr id="903574884" name="Picture 903574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4355516" cy="198464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8F" w:rsidRPr="00C94397">
        <w:rPr>
          <w:rFonts w:ascii="Georgia" w:hAnsi="Georgia"/>
        </w:rPr>
        <w:t xml:space="preserve">Since you are a mentee, click </w:t>
      </w:r>
      <w:r w:rsidR="002B278F" w:rsidRPr="00C94397">
        <w:rPr>
          <w:rFonts w:ascii="Georgia" w:hAnsi="Georgia"/>
          <w:b/>
          <w:bCs/>
        </w:rPr>
        <w:t>“BROWSE SUBJECTS”</w:t>
      </w:r>
      <w:r w:rsidR="002B278F" w:rsidRPr="00C94397">
        <w:rPr>
          <w:rFonts w:ascii="Georgia" w:hAnsi="Georgia"/>
        </w:rPr>
        <w:t xml:space="preserve"> to enroll in the subject you need.</w:t>
      </w:r>
      <w:r>
        <w:rPr>
          <w:rFonts w:ascii="Georgia" w:hAnsi="Georgia"/>
        </w:rPr>
        <w:t xml:space="preserve"> Click the blue button at the right to enroll to the subject.</w:t>
      </w:r>
      <w:r w:rsidR="002B278F" w:rsidRPr="00C94397">
        <w:rPr>
          <w:rFonts w:ascii="Georgia" w:hAnsi="Georgia"/>
        </w:rPr>
        <w:t xml:space="preserve"> </w:t>
      </w:r>
      <w:r>
        <w:rPr>
          <w:rFonts w:ascii="Georgia" w:hAnsi="Georgia"/>
        </w:rPr>
        <w:t>But b</w:t>
      </w:r>
      <w:r w:rsidR="002B278F" w:rsidRPr="00C94397">
        <w:rPr>
          <w:rFonts w:ascii="Georgia" w:hAnsi="Georgia"/>
        </w:rPr>
        <w:t xml:space="preserve">efore enrolling, you need to wait for confirmation from the professor. They will decide if you can enroll in their subject. You can check </w:t>
      </w:r>
      <w:r w:rsidR="002B278F" w:rsidRPr="00C94397">
        <w:rPr>
          <w:rFonts w:ascii="Georgia" w:hAnsi="Georgia"/>
          <w:b/>
          <w:bCs/>
        </w:rPr>
        <w:t>“SUBJECT ENROLLED”</w:t>
      </w:r>
      <w:r w:rsidR="002B278F" w:rsidRPr="00C94397">
        <w:rPr>
          <w:rFonts w:ascii="Georgia" w:hAnsi="Georgia"/>
        </w:rPr>
        <w:t xml:space="preserve"> to see if you’ve been enrolled or declined.</w:t>
      </w:r>
    </w:p>
    <w:p w14:paraId="31F06660" w14:textId="5A19A8FB" w:rsidR="00A6252F" w:rsidRPr="00C94397" w:rsidRDefault="00A6252F" w:rsidP="00C94397">
      <w:pPr>
        <w:spacing w:line="480" w:lineRule="auto"/>
        <w:jc w:val="both"/>
        <w:rPr>
          <w:rFonts w:ascii="Georgia" w:hAnsi="Georgia"/>
        </w:rPr>
      </w:pPr>
    </w:p>
    <w:p w14:paraId="1FDA3303" w14:textId="027CC75F" w:rsidR="00A6252F" w:rsidRDefault="00A6252F" w:rsidP="00C94397">
      <w:pPr>
        <w:spacing w:line="480" w:lineRule="auto"/>
        <w:ind w:left="1620" w:hanging="450"/>
        <w:jc w:val="both"/>
        <w:rPr>
          <w:rFonts w:ascii="Georgia" w:hAnsi="Georgia"/>
        </w:rPr>
      </w:pPr>
    </w:p>
    <w:p w14:paraId="0C85E2D2" w14:textId="77777777" w:rsidR="00A6252F" w:rsidRDefault="00A6252F" w:rsidP="00C94397">
      <w:pPr>
        <w:spacing w:line="480" w:lineRule="auto"/>
        <w:ind w:left="1620" w:hanging="450"/>
        <w:jc w:val="both"/>
        <w:rPr>
          <w:rFonts w:ascii="Georgia" w:hAnsi="Georgia"/>
        </w:rPr>
      </w:pPr>
    </w:p>
    <w:p w14:paraId="310489DB" w14:textId="549F66F5" w:rsidR="00A6252F" w:rsidRDefault="00A6252F" w:rsidP="00C94397">
      <w:pPr>
        <w:spacing w:line="480" w:lineRule="auto"/>
        <w:jc w:val="both"/>
        <w:rPr>
          <w:rFonts w:ascii="Georgia" w:hAnsi="Georgia"/>
        </w:rPr>
      </w:pPr>
    </w:p>
    <w:p w14:paraId="4B9F398D" w14:textId="20543869" w:rsidR="00A6252F" w:rsidRPr="00C94397" w:rsidRDefault="00A6252F" w:rsidP="00C94397">
      <w:pPr>
        <w:spacing w:line="480" w:lineRule="auto"/>
        <w:jc w:val="both"/>
        <w:rPr>
          <w:rFonts w:ascii="Georgia" w:hAnsi="Georgia"/>
        </w:rPr>
      </w:pPr>
    </w:p>
    <w:p w14:paraId="00C63443" w14:textId="51A7BA0F" w:rsidR="000C7F7C" w:rsidRPr="00C94397" w:rsidRDefault="002D7915" w:rsidP="00C94397">
      <w:pPr>
        <w:pStyle w:val="ListParagraph"/>
        <w:numPr>
          <w:ilvl w:val="3"/>
          <w:numId w:val="16"/>
        </w:numPr>
        <w:spacing w:line="480" w:lineRule="auto"/>
        <w:ind w:left="1560"/>
        <w:jc w:val="both"/>
        <w:rPr>
          <w:rFonts w:ascii="Georgia" w:hAnsi="Georgia"/>
        </w:rPr>
      </w:pPr>
      <w:r>
        <w:rPr>
          <w:noProof/>
        </w:rPr>
        <w:drawing>
          <wp:anchor distT="0" distB="0" distL="114300" distR="114300" simplePos="0" relativeHeight="251731968" behindDoc="0" locked="0" layoutInCell="1" allowOverlap="1" wp14:anchorId="40D2489E" wp14:editId="6F0CDF64">
            <wp:simplePos x="0" y="0"/>
            <wp:positionH relativeFrom="column">
              <wp:posOffset>905124</wp:posOffset>
            </wp:positionH>
            <wp:positionV relativeFrom="paragraph">
              <wp:posOffset>919784</wp:posOffset>
            </wp:positionV>
            <wp:extent cx="4375785" cy="1983105"/>
            <wp:effectExtent l="0" t="0" r="5715" b="0"/>
            <wp:wrapNone/>
            <wp:docPr id="903574892" name="Picture 903574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4375785" cy="1983105"/>
                    </a:xfrm>
                    <a:prstGeom prst="rect">
                      <a:avLst/>
                    </a:prstGeom>
                    <a:noFill/>
                    <a:ln>
                      <a:noFill/>
                    </a:ln>
                  </pic:spPr>
                </pic:pic>
              </a:graphicData>
            </a:graphic>
          </wp:anchor>
        </w:drawing>
      </w:r>
      <w:r w:rsidR="000C7F7C" w:rsidRPr="00C94397">
        <w:rPr>
          <w:rFonts w:ascii="Georgia" w:hAnsi="Georgia"/>
        </w:rPr>
        <w:t xml:space="preserve">If you have been enrolled, there will be a blue icon on the right side. Click it, and you will see four buttons: </w:t>
      </w:r>
      <w:r w:rsidR="000C7F7C" w:rsidRPr="00C94397">
        <w:rPr>
          <w:rFonts w:ascii="Georgia" w:hAnsi="Georgia"/>
          <w:b/>
          <w:bCs/>
        </w:rPr>
        <w:t>“LESSONS”</w:t>
      </w:r>
      <w:r w:rsidR="000C7F7C" w:rsidRPr="00C94397">
        <w:rPr>
          <w:rFonts w:ascii="Georgia" w:hAnsi="Georgia"/>
        </w:rPr>
        <w:t xml:space="preserve"> (where the professor will post lesson files), </w:t>
      </w:r>
      <w:r w:rsidR="000C7F7C" w:rsidRPr="00C94397">
        <w:rPr>
          <w:rFonts w:ascii="Georgia" w:hAnsi="Georgia"/>
          <w:b/>
          <w:bCs/>
        </w:rPr>
        <w:t>“ACTIVITY”</w:t>
      </w:r>
      <w:r w:rsidR="000C7F7C" w:rsidRPr="00C94397">
        <w:rPr>
          <w:rFonts w:ascii="Georgia" w:hAnsi="Georgia"/>
        </w:rPr>
        <w:t xml:space="preserve"> (where quizzes will be posted), and </w:t>
      </w:r>
      <w:r w:rsidR="000C7F7C" w:rsidRPr="00C94397">
        <w:rPr>
          <w:rFonts w:ascii="Georgia" w:hAnsi="Georgia"/>
          <w:b/>
          <w:bCs/>
        </w:rPr>
        <w:t>“REPORTS”</w:t>
      </w:r>
      <w:r w:rsidR="00DD5C41">
        <w:rPr>
          <w:rFonts w:ascii="Georgia" w:hAnsi="Georgia"/>
        </w:rPr>
        <w:t>.</w:t>
      </w:r>
    </w:p>
    <w:p w14:paraId="6C5F6806" w14:textId="23269BA7" w:rsidR="000C7F7C" w:rsidRDefault="000C7F7C" w:rsidP="00C94397">
      <w:pPr>
        <w:spacing w:line="480" w:lineRule="auto"/>
        <w:jc w:val="both"/>
        <w:rPr>
          <w:rFonts w:ascii="Georgia" w:hAnsi="Georgia"/>
        </w:rPr>
      </w:pPr>
    </w:p>
    <w:p w14:paraId="1B2E17AF" w14:textId="5FFEEBC4" w:rsidR="000C7F7C" w:rsidRDefault="000C7F7C" w:rsidP="00C94397">
      <w:pPr>
        <w:spacing w:line="480" w:lineRule="auto"/>
        <w:ind w:left="1620" w:hanging="450"/>
        <w:jc w:val="both"/>
        <w:rPr>
          <w:rFonts w:ascii="Georgia" w:hAnsi="Georgia"/>
        </w:rPr>
      </w:pPr>
    </w:p>
    <w:p w14:paraId="46B14AB7" w14:textId="410B22D2" w:rsidR="000C7F7C" w:rsidRDefault="000C7F7C" w:rsidP="00C94397">
      <w:pPr>
        <w:spacing w:line="480" w:lineRule="auto"/>
        <w:ind w:left="1620" w:hanging="450"/>
        <w:jc w:val="both"/>
        <w:rPr>
          <w:rFonts w:ascii="Georgia" w:hAnsi="Georgia"/>
        </w:rPr>
      </w:pPr>
    </w:p>
    <w:p w14:paraId="30524C51" w14:textId="0871CE35" w:rsidR="000C7F7C" w:rsidRDefault="000C7F7C" w:rsidP="00C94397">
      <w:pPr>
        <w:spacing w:line="480" w:lineRule="auto"/>
        <w:jc w:val="both"/>
        <w:rPr>
          <w:rFonts w:ascii="Georgia" w:hAnsi="Georgia"/>
        </w:rPr>
      </w:pPr>
    </w:p>
    <w:p w14:paraId="6034580A" w14:textId="77777777" w:rsidR="00021EA0" w:rsidRPr="00C94397" w:rsidRDefault="00021EA0" w:rsidP="00C94397">
      <w:pPr>
        <w:spacing w:line="480" w:lineRule="auto"/>
        <w:jc w:val="both"/>
        <w:rPr>
          <w:rFonts w:ascii="Georgia" w:hAnsi="Georgia"/>
        </w:rPr>
      </w:pPr>
    </w:p>
    <w:p w14:paraId="53226A33" w14:textId="6DA424BA" w:rsidR="00021EA0" w:rsidRDefault="002D7915" w:rsidP="00F8285E">
      <w:pPr>
        <w:pStyle w:val="ListParagraph"/>
        <w:numPr>
          <w:ilvl w:val="3"/>
          <w:numId w:val="16"/>
        </w:numPr>
        <w:spacing w:line="480" w:lineRule="auto"/>
        <w:ind w:left="1560"/>
        <w:jc w:val="both"/>
        <w:rPr>
          <w:rFonts w:ascii="Georgia" w:hAnsi="Georgia"/>
          <w:b/>
          <w:bCs/>
        </w:rPr>
      </w:pPr>
      <w:r>
        <w:rPr>
          <w:noProof/>
        </w:rPr>
        <w:drawing>
          <wp:anchor distT="0" distB="0" distL="114300" distR="114300" simplePos="0" relativeHeight="251732992" behindDoc="0" locked="0" layoutInCell="1" allowOverlap="1" wp14:anchorId="6D304EFD" wp14:editId="55D6FF6E">
            <wp:simplePos x="0" y="0"/>
            <wp:positionH relativeFrom="column">
              <wp:posOffset>2340340</wp:posOffset>
            </wp:positionH>
            <wp:positionV relativeFrom="paragraph">
              <wp:posOffset>572083</wp:posOffset>
            </wp:positionV>
            <wp:extent cx="1339702" cy="2669928"/>
            <wp:effectExtent l="0" t="0" r="0" b="0"/>
            <wp:wrapNone/>
            <wp:docPr id="903574893" name="Picture 903574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339702" cy="26699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EA0" w:rsidRPr="00AD5B23">
        <w:rPr>
          <w:rFonts w:ascii="Georgia" w:hAnsi="Georgia"/>
        </w:rPr>
        <w:t xml:space="preserve">After completing quizzes and finishing the subject, you can view your certificate by clicking </w:t>
      </w:r>
      <w:r w:rsidR="00021EA0" w:rsidRPr="00AD5B23">
        <w:rPr>
          <w:rFonts w:ascii="Georgia" w:hAnsi="Georgia"/>
          <w:b/>
          <w:bCs/>
        </w:rPr>
        <w:t>“</w:t>
      </w:r>
      <w:r w:rsidR="00DD5C41">
        <w:rPr>
          <w:rFonts w:ascii="Georgia" w:hAnsi="Georgia"/>
          <w:b/>
          <w:bCs/>
        </w:rPr>
        <w:t>REPORTS</w:t>
      </w:r>
      <w:r w:rsidR="00021EA0" w:rsidRPr="00AD5B23">
        <w:rPr>
          <w:rFonts w:ascii="Georgia" w:hAnsi="Georgia"/>
          <w:b/>
          <w:bCs/>
        </w:rPr>
        <w:t>”</w:t>
      </w:r>
    </w:p>
    <w:p w14:paraId="593D9771" w14:textId="17025FFB" w:rsidR="002D7915" w:rsidRDefault="002D7915" w:rsidP="002D7915">
      <w:pPr>
        <w:pStyle w:val="ListParagraph"/>
        <w:spacing w:line="480" w:lineRule="auto"/>
        <w:ind w:left="1560"/>
        <w:jc w:val="both"/>
        <w:rPr>
          <w:rFonts w:ascii="Georgia" w:hAnsi="Georgia"/>
          <w:b/>
          <w:bCs/>
        </w:rPr>
      </w:pPr>
    </w:p>
    <w:p w14:paraId="164D338F" w14:textId="1A709F83" w:rsidR="002D7915" w:rsidRDefault="002D7915" w:rsidP="002D7915">
      <w:pPr>
        <w:pStyle w:val="ListParagraph"/>
        <w:spacing w:line="480" w:lineRule="auto"/>
        <w:ind w:left="1560"/>
        <w:jc w:val="both"/>
        <w:rPr>
          <w:rFonts w:ascii="Georgia" w:hAnsi="Georgia"/>
          <w:b/>
          <w:bCs/>
        </w:rPr>
      </w:pPr>
    </w:p>
    <w:p w14:paraId="184AF124" w14:textId="0E11A3FC" w:rsidR="002D7915" w:rsidRDefault="002D7915" w:rsidP="002D7915">
      <w:pPr>
        <w:pStyle w:val="ListParagraph"/>
        <w:spacing w:line="480" w:lineRule="auto"/>
        <w:ind w:left="1560"/>
        <w:jc w:val="both"/>
        <w:rPr>
          <w:rFonts w:ascii="Georgia" w:hAnsi="Georgia"/>
          <w:b/>
          <w:bCs/>
        </w:rPr>
      </w:pPr>
    </w:p>
    <w:p w14:paraId="55CCACF9" w14:textId="2814AFAA" w:rsidR="002D7915" w:rsidRDefault="002D7915" w:rsidP="002D7915">
      <w:pPr>
        <w:pStyle w:val="ListParagraph"/>
        <w:spacing w:line="480" w:lineRule="auto"/>
        <w:ind w:left="1560"/>
        <w:jc w:val="both"/>
        <w:rPr>
          <w:rFonts w:ascii="Georgia" w:hAnsi="Georgia"/>
          <w:b/>
          <w:bCs/>
        </w:rPr>
      </w:pPr>
    </w:p>
    <w:p w14:paraId="3CA3D31E" w14:textId="73E6EEE0" w:rsidR="002D7915" w:rsidRDefault="002D7915" w:rsidP="002D7915">
      <w:pPr>
        <w:pStyle w:val="ListParagraph"/>
        <w:spacing w:line="480" w:lineRule="auto"/>
        <w:ind w:left="1560"/>
        <w:jc w:val="both"/>
        <w:rPr>
          <w:rFonts w:ascii="Georgia" w:hAnsi="Georgia"/>
          <w:b/>
          <w:bCs/>
        </w:rPr>
      </w:pPr>
    </w:p>
    <w:p w14:paraId="7D67046D" w14:textId="77777777" w:rsidR="002D7915" w:rsidRDefault="002D7915" w:rsidP="00C94397">
      <w:pPr>
        <w:pStyle w:val="ListParagraph"/>
        <w:spacing w:line="480" w:lineRule="auto"/>
        <w:ind w:left="1560"/>
        <w:jc w:val="both"/>
        <w:rPr>
          <w:rFonts w:ascii="Georgia" w:hAnsi="Georgia"/>
          <w:b/>
          <w:bCs/>
        </w:rPr>
      </w:pPr>
    </w:p>
    <w:p w14:paraId="61468593" w14:textId="2F10BD1C" w:rsidR="00F8285E" w:rsidRDefault="00F8285E" w:rsidP="00F8285E">
      <w:pPr>
        <w:pStyle w:val="ListParagraph"/>
        <w:spacing w:line="480" w:lineRule="auto"/>
        <w:ind w:left="1560"/>
        <w:jc w:val="both"/>
        <w:rPr>
          <w:rFonts w:ascii="Georgia" w:hAnsi="Georgia"/>
          <w:b/>
          <w:bCs/>
        </w:rPr>
      </w:pPr>
    </w:p>
    <w:p w14:paraId="30339B9D" w14:textId="6B421921" w:rsidR="002D7915" w:rsidRDefault="002D7915" w:rsidP="00F8285E">
      <w:pPr>
        <w:pStyle w:val="ListParagraph"/>
        <w:spacing w:line="480" w:lineRule="auto"/>
        <w:ind w:left="1560"/>
        <w:jc w:val="both"/>
        <w:rPr>
          <w:rFonts w:ascii="Georgia" w:hAnsi="Georgia"/>
          <w:b/>
          <w:bCs/>
        </w:rPr>
      </w:pPr>
    </w:p>
    <w:p w14:paraId="61CB035E" w14:textId="444D1B11" w:rsidR="002D7915" w:rsidRDefault="002D7915" w:rsidP="00F8285E">
      <w:pPr>
        <w:pStyle w:val="ListParagraph"/>
        <w:spacing w:line="480" w:lineRule="auto"/>
        <w:ind w:left="1560"/>
        <w:jc w:val="both"/>
        <w:rPr>
          <w:rFonts w:ascii="Georgia" w:hAnsi="Georgia"/>
          <w:b/>
          <w:bCs/>
        </w:rPr>
      </w:pPr>
    </w:p>
    <w:p w14:paraId="5D1446EC" w14:textId="77777777" w:rsidR="002D7915" w:rsidRPr="00C94397" w:rsidRDefault="002D7915" w:rsidP="00C94397">
      <w:pPr>
        <w:pStyle w:val="ListParagraph"/>
        <w:spacing w:line="480" w:lineRule="auto"/>
        <w:ind w:left="1560"/>
        <w:jc w:val="both"/>
        <w:rPr>
          <w:rFonts w:ascii="Georgia" w:hAnsi="Georgia"/>
          <w:b/>
          <w:bCs/>
        </w:rPr>
      </w:pPr>
    </w:p>
    <w:p w14:paraId="3EF859CC" w14:textId="247CC2B6" w:rsidR="00021EA0" w:rsidRPr="00AD5B23" w:rsidRDefault="00021EA0" w:rsidP="00C94397">
      <w:pPr>
        <w:pStyle w:val="ListParagraph"/>
        <w:numPr>
          <w:ilvl w:val="3"/>
          <w:numId w:val="16"/>
        </w:numPr>
        <w:spacing w:line="480" w:lineRule="auto"/>
        <w:ind w:left="1560"/>
        <w:jc w:val="both"/>
        <w:rPr>
          <w:rFonts w:ascii="Georgia" w:hAnsi="Georgia"/>
          <w:b/>
          <w:bCs/>
        </w:rPr>
      </w:pPr>
      <w:r w:rsidRPr="00AD5B23">
        <w:rPr>
          <w:rFonts w:ascii="Georgia" w:hAnsi="Georgia"/>
        </w:rPr>
        <w:t xml:space="preserve">When you are done with everything, click </w:t>
      </w:r>
      <w:r w:rsidRPr="00AD5B23">
        <w:rPr>
          <w:rFonts w:ascii="Georgia" w:hAnsi="Georgia"/>
          <w:b/>
          <w:bCs/>
        </w:rPr>
        <w:t>“LOG OUT.”</w:t>
      </w:r>
    </w:p>
    <w:p w14:paraId="1606DD97" w14:textId="77777777" w:rsidR="008F456D" w:rsidRDefault="008F456D" w:rsidP="00C94397">
      <w:pPr>
        <w:rPr>
          <w:rFonts w:ascii="Georgia" w:hAnsi="Georgia"/>
          <w:b/>
          <w:bCs/>
        </w:rPr>
        <w:sectPr w:rsidR="008F456D">
          <w:headerReference w:type="first" r:id="rId125"/>
          <w:pgSz w:w="12240" w:h="15840"/>
          <w:pgMar w:top="1440" w:right="1440" w:bottom="1440" w:left="1440" w:header="708" w:footer="708" w:gutter="0"/>
          <w:pgNumType w:start="1"/>
          <w:cols w:space="708"/>
          <w:titlePg/>
          <w:docGrid w:linePitch="360"/>
        </w:sectPr>
      </w:pPr>
    </w:p>
    <w:p w14:paraId="2C68ED16" w14:textId="3B200469" w:rsidR="008F456D" w:rsidRPr="00C94397" w:rsidRDefault="002B278F" w:rsidP="00C94397">
      <w:pPr>
        <w:rPr>
          <w:rFonts w:ascii="Georgia" w:hAnsi="Georgia"/>
        </w:rPr>
      </w:pPr>
      <w:r w:rsidRPr="00C94397">
        <w:rPr>
          <w:rFonts w:ascii="Georgia" w:hAnsi="Georgia"/>
          <w:b/>
          <w:bCs/>
        </w:rPr>
        <w:lastRenderedPageBreak/>
        <w:t>MENTOR SIDE:</w:t>
      </w:r>
    </w:p>
    <w:p w14:paraId="611CF2F7" w14:textId="025E3A4B" w:rsidR="00DD5C41" w:rsidRDefault="002B278F" w:rsidP="00C94397">
      <w:pPr>
        <w:pStyle w:val="ListParagraph"/>
        <w:numPr>
          <w:ilvl w:val="0"/>
          <w:numId w:val="17"/>
        </w:numPr>
        <w:spacing w:line="480" w:lineRule="auto"/>
        <w:rPr>
          <w:rFonts w:ascii="Georgia" w:hAnsi="Georgia"/>
        </w:rPr>
      </w:pPr>
      <w:r>
        <w:rPr>
          <w:rFonts w:ascii="Georgia" w:hAnsi="Georgia"/>
        </w:rPr>
        <w:t>You will see the options: “</w:t>
      </w:r>
      <w:r w:rsidRPr="00C94397">
        <w:rPr>
          <w:rFonts w:ascii="Georgia" w:hAnsi="Georgia"/>
          <w:b/>
          <w:bCs/>
        </w:rPr>
        <w:t>HOME</w:t>
      </w:r>
      <w:r>
        <w:rPr>
          <w:rFonts w:ascii="Georgia" w:hAnsi="Georgia"/>
        </w:rPr>
        <w:t>,” “</w:t>
      </w:r>
      <w:r w:rsidRPr="00C94397">
        <w:rPr>
          <w:rFonts w:ascii="Georgia" w:hAnsi="Georgia"/>
          <w:b/>
          <w:bCs/>
        </w:rPr>
        <w:t>INBOX</w:t>
      </w:r>
      <w:r>
        <w:rPr>
          <w:rFonts w:ascii="Georgia" w:hAnsi="Georgia"/>
        </w:rPr>
        <w:t>,” “</w:t>
      </w:r>
      <w:r w:rsidRPr="00C94397">
        <w:rPr>
          <w:rFonts w:ascii="Georgia" w:hAnsi="Georgia"/>
          <w:b/>
          <w:bCs/>
        </w:rPr>
        <w:t>SET PROFILE PIC</w:t>
      </w:r>
      <w:r>
        <w:rPr>
          <w:rFonts w:ascii="Georgia" w:hAnsi="Georgia"/>
        </w:rPr>
        <w:t>,” “</w:t>
      </w:r>
      <w:r w:rsidRPr="00C94397">
        <w:rPr>
          <w:rFonts w:ascii="Georgia" w:hAnsi="Georgia"/>
          <w:b/>
          <w:bCs/>
        </w:rPr>
        <w:t>CHANGE</w:t>
      </w:r>
      <w:r>
        <w:rPr>
          <w:rFonts w:ascii="Georgia" w:hAnsi="Georgia"/>
        </w:rPr>
        <w:t xml:space="preserve"> </w:t>
      </w:r>
      <w:r w:rsidRPr="00C94397">
        <w:rPr>
          <w:rFonts w:ascii="Georgia" w:hAnsi="Georgia"/>
          <w:b/>
          <w:bCs/>
        </w:rPr>
        <w:t>PASSWORD</w:t>
      </w:r>
      <w:r>
        <w:rPr>
          <w:rFonts w:ascii="Georgia" w:hAnsi="Georgia"/>
        </w:rPr>
        <w:t>,” “</w:t>
      </w:r>
      <w:r w:rsidRPr="00C94397">
        <w:rPr>
          <w:rFonts w:ascii="Georgia" w:hAnsi="Georgia"/>
          <w:b/>
          <w:bCs/>
        </w:rPr>
        <w:t>SUBJECTS</w:t>
      </w:r>
      <w:r>
        <w:rPr>
          <w:rFonts w:ascii="Georgia" w:hAnsi="Georgia"/>
        </w:rPr>
        <w:t>,” and “</w:t>
      </w:r>
      <w:r w:rsidRPr="00C94397">
        <w:rPr>
          <w:rFonts w:ascii="Georgia" w:hAnsi="Georgia"/>
          <w:b/>
          <w:bCs/>
        </w:rPr>
        <w:t>LOG OUT</w:t>
      </w:r>
      <w:r>
        <w:rPr>
          <w:rFonts w:ascii="Georgia" w:hAnsi="Georgia"/>
        </w:rPr>
        <w:t>.”</w:t>
      </w:r>
    </w:p>
    <w:p w14:paraId="52D402E7" w14:textId="4A68E189" w:rsidR="008F456D" w:rsidRPr="00C94397" w:rsidRDefault="00F8285E" w:rsidP="00C94397">
      <w:pPr>
        <w:pStyle w:val="ListParagraph"/>
        <w:ind w:left="1440"/>
        <w:rPr>
          <w:rFonts w:ascii="Georgia" w:hAnsi="Georgia"/>
        </w:rPr>
      </w:pPr>
      <w:r>
        <w:rPr>
          <w:noProof/>
        </w:rPr>
        <w:drawing>
          <wp:anchor distT="0" distB="0" distL="114300" distR="114300" simplePos="0" relativeHeight="251724800" behindDoc="0" locked="0" layoutInCell="1" allowOverlap="1" wp14:anchorId="1924BE5A" wp14:editId="0212E275">
            <wp:simplePos x="0" y="0"/>
            <wp:positionH relativeFrom="column">
              <wp:posOffset>2252101</wp:posOffset>
            </wp:positionH>
            <wp:positionV relativeFrom="paragraph">
              <wp:posOffset>4445</wp:posOffset>
            </wp:positionV>
            <wp:extent cx="1250830" cy="2532874"/>
            <wp:effectExtent l="0" t="0" r="6985" b="1270"/>
            <wp:wrapNone/>
            <wp:docPr id="903574885" name="Picture 903574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50830" cy="25328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09F5B9" w14:textId="29113832" w:rsidR="00C55B3D" w:rsidRDefault="00C55B3D" w:rsidP="00C55B3D">
      <w:pPr>
        <w:spacing w:line="360" w:lineRule="auto"/>
        <w:rPr>
          <w:rFonts w:ascii="Georgia" w:hAnsi="Georgia"/>
        </w:rPr>
      </w:pPr>
    </w:p>
    <w:p w14:paraId="14A5A30B" w14:textId="316C9E69" w:rsidR="00F8285E" w:rsidRDefault="00F8285E" w:rsidP="00C55B3D">
      <w:pPr>
        <w:spacing w:line="360" w:lineRule="auto"/>
        <w:rPr>
          <w:rFonts w:ascii="Georgia" w:hAnsi="Georgia"/>
        </w:rPr>
      </w:pPr>
    </w:p>
    <w:p w14:paraId="2F05EB93" w14:textId="112B408B" w:rsidR="00F8285E" w:rsidRDefault="00F8285E" w:rsidP="00C55B3D">
      <w:pPr>
        <w:spacing w:line="360" w:lineRule="auto"/>
        <w:rPr>
          <w:rFonts w:ascii="Georgia" w:hAnsi="Georgia"/>
        </w:rPr>
      </w:pPr>
    </w:p>
    <w:p w14:paraId="4357DBAE" w14:textId="1C936B1E" w:rsidR="00F8285E" w:rsidRDefault="00F8285E" w:rsidP="00C94397">
      <w:pPr>
        <w:spacing w:line="240" w:lineRule="auto"/>
        <w:rPr>
          <w:rFonts w:ascii="Georgia" w:hAnsi="Georgia"/>
        </w:rPr>
      </w:pPr>
    </w:p>
    <w:p w14:paraId="0F510208" w14:textId="53844F6B" w:rsidR="00F8285E" w:rsidRDefault="00F8285E" w:rsidP="00C55B3D">
      <w:pPr>
        <w:spacing w:line="360" w:lineRule="auto"/>
        <w:rPr>
          <w:rFonts w:ascii="Georgia" w:hAnsi="Georgia"/>
        </w:rPr>
      </w:pPr>
    </w:p>
    <w:p w14:paraId="15E795F0" w14:textId="0FAFE44C" w:rsidR="00F8285E" w:rsidRDefault="00F8285E" w:rsidP="00F8285E">
      <w:pPr>
        <w:spacing w:line="240" w:lineRule="auto"/>
        <w:rPr>
          <w:rFonts w:ascii="Georgia" w:hAnsi="Georgia"/>
        </w:rPr>
      </w:pPr>
    </w:p>
    <w:p w14:paraId="69D5E790" w14:textId="4E2162BE" w:rsidR="00F8285E" w:rsidRDefault="00F8285E" w:rsidP="00F8285E">
      <w:pPr>
        <w:spacing w:line="240" w:lineRule="auto"/>
        <w:rPr>
          <w:rFonts w:ascii="Georgia" w:hAnsi="Georgia"/>
        </w:rPr>
      </w:pPr>
    </w:p>
    <w:p w14:paraId="71D5EE49" w14:textId="77777777" w:rsidR="00F8285E" w:rsidRPr="00C94397" w:rsidRDefault="00F8285E" w:rsidP="00C94397">
      <w:pPr>
        <w:spacing w:line="240" w:lineRule="auto"/>
        <w:rPr>
          <w:rFonts w:ascii="Georgia" w:hAnsi="Georgia"/>
        </w:rPr>
      </w:pPr>
    </w:p>
    <w:p w14:paraId="362A3BA5" w14:textId="1E28469A" w:rsidR="008F456D" w:rsidRPr="00C94397" w:rsidRDefault="00C55B3D" w:rsidP="00C94397">
      <w:pPr>
        <w:pStyle w:val="ListParagraph"/>
        <w:numPr>
          <w:ilvl w:val="0"/>
          <w:numId w:val="17"/>
        </w:numPr>
        <w:spacing w:line="480" w:lineRule="auto"/>
        <w:rPr>
          <w:rFonts w:ascii="Georgia" w:hAnsi="Georgia"/>
        </w:rPr>
      </w:pPr>
      <w:r w:rsidRPr="00C94397">
        <w:rPr>
          <w:rFonts w:ascii="Georgia" w:hAnsi="Georgia"/>
        </w:rPr>
        <w:t>C</w:t>
      </w:r>
      <w:r w:rsidRPr="00A83FEB">
        <w:rPr>
          <w:rFonts w:ascii="Georgia" w:hAnsi="Georgia"/>
        </w:rPr>
        <w:t xml:space="preserve">lick </w:t>
      </w:r>
      <w:r w:rsidRPr="00A83FEB">
        <w:rPr>
          <w:rFonts w:ascii="Georgia" w:hAnsi="Georgia"/>
          <w:b/>
          <w:bCs/>
        </w:rPr>
        <w:t>“SUBJECTS”</w:t>
      </w:r>
      <w:r w:rsidRPr="00A83FEB">
        <w:rPr>
          <w:rFonts w:ascii="Georgia" w:hAnsi="Georgia"/>
        </w:rPr>
        <w:t xml:space="preserve"> so that you can start adding the subjects you will teach.</w:t>
      </w:r>
      <w:r w:rsidRPr="00A83FEB">
        <w:rPr>
          <w:rFonts w:ascii="Georgia" w:hAnsi="Georgia"/>
        </w:rPr>
        <w:t xml:space="preserve"> </w:t>
      </w:r>
      <w:r w:rsidR="002B278F" w:rsidRPr="00C94397">
        <w:rPr>
          <w:rFonts w:ascii="Georgia" w:hAnsi="Georgia"/>
        </w:rPr>
        <w:t xml:space="preserve">After clicking </w:t>
      </w:r>
      <w:r w:rsidR="002B278F" w:rsidRPr="00C94397">
        <w:rPr>
          <w:rFonts w:ascii="Georgia" w:hAnsi="Georgia"/>
          <w:b/>
          <w:bCs/>
        </w:rPr>
        <w:t>“SUBJECTS,”</w:t>
      </w:r>
      <w:r w:rsidR="002B278F" w:rsidRPr="00C94397">
        <w:rPr>
          <w:rFonts w:ascii="Georgia" w:hAnsi="Georgia"/>
        </w:rPr>
        <w:t xml:space="preserve"> click the </w:t>
      </w:r>
      <w:r w:rsidR="002B278F" w:rsidRPr="00C94397">
        <w:rPr>
          <w:rFonts w:ascii="Georgia" w:hAnsi="Georgia"/>
          <w:b/>
          <w:bCs/>
        </w:rPr>
        <w:t>“ADD”</w:t>
      </w:r>
      <w:r w:rsidR="002B278F" w:rsidRPr="00C94397">
        <w:rPr>
          <w:rFonts w:ascii="Georgia" w:hAnsi="Georgia"/>
        </w:rPr>
        <w:t xml:space="preserve"> button to add the subjects you want.</w:t>
      </w:r>
    </w:p>
    <w:p w14:paraId="0D3EF1B3" w14:textId="7CDAADD0" w:rsidR="008F456D" w:rsidRPr="00C94397" w:rsidRDefault="00F8285E" w:rsidP="00C94397">
      <w:pPr>
        <w:pStyle w:val="ListParagraph"/>
        <w:ind w:left="1620" w:hanging="450"/>
        <w:rPr>
          <w:rFonts w:ascii="Georgia" w:hAnsi="Georgia"/>
        </w:rPr>
      </w:pPr>
      <w:r>
        <w:rPr>
          <w:noProof/>
        </w:rPr>
        <w:drawing>
          <wp:anchor distT="0" distB="0" distL="114300" distR="114300" simplePos="0" relativeHeight="251722752" behindDoc="0" locked="0" layoutInCell="1" allowOverlap="1" wp14:anchorId="445E1216" wp14:editId="302B7EE5">
            <wp:simplePos x="0" y="0"/>
            <wp:positionH relativeFrom="column">
              <wp:posOffset>370756</wp:posOffset>
            </wp:positionH>
            <wp:positionV relativeFrom="paragraph">
              <wp:posOffset>134620</wp:posOffset>
            </wp:positionV>
            <wp:extent cx="5604471" cy="2734574"/>
            <wp:effectExtent l="0" t="0" r="0" b="8890"/>
            <wp:wrapNone/>
            <wp:docPr id="903574882" name="Picture 90357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604471" cy="27345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CB21D1" w14:textId="1633D77D" w:rsidR="008F456D" w:rsidRPr="00C94397" w:rsidRDefault="008F456D" w:rsidP="00C94397">
      <w:pPr>
        <w:pStyle w:val="ListParagraph"/>
        <w:ind w:left="1620" w:hanging="450"/>
        <w:rPr>
          <w:rFonts w:ascii="Georgia" w:hAnsi="Georgia"/>
        </w:rPr>
      </w:pPr>
    </w:p>
    <w:p w14:paraId="05DD14D6" w14:textId="77777777" w:rsidR="008F456D" w:rsidRPr="00C94397" w:rsidRDefault="008F456D" w:rsidP="00C94397">
      <w:pPr>
        <w:pStyle w:val="ListParagraph"/>
        <w:ind w:left="1620" w:hanging="450"/>
        <w:rPr>
          <w:rFonts w:ascii="Georgia" w:hAnsi="Georgia"/>
        </w:rPr>
      </w:pPr>
    </w:p>
    <w:p w14:paraId="0D751B47" w14:textId="77777777" w:rsidR="008F456D" w:rsidRPr="00C94397" w:rsidRDefault="008F456D" w:rsidP="00C94397">
      <w:pPr>
        <w:pStyle w:val="ListParagraph"/>
        <w:ind w:left="1620" w:hanging="450"/>
        <w:rPr>
          <w:rFonts w:ascii="Georgia" w:hAnsi="Georgia"/>
        </w:rPr>
      </w:pPr>
    </w:p>
    <w:p w14:paraId="60A43BD9" w14:textId="77777777" w:rsidR="008F456D" w:rsidRPr="00C94397" w:rsidRDefault="008F456D" w:rsidP="00C94397">
      <w:pPr>
        <w:pStyle w:val="ListParagraph"/>
        <w:ind w:left="1620" w:hanging="450"/>
        <w:rPr>
          <w:rFonts w:ascii="Georgia" w:hAnsi="Georgia"/>
        </w:rPr>
      </w:pPr>
    </w:p>
    <w:p w14:paraId="1798D17F" w14:textId="77777777" w:rsidR="008F456D" w:rsidRPr="00C94397" w:rsidRDefault="008F456D" w:rsidP="00C94397">
      <w:pPr>
        <w:pStyle w:val="ListParagraph"/>
        <w:ind w:left="1620" w:hanging="450"/>
        <w:rPr>
          <w:rFonts w:ascii="Georgia" w:hAnsi="Georgia"/>
        </w:rPr>
      </w:pPr>
    </w:p>
    <w:p w14:paraId="5CA9AA8F" w14:textId="77777777" w:rsidR="008F456D" w:rsidRPr="00C94397" w:rsidRDefault="008F456D" w:rsidP="00C94397">
      <w:pPr>
        <w:pStyle w:val="ListParagraph"/>
        <w:ind w:left="1620" w:hanging="450"/>
        <w:rPr>
          <w:rFonts w:ascii="Georgia" w:hAnsi="Georgia"/>
        </w:rPr>
      </w:pPr>
    </w:p>
    <w:p w14:paraId="74011D57" w14:textId="77777777" w:rsidR="008F456D" w:rsidRPr="00C94397" w:rsidRDefault="008F456D" w:rsidP="00C94397">
      <w:pPr>
        <w:pStyle w:val="ListParagraph"/>
        <w:ind w:left="1620" w:hanging="450"/>
        <w:rPr>
          <w:rFonts w:ascii="Georgia" w:hAnsi="Georgia"/>
        </w:rPr>
      </w:pPr>
    </w:p>
    <w:p w14:paraId="69CF9A4C" w14:textId="77777777" w:rsidR="008F456D" w:rsidRPr="00C94397" w:rsidRDefault="008F456D" w:rsidP="00C94397">
      <w:pPr>
        <w:pStyle w:val="ListParagraph"/>
        <w:ind w:left="1620" w:hanging="450"/>
        <w:rPr>
          <w:rFonts w:ascii="Georgia" w:hAnsi="Georgia"/>
        </w:rPr>
      </w:pPr>
    </w:p>
    <w:p w14:paraId="5C5F5403" w14:textId="75C700FC" w:rsidR="008F456D" w:rsidRDefault="008F456D">
      <w:pPr>
        <w:pStyle w:val="ListParagraph"/>
        <w:ind w:left="1620" w:hanging="450"/>
        <w:rPr>
          <w:rFonts w:ascii="Georgia" w:hAnsi="Georgia"/>
        </w:rPr>
      </w:pPr>
    </w:p>
    <w:p w14:paraId="6E7DBDC1" w14:textId="77777777" w:rsidR="00DD5C41" w:rsidRDefault="00DD5C41">
      <w:pPr>
        <w:pStyle w:val="ListParagraph"/>
        <w:ind w:left="1620" w:hanging="450"/>
        <w:rPr>
          <w:rFonts w:ascii="Georgia" w:hAnsi="Georgia"/>
        </w:rPr>
      </w:pPr>
    </w:p>
    <w:p w14:paraId="17A386FF" w14:textId="48BE0C7B" w:rsidR="008F456D" w:rsidRDefault="008F456D">
      <w:pPr>
        <w:pStyle w:val="ListParagraph"/>
        <w:ind w:left="1620" w:hanging="450"/>
        <w:rPr>
          <w:rFonts w:ascii="Georgia" w:hAnsi="Georgia"/>
        </w:rPr>
      </w:pPr>
    </w:p>
    <w:p w14:paraId="3DF1A413" w14:textId="7A303B20" w:rsidR="00F8285E" w:rsidRDefault="00F8285E">
      <w:pPr>
        <w:pStyle w:val="ListParagraph"/>
        <w:ind w:left="1620" w:hanging="450"/>
        <w:rPr>
          <w:rFonts w:ascii="Georgia" w:hAnsi="Georgia"/>
        </w:rPr>
      </w:pPr>
    </w:p>
    <w:p w14:paraId="27592CBE" w14:textId="23164114" w:rsidR="00F8285E" w:rsidRDefault="00F8285E">
      <w:pPr>
        <w:pStyle w:val="ListParagraph"/>
        <w:ind w:left="1620" w:hanging="450"/>
        <w:rPr>
          <w:rFonts w:ascii="Georgia" w:hAnsi="Georgia"/>
        </w:rPr>
      </w:pPr>
    </w:p>
    <w:p w14:paraId="27CB5DC1" w14:textId="3FD88583" w:rsidR="00F8285E" w:rsidRDefault="00F8285E">
      <w:pPr>
        <w:pStyle w:val="ListParagraph"/>
        <w:ind w:left="1620" w:hanging="450"/>
        <w:rPr>
          <w:rFonts w:ascii="Georgia" w:hAnsi="Georgia"/>
        </w:rPr>
      </w:pPr>
    </w:p>
    <w:p w14:paraId="7086C89B" w14:textId="7DCAD03A" w:rsidR="00F8285E" w:rsidRDefault="00F8285E">
      <w:pPr>
        <w:pStyle w:val="ListParagraph"/>
        <w:ind w:left="1620" w:hanging="450"/>
        <w:rPr>
          <w:rFonts w:ascii="Georgia" w:hAnsi="Georgia"/>
        </w:rPr>
      </w:pPr>
    </w:p>
    <w:p w14:paraId="68A32CE4" w14:textId="56FE0F5A" w:rsidR="00F8285E" w:rsidRDefault="00F8285E">
      <w:pPr>
        <w:pStyle w:val="ListParagraph"/>
        <w:ind w:left="1620" w:hanging="450"/>
        <w:rPr>
          <w:rFonts w:ascii="Georgia" w:hAnsi="Georgia"/>
        </w:rPr>
      </w:pPr>
    </w:p>
    <w:p w14:paraId="11073EC3" w14:textId="77777777" w:rsidR="00F8285E" w:rsidRDefault="00F8285E">
      <w:pPr>
        <w:pStyle w:val="ListParagraph"/>
        <w:ind w:left="1620" w:hanging="450"/>
        <w:rPr>
          <w:rFonts w:ascii="Georgia" w:hAnsi="Georgia"/>
        </w:rPr>
      </w:pPr>
    </w:p>
    <w:p w14:paraId="0C377A92" w14:textId="77777777" w:rsidR="008F456D" w:rsidRPr="00C94397" w:rsidRDefault="008F456D" w:rsidP="00C94397">
      <w:pPr>
        <w:pStyle w:val="ListParagraph"/>
        <w:ind w:left="1620" w:hanging="450"/>
        <w:rPr>
          <w:rFonts w:ascii="Georgia" w:hAnsi="Georgia"/>
        </w:rPr>
      </w:pPr>
    </w:p>
    <w:p w14:paraId="5026E156" w14:textId="77777777" w:rsidR="008F456D" w:rsidRDefault="008F456D">
      <w:pPr>
        <w:pStyle w:val="ListParagraph"/>
        <w:ind w:left="1620" w:hanging="450"/>
        <w:rPr>
          <w:rFonts w:ascii="Georgia" w:hAnsi="Georgia"/>
        </w:rPr>
      </w:pPr>
    </w:p>
    <w:p w14:paraId="48079741" w14:textId="5A43B321" w:rsidR="00911FEB" w:rsidRDefault="00C233EF" w:rsidP="00911FEB">
      <w:pPr>
        <w:pStyle w:val="ListParagraph"/>
        <w:numPr>
          <w:ilvl w:val="0"/>
          <w:numId w:val="17"/>
        </w:numPr>
        <w:spacing w:line="360" w:lineRule="auto"/>
        <w:rPr>
          <w:rFonts w:ascii="Georgia" w:hAnsi="Georgia"/>
          <w:b/>
          <w:bCs/>
        </w:rPr>
      </w:pPr>
      <w:r>
        <w:rPr>
          <w:noProof/>
        </w:rPr>
        <w:lastRenderedPageBreak/>
        <w:drawing>
          <wp:anchor distT="0" distB="0" distL="114300" distR="114300" simplePos="0" relativeHeight="251726848" behindDoc="0" locked="0" layoutInCell="1" allowOverlap="1" wp14:anchorId="1AE70B1E" wp14:editId="2C60197F">
            <wp:simplePos x="0" y="0"/>
            <wp:positionH relativeFrom="column">
              <wp:posOffset>2702560</wp:posOffset>
            </wp:positionH>
            <wp:positionV relativeFrom="paragraph">
              <wp:posOffset>434230</wp:posOffset>
            </wp:positionV>
            <wp:extent cx="820526" cy="1661823"/>
            <wp:effectExtent l="0" t="0" r="0" b="0"/>
            <wp:wrapNone/>
            <wp:docPr id="903574886" name="Picture 903574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820526" cy="1661823"/>
                    </a:xfrm>
                    <a:prstGeom prst="rect">
                      <a:avLst/>
                    </a:prstGeom>
                    <a:noFill/>
                    <a:ln>
                      <a:noFill/>
                    </a:ln>
                  </pic:spPr>
                </pic:pic>
              </a:graphicData>
            </a:graphic>
          </wp:anchor>
        </w:drawing>
      </w:r>
      <w:r w:rsidR="00911FEB">
        <w:rPr>
          <w:rFonts w:ascii="Georgia" w:hAnsi="Georgia"/>
        </w:rPr>
        <w:t xml:space="preserve">In the dashboard, you’ll see the subjects you added, along with </w:t>
      </w:r>
      <w:r w:rsidR="00911FEB">
        <w:rPr>
          <w:rFonts w:ascii="Georgia" w:hAnsi="Georgia"/>
          <w:b/>
          <w:bCs/>
        </w:rPr>
        <w:t>“SUBJECT,” “NO. OF STUDENTS,”</w:t>
      </w:r>
      <w:r w:rsidR="00911FEB">
        <w:rPr>
          <w:rFonts w:ascii="Georgia" w:hAnsi="Georgia"/>
        </w:rPr>
        <w:t xml:space="preserve"> and</w:t>
      </w:r>
      <w:r w:rsidR="00911FEB">
        <w:rPr>
          <w:rFonts w:ascii="Georgia" w:hAnsi="Georgia"/>
          <w:b/>
          <w:bCs/>
        </w:rPr>
        <w:t xml:space="preserve"> “ACTIONS.”</w:t>
      </w:r>
    </w:p>
    <w:p w14:paraId="069019D3" w14:textId="304EB769" w:rsidR="00C233EF" w:rsidRDefault="00C233EF" w:rsidP="00C233EF">
      <w:pPr>
        <w:spacing w:line="360" w:lineRule="auto"/>
        <w:rPr>
          <w:rFonts w:ascii="Georgia" w:hAnsi="Georgia"/>
          <w:b/>
          <w:bCs/>
        </w:rPr>
      </w:pPr>
    </w:p>
    <w:p w14:paraId="7A4B94FF" w14:textId="723BCD94" w:rsidR="00C233EF" w:rsidRDefault="00C233EF" w:rsidP="00C233EF">
      <w:pPr>
        <w:spacing w:line="360" w:lineRule="auto"/>
        <w:rPr>
          <w:rFonts w:ascii="Georgia" w:hAnsi="Georgia"/>
          <w:b/>
          <w:bCs/>
        </w:rPr>
      </w:pPr>
    </w:p>
    <w:p w14:paraId="7B4AA9BD" w14:textId="4FFCD195" w:rsidR="00C233EF" w:rsidRDefault="00C233EF" w:rsidP="00C233EF">
      <w:pPr>
        <w:spacing w:line="360" w:lineRule="auto"/>
        <w:rPr>
          <w:rFonts w:ascii="Georgia" w:hAnsi="Georgia"/>
          <w:b/>
          <w:bCs/>
        </w:rPr>
      </w:pPr>
    </w:p>
    <w:p w14:paraId="31010E3B" w14:textId="77777777" w:rsidR="00C233EF" w:rsidRPr="00C94397" w:rsidRDefault="00C233EF" w:rsidP="00C94397">
      <w:pPr>
        <w:spacing w:line="240" w:lineRule="auto"/>
        <w:rPr>
          <w:rFonts w:ascii="Georgia" w:hAnsi="Georgia"/>
          <w:b/>
          <w:bCs/>
        </w:rPr>
      </w:pPr>
    </w:p>
    <w:p w14:paraId="1FF9AA51" w14:textId="2C808A3B" w:rsidR="00911FEB" w:rsidRDefault="00911FEB" w:rsidP="00911FEB">
      <w:pPr>
        <w:pStyle w:val="ListParagraph"/>
        <w:spacing w:line="480" w:lineRule="auto"/>
        <w:ind w:left="1440"/>
        <w:rPr>
          <w:rFonts w:ascii="Georgia" w:hAnsi="Georgia"/>
        </w:rPr>
      </w:pPr>
    </w:p>
    <w:p w14:paraId="3C8F7BCA" w14:textId="7851E900" w:rsidR="00C233EF" w:rsidRDefault="00C233EF" w:rsidP="00C233EF">
      <w:pPr>
        <w:pStyle w:val="ListParagraph"/>
        <w:numPr>
          <w:ilvl w:val="0"/>
          <w:numId w:val="17"/>
        </w:numPr>
        <w:spacing w:line="360" w:lineRule="auto"/>
        <w:rPr>
          <w:rFonts w:ascii="Georgia" w:hAnsi="Georgia"/>
        </w:rPr>
      </w:pPr>
      <w:r>
        <w:rPr>
          <w:noProof/>
        </w:rPr>
        <w:drawing>
          <wp:anchor distT="0" distB="0" distL="114300" distR="114300" simplePos="0" relativeHeight="251725824" behindDoc="0" locked="0" layoutInCell="1" allowOverlap="1" wp14:anchorId="46675B6D" wp14:editId="2B05C2F9">
            <wp:simplePos x="0" y="0"/>
            <wp:positionH relativeFrom="column">
              <wp:posOffset>589479</wp:posOffset>
            </wp:positionH>
            <wp:positionV relativeFrom="paragraph">
              <wp:posOffset>667385</wp:posOffset>
            </wp:positionV>
            <wp:extent cx="4914900" cy="2163396"/>
            <wp:effectExtent l="0" t="0" r="0" b="8890"/>
            <wp:wrapNone/>
            <wp:docPr id="903574887" name="Picture 903574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4914900" cy="216339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rPr>
        <w:t>In the subject action button, it will direct you to: “</w:t>
      </w:r>
      <w:r w:rsidRPr="00AD5B23">
        <w:rPr>
          <w:rFonts w:ascii="Georgia" w:hAnsi="Georgia"/>
          <w:b/>
          <w:bCs/>
        </w:rPr>
        <w:t>LESSONS</w:t>
      </w:r>
      <w:r>
        <w:rPr>
          <w:rFonts w:ascii="Georgia" w:hAnsi="Georgia"/>
        </w:rPr>
        <w:t>” (where you will post lesson files), “</w:t>
      </w:r>
      <w:r w:rsidRPr="00AD5B23">
        <w:rPr>
          <w:rFonts w:ascii="Georgia" w:hAnsi="Georgia"/>
          <w:b/>
          <w:bCs/>
        </w:rPr>
        <w:t>ACTIVITY</w:t>
      </w:r>
      <w:r>
        <w:rPr>
          <w:rFonts w:ascii="Georgia" w:hAnsi="Georgia"/>
        </w:rPr>
        <w:t>” (where you will upload quizzes), “</w:t>
      </w:r>
      <w:r w:rsidRPr="00AD5B23">
        <w:rPr>
          <w:rFonts w:ascii="Georgia" w:hAnsi="Georgia"/>
          <w:b/>
          <w:bCs/>
        </w:rPr>
        <w:t>REPORTS</w:t>
      </w:r>
      <w:r>
        <w:rPr>
          <w:rFonts w:ascii="Georgia" w:hAnsi="Georgia"/>
        </w:rPr>
        <w:t>” (where you will track your students' progress)</w:t>
      </w:r>
      <w:r>
        <w:rPr>
          <w:rFonts w:ascii="Georgia" w:hAnsi="Georgia"/>
        </w:rPr>
        <w:t>.</w:t>
      </w:r>
    </w:p>
    <w:p w14:paraId="1177F6EB" w14:textId="49293E1F" w:rsidR="00C233EF" w:rsidRDefault="00C233EF" w:rsidP="00C94397">
      <w:pPr>
        <w:spacing w:line="240" w:lineRule="auto"/>
        <w:rPr>
          <w:rFonts w:ascii="Georgia" w:hAnsi="Georgia"/>
        </w:rPr>
      </w:pPr>
    </w:p>
    <w:p w14:paraId="6A8CB996" w14:textId="32AA7817" w:rsidR="00C233EF" w:rsidRDefault="00C233EF" w:rsidP="00C94397">
      <w:pPr>
        <w:spacing w:line="240" w:lineRule="auto"/>
        <w:rPr>
          <w:rFonts w:ascii="Georgia" w:hAnsi="Georgia"/>
        </w:rPr>
      </w:pPr>
    </w:p>
    <w:p w14:paraId="4EAF178B" w14:textId="0D2F31DD" w:rsidR="00C233EF" w:rsidRDefault="00C233EF" w:rsidP="00C233EF">
      <w:pPr>
        <w:spacing w:line="360" w:lineRule="auto"/>
        <w:rPr>
          <w:rFonts w:ascii="Georgia" w:hAnsi="Georgia"/>
        </w:rPr>
      </w:pPr>
    </w:p>
    <w:p w14:paraId="1D8C5ABE" w14:textId="31612EEC" w:rsidR="00C233EF" w:rsidRDefault="00C233EF" w:rsidP="00C233EF">
      <w:pPr>
        <w:spacing w:line="360" w:lineRule="auto"/>
        <w:rPr>
          <w:rFonts w:ascii="Georgia" w:hAnsi="Georgia"/>
        </w:rPr>
      </w:pPr>
    </w:p>
    <w:p w14:paraId="49FFE1C9" w14:textId="2C4ECD1B" w:rsidR="00C233EF" w:rsidRPr="00C94397" w:rsidRDefault="00C233EF" w:rsidP="00C94397">
      <w:pPr>
        <w:spacing w:line="480" w:lineRule="auto"/>
        <w:rPr>
          <w:rFonts w:ascii="Georgia" w:hAnsi="Georgia"/>
        </w:rPr>
      </w:pPr>
    </w:p>
    <w:p w14:paraId="219DC4B1" w14:textId="3545C3D0" w:rsidR="00C233EF" w:rsidRDefault="00C233EF" w:rsidP="00911FEB">
      <w:pPr>
        <w:pStyle w:val="ListParagraph"/>
        <w:spacing w:line="480" w:lineRule="auto"/>
        <w:ind w:left="1440"/>
        <w:rPr>
          <w:rFonts w:ascii="Georgia" w:hAnsi="Georgia"/>
        </w:rPr>
      </w:pPr>
    </w:p>
    <w:p w14:paraId="5075D103" w14:textId="77777777" w:rsidR="00C233EF" w:rsidRDefault="00C233EF" w:rsidP="00C94397">
      <w:pPr>
        <w:pStyle w:val="ListParagraph"/>
        <w:spacing w:line="240" w:lineRule="auto"/>
        <w:ind w:left="1440"/>
        <w:rPr>
          <w:rFonts w:ascii="Georgia" w:hAnsi="Georgia"/>
        </w:rPr>
      </w:pPr>
    </w:p>
    <w:p w14:paraId="27E3BAC2" w14:textId="697AA5BA" w:rsidR="00C233EF" w:rsidRDefault="00C233EF" w:rsidP="00C94397">
      <w:pPr>
        <w:pStyle w:val="ListParagraph"/>
        <w:numPr>
          <w:ilvl w:val="0"/>
          <w:numId w:val="17"/>
        </w:numPr>
        <w:spacing w:line="480" w:lineRule="auto"/>
        <w:rPr>
          <w:rFonts w:ascii="Georgia" w:hAnsi="Georgia"/>
        </w:rPr>
      </w:pPr>
      <w:r>
        <w:rPr>
          <w:noProof/>
        </w:rPr>
        <w:drawing>
          <wp:anchor distT="0" distB="0" distL="114300" distR="114300" simplePos="0" relativeHeight="251727872" behindDoc="0" locked="0" layoutInCell="1" allowOverlap="1" wp14:anchorId="74D32467" wp14:editId="1B5ED1E2">
            <wp:simplePos x="0" y="0"/>
            <wp:positionH relativeFrom="column">
              <wp:posOffset>1256030</wp:posOffset>
            </wp:positionH>
            <wp:positionV relativeFrom="paragraph">
              <wp:posOffset>636049</wp:posOffset>
            </wp:positionV>
            <wp:extent cx="3383671" cy="2453143"/>
            <wp:effectExtent l="0" t="0" r="7620" b="4445"/>
            <wp:wrapNone/>
            <wp:docPr id="903574888" name="Picture 903574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383671" cy="245314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Georgia" w:hAnsi="Georgia"/>
        </w:rPr>
        <w:t xml:space="preserve">In the </w:t>
      </w:r>
      <w:r>
        <w:rPr>
          <w:rFonts w:ascii="Georgia" w:hAnsi="Georgia"/>
          <w:b/>
          <w:bCs/>
        </w:rPr>
        <w:t>“</w:t>
      </w:r>
      <w:r>
        <w:rPr>
          <w:rFonts w:ascii="Georgia" w:hAnsi="Georgia"/>
          <w:b/>
          <w:bCs/>
        </w:rPr>
        <w:t>PEOPLE”</w:t>
      </w:r>
      <w:r>
        <w:rPr>
          <w:rFonts w:ascii="Georgia" w:hAnsi="Georgia"/>
        </w:rPr>
        <w:t xml:space="preserve"> button</w:t>
      </w:r>
      <w:r>
        <w:rPr>
          <w:rFonts w:ascii="Georgia" w:hAnsi="Georgia"/>
        </w:rPr>
        <w:t>, Mentor can accept or decline the student enrollment. If Mentor accept, they will be automatically enrolled in your class.</w:t>
      </w:r>
    </w:p>
    <w:p w14:paraId="2373610A" w14:textId="626C22A9" w:rsidR="00C233EF" w:rsidRDefault="00C233EF">
      <w:pPr>
        <w:spacing w:line="360" w:lineRule="auto"/>
        <w:ind w:left="1440"/>
        <w:rPr>
          <w:rFonts w:ascii="Georgia" w:hAnsi="Georgia"/>
        </w:rPr>
      </w:pPr>
    </w:p>
    <w:p w14:paraId="6FA360F6" w14:textId="5542EC23" w:rsidR="00C233EF" w:rsidRDefault="00C233EF">
      <w:pPr>
        <w:spacing w:line="360" w:lineRule="auto"/>
        <w:ind w:left="1440"/>
        <w:rPr>
          <w:rFonts w:ascii="Georgia" w:hAnsi="Georgia"/>
        </w:rPr>
      </w:pPr>
    </w:p>
    <w:p w14:paraId="443509D3" w14:textId="2B5A18A0" w:rsidR="00C233EF" w:rsidRDefault="00C233EF">
      <w:pPr>
        <w:spacing w:line="360" w:lineRule="auto"/>
        <w:ind w:left="1440"/>
        <w:rPr>
          <w:rFonts w:ascii="Georgia" w:hAnsi="Georgia"/>
        </w:rPr>
      </w:pPr>
    </w:p>
    <w:p w14:paraId="02BEE129" w14:textId="79F7A5F7" w:rsidR="00C233EF" w:rsidRDefault="00C233EF">
      <w:pPr>
        <w:spacing w:line="360" w:lineRule="auto"/>
        <w:ind w:left="1440"/>
        <w:rPr>
          <w:rFonts w:ascii="Georgia" w:hAnsi="Georgia"/>
        </w:rPr>
      </w:pPr>
    </w:p>
    <w:p w14:paraId="2CA6F4EF" w14:textId="77777777" w:rsidR="00C233EF" w:rsidRDefault="00C233EF">
      <w:pPr>
        <w:spacing w:line="360" w:lineRule="auto"/>
        <w:ind w:left="1440"/>
        <w:rPr>
          <w:rFonts w:ascii="Georgia" w:hAnsi="Georgia"/>
        </w:rPr>
      </w:pPr>
    </w:p>
    <w:p w14:paraId="3007E53B" w14:textId="77777777" w:rsidR="008F456D" w:rsidRPr="00C94397" w:rsidRDefault="008F456D" w:rsidP="00C94397">
      <w:pPr>
        <w:spacing w:line="360" w:lineRule="auto"/>
        <w:ind w:left="1440"/>
        <w:rPr>
          <w:rFonts w:ascii="Georgia" w:hAnsi="Georgia"/>
          <w:b/>
          <w:bCs/>
        </w:rPr>
      </w:pPr>
    </w:p>
    <w:p w14:paraId="35972853" w14:textId="77777777" w:rsidR="00F8285E" w:rsidRDefault="00F8285E" w:rsidP="00C94397">
      <w:pPr>
        <w:ind w:left="1080"/>
      </w:pPr>
    </w:p>
    <w:p w14:paraId="7311F6B4" w14:textId="4E1894F4" w:rsidR="008F456D" w:rsidRDefault="00C233EF">
      <w:pPr>
        <w:pStyle w:val="ListParagraph"/>
        <w:numPr>
          <w:ilvl w:val="0"/>
          <w:numId w:val="17"/>
        </w:numPr>
        <w:spacing w:line="360" w:lineRule="auto"/>
        <w:rPr>
          <w:rFonts w:ascii="Georgia" w:hAnsi="Georgia"/>
        </w:rPr>
      </w:pPr>
      <w:r>
        <w:rPr>
          <w:noProof/>
        </w:rPr>
        <w:lastRenderedPageBreak/>
        <w:drawing>
          <wp:anchor distT="0" distB="0" distL="114300" distR="114300" simplePos="0" relativeHeight="251728896" behindDoc="0" locked="0" layoutInCell="1" allowOverlap="1" wp14:anchorId="6C63E606" wp14:editId="46FEB404">
            <wp:simplePos x="0" y="0"/>
            <wp:positionH relativeFrom="column">
              <wp:posOffset>1654360</wp:posOffset>
            </wp:positionH>
            <wp:positionV relativeFrom="paragraph">
              <wp:posOffset>454660</wp:posOffset>
            </wp:positionV>
            <wp:extent cx="3219450" cy="1867008"/>
            <wp:effectExtent l="0" t="0" r="0" b="0"/>
            <wp:wrapNone/>
            <wp:docPr id="903574889" name="Picture 903574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19450" cy="18670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8F">
        <w:rPr>
          <w:rFonts w:ascii="Georgia" w:hAnsi="Georgia"/>
        </w:rPr>
        <w:t>You can add lessons by clicking “</w:t>
      </w:r>
      <w:r w:rsidR="002B278F" w:rsidRPr="00C94397">
        <w:rPr>
          <w:rFonts w:ascii="Georgia" w:hAnsi="Georgia"/>
          <w:b/>
          <w:bCs/>
        </w:rPr>
        <w:t>VIDEO</w:t>
      </w:r>
      <w:r w:rsidR="002B278F">
        <w:rPr>
          <w:rFonts w:ascii="Georgia" w:hAnsi="Georgia"/>
        </w:rPr>
        <w:t>” and “</w:t>
      </w:r>
      <w:r w:rsidR="002B278F" w:rsidRPr="00C94397">
        <w:rPr>
          <w:rFonts w:ascii="Georgia" w:hAnsi="Georgia"/>
          <w:b/>
          <w:bCs/>
        </w:rPr>
        <w:t>EBOOK</w:t>
      </w:r>
      <w:r w:rsidR="002B278F">
        <w:rPr>
          <w:rFonts w:ascii="Georgia" w:hAnsi="Georgia"/>
        </w:rPr>
        <w:t xml:space="preserve">.” You can choose to upload lessons as video </w:t>
      </w:r>
      <w:proofErr w:type="spellStart"/>
      <w:r w:rsidR="002B278F">
        <w:rPr>
          <w:rFonts w:ascii="Georgia" w:hAnsi="Georgia"/>
        </w:rPr>
        <w:t>url</w:t>
      </w:r>
      <w:proofErr w:type="spellEnd"/>
      <w:r w:rsidR="002B278F">
        <w:rPr>
          <w:rFonts w:ascii="Georgia" w:hAnsi="Georgia"/>
        </w:rPr>
        <w:t xml:space="preserve"> link from </w:t>
      </w:r>
      <w:proofErr w:type="spellStart"/>
      <w:r w:rsidR="002B278F">
        <w:rPr>
          <w:rFonts w:ascii="Georgia" w:hAnsi="Georgia"/>
        </w:rPr>
        <w:t>Youtube</w:t>
      </w:r>
      <w:proofErr w:type="spellEnd"/>
      <w:r w:rsidR="002B278F">
        <w:rPr>
          <w:rFonts w:ascii="Georgia" w:hAnsi="Georgia"/>
        </w:rPr>
        <w:t xml:space="preserve"> or PDF files.</w:t>
      </w:r>
    </w:p>
    <w:p w14:paraId="0308E1B7" w14:textId="64CE97C5" w:rsidR="00C233EF" w:rsidRDefault="00C233EF">
      <w:pPr>
        <w:pStyle w:val="ListParagraph"/>
        <w:rPr>
          <w:rFonts w:ascii="Georgia" w:hAnsi="Georgia"/>
        </w:rPr>
      </w:pPr>
    </w:p>
    <w:p w14:paraId="3DCA854A" w14:textId="475E0700" w:rsidR="00C233EF" w:rsidRDefault="00C233EF">
      <w:pPr>
        <w:pStyle w:val="ListParagraph"/>
        <w:rPr>
          <w:rFonts w:ascii="Georgia" w:hAnsi="Georgia"/>
        </w:rPr>
      </w:pPr>
    </w:p>
    <w:p w14:paraId="428E58CD" w14:textId="77777777" w:rsidR="00C233EF" w:rsidRDefault="00C233EF">
      <w:pPr>
        <w:pStyle w:val="ListParagraph"/>
        <w:rPr>
          <w:rFonts w:ascii="Georgia" w:hAnsi="Georgia"/>
        </w:rPr>
      </w:pPr>
    </w:p>
    <w:p w14:paraId="7076C633" w14:textId="23C3DBB5" w:rsidR="00C233EF" w:rsidRDefault="00C233EF">
      <w:pPr>
        <w:pStyle w:val="ListParagraph"/>
        <w:rPr>
          <w:rFonts w:ascii="Georgia" w:hAnsi="Georgia"/>
        </w:rPr>
      </w:pPr>
    </w:p>
    <w:p w14:paraId="38676D94" w14:textId="77777777" w:rsidR="00C233EF" w:rsidRDefault="00C233EF">
      <w:pPr>
        <w:pStyle w:val="ListParagraph"/>
        <w:rPr>
          <w:rFonts w:ascii="Georgia" w:hAnsi="Georgia"/>
        </w:rPr>
      </w:pPr>
    </w:p>
    <w:p w14:paraId="21E2C87E" w14:textId="30AC3357" w:rsidR="00C233EF" w:rsidRDefault="00C233EF">
      <w:pPr>
        <w:pStyle w:val="ListParagraph"/>
        <w:rPr>
          <w:rFonts w:ascii="Georgia" w:hAnsi="Georgia"/>
        </w:rPr>
      </w:pPr>
    </w:p>
    <w:p w14:paraId="593A5C82" w14:textId="1A57EFFB" w:rsidR="00C233EF" w:rsidRDefault="00C233EF">
      <w:pPr>
        <w:pStyle w:val="ListParagraph"/>
        <w:rPr>
          <w:rFonts w:ascii="Georgia" w:hAnsi="Georgia"/>
        </w:rPr>
      </w:pPr>
    </w:p>
    <w:p w14:paraId="0FCB9BF3" w14:textId="112A70A7" w:rsidR="00C233EF" w:rsidRDefault="00C233EF">
      <w:pPr>
        <w:pStyle w:val="ListParagraph"/>
        <w:rPr>
          <w:rFonts w:ascii="Georgia" w:hAnsi="Georgia"/>
        </w:rPr>
      </w:pPr>
    </w:p>
    <w:p w14:paraId="0E78D72E" w14:textId="51976D26" w:rsidR="00C233EF" w:rsidRDefault="00C233EF">
      <w:pPr>
        <w:pStyle w:val="ListParagraph"/>
        <w:rPr>
          <w:rFonts w:ascii="Georgia" w:hAnsi="Georgia"/>
        </w:rPr>
      </w:pPr>
    </w:p>
    <w:p w14:paraId="0D7A3182" w14:textId="4BAC013B" w:rsidR="008F456D" w:rsidRDefault="008F456D">
      <w:pPr>
        <w:pStyle w:val="ListParagraph"/>
        <w:rPr>
          <w:rFonts w:ascii="Georgia" w:hAnsi="Georgia"/>
        </w:rPr>
      </w:pPr>
    </w:p>
    <w:p w14:paraId="7634E8C7" w14:textId="172C4665" w:rsidR="00F8285E" w:rsidRPr="00C94397" w:rsidRDefault="00F8285E" w:rsidP="00C94397">
      <w:pPr>
        <w:pStyle w:val="ListParagraph"/>
        <w:rPr>
          <w:rFonts w:ascii="Georgia" w:hAnsi="Georgia"/>
        </w:rPr>
      </w:pPr>
    </w:p>
    <w:p w14:paraId="7C380DE6" w14:textId="661590A0" w:rsidR="008F456D" w:rsidRDefault="002D7915">
      <w:pPr>
        <w:pStyle w:val="ListParagraph"/>
        <w:numPr>
          <w:ilvl w:val="0"/>
          <w:numId w:val="17"/>
        </w:numPr>
        <w:spacing w:line="360" w:lineRule="auto"/>
        <w:rPr>
          <w:rFonts w:ascii="Georgia" w:hAnsi="Georgia"/>
        </w:rPr>
      </w:pPr>
      <w:r>
        <w:rPr>
          <w:noProof/>
        </w:rPr>
        <w:drawing>
          <wp:anchor distT="0" distB="0" distL="114300" distR="114300" simplePos="0" relativeHeight="251729920" behindDoc="0" locked="0" layoutInCell="1" allowOverlap="1" wp14:anchorId="618394D2" wp14:editId="436FE9BB">
            <wp:simplePos x="0" y="0"/>
            <wp:positionH relativeFrom="column">
              <wp:posOffset>1635760</wp:posOffset>
            </wp:positionH>
            <wp:positionV relativeFrom="paragraph">
              <wp:posOffset>685165</wp:posOffset>
            </wp:positionV>
            <wp:extent cx="3221855" cy="1868400"/>
            <wp:effectExtent l="0" t="0" r="0" b="0"/>
            <wp:wrapNone/>
            <wp:docPr id="903574890" name="Picture 903574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221855" cy="18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8F">
        <w:rPr>
          <w:rFonts w:ascii="Georgia" w:hAnsi="Georgia"/>
        </w:rPr>
        <w:t>If you want to hold a Google Meet, click the “</w:t>
      </w:r>
      <w:r w:rsidR="002B278F" w:rsidRPr="00C94397">
        <w:rPr>
          <w:rFonts w:ascii="Georgia" w:hAnsi="Georgia"/>
          <w:b/>
          <w:bCs/>
        </w:rPr>
        <w:t>ACTIVITY</w:t>
      </w:r>
      <w:r w:rsidR="002B278F">
        <w:rPr>
          <w:rFonts w:ascii="Georgia" w:hAnsi="Georgia"/>
        </w:rPr>
        <w:t>” button. There, you will see two options: “</w:t>
      </w:r>
      <w:r w:rsidR="002B278F" w:rsidRPr="00C94397">
        <w:rPr>
          <w:rFonts w:ascii="Georgia" w:hAnsi="Georgia"/>
          <w:b/>
          <w:bCs/>
        </w:rPr>
        <w:t>Virtual meetings</w:t>
      </w:r>
      <w:r w:rsidR="002B278F">
        <w:rPr>
          <w:rFonts w:ascii="Georgia" w:hAnsi="Georgia"/>
        </w:rPr>
        <w:t>” (to interact with your students online) and “</w:t>
      </w:r>
      <w:r w:rsidR="002B278F" w:rsidRPr="00C94397">
        <w:rPr>
          <w:rFonts w:ascii="Georgia" w:hAnsi="Georgia"/>
          <w:b/>
          <w:bCs/>
        </w:rPr>
        <w:t>Google Form</w:t>
      </w:r>
      <w:r w:rsidR="002B278F">
        <w:rPr>
          <w:rFonts w:ascii="Georgia" w:hAnsi="Georgia"/>
        </w:rPr>
        <w:t>” (this is where you will put your quizzes)</w:t>
      </w:r>
    </w:p>
    <w:p w14:paraId="3DC1B841" w14:textId="06EA8632" w:rsidR="002D7915" w:rsidRPr="00C94397" w:rsidRDefault="002D7915" w:rsidP="00C94397">
      <w:pPr>
        <w:spacing w:line="360" w:lineRule="auto"/>
        <w:rPr>
          <w:rFonts w:ascii="Georgia" w:hAnsi="Georgia"/>
        </w:rPr>
      </w:pPr>
    </w:p>
    <w:p w14:paraId="493F67D1" w14:textId="7CC4B405" w:rsidR="00F8285E" w:rsidRDefault="00F8285E" w:rsidP="00F8285E">
      <w:pPr>
        <w:pStyle w:val="ListParagraph"/>
        <w:spacing w:line="360" w:lineRule="auto"/>
        <w:ind w:left="1440"/>
        <w:rPr>
          <w:rFonts w:ascii="Georgia" w:hAnsi="Georgia"/>
        </w:rPr>
      </w:pPr>
    </w:p>
    <w:p w14:paraId="4920943E" w14:textId="3F60F279" w:rsidR="002D7915" w:rsidRDefault="002D7915" w:rsidP="00F8285E">
      <w:pPr>
        <w:pStyle w:val="ListParagraph"/>
        <w:spacing w:line="360" w:lineRule="auto"/>
        <w:ind w:left="1440"/>
        <w:rPr>
          <w:rFonts w:ascii="Georgia" w:hAnsi="Georgia"/>
        </w:rPr>
      </w:pPr>
    </w:p>
    <w:p w14:paraId="018DF320" w14:textId="2CE024B6" w:rsidR="002D7915" w:rsidRDefault="002D7915" w:rsidP="00F8285E">
      <w:pPr>
        <w:pStyle w:val="ListParagraph"/>
        <w:spacing w:line="360" w:lineRule="auto"/>
        <w:ind w:left="1440"/>
        <w:rPr>
          <w:rFonts w:ascii="Georgia" w:hAnsi="Georgia"/>
        </w:rPr>
      </w:pPr>
    </w:p>
    <w:p w14:paraId="57BCFF3E" w14:textId="7B1C681C" w:rsidR="002D7915" w:rsidRPr="00C94397" w:rsidRDefault="002D7915" w:rsidP="00C94397">
      <w:pPr>
        <w:spacing w:line="360" w:lineRule="auto"/>
        <w:rPr>
          <w:rFonts w:ascii="Georgia" w:hAnsi="Georgia"/>
        </w:rPr>
      </w:pPr>
    </w:p>
    <w:p w14:paraId="78FF757D" w14:textId="77777777" w:rsidR="008F456D" w:rsidRPr="00C94397" w:rsidRDefault="008F456D" w:rsidP="00C94397">
      <w:pPr>
        <w:rPr>
          <w:rFonts w:ascii="Georgia" w:hAnsi="Georgia"/>
        </w:rPr>
      </w:pPr>
    </w:p>
    <w:p w14:paraId="4DC77C7C" w14:textId="2DED293E" w:rsidR="008F456D" w:rsidRDefault="002D7915" w:rsidP="00C94397">
      <w:pPr>
        <w:pStyle w:val="ListParagraph"/>
        <w:numPr>
          <w:ilvl w:val="0"/>
          <w:numId w:val="17"/>
        </w:numPr>
        <w:spacing w:line="360" w:lineRule="auto"/>
        <w:rPr>
          <w:rFonts w:ascii="Georgia" w:hAnsi="Georgia"/>
        </w:rPr>
      </w:pPr>
      <w:r>
        <w:rPr>
          <w:noProof/>
        </w:rPr>
        <w:drawing>
          <wp:anchor distT="0" distB="0" distL="114300" distR="114300" simplePos="0" relativeHeight="251730944" behindDoc="0" locked="0" layoutInCell="1" allowOverlap="1" wp14:anchorId="2F28D345" wp14:editId="4E6EA8B0">
            <wp:simplePos x="0" y="0"/>
            <wp:positionH relativeFrom="column">
              <wp:posOffset>1943100</wp:posOffset>
            </wp:positionH>
            <wp:positionV relativeFrom="paragraph">
              <wp:posOffset>699135</wp:posOffset>
            </wp:positionV>
            <wp:extent cx="2658221" cy="1868400"/>
            <wp:effectExtent l="0" t="0" r="8890" b="0"/>
            <wp:wrapNone/>
            <wp:docPr id="903574891" name="Picture 903574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658221" cy="186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8F">
        <w:rPr>
          <w:rFonts w:ascii="Georgia" w:hAnsi="Georgia"/>
        </w:rPr>
        <w:t>After quizzes or when the term ends, you can issue certificates to your students. To do this, click the “</w:t>
      </w:r>
      <w:r w:rsidR="002B278F" w:rsidRPr="00C94397">
        <w:rPr>
          <w:rFonts w:ascii="Georgia" w:hAnsi="Georgia"/>
          <w:b/>
          <w:bCs/>
        </w:rPr>
        <w:t>PEOPLE</w:t>
      </w:r>
      <w:r w:rsidR="002B278F">
        <w:rPr>
          <w:rFonts w:ascii="Georgia" w:hAnsi="Georgia"/>
        </w:rPr>
        <w:t>” button, find the student you wish to give the certificate to, and click the “</w:t>
      </w:r>
      <w:r w:rsidR="002B278F" w:rsidRPr="00C94397">
        <w:rPr>
          <w:rFonts w:ascii="Georgia" w:hAnsi="Georgia"/>
          <w:b/>
          <w:bCs/>
        </w:rPr>
        <w:t>CERTIFICATE</w:t>
      </w:r>
      <w:r w:rsidR="002B278F">
        <w:rPr>
          <w:rFonts w:ascii="Georgia" w:hAnsi="Georgia"/>
        </w:rPr>
        <w:t>” button next to the “</w:t>
      </w:r>
      <w:r w:rsidR="002B278F" w:rsidRPr="00C94397">
        <w:rPr>
          <w:rFonts w:ascii="Georgia" w:hAnsi="Georgia"/>
          <w:b/>
          <w:bCs/>
        </w:rPr>
        <w:t>MESSAGE</w:t>
      </w:r>
      <w:r w:rsidR="002B278F">
        <w:rPr>
          <w:rFonts w:ascii="Georgia" w:hAnsi="Georgia"/>
        </w:rPr>
        <w:t>” button.</w:t>
      </w:r>
    </w:p>
    <w:p w14:paraId="02FEB9D8" w14:textId="77777777" w:rsidR="008F456D" w:rsidRPr="00C94397" w:rsidRDefault="008F456D" w:rsidP="00C94397">
      <w:pPr>
        <w:pStyle w:val="ListParagraph"/>
        <w:ind w:left="1620" w:hanging="450"/>
        <w:rPr>
          <w:rFonts w:ascii="Georgia" w:hAnsi="Georgia"/>
        </w:rPr>
      </w:pPr>
    </w:p>
    <w:p w14:paraId="47EB2428" w14:textId="003A76EA" w:rsidR="00F8285E" w:rsidRDefault="00F8285E">
      <w:pPr>
        <w:pStyle w:val="ListParagraph"/>
        <w:ind w:left="1620" w:hanging="450"/>
        <w:rPr>
          <w:rFonts w:ascii="Georgia" w:hAnsi="Georgia"/>
        </w:rPr>
      </w:pPr>
    </w:p>
    <w:p w14:paraId="52671A67" w14:textId="77777777" w:rsidR="008F456D" w:rsidRPr="00C94397" w:rsidRDefault="008F456D" w:rsidP="00C94397">
      <w:pPr>
        <w:pStyle w:val="ListParagraph"/>
        <w:ind w:left="1170"/>
        <w:rPr>
          <w:rFonts w:ascii="Georgia" w:hAnsi="Georgia"/>
        </w:rPr>
      </w:pPr>
    </w:p>
    <w:p w14:paraId="586CC24D" w14:textId="317BF642" w:rsidR="008F456D" w:rsidRDefault="008F456D">
      <w:pPr>
        <w:pStyle w:val="ListParagraph"/>
        <w:ind w:left="1620" w:hanging="450"/>
        <w:rPr>
          <w:rFonts w:ascii="Georgia" w:hAnsi="Georgia"/>
        </w:rPr>
      </w:pPr>
    </w:p>
    <w:p w14:paraId="7BA320C2" w14:textId="7E54022A" w:rsidR="002D7915" w:rsidRDefault="002D7915">
      <w:pPr>
        <w:pStyle w:val="ListParagraph"/>
        <w:ind w:left="1620" w:hanging="450"/>
        <w:rPr>
          <w:rFonts w:ascii="Georgia" w:hAnsi="Georgia"/>
        </w:rPr>
      </w:pPr>
    </w:p>
    <w:p w14:paraId="77E412DF" w14:textId="77777777" w:rsidR="002D7915" w:rsidRDefault="002D7915">
      <w:pPr>
        <w:pStyle w:val="ListParagraph"/>
        <w:ind w:left="1620" w:hanging="450"/>
        <w:rPr>
          <w:rFonts w:ascii="Georgia" w:hAnsi="Georgia"/>
        </w:rPr>
      </w:pPr>
    </w:p>
    <w:p w14:paraId="1884FDC2" w14:textId="77777777" w:rsidR="002D7915" w:rsidRPr="00C94397" w:rsidRDefault="002D7915" w:rsidP="00C94397">
      <w:pPr>
        <w:pStyle w:val="ListParagraph"/>
        <w:ind w:left="1620" w:hanging="450"/>
        <w:rPr>
          <w:rFonts w:ascii="Georgia" w:hAnsi="Georgia"/>
        </w:rPr>
      </w:pPr>
    </w:p>
    <w:p w14:paraId="5F66D87D" w14:textId="660471F5" w:rsidR="008F456D" w:rsidRDefault="008F456D">
      <w:pPr>
        <w:pStyle w:val="ListParagraph"/>
        <w:ind w:left="1620" w:hanging="450"/>
        <w:rPr>
          <w:rFonts w:ascii="Georgia" w:hAnsi="Georgia"/>
        </w:rPr>
      </w:pPr>
    </w:p>
    <w:p w14:paraId="5394B8AB" w14:textId="77777777" w:rsidR="002D7915" w:rsidRDefault="002D7915">
      <w:pPr>
        <w:pStyle w:val="ListParagraph"/>
        <w:ind w:left="1620" w:hanging="450"/>
        <w:rPr>
          <w:rFonts w:ascii="Georgia" w:hAnsi="Georgia"/>
        </w:rPr>
      </w:pPr>
    </w:p>
    <w:p w14:paraId="46B038AE" w14:textId="77777777" w:rsidR="008F456D" w:rsidRPr="00C94397" w:rsidRDefault="008F456D" w:rsidP="00C94397">
      <w:pPr>
        <w:pStyle w:val="ListParagraph"/>
        <w:ind w:left="1620" w:hanging="450"/>
        <w:rPr>
          <w:rFonts w:ascii="Georgia" w:hAnsi="Georgia"/>
        </w:rPr>
      </w:pPr>
    </w:p>
    <w:p w14:paraId="4F845CB8" w14:textId="45010095" w:rsidR="008F456D" w:rsidRDefault="002B278F">
      <w:pPr>
        <w:pStyle w:val="ListParagraph"/>
        <w:numPr>
          <w:ilvl w:val="0"/>
          <w:numId w:val="17"/>
        </w:numPr>
        <w:rPr>
          <w:rFonts w:ascii="Georgia" w:hAnsi="Georgia"/>
        </w:rPr>
        <w:sectPr w:rsidR="008F456D">
          <w:headerReference w:type="default" r:id="rId134"/>
          <w:headerReference w:type="first" r:id="rId135"/>
          <w:pgSz w:w="12240" w:h="15840"/>
          <w:pgMar w:top="1440" w:right="1440" w:bottom="1440" w:left="1440" w:header="708" w:footer="708" w:gutter="0"/>
          <w:pgNumType w:start="1"/>
          <w:cols w:space="708"/>
          <w:titlePg/>
          <w:docGrid w:linePitch="360"/>
        </w:sectPr>
      </w:pPr>
      <w:r w:rsidRPr="00C94397">
        <w:rPr>
          <w:rFonts w:ascii="Georgia" w:hAnsi="Georgia"/>
        </w:rPr>
        <w:t xml:space="preserve">When the session is done, click the </w:t>
      </w:r>
      <w:r w:rsidRPr="00C94397">
        <w:rPr>
          <w:rFonts w:ascii="Georgia" w:hAnsi="Georgia"/>
          <w:b/>
          <w:bCs/>
        </w:rPr>
        <w:t>“LOG OUT”</w:t>
      </w:r>
      <w:r w:rsidRPr="00C94397">
        <w:rPr>
          <w:rFonts w:ascii="Georgia" w:hAnsi="Georgia"/>
        </w:rPr>
        <w:t xml:space="preserve"> button.</w:t>
      </w:r>
      <w:bookmarkEnd w:id="1569"/>
      <w:r>
        <w:rPr>
          <w:rFonts w:ascii="Georgia" w:hAnsi="Georgia"/>
        </w:rPr>
        <w:t xml:space="preserve"> </w:t>
      </w:r>
    </w:p>
    <w:p w14:paraId="0D5ECC8B" w14:textId="77777777" w:rsidR="008F456D" w:rsidRPr="00C94397" w:rsidRDefault="002B278F" w:rsidP="00C94397">
      <w:pPr>
        <w:jc w:val="center"/>
        <w:rPr>
          <w:rFonts w:ascii="Georgia" w:eastAsia="Georgia" w:hAnsi="Georgia" w:cs="Georgia"/>
          <w:b/>
        </w:rPr>
      </w:pPr>
      <w:r w:rsidRPr="00C94397">
        <w:rPr>
          <w:rFonts w:ascii="Georgia" w:hAnsi="Georgia"/>
          <w:noProof/>
        </w:rPr>
        <w:lastRenderedPageBreak/>
        <mc:AlternateContent>
          <mc:Choice Requires="wps">
            <w:drawing>
              <wp:anchor distT="114300" distB="114300" distL="114300" distR="114300" simplePos="0" relativeHeight="251659264" behindDoc="1" locked="0" layoutInCell="1" allowOverlap="1" wp14:anchorId="7F1AA339" wp14:editId="3BF4BE77">
                <wp:simplePos x="0" y="0"/>
                <wp:positionH relativeFrom="column">
                  <wp:posOffset>4514850</wp:posOffset>
                </wp:positionH>
                <wp:positionV relativeFrom="paragraph">
                  <wp:posOffset>438785</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7F1AA339" id="Rectangle 18" o:spid="_x0000_s1026" style="position:absolute;left:0;text-align:left;margin-left:355.5pt;margin-top:34.55pt;width:119.25pt;height:119.25pt;z-index:-25165721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8F456D" w:rsidRDefault="008F456D">
                      <w:pPr>
                        <w:spacing w:line="240" w:lineRule="auto"/>
                        <w:rPr>
                          <w:lang w:val="en-US"/>
                        </w:rPr>
                      </w:pPr>
                    </w:p>
                  </w:txbxContent>
                </v:textbox>
              </v:rect>
            </w:pict>
          </mc:Fallback>
        </mc:AlternateContent>
      </w:r>
      <w:r w:rsidRPr="00C94397">
        <w:rPr>
          <w:rFonts w:ascii="Georgia" w:eastAsia="Georgia" w:hAnsi="Georgia" w:cs="Georgia"/>
          <w:b/>
        </w:rPr>
        <w:t>CURRICULUM VITAE</w:t>
      </w:r>
    </w:p>
    <w:p w14:paraId="5F6D67F9"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0288" behindDoc="1" locked="0" layoutInCell="1" allowOverlap="1" wp14:anchorId="373B9F57" wp14:editId="055CAAB8">
            <wp:simplePos x="0" y="0"/>
            <wp:positionH relativeFrom="margin">
              <wp:posOffset>4532630</wp:posOffset>
            </wp:positionH>
            <wp:positionV relativeFrom="paragraph">
              <wp:posOffset>187325</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a:xfrm>
                      <a:off x="0" y="0"/>
                      <a:ext cx="1487170" cy="1476375"/>
                    </a:xfrm>
                    <a:prstGeom prst="rect">
                      <a:avLst/>
                    </a:prstGeom>
                    <a:noFill/>
                    <a:ln>
                      <a:noFill/>
                    </a:ln>
                  </pic:spPr>
                </pic:pic>
              </a:graphicData>
            </a:graphic>
          </wp:anchor>
        </w:drawing>
      </w:r>
      <w:r>
        <w:rPr>
          <w:rFonts w:ascii="Georgia" w:eastAsia="Georgia" w:hAnsi="Georgia" w:cs="Georgia"/>
          <w:b/>
        </w:rPr>
        <w:t>JADE BUBAN RAPOSA</w:t>
      </w:r>
    </w:p>
    <w:p w14:paraId="033A959A" w14:textId="77777777" w:rsidR="008F456D" w:rsidRDefault="002B278F">
      <w:pPr>
        <w:spacing w:line="480" w:lineRule="auto"/>
        <w:rPr>
          <w:rFonts w:ascii="Georgia" w:eastAsia="Georgia" w:hAnsi="Georgia" w:cs="Georgia"/>
        </w:rPr>
      </w:pPr>
      <w:r>
        <w:rPr>
          <w:rFonts w:ascii="Georgia" w:eastAsia="Georgia" w:hAnsi="Georgia" w:cs="Georgia"/>
        </w:rPr>
        <w:t>San Pedro, Santo Domingo, Albay</w:t>
      </w:r>
    </w:p>
    <w:p w14:paraId="7989D5C3" w14:textId="77777777" w:rsidR="008F456D" w:rsidRDefault="002B278F">
      <w:pPr>
        <w:spacing w:line="480" w:lineRule="auto"/>
        <w:rPr>
          <w:rFonts w:ascii="Georgia" w:eastAsia="Georgia" w:hAnsi="Georgia" w:cs="Georgia"/>
        </w:rPr>
      </w:pPr>
      <w:r>
        <w:rPr>
          <w:rFonts w:ascii="Georgia" w:eastAsia="Georgia" w:hAnsi="Georgia" w:cs="Georgia"/>
        </w:rPr>
        <w:t>+63 9471918324</w:t>
      </w:r>
    </w:p>
    <w:p w14:paraId="37DA891D" w14:textId="77777777" w:rsidR="008F456D" w:rsidRDefault="002B278F">
      <w:pPr>
        <w:spacing w:line="480" w:lineRule="auto"/>
        <w:rPr>
          <w:rFonts w:ascii="Georgia" w:eastAsia="Georgia" w:hAnsi="Georgia" w:cs="Georgia"/>
        </w:rPr>
      </w:pPr>
      <w:r>
        <w:rPr>
          <w:rFonts w:ascii="Georgia" w:eastAsia="Georgia" w:hAnsi="Georgia" w:cs="Georgia"/>
        </w:rPr>
        <w:t>jaduya678@gmail.com</w:t>
      </w:r>
    </w:p>
    <w:p w14:paraId="55CADDE6" w14:textId="77777777" w:rsidR="008F456D" w:rsidRDefault="0062672E">
      <w:pPr>
        <w:spacing w:line="480" w:lineRule="auto"/>
        <w:rPr>
          <w:rFonts w:ascii="Georgia" w:eastAsia="Georgia" w:hAnsi="Georgia" w:cs="Georgia"/>
        </w:rPr>
      </w:pPr>
      <w:r>
        <w:rPr>
          <w:rFonts w:ascii="Georgia" w:hAnsi="Georgia"/>
        </w:rPr>
        <w:pict w14:anchorId="26011F29">
          <v:rect id="_x0000_i1122" style="width:0;height:1.5pt" o:hralign="center" o:hrstd="t" o:hr="t" fillcolor="#a0a0a0" stroked="f"/>
        </w:pict>
      </w:r>
    </w:p>
    <w:p w14:paraId="62AF9B84"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5EE046D"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February 19, 1998</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172C8B8A"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22F1DA9E"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335C9CB1" w14:textId="77777777" w:rsidR="008F456D" w:rsidRDefault="0062672E">
      <w:pPr>
        <w:spacing w:line="480" w:lineRule="auto"/>
        <w:rPr>
          <w:rFonts w:ascii="Georgia" w:eastAsia="Georgia" w:hAnsi="Georgia" w:cs="Georgia"/>
        </w:rPr>
      </w:pPr>
      <w:r>
        <w:rPr>
          <w:rFonts w:ascii="Georgia" w:hAnsi="Georgia"/>
        </w:rPr>
        <w:pict w14:anchorId="267C23F5">
          <v:rect id="_x0000_i1123" style="width:0;height:1.5pt" o:hralign="center" o:hrstd="t" o:hr="t" fillcolor="#a0a0a0" stroked="f"/>
        </w:pict>
      </w:r>
    </w:p>
    <w:p w14:paraId="02F3FC1C"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651B6E6C"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868248A"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9F3236C"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Sto. Domingo National High School, Year Graduated: 2015</w:t>
      </w:r>
    </w:p>
    <w:p w14:paraId="72D22A57" w14:textId="5BB66F2A" w:rsidR="00C94397" w:rsidRDefault="002B278F">
      <w:pPr>
        <w:spacing w:line="480" w:lineRule="auto"/>
        <w:jc w:val="center"/>
        <w:rPr>
          <w:rFonts w:ascii="Georgia" w:eastAsia="Georgia" w:hAnsi="Georgia" w:cs="Georgia"/>
        </w:rPr>
      </w:pPr>
      <w:r>
        <w:rPr>
          <w:rFonts w:ascii="Georgia" w:eastAsia="Georgia" w:hAnsi="Georgia" w:cs="Georgia"/>
        </w:rPr>
        <w:t>Elementary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Saint Raphael Academy, Year Graduated: 2011</w:t>
      </w:r>
    </w:p>
    <w:p w14:paraId="3A176F5C" w14:textId="77777777" w:rsidR="00C94397" w:rsidRDefault="00C94397">
      <w:pPr>
        <w:spacing w:line="480" w:lineRule="auto"/>
        <w:jc w:val="center"/>
        <w:rPr>
          <w:rFonts w:ascii="Georgia" w:eastAsia="Georgia" w:hAnsi="Georgia" w:cs="Georgia"/>
        </w:rPr>
      </w:pPr>
    </w:p>
    <w:p w14:paraId="1DBEE8A3" w14:textId="38FFEB45" w:rsidR="00C94397" w:rsidRDefault="00C94397">
      <w:pPr>
        <w:spacing w:line="480" w:lineRule="auto"/>
        <w:rPr>
          <w:rFonts w:ascii="Georgia" w:eastAsia="Georgia" w:hAnsi="Georgia" w:cs="Georgia"/>
        </w:rPr>
        <w:sectPr w:rsidR="00C94397">
          <w:headerReference w:type="default" r:id="rId137"/>
          <w:headerReference w:type="first" r:id="rId138"/>
          <w:pgSz w:w="12240" w:h="15840"/>
          <w:pgMar w:top="1440" w:right="1440" w:bottom="1440" w:left="1440" w:header="708" w:footer="708" w:gutter="0"/>
          <w:pgNumType w:start="1"/>
          <w:cols w:space="708"/>
          <w:titlePg/>
          <w:docGrid w:linePitch="360"/>
        </w:sectPr>
      </w:pPr>
    </w:p>
    <w:p w14:paraId="272F6B5A" w14:textId="77777777" w:rsidR="008F456D" w:rsidRDefault="008F456D">
      <w:pPr>
        <w:rPr>
          <w:del w:id="1616" w:author="Jade Raposa" w:date="2024-10-17T01:05:00Z"/>
          <w:rFonts w:ascii="Georgia" w:hAnsi="Georgia"/>
        </w:rPr>
      </w:pPr>
    </w:p>
    <w:p w14:paraId="641B2752" w14:textId="77777777" w:rsidR="008F456D" w:rsidRDefault="002B278F">
      <w:pPr>
        <w:spacing w:line="480" w:lineRule="auto"/>
        <w:jc w:val="center"/>
        <w:rPr>
          <w:rFonts w:ascii="Georgia" w:eastAsia="Georgia" w:hAnsi="Georgia" w:cs="Georgia"/>
          <w:b/>
        </w:rPr>
      </w:pPr>
      <w:r>
        <w:rPr>
          <w:rFonts w:ascii="Georgia" w:hAnsi="Georgia"/>
          <w:noProof/>
        </w:rPr>
        <mc:AlternateContent>
          <mc:Choice Requires="wps">
            <w:drawing>
              <wp:anchor distT="114300" distB="114300" distL="114300" distR="114300" simplePos="0" relativeHeight="251661312" behindDoc="1" locked="0" layoutInCell="1" allowOverlap="1" wp14:anchorId="4F0E0DB7" wp14:editId="6930FA26">
                <wp:simplePos x="0" y="0"/>
                <wp:positionH relativeFrom="column">
                  <wp:posOffset>4514850</wp:posOffset>
                </wp:positionH>
                <wp:positionV relativeFrom="paragraph">
                  <wp:posOffset>438785</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4F0E0DB7" id="Rectangle 21" o:spid="_x0000_s1027" style="position:absolute;left:0;text-align:left;margin-left:355.5pt;margin-top:34.55pt;width:119.25pt;height:119.25pt;z-index:-25165516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8F456D" w:rsidRDefault="008F456D">
                      <w:pPr>
                        <w:spacing w:line="240" w:lineRule="auto"/>
                        <w:rPr>
                          <w:lang w:val="en-US"/>
                        </w:rPr>
                      </w:pPr>
                    </w:p>
                  </w:txbxContent>
                </v:textbox>
              </v:rect>
            </w:pict>
          </mc:Fallback>
        </mc:AlternateContent>
      </w:r>
      <w:r>
        <w:rPr>
          <w:rFonts w:ascii="Georgia" w:eastAsia="Georgia" w:hAnsi="Georgia" w:cs="Georgia"/>
          <w:b/>
        </w:rPr>
        <w:t>CURRICULUM VITAE</w:t>
      </w:r>
    </w:p>
    <w:p w14:paraId="00C06BB5" w14:textId="77777777" w:rsidR="008F456D" w:rsidRDefault="002B278F">
      <w:pPr>
        <w:spacing w:line="480" w:lineRule="auto"/>
        <w:rPr>
          <w:rFonts w:ascii="Georgia" w:eastAsia="Georgia" w:hAnsi="Georgia" w:cs="Georgia"/>
          <w:b/>
        </w:rPr>
      </w:pPr>
      <w:r>
        <w:rPr>
          <w:rFonts w:ascii="Georgia" w:eastAsia="Georgia" w:hAnsi="Georgia" w:cs="Georgia"/>
          <w:b/>
          <w:noProof/>
        </w:rPr>
        <w:drawing>
          <wp:anchor distT="0" distB="0" distL="114300" distR="114300" simplePos="0" relativeHeight="251663360" behindDoc="1" locked="0" layoutInCell="1" allowOverlap="1" wp14:anchorId="16F96763" wp14:editId="790003CC">
            <wp:simplePos x="0" y="0"/>
            <wp:positionH relativeFrom="margin">
              <wp:posOffset>4539615</wp:posOffset>
            </wp:positionH>
            <wp:positionV relativeFrom="paragraph">
              <wp:posOffset>40005</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eastAsia="Georgia" w:hAnsi="Georgia" w:cs="Georgia"/>
          <w:b/>
        </w:rPr>
        <w:t xml:space="preserve">IAN JAY NICCOLO BUENO </w:t>
      </w:r>
    </w:p>
    <w:p w14:paraId="70F0ACFB" w14:textId="77777777" w:rsidR="008F456D" w:rsidRDefault="002B278F">
      <w:pPr>
        <w:spacing w:line="480" w:lineRule="auto"/>
        <w:rPr>
          <w:rFonts w:ascii="Georgia" w:eastAsia="Georgia" w:hAnsi="Georgia" w:cs="Georgia"/>
        </w:rPr>
      </w:pPr>
      <w:r>
        <w:rPr>
          <w:rFonts w:ascii="Georgia" w:eastAsia="Georgia" w:hAnsi="Georgia" w:cs="Georgia"/>
        </w:rPr>
        <w:t>___, ________, Masbate</w:t>
      </w:r>
    </w:p>
    <w:p w14:paraId="5C291C28" w14:textId="77777777" w:rsidR="008F456D" w:rsidRDefault="002B278F">
      <w:pPr>
        <w:spacing w:line="480" w:lineRule="auto"/>
        <w:rPr>
          <w:rFonts w:ascii="Georgia" w:eastAsia="Georgia" w:hAnsi="Georgia" w:cs="Georgia"/>
        </w:rPr>
      </w:pPr>
      <w:r>
        <w:rPr>
          <w:rFonts w:ascii="Georgia" w:eastAsia="Georgia" w:hAnsi="Georgia" w:cs="Georgia"/>
        </w:rPr>
        <w:t>+63 ____</w:t>
      </w:r>
    </w:p>
    <w:p w14:paraId="302A2364" w14:textId="77777777" w:rsidR="008F456D" w:rsidRDefault="002B278F">
      <w:pPr>
        <w:spacing w:line="480" w:lineRule="auto"/>
        <w:rPr>
          <w:rFonts w:ascii="Georgia" w:eastAsia="Georgia" w:hAnsi="Georgia" w:cs="Georgia"/>
        </w:rPr>
      </w:pPr>
      <w:r>
        <w:rPr>
          <w:rFonts w:ascii="Georgia" w:eastAsia="Georgia" w:hAnsi="Georgia" w:cs="Georgia"/>
        </w:rPr>
        <w:t>_________@gmail.com</w:t>
      </w:r>
    </w:p>
    <w:p w14:paraId="5B9C8CA4" w14:textId="77777777" w:rsidR="008F456D" w:rsidRDefault="0062672E">
      <w:pPr>
        <w:spacing w:line="480" w:lineRule="auto"/>
        <w:rPr>
          <w:rFonts w:ascii="Georgia" w:eastAsia="Georgia" w:hAnsi="Georgia" w:cs="Georgia"/>
        </w:rPr>
      </w:pPr>
      <w:r>
        <w:rPr>
          <w:rFonts w:ascii="Georgia" w:hAnsi="Georgia"/>
        </w:rPr>
        <w:pict w14:anchorId="44FACEC5">
          <v:rect id="_x0000_i1051" style="width:0;height:1.5pt" o:hralign="center" o:hrstd="t" o:hr="t" fillcolor="#a0a0a0" stroked="f"/>
        </w:pict>
      </w:r>
    </w:p>
    <w:p w14:paraId="1FCC5D3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7E203D66"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35E06406"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7C69F84B"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08674558" w14:textId="77777777" w:rsidR="008F456D" w:rsidRDefault="0062672E">
      <w:pPr>
        <w:spacing w:line="480" w:lineRule="auto"/>
        <w:rPr>
          <w:rFonts w:ascii="Georgia" w:eastAsia="Georgia" w:hAnsi="Georgia" w:cs="Georgia"/>
        </w:rPr>
      </w:pPr>
      <w:r>
        <w:rPr>
          <w:rFonts w:ascii="Georgia" w:hAnsi="Georgia"/>
        </w:rPr>
        <w:pict w14:anchorId="55783262">
          <v:rect id="_x0000_i1052" style="width:0;height:1.5pt" o:hralign="center" o:hrstd="t" o:hr="t" fillcolor="#a0a0a0" stroked="f"/>
        </w:pict>
      </w:r>
    </w:p>
    <w:p w14:paraId="7CDBEA40"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1BB69CAD"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47A56367"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2EE335FE" w14:textId="77777777" w:rsidR="008F456D" w:rsidRDefault="002B278F">
      <w:pPr>
        <w:spacing w:line="480" w:lineRule="auto"/>
        <w:ind w:left="4320" w:hanging="4320"/>
        <w:rPr>
          <w:rFonts w:ascii="Georgia" w:eastAsia="Georgia" w:hAnsi="Georgia" w:cs="Georgia"/>
        </w:rPr>
      </w:pPr>
      <w:r>
        <w:rPr>
          <w:rFonts w:ascii="Georgia" w:eastAsia="Georgia" w:hAnsi="Georgia" w:cs="Georgia"/>
        </w:rPr>
        <w:t>Secondary</w:t>
      </w:r>
      <w:r>
        <w:rPr>
          <w:rFonts w:ascii="Georgia" w:eastAsia="Georgia" w:hAnsi="Georgia" w:cs="Georgia"/>
        </w:rPr>
        <w:tab/>
        <w:t>: MOBO National High School, Year Graduated: 2021</w:t>
      </w:r>
    </w:p>
    <w:p w14:paraId="66DBB96C" w14:textId="77777777" w:rsidR="008F456D" w:rsidRDefault="002B278F">
      <w:pPr>
        <w:spacing w:line="480" w:lineRule="auto"/>
        <w:jc w:val="center"/>
        <w:rPr>
          <w:ins w:id="1617" w:author="Jade Raposa" w:date="2024-10-17T01:07:00Z"/>
          <w:rFonts w:ascii="Georgia" w:eastAsia="Georgia" w:hAnsi="Georgia" w:cs="Georgia"/>
        </w:rPr>
        <w:sectPr w:rsidR="008F456D">
          <w:headerReference w:type="default" r:id="rId140"/>
          <w:headerReference w:type="first" r:id="rId141"/>
          <w:pgSz w:w="12240" w:h="15840"/>
          <w:pgMar w:top="1440" w:right="1440" w:bottom="1440" w:left="1440" w:header="708" w:footer="708" w:gutter="0"/>
          <w:pgNumType w:start="1"/>
          <w:cols w:space="708"/>
          <w:titlePg/>
          <w:docGrid w:linePitch="360"/>
        </w:sectPr>
      </w:pPr>
      <w:r>
        <w:rPr>
          <w:rFonts w:ascii="Georgia" w:eastAsia="Georgia" w:hAnsi="Georgia" w:cs="Georgia"/>
        </w:rPr>
        <w:t>Elementary</w:t>
      </w:r>
      <w:r>
        <w:rPr>
          <w:rFonts w:ascii="Georgia" w:eastAsia="Georgia" w:hAnsi="Georgia" w:cs="Georgia"/>
        </w:rPr>
        <w:tab/>
        <w:t>: MOBO North Central School, Year Graduated: 2015</w:t>
      </w:r>
    </w:p>
    <w:p w14:paraId="38A48BD8" w14:textId="77777777" w:rsidR="008F456D" w:rsidRDefault="008F456D">
      <w:pPr>
        <w:spacing w:line="480" w:lineRule="auto"/>
        <w:ind w:left="4320" w:hanging="4320"/>
        <w:rPr>
          <w:del w:id="1627" w:author="Jade Raposa" w:date="2024-10-17T01:07:00Z"/>
          <w:rFonts w:ascii="Georgia" w:eastAsia="Georgia" w:hAnsi="Georgia" w:cs="Georgia"/>
        </w:rPr>
        <w:sectPr w:rsidR="008F456D">
          <w:pgSz w:w="12240" w:h="15840"/>
          <w:pgMar w:top="1440" w:right="1440" w:bottom="1440" w:left="1440" w:header="708" w:footer="708" w:gutter="0"/>
          <w:pgNumType w:start="1"/>
          <w:cols w:space="708"/>
          <w:titlePg/>
          <w:docGrid w:linePitch="360"/>
        </w:sectPr>
      </w:pPr>
    </w:p>
    <w:p w14:paraId="5D9B275D" w14:textId="77777777" w:rsidR="008F456D" w:rsidRDefault="008F456D">
      <w:pPr>
        <w:spacing w:line="480" w:lineRule="auto"/>
        <w:ind w:left="4320" w:hanging="4320"/>
        <w:rPr>
          <w:del w:id="1628" w:author="Jade Raposa" w:date="2024-10-17T01:06:00Z"/>
          <w:rFonts w:ascii="Georgia" w:eastAsia="Georgia" w:hAnsi="Georgia" w:cs="Georgia"/>
        </w:rPr>
        <w:pPrChange w:id="1629" w:author="Jade Raposa" w:date="2024-10-17T01:07:00Z">
          <w:pPr>
            <w:spacing w:line="480" w:lineRule="auto"/>
          </w:pPr>
        </w:pPrChange>
      </w:pPr>
    </w:p>
    <w:p w14:paraId="2E09B0EB" w14:textId="77777777" w:rsidR="008F456D" w:rsidRDefault="002B278F">
      <w:pPr>
        <w:spacing w:line="480" w:lineRule="auto"/>
        <w:jc w:val="center"/>
        <w:rPr>
          <w:rFonts w:ascii="Georgia" w:eastAsia="Georgia" w:hAnsi="Georgia" w:cs="Georgia"/>
          <w:b/>
        </w:rPr>
      </w:pPr>
      <w:r>
        <w:rPr>
          <w:rFonts w:ascii="Georgia" w:eastAsia="Georgia" w:hAnsi="Georgia" w:cs="Georgia"/>
          <w:b/>
        </w:rPr>
        <w:t>CURRICULUM VITAE</w:t>
      </w:r>
    </w:p>
    <w:p w14:paraId="44D4EE07" w14:textId="77777777" w:rsidR="008F456D" w:rsidRDefault="002B278F">
      <w:pPr>
        <w:spacing w:line="480" w:lineRule="auto"/>
        <w:rPr>
          <w:rFonts w:ascii="Georgia" w:eastAsia="Georgia" w:hAnsi="Georgia" w:cs="Georgia"/>
          <w:b/>
        </w:rPr>
      </w:pPr>
      <w:r>
        <w:rPr>
          <w:rFonts w:ascii="Georgia" w:hAnsi="Georgia"/>
          <w:noProof/>
        </w:rPr>
        <w:drawing>
          <wp:anchor distT="0" distB="0" distL="114300" distR="114300" simplePos="0" relativeHeight="251664384" behindDoc="1" locked="0" layoutInCell="1" allowOverlap="1" wp14:anchorId="109EAA37" wp14:editId="31F4B242">
            <wp:simplePos x="0" y="0"/>
            <wp:positionH relativeFrom="column">
              <wp:posOffset>4507865</wp:posOffset>
            </wp:positionH>
            <wp:positionV relativeFrom="paragraph">
              <wp:posOffset>98425</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a:xfrm>
                      <a:off x="0" y="0"/>
                      <a:ext cx="1456055" cy="1456055"/>
                    </a:xfrm>
                    <a:prstGeom prst="rect">
                      <a:avLst/>
                    </a:prstGeom>
                    <a:noFill/>
                    <a:ln>
                      <a:noFill/>
                    </a:ln>
                  </pic:spPr>
                </pic:pic>
              </a:graphicData>
            </a:graphic>
          </wp:anchor>
        </w:drawing>
      </w:r>
      <w:r>
        <w:rPr>
          <w:rFonts w:ascii="Georgia" w:hAnsi="Georgia"/>
          <w:noProof/>
        </w:rPr>
        <mc:AlternateContent>
          <mc:Choice Requires="wps">
            <w:drawing>
              <wp:anchor distT="114300" distB="114300" distL="114300" distR="114300" simplePos="0" relativeHeight="251662336" behindDoc="1" locked="0" layoutInCell="1" allowOverlap="1" wp14:anchorId="1367633F" wp14:editId="0057367E">
                <wp:simplePos x="0" y="0"/>
                <wp:positionH relativeFrom="column">
                  <wp:posOffset>4481830</wp:posOffset>
                </wp:positionH>
                <wp:positionV relativeFrom="paragraph">
                  <wp:posOffset>78105</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77777777" w:rsidR="008F456D" w:rsidRDefault="008F456D">
                            <w:pPr>
                              <w:spacing w:line="240" w:lineRule="auto"/>
                              <w:rPr>
                                <w:lang w:val="en-US"/>
                              </w:rPr>
                            </w:pPr>
                          </w:p>
                        </w:txbxContent>
                      </wps:txbx>
                      <wps:bodyPr spcFirstLastPara="1" wrap="square" lIns="91425" tIns="91425" rIns="91425" bIns="91425" anchor="ctr" anchorCtr="0">
                        <a:noAutofit/>
                      </wps:bodyPr>
                    </wps:wsp>
                  </a:graphicData>
                </a:graphic>
              </wp:anchor>
            </w:drawing>
          </mc:Choice>
          <mc:Fallback>
            <w:pict>
              <v:rect w14:anchorId="1367633F" id="Rectangle 23" o:spid="_x0000_s1028" style="position:absolute;margin-left:352.9pt;margin-top:6.15pt;width:119.25pt;height:119.25pt;z-index:-25165414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" fillcolor="white [3212]" strokecolor="black [3213]" strokeweight="1.5pt">
                <v:stroke startarrowwidth="narrow" startarrowlength="short" endarrowwidth="narrow" endarrowlength="short" joinstyle="round"/>
                <v:textbox inset="2.53958mm,2.53958mm,2.53958mm,2.53958mm">
                  <w:txbxContent>
                    <w:p w14:paraId="452F5D8D" w14:textId="77777777" w:rsidR="008F456D" w:rsidRDefault="008F456D">
                      <w:pPr>
                        <w:spacing w:line="240" w:lineRule="auto"/>
                        <w:rPr>
                          <w:lang w:val="en-US"/>
                        </w:rPr>
                      </w:pPr>
                    </w:p>
                  </w:txbxContent>
                </v:textbox>
              </v:rect>
            </w:pict>
          </mc:Fallback>
        </mc:AlternateContent>
      </w:r>
      <w:r>
        <w:rPr>
          <w:rFonts w:ascii="Georgia" w:eastAsia="Georgia" w:hAnsi="Georgia" w:cs="Georgia"/>
          <w:b/>
        </w:rPr>
        <w:t xml:space="preserve">MARC AUSTIN BONAGUA </w:t>
      </w:r>
    </w:p>
    <w:p w14:paraId="37BC6766" w14:textId="77777777" w:rsidR="008F456D" w:rsidRDefault="002B278F">
      <w:pPr>
        <w:spacing w:line="480" w:lineRule="auto"/>
        <w:rPr>
          <w:rFonts w:ascii="Georgia" w:eastAsia="Georgia" w:hAnsi="Georgia" w:cs="Georgia"/>
        </w:rPr>
      </w:pPr>
      <w:r>
        <w:rPr>
          <w:rFonts w:ascii="Georgia" w:eastAsia="Georgia" w:hAnsi="Georgia" w:cs="Georgia"/>
        </w:rPr>
        <w:t>San Ramon, Tabaco City, Albay</w:t>
      </w:r>
    </w:p>
    <w:p w14:paraId="51D77A43" w14:textId="77777777" w:rsidR="008F456D" w:rsidRDefault="002B278F">
      <w:pPr>
        <w:spacing w:line="480" w:lineRule="auto"/>
        <w:rPr>
          <w:rFonts w:ascii="Georgia" w:eastAsia="Georgia" w:hAnsi="Georgia" w:cs="Georgia"/>
        </w:rPr>
      </w:pPr>
      <w:r>
        <w:rPr>
          <w:rFonts w:ascii="Georgia" w:eastAsia="Georgia" w:hAnsi="Georgia" w:cs="Georgia"/>
        </w:rPr>
        <w:t>+63 931-9338-480</w:t>
      </w:r>
    </w:p>
    <w:p w14:paraId="527A3DBF" w14:textId="77777777" w:rsidR="008F456D" w:rsidRDefault="002B278F">
      <w:pPr>
        <w:spacing w:line="480" w:lineRule="auto"/>
        <w:rPr>
          <w:rFonts w:ascii="Georgia" w:eastAsia="Georgia" w:hAnsi="Georgia" w:cs="Georgia"/>
        </w:rPr>
      </w:pPr>
      <w:r>
        <w:rPr>
          <w:rFonts w:ascii="Georgia" w:eastAsia="Georgia" w:hAnsi="Georgia" w:cs="Georgia"/>
        </w:rPr>
        <w:t>marcaus07@gmail.com</w:t>
      </w:r>
    </w:p>
    <w:p w14:paraId="369FA752" w14:textId="77777777" w:rsidR="008F456D" w:rsidRDefault="0062672E">
      <w:pPr>
        <w:spacing w:line="480" w:lineRule="auto"/>
        <w:rPr>
          <w:rFonts w:ascii="Georgia" w:eastAsia="Georgia" w:hAnsi="Georgia" w:cs="Georgia"/>
        </w:rPr>
      </w:pPr>
      <w:r>
        <w:rPr>
          <w:rFonts w:ascii="Georgia" w:hAnsi="Georgia"/>
        </w:rPr>
        <w:pict w14:anchorId="293673C6">
          <v:rect id="_x0000_i1053" style="width:0;height:1.5pt" o:hralign="center" o:hrstd="t" o:hr="t" fillcolor="#a0a0a0" stroked="f"/>
        </w:pict>
      </w:r>
    </w:p>
    <w:p w14:paraId="25E2D3F3"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PERSONAL INFORMATION:</w:t>
      </w:r>
    </w:p>
    <w:p w14:paraId="09E9DEFB" w14:textId="77777777" w:rsidR="008F456D" w:rsidRDefault="002B278F">
      <w:pPr>
        <w:spacing w:line="480" w:lineRule="auto"/>
        <w:rPr>
          <w:rFonts w:ascii="Georgia" w:eastAsia="Georgia" w:hAnsi="Georgia" w:cs="Georgia"/>
        </w:rPr>
      </w:pPr>
      <w:r>
        <w:rPr>
          <w:rFonts w:ascii="Georgia" w:eastAsia="Georgia" w:hAnsi="Georgia" w:cs="Georgia"/>
        </w:rPr>
        <w:t>Birthdate</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August 7, 2003</w:t>
      </w:r>
      <w:r>
        <w:rPr>
          <w:rFonts w:ascii="Georgia" w:eastAsia="Georgia" w:hAnsi="Georgia" w:cs="Georgia"/>
        </w:rPr>
        <w:br/>
        <w:t>Civil Status</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Single</w:t>
      </w:r>
    </w:p>
    <w:p w14:paraId="6C1C0485" w14:textId="77777777" w:rsidR="008F456D" w:rsidRDefault="002B278F">
      <w:pPr>
        <w:spacing w:line="480" w:lineRule="auto"/>
        <w:rPr>
          <w:rFonts w:ascii="Georgia" w:eastAsia="Georgia" w:hAnsi="Georgia" w:cs="Georgia"/>
        </w:rPr>
      </w:pPr>
      <w:r>
        <w:rPr>
          <w:rFonts w:ascii="Georgia" w:eastAsia="Georgia" w:hAnsi="Georgia" w:cs="Georgia"/>
        </w:rPr>
        <w:t>Gender</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Male</w:t>
      </w:r>
    </w:p>
    <w:p w14:paraId="09E64B25" w14:textId="77777777" w:rsidR="008F456D" w:rsidRDefault="002B278F">
      <w:pPr>
        <w:spacing w:line="480" w:lineRule="auto"/>
        <w:rPr>
          <w:rFonts w:ascii="Georgia" w:eastAsia="Georgia" w:hAnsi="Georgia" w:cs="Georgia"/>
        </w:rPr>
      </w:pPr>
      <w:r>
        <w:rPr>
          <w:rFonts w:ascii="Georgia" w:eastAsia="Georgia" w:hAnsi="Georgia" w:cs="Georgia"/>
        </w:rPr>
        <w:t>Religious Affiliation</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Roman Catholic</w:t>
      </w:r>
    </w:p>
    <w:p w14:paraId="62DD8269" w14:textId="77777777" w:rsidR="008F456D" w:rsidRDefault="0062672E">
      <w:pPr>
        <w:spacing w:line="480" w:lineRule="auto"/>
        <w:rPr>
          <w:rFonts w:ascii="Georgia" w:eastAsia="Georgia" w:hAnsi="Georgia" w:cs="Georgia"/>
        </w:rPr>
      </w:pPr>
      <w:r>
        <w:rPr>
          <w:rFonts w:ascii="Georgia" w:hAnsi="Georgia"/>
        </w:rPr>
        <w:pict w14:anchorId="4EA3118E">
          <v:rect id="_x0000_i1054" style="width:0;height:1.5pt" o:hralign="center" o:hrstd="t" o:hr="t" fillcolor="#a0a0a0" stroked="f"/>
        </w:pict>
      </w:r>
    </w:p>
    <w:p w14:paraId="66E0EA48" w14:textId="77777777" w:rsidR="008F456D" w:rsidRDefault="002B278F">
      <w:pPr>
        <w:spacing w:line="480" w:lineRule="auto"/>
        <w:rPr>
          <w:rFonts w:ascii="Georgia" w:eastAsia="Georgia" w:hAnsi="Georgia" w:cs="Georgia"/>
          <w:b/>
          <w:u w:val="single"/>
        </w:rPr>
      </w:pPr>
      <w:r>
        <w:rPr>
          <w:rFonts w:ascii="Georgia" w:eastAsia="Georgia" w:hAnsi="Georgia" w:cs="Georgia"/>
          <w:b/>
          <w:u w:val="single"/>
        </w:rPr>
        <w:t>EDUCATIONAL ATTAINMENT:</w:t>
      </w:r>
    </w:p>
    <w:p w14:paraId="5D88BAD3" w14:textId="77777777" w:rsidR="008F456D" w:rsidRDefault="002B278F">
      <w:pPr>
        <w:spacing w:line="480" w:lineRule="auto"/>
        <w:rPr>
          <w:rFonts w:ascii="Georgia" w:eastAsia="Georgia" w:hAnsi="Georgia" w:cs="Georgia"/>
        </w:rPr>
      </w:pPr>
      <w:r>
        <w:rPr>
          <w:rFonts w:ascii="Georgia" w:eastAsia="Georgia" w:hAnsi="Georgia" w:cs="Georgia"/>
        </w:rPr>
        <w:t>Tertiary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Divine Word College of Legazpi</w:t>
      </w:r>
    </w:p>
    <w:p w14:paraId="6174155B" w14:textId="77777777" w:rsidR="008F456D" w:rsidRDefault="002B278F">
      <w:pPr>
        <w:spacing w:line="480" w:lineRule="auto"/>
        <w:ind w:left="4320"/>
        <w:rPr>
          <w:rFonts w:ascii="Georgia" w:eastAsia="Georgia" w:hAnsi="Georgia" w:cs="Georgia"/>
        </w:rPr>
      </w:pPr>
      <w:r>
        <w:rPr>
          <w:rFonts w:ascii="Georgia" w:eastAsia="Georgia" w:hAnsi="Georgia" w:cs="Georgia"/>
        </w:rPr>
        <w:t xml:space="preserve">  Course: BS Information Technology</w:t>
      </w:r>
    </w:p>
    <w:p w14:paraId="08BD8AFA" w14:textId="77777777" w:rsidR="008F456D" w:rsidRDefault="002B278F">
      <w:pPr>
        <w:spacing w:line="480" w:lineRule="auto"/>
        <w:rPr>
          <w:rFonts w:ascii="Georgia" w:eastAsia="Georgia" w:hAnsi="Georgia" w:cs="Georgia"/>
        </w:rPr>
      </w:pPr>
      <w:r>
        <w:rPr>
          <w:rFonts w:ascii="Georgia" w:eastAsia="Georgia" w:hAnsi="Georgia" w:cs="Georgia"/>
        </w:rPr>
        <w:t>Secondary</w:t>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r>
      <w:r>
        <w:rPr>
          <w:rFonts w:ascii="Georgia" w:eastAsia="Georgia" w:hAnsi="Georgia" w:cs="Georgia"/>
        </w:rPr>
        <w:tab/>
        <w:t xml:space="preserve">: Tabaco National High School </w:t>
      </w:r>
    </w:p>
    <w:p w14:paraId="3D6422B2" w14:textId="77777777" w:rsidR="008F456D" w:rsidRDefault="002B278F">
      <w:pPr>
        <w:spacing w:line="480" w:lineRule="auto"/>
        <w:ind w:firstLine="4395"/>
        <w:rPr>
          <w:rFonts w:ascii="Georgia" w:eastAsia="Georgia" w:hAnsi="Georgia" w:cs="Georgia"/>
        </w:rPr>
      </w:pPr>
      <w:r>
        <w:rPr>
          <w:rFonts w:ascii="Georgia" w:eastAsia="Georgia" w:hAnsi="Georgia" w:cs="Georgia"/>
        </w:rPr>
        <w:t xml:space="preserve">Year </w:t>
      </w:r>
      <w:proofErr w:type="gramStart"/>
      <w:r>
        <w:rPr>
          <w:rFonts w:ascii="Georgia" w:eastAsia="Georgia" w:hAnsi="Georgia" w:cs="Georgia"/>
        </w:rPr>
        <w:t>Graduated :</w:t>
      </w:r>
      <w:proofErr w:type="gramEnd"/>
      <w:r>
        <w:rPr>
          <w:rFonts w:ascii="Georgia" w:eastAsia="Georgia" w:hAnsi="Georgia" w:cs="Georgia"/>
        </w:rPr>
        <w:t xml:space="preserve"> 2021</w:t>
      </w:r>
    </w:p>
    <w:p w14:paraId="24697FC0" w14:textId="77777777" w:rsidR="008F456D" w:rsidRDefault="002B278F">
      <w:pPr>
        <w:spacing w:line="480" w:lineRule="auto"/>
        <w:ind w:left="4395" w:hanging="4395"/>
        <w:rPr>
          <w:rFonts w:ascii="Georgia" w:eastAsia="Georgia" w:hAnsi="Georgia" w:cs="Georgia"/>
        </w:rPr>
      </w:pPr>
      <w:r>
        <w:rPr>
          <w:rFonts w:ascii="Georgia" w:eastAsia="Georgia" w:hAnsi="Georgia" w:cs="Georgia"/>
        </w:rPr>
        <w:t>Elementary</w:t>
      </w:r>
      <w:r>
        <w:rPr>
          <w:rFonts w:ascii="Georgia" w:eastAsia="Georgia" w:hAnsi="Georgia" w:cs="Georgia"/>
        </w:rPr>
        <w:tab/>
        <w:t xml:space="preserve">: Tabaco South Central Elementary School   Year </w:t>
      </w:r>
      <w:proofErr w:type="gramStart"/>
      <w:r>
        <w:rPr>
          <w:rFonts w:ascii="Georgia" w:eastAsia="Georgia" w:hAnsi="Georgia" w:cs="Georgia"/>
        </w:rPr>
        <w:t>Graduated :</w:t>
      </w:r>
      <w:proofErr w:type="gramEnd"/>
      <w:r>
        <w:rPr>
          <w:rFonts w:ascii="Georgia" w:eastAsia="Georgia" w:hAnsi="Georgia" w:cs="Georgia"/>
        </w:rPr>
        <w:t xml:space="preserve"> 2015</w:t>
      </w:r>
    </w:p>
    <w:sectPr w:rsidR="008F456D">
      <w:headerReference w:type="default" r:id="rId143"/>
      <w:headerReference w:type="first" r:id="rId144"/>
      <w:pgSz w:w="12240" w:h="15840"/>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Jade Raposa" w:date="2024-10-16T18:34:00Z" w:initials="">
    <w:p w14:paraId="3F08A319" w14:textId="77777777" w:rsidR="008F456D" w:rsidRDefault="002B278F">
      <w:pPr>
        <w:pStyle w:val="CommentText"/>
      </w:pPr>
      <w:r>
        <w:t>“What are the gaps that need to be addressed?”</w:t>
      </w:r>
    </w:p>
    <w:p w14:paraId="131B03EC" w14:textId="77777777" w:rsidR="008F456D" w:rsidRDefault="008F456D">
      <w:pPr>
        <w:pStyle w:val="CommentText"/>
      </w:pPr>
    </w:p>
    <w:p w14:paraId="5C1919B0" w14:textId="77777777" w:rsidR="008F456D" w:rsidRDefault="002B278F">
      <w:pPr>
        <w:pStyle w:val="CommentText"/>
        <w:numPr>
          <w:ilvl w:val="0"/>
          <w:numId w:val="1"/>
        </w:numPr>
      </w:pPr>
      <w:r>
        <w:t xml:space="preserve"> Sir Vic</w:t>
      </w:r>
    </w:p>
  </w:comment>
  <w:comment w:id="64" w:author="Jade Raposa" w:date="2024-10-16T18:35:00Z" w:initials="">
    <w:p w14:paraId="5C960BDB" w14:textId="77777777" w:rsidR="008F456D" w:rsidRDefault="002B278F">
      <w:pPr>
        <w:pStyle w:val="CommentText"/>
      </w:pPr>
      <w:r>
        <w:t>Revised, done</w:t>
      </w:r>
    </w:p>
  </w:comment>
  <w:comment w:id="71" w:author="Jade Raposa" w:date="2024-10-14T22:17:00Z" w:initials="">
    <w:p w14:paraId="14EEDE19" w14:textId="77777777" w:rsidR="008F456D" w:rsidRDefault="002B278F">
      <w:pPr>
        <w:pStyle w:val="CommentText"/>
      </w:pPr>
      <w:r>
        <w:t>“What are the gaps?” which means mention the problem as to why we need the app.</w:t>
      </w:r>
      <w:r>
        <w:br/>
      </w:r>
      <w:r>
        <w:br/>
        <w:t>- Sir Vic</w:t>
      </w:r>
    </w:p>
  </w:comment>
  <w:comment w:id="393" w:author="Jade Raposa" w:date="2024-10-14T23:32:00Z" w:initials="">
    <w:p w14:paraId="047CF448" w14:textId="77777777" w:rsidR="008F456D" w:rsidRDefault="002B278F">
      <w:pPr>
        <w:pStyle w:val="CommentText"/>
      </w:pPr>
      <w:proofErr w:type="spellStart"/>
      <w:r>
        <w:t>Aalisin</w:t>
      </w:r>
      <w:proofErr w:type="spellEnd"/>
      <w:r>
        <w:t xml:space="preserve"> </w:t>
      </w:r>
      <w:proofErr w:type="spellStart"/>
      <w:r>
        <w:t>daw</w:t>
      </w:r>
      <w:proofErr w:type="spellEnd"/>
      <w:r>
        <w:t xml:space="preserve"> tong </w:t>
      </w:r>
      <w:proofErr w:type="gramStart"/>
      <w:r>
        <w:t>introduction..</w:t>
      </w:r>
      <w:proofErr w:type="gramEnd"/>
    </w:p>
  </w:comment>
  <w:comment w:id="394" w:author="Jade Raposa" w:date="2024-10-15T01:51:00Z" w:initials="">
    <w:p w14:paraId="7FC98DF5" w14:textId="77777777" w:rsidR="008F456D" w:rsidRDefault="002B278F">
      <w:pPr>
        <w:pStyle w:val="CommentText"/>
      </w:pPr>
      <w:r>
        <w:t>done</w:t>
      </w:r>
    </w:p>
  </w:comment>
  <w:comment w:id="403" w:author="Jade Raposa" w:date="2024-10-15T02:13:00Z" w:initials="">
    <w:p w14:paraId="6B721C3E" w14:textId="77777777" w:rsidR="008F456D" w:rsidRDefault="002B278F">
      <w:pPr>
        <w:pStyle w:val="CommentText"/>
      </w:pPr>
      <w:r>
        <w:t>“Focus on Gap, give examples with supporting RRLs”</w:t>
      </w:r>
    </w:p>
    <w:p w14:paraId="13B254B6" w14:textId="77777777" w:rsidR="008F456D" w:rsidRDefault="008F456D">
      <w:pPr>
        <w:pStyle w:val="CommentText"/>
      </w:pPr>
    </w:p>
    <w:p w14:paraId="28F0977E" w14:textId="77777777" w:rsidR="008F456D" w:rsidRDefault="002B278F">
      <w:pPr>
        <w:pStyle w:val="CommentText"/>
      </w:pPr>
      <w:r>
        <w:t>- Sir Vic</w:t>
      </w:r>
    </w:p>
  </w:comment>
  <w:comment w:id="408" w:author="Jade Raposa" w:date="2024-10-15T02:13:00Z" w:initials="">
    <w:p w14:paraId="7B25F8E2" w14:textId="77777777" w:rsidR="008F456D" w:rsidRDefault="002B278F">
      <w:pPr>
        <w:pStyle w:val="CommentText"/>
      </w:pPr>
      <w:r>
        <w:t>“Focus on Global Settings, include RRLs”</w:t>
      </w:r>
    </w:p>
    <w:p w14:paraId="7AC9EA9D" w14:textId="77777777" w:rsidR="008F456D" w:rsidRDefault="008F456D">
      <w:pPr>
        <w:pStyle w:val="CommentText"/>
      </w:pPr>
    </w:p>
    <w:p w14:paraId="3FCFC52B" w14:textId="77777777" w:rsidR="008F456D" w:rsidRDefault="002B278F">
      <w:pPr>
        <w:pStyle w:val="CommentText"/>
      </w:pPr>
      <w:r>
        <w:t>-</w:t>
      </w:r>
      <w:r>
        <w:tab/>
        <w:t xml:space="preserve"> Sir Vic</w:t>
      </w:r>
    </w:p>
  </w:comment>
  <w:comment w:id="404" w:author="Jade Raposa" w:date="2024-10-20T17:21:00Z" w:initials="">
    <w:p w14:paraId="52B74313" w14:textId="77777777" w:rsidR="008F456D" w:rsidRDefault="002B278F">
      <w:pPr>
        <w:pStyle w:val="CommentText"/>
      </w:pPr>
      <w:r>
        <w:t>revised</w:t>
      </w:r>
    </w:p>
  </w:comment>
  <w:comment w:id="405" w:author="Jade Raposa" w:date="2024-10-20T17:31:00Z" w:initials="">
    <w:p w14:paraId="75C79A72" w14:textId="77777777" w:rsidR="008F456D" w:rsidRDefault="002B278F">
      <w:pPr>
        <w:pStyle w:val="CommentText"/>
      </w:pPr>
      <w:r>
        <w:rPr>
          <w:rStyle w:val="CommentReference"/>
        </w:rPr>
        <w:t>“Focus On Gap, give examples with supporting RRLs”</w:t>
      </w:r>
      <w:r>
        <w:rPr>
          <w:rStyle w:val="CommentReference"/>
        </w:rPr>
        <w:br/>
        <w:t>“Focus on Global Settings, include RRLs”</w:t>
      </w:r>
    </w:p>
  </w:comment>
  <w:comment w:id="406" w:author="Jade Raposa" w:date="2024-10-20T17:35:00Z" w:initials="">
    <w:p w14:paraId="3DF04BB5" w14:textId="77777777" w:rsidR="008F456D" w:rsidRDefault="002B278F">
      <w:pPr>
        <w:pStyle w:val="CommentText"/>
      </w:pPr>
      <w:r>
        <w:t>Focused on Gap, will include RRLs if it’s a must because RRLs were mentioned below according to their related concept.</w:t>
      </w:r>
    </w:p>
  </w:comment>
  <w:comment w:id="445" w:author="Jade Raposa [2]" w:date="2024-10-27T02:04:00Z" w:initials="JR">
    <w:p w14:paraId="784FA2FA" w14:textId="3C73BB30" w:rsidR="00516CCD" w:rsidRDefault="00516CCD">
      <w:pPr>
        <w:pStyle w:val="CommentText"/>
      </w:pPr>
      <w:r>
        <w:rPr>
          <w:rStyle w:val="CommentReference"/>
        </w:rPr>
        <w:annotationRef/>
      </w:r>
      <w:r>
        <w:t>Could use some structure optimization to eliminate hanging page… but whatever</w:t>
      </w:r>
    </w:p>
  </w:comment>
  <w:comment w:id="485" w:author="Jade Raposa" w:date="2024-10-15T02:14:00Z" w:initials="">
    <w:p w14:paraId="0022F8A9" w14:textId="77777777" w:rsidR="008F456D" w:rsidRDefault="002B278F">
      <w:pPr>
        <w:pStyle w:val="CommentText"/>
      </w:pPr>
      <w:r>
        <w:t>Conceptual + Operational</w:t>
      </w:r>
    </w:p>
    <w:p w14:paraId="58AA1B46" w14:textId="77777777" w:rsidR="008F456D" w:rsidRDefault="002B278F">
      <w:pPr>
        <w:pStyle w:val="CommentText"/>
      </w:pPr>
      <w:r>
        <w:t xml:space="preserve">       ^</w:t>
      </w:r>
    </w:p>
    <w:p w14:paraId="10E528E5" w14:textId="77777777" w:rsidR="008F456D" w:rsidRDefault="002B278F">
      <w:pPr>
        <w:pStyle w:val="CommentText"/>
      </w:pPr>
      <w:r>
        <w:t xml:space="preserve">        l</w:t>
      </w:r>
    </w:p>
    <w:p w14:paraId="425EA099" w14:textId="77777777" w:rsidR="008F456D" w:rsidRDefault="002B278F">
      <w:pPr>
        <w:pStyle w:val="CommentText"/>
      </w:pPr>
      <w:r>
        <w:t>“I can’t see this”</w:t>
      </w:r>
    </w:p>
    <w:p w14:paraId="4343EB64" w14:textId="77777777" w:rsidR="008F456D" w:rsidRDefault="008F456D">
      <w:pPr>
        <w:pStyle w:val="CommentText"/>
      </w:pPr>
    </w:p>
    <w:p w14:paraId="74286692" w14:textId="77777777" w:rsidR="008F456D" w:rsidRDefault="002B278F">
      <w:pPr>
        <w:pStyle w:val="CommentText"/>
      </w:pPr>
      <w:r>
        <w:t>-</w:t>
      </w:r>
      <w:r>
        <w:tab/>
        <w:t xml:space="preserve"> Sir Vic</w:t>
      </w:r>
    </w:p>
  </w:comment>
  <w:comment w:id="487" w:author="Jade Raposa" w:date="2024-10-15T02:07:00Z" w:initials="">
    <w:p w14:paraId="4B81500D" w14:textId="77777777" w:rsidR="008F456D" w:rsidRDefault="002B278F">
      <w:pPr>
        <w:pStyle w:val="CommentText"/>
      </w:pPr>
      <w:r>
        <w:t xml:space="preserve">I remember sir JP saying </w:t>
      </w:r>
      <w:proofErr w:type="spellStart"/>
      <w:r>
        <w:t>na</w:t>
      </w:r>
      <w:proofErr w:type="spellEnd"/>
      <w:r>
        <w:t xml:space="preserve"> di naman </w:t>
      </w:r>
      <w:proofErr w:type="spellStart"/>
      <w:r>
        <w:t>daw</w:t>
      </w:r>
      <w:proofErr w:type="spellEnd"/>
      <w:r>
        <w:t xml:space="preserve"> to </w:t>
      </w:r>
      <w:proofErr w:type="spellStart"/>
      <w:r>
        <w:t>yung</w:t>
      </w:r>
      <w:proofErr w:type="spellEnd"/>
      <w:r>
        <w:t xml:space="preserve"> methodology, </w:t>
      </w:r>
      <w:proofErr w:type="spellStart"/>
      <w:r>
        <w:t>papalitan</w:t>
      </w:r>
      <w:proofErr w:type="spellEnd"/>
      <w:r>
        <w:t xml:space="preserve"> </w:t>
      </w:r>
      <w:proofErr w:type="spellStart"/>
      <w:r>
        <w:t>natin</w:t>
      </w:r>
      <w:proofErr w:type="spellEnd"/>
      <w:r>
        <w:t xml:space="preserve"> picture, consequently the description.</w:t>
      </w:r>
    </w:p>
  </w:comment>
  <w:comment w:id="488" w:author="Jade Raposa [2]" w:date="2024-10-27T04:03:00Z" w:initials="JR">
    <w:p w14:paraId="2782BB41" w14:textId="21D1081B" w:rsidR="009D5D9A" w:rsidRPr="00D3478C" w:rsidRDefault="009D5D9A">
      <w:pPr>
        <w:pStyle w:val="CommentText"/>
        <w:rPr>
          <w:strike/>
        </w:rPr>
      </w:pPr>
      <w:r>
        <w:rPr>
          <w:rStyle w:val="CommentReference"/>
        </w:rPr>
        <w:annotationRef/>
      </w:r>
      <w:r w:rsidRPr="00D3478C">
        <w:rPr>
          <w:strike/>
        </w:rPr>
        <w:t xml:space="preserve">Wag </w:t>
      </w:r>
      <w:proofErr w:type="spellStart"/>
      <w:r w:rsidRPr="00D3478C">
        <w:rPr>
          <w:strike/>
        </w:rPr>
        <w:t>muna</w:t>
      </w:r>
      <w:proofErr w:type="spellEnd"/>
      <w:r w:rsidRPr="00D3478C">
        <w:rPr>
          <w:strike/>
        </w:rPr>
        <w:t xml:space="preserve"> </w:t>
      </w:r>
      <w:proofErr w:type="spellStart"/>
      <w:r w:rsidRPr="00D3478C">
        <w:rPr>
          <w:strike/>
        </w:rPr>
        <w:t>palitan</w:t>
      </w:r>
      <w:proofErr w:type="spellEnd"/>
      <w:r w:rsidRPr="00D3478C">
        <w:rPr>
          <w:strike/>
        </w:rPr>
        <w:t xml:space="preserve"> </w:t>
      </w:r>
      <w:proofErr w:type="spellStart"/>
      <w:r w:rsidRPr="00D3478C">
        <w:rPr>
          <w:strike/>
        </w:rPr>
        <w:t>kase</w:t>
      </w:r>
      <w:proofErr w:type="spellEnd"/>
      <w:r w:rsidRPr="00D3478C">
        <w:rPr>
          <w:strike/>
        </w:rPr>
        <w:t xml:space="preserve"> </w:t>
      </w:r>
      <w:proofErr w:type="spellStart"/>
      <w:r w:rsidRPr="00D3478C">
        <w:rPr>
          <w:strike/>
        </w:rPr>
        <w:t>baka</w:t>
      </w:r>
      <w:proofErr w:type="spellEnd"/>
      <w:r w:rsidRPr="00D3478C">
        <w:rPr>
          <w:strike/>
        </w:rPr>
        <w:t xml:space="preserve"> </w:t>
      </w:r>
      <w:proofErr w:type="spellStart"/>
      <w:r w:rsidRPr="00D3478C">
        <w:rPr>
          <w:strike/>
        </w:rPr>
        <w:t>tama</w:t>
      </w:r>
      <w:proofErr w:type="spellEnd"/>
      <w:r w:rsidRPr="00D3478C">
        <w:rPr>
          <w:strike/>
        </w:rPr>
        <w:t xml:space="preserve"> tong </w:t>
      </w:r>
      <w:proofErr w:type="spellStart"/>
      <w:r w:rsidRPr="00D3478C">
        <w:rPr>
          <w:strike/>
        </w:rPr>
        <w:t>ginawa</w:t>
      </w:r>
      <w:proofErr w:type="spellEnd"/>
    </w:p>
  </w:comment>
  <w:comment w:id="489" w:author="Jade Raposa" w:date="2024-10-15T02:07:00Z" w:initials="">
    <w:p w14:paraId="567BCE41" w14:textId="77777777" w:rsidR="008F456D" w:rsidRDefault="002B278F">
      <w:pPr>
        <w:pStyle w:val="CommentText"/>
      </w:pPr>
      <w:r>
        <w:t>“Include RRL”</w:t>
      </w:r>
    </w:p>
    <w:p w14:paraId="267C1F13" w14:textId="77777777" w:rsidR="008F456D" w:rsidRDefault="008F456D">
      <w:pPr>
        <w:pStyle w:val="CommentText"/>
      </w:pPr>
    </w:p>
    <w:p w14:paraId="71CECCC5" w14:textId="77777777" w:rsidR="008F456D" w:rsidRDefault="002B278F">
      <w:pPr>
        <w:pStyle w:val="CommentText"/>
        <w:numPr>
          <w:ilvl w:val="0"/>
          <w:numId w:val="2"/>
        </w:numPr>
      </w:pPr>
      <w:r>
        <w:t>Sir Vic</w:t>
      </w:r>
    </w:p>
  </w:comment>
  <w:comment w:id="626" w:author="Jade Raposa" w:date="2024-10-15T02:08:00Z" w:initials="">
    <w:p w14:paraId="4F082E5D" w14:textId="77777777" w:rsidR="008F456D" w:rsidRDefault="002B278F">
      <w:pPr>
        <w:pStyle w:val="CommentText"/>
      </w:pPr>
      <w:r>
        <w:t>I remember the panel mentioning RRL for this, discuss what the theoretical framework expresses</w:t>
      </w:r>
    </w:p>
  </w:comment>
  <w:comment w:id="627" w:author="Jade Raposa [2]" w:date="2024-10-27T04:14:00Z" w:initials="JR">
    <w:p w14:paraId="5FAC0EC9" w14:textId="6DD6284C" w:rsidR="00472F1B" w:rsidRDefault="00472F1B">
      <w:pPr>
        <w:pStyle w:val="CommentText"/>
      </w:pPr>
      <w:r>
        <w:rPr>
          <w:rStyle w:val="CommentReference"/>
        </w:rPr>
        <w:annotationRef/>
      </w:r>
      <w:r>
        <w:t xml:space="preserve">Maybe needs a change, if not. Add </w:t>
      </w:r>
      <w:r w:rsidR="0072287B">
        <w:t xml:space="preserve">an RRL </w:t>
      </w:r>
    </w:p>
  </w:comment>
  <w:comment w:id="747" w:author="Jade Raposa" w:date="2024-10-15T02:09:00Z" w:initials="">
    <w:p w14:paraId="4506A4F1" w14:textId="77777777" w:rsidR="008F456D" w:rsidRDefault="002B278F">
      <w:pPr>
        <w:pStyle w:val="CommentText"/>
      </w:pPr>
      <w:r>
        <w:t>“Revise”</w:t>
      </w:r>
    </w:p>
    <w:p w14:paraId="2AF28BB1" w14:textId="77777777" w:rsidR="008F456D" w:rsidRDefault="008F456D">
      <w:pPr>
        <w:pStyle w:val="CommentText"/>
      </w:pPr>
    </w:p>
    <w:p w14:paraId="6BAE1D50" w14:textId="77777777" w:rsidR="008F456D" w:rsidRDefault="002B278F">
      <w:pPr>
        <w:pStyle w:val="CommentText"/>
      </w:pPr>
      <w:r>
        <w:t>-</w:t>
      </w:r>
      <w:r>
        <w:tab/>
        <w:t xml:space="preserve"> Sir Vic</w:t>
      </w:r>
    </w:p>
  </w:comment>
  <w:comment w:id="761" w:author="Jade Raposa" w:date="2024-10-15T02:10:00Z" w:initials="">
    <w:p w14:paraId="5DC334CD" w14:textId="77777777" w:rsidR="008F456D" w:rsidRDefault="002B278F">
      <w:pPr>
        <w:pStyle w:val="CommentText"/>
      </w:pPr>
      <w:r>
        <w:t>“Update use-case with sequence diagram”</w:t>
      </w:r>
    </w:p>
    <w:p w14:paraId="24CD7D35" w14:textId="77777777" w:rsidR="008F456D" w:rsidRDefault="008F456D">
      <w:pPr>
        <w:pStyle w:val="CommentText"/>
      </w:pPr>
    </w:p>
    <w:p w14:paraId="2F2E50D3" w14:textId="77777777" w:rsidR="008F456D" w:rsidRDefault="002B278F">
      <w:pPr>
        <w:pStyle w:val="CommentText"/>
      </w:pPr>
      <w:r>
        <w:t>-</w:t>
      </w:r>
      <w:r>
        <w:tab/>
        <w:t xml:space="preserve"> Sir Vic</w:t>
      </w:r>
    </w:p>
  </w:comment>
  <w:comment w:id="776" w:author="Jade Raposa" w:date="2024-10-15T02:10:00Z" w:initials="">
    <w:p w14:paraId="55567381" w14:textId="77777777" w:rsidR="008F456D" w:rsidRDefault="002B278F">
      <w:pPr>
        <w:pStyle w:val="CommentText"/>
      </w:pPr>
      <w:r>
        <w:t>“Please correct this diagram”</w:t>
      </w:r>
    </w:p>
    <w:p w14:paraId="7099FBFF" w14:textId="77777777" w:rsidR="008F456D" w:rsidRDefault="008F456D">
      <w:pPr>
        <w:pStyle w:val="CommentText"/>
      </w:pPr>
    </w:p>
    <w:p w14:paraId="3485B384" w14:textId="77777777" w:rsidR="008F456D" w:rsidRDefault="002B278F">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784FA2FA" w15:done="0"/>
  <w15:commentEx w15:paraId="74286692" w15:done="0"/>
  <w15:commentEx w15:paraId="4B81500D" w15:done="0"/>
  <w15:commentEx w15:paraId="2782BB41" w15:paraIdParent="4B81500D" w15:done="0"/>
  <w15:commentEx w15:paraId="71CECCC5" w15:done="0"/>
  <w15:commentEx w15:paraId="4F082E5D" w15:done="1"/>
  <w15:commentEx w15:paraId="5FAC0EC9" w15:paraIdParent="4F082E5D" w15:done="1"/>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B8485EF" w16cex:dateUtc="2024-10-26T18:04:00Z"/>
  <w16cex:commentExtensible w16cex:durableId="718E50D3" w16cex:dateUtc="2024-10-26T20:03:00Z"/>
  <w16cex:commentExtensible w16cex:durableId="2F710155" w16cex:dateUtc="2024-10-26T2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1919B0" w16cid:durableId="0BEAC9B9"/>
  <w16cid:commentId w16cid:paraId="5C960BDB" w16cid:durableId="183F86CA"/>
  <w16cid:commentId w16cid:paraId="14EEDE19" w16cid:durableId="00325912"/>
  <w16cid:commentId w16cid:paraId="047CF448" w16cid:durableId="0885F2BE"/>
  <w16cid:commentId w16cid:paraId="7FC98DF5" w16cid:durableId="31BA33EA"/>
  <w16cid:commentId w16cid:paraId="28F0977E" w16cid:durableId="666F7A6A"/>
  <w16cid:commentId w16cid:paraId="3FCFC52B" w16cid:durableId="3A0493C2"/>
  <w16cid:commentId w16cid:paraId="52B74313" w16cid:durableId="1D5F649D"/>
  <w16cid:commentId w16cid:paraId="75C79A72" w16cid:durableId="7367293B"/>
  <w16cid:commentId w16cid:paraId="3DF04BB5" w16cid:durableId="46F12EAC"/>
  <w16cid:commentId w16cid:paraId="784FA2FA" w16cid:durableId="5B8485EF"/>
  <w16cid:commentId w16cid:paraId="74286692" w16cid:durableId="4C09601F"/>
  <w16cid:commentId w16cid:paraId="4B81500D" w16cid:durableId="7B4447F5"/>
  <w16cid:commentId w16cid:paraId="2782BB41" w16cid:durableId="718E50D3"/>
  <w16cid:commentId w16cid:paraId="71CECCC5" w16cid:durableId="31D786B5"/>
  <w16cid:commentId w16cid:paraId="4F082E5D" w16cid:durableId="3FE0A435"/>
  <w16cid:commentId w16cid:paraId="5FAC0EC9" w16cid:durableId="2F710155"/>
  <w16cid:commentId w16cid:paraId="6BAE1D50" w16cid:durableId="7421E986"/>
  <w16cid:commentId w16cid:paraId="2F2E50D3" w16cid:durableId="3BA02E1C"/>
  <w16cid:commentId w16cid:paraId="3485B384" w16cid:durableId="7B1B3D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C5671" w14:textId="77777777" w:rsidR="0062672E" w:rsidRDefault="0062672E">
      <w:pPr>
        <w:spacing w:line="240" w:lineRule="auto"/>
      </w:pPr>
      <w:r>
        <w:separator/>
      </w:r>
    </w:p>
  </w:endnote>
  <w:endnote w:type="continuationSeparator" w:id="0">
    <w:p w14:paraId="708ADECD" w14:textId="77777777" w:rsidR="0062672E" w:rsidRDefault="006267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3F7FF" w14:textId="77777777" w:rsidR="008F456D" w:rsidRDefault="008F456D">
    <w:pPr>
      <w:pStyle w:val="Footer"/>
      <w:jc w:val="right"/>
    </w:pPr>
  </w:p>
  <w:p w14:paraId="45DDA5B6" w14:textId="77777777" w:rsidR="008F456D" w:rsidRDefault="008F456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7B76E" w14:textId="77777777" w:rsidR="008F456D" w:rsidRDefault="008F456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F11F9" w14:textId="77777777" w:rsidR="008F456D" w:rsidRDefault="008F45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5FE5D" w14:textId="77777777" w:rsidR="008F456D" w:rsidRDefault="008F456D">
    <w:pPr>
      <w:pStyle w:val="Footer"/>
      <w:jc w:val="right"/>
      <w:rPr>
        <w:rFonts w:ascii="Georgia" w:hAnsi="Georgia"/>
        <w:sz w:val="24"/>
        <w:szCs w:val="24"/>
      </w:rPr>
    </w:pPr>
  </w:p>
  <w:p w14:paraId="0E9BF52E" w14:textId="77777777" w:rsidR="008F456D" w:rsidRDefault="008F456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5E06D" w14:textId="77777777" w:rsidR="008F456D" w:rsidRDefault="008F45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9107" w14:textId="77777777" w:rsidR="008F456D" w:rsidRDefault="008F45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71BC8" w14:textId="77777777" w:rsidR="008F456D" w:rsidRDefault="008F456D">
    <w:pPr>
      <w:pStyle w:val="Footer"/>
      <w:jc w:val="right"/>
    </w:pPr>
  </w:p>
  <w:p w14:paraId="035183D4" w14:textId="77777777" w:rsidR="008F456D" w:rsidRDefault="008F456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3EE69" w14:textId="77777777" w:rsidR="008F456D" w:rsidRDefault="008F456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4A746" w14:textId="77777777" w:rsidR="008F456D" w:rsidRDefault="008F456D">
    <w:pPr>
      <w:pStyle w:val="Footer"/>
      <w:jc w:val="right"/>
    </w:pPr>
  </w:p>
  <w:p w14:paraId="66121E97" w14:textId="77777777" w:rsidR="008F456D" w:rsidRDefault="008F456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1E19D" w14:textId="77777777" w:rsidR="008F456D" w:rsidRDefault="008F456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724AF" w14:textId="77777777" w:rsidR="008F456D" w:rsidRDefault="008F456D">
    <w:pPr>
      <w:pStyle w:val="Footer"/>
      <w:jc w:val="right"/>
    </w:pPr>
  </w:p>
  <w:p w14:paraId="461749BB" w14:textId="77777777" w:rsidR="008F456D" w:rsidRDefault="008F45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4C7CF" w14:textId="77777777" w:rsidR="0062672E" w:rsidRDefault="0062672E">
      <w:pPr>
        <w:spacing w:after="0"/>
      </w:pPr>
      <w:r>
        <w:separator/>
      </w:r>
    </w:p>
  </w:footnote>
  <w:footnote w:type="continuationSeparator" w:id="0">
    <w:p w14:paraId="0892D69D" w14:textId="77777777" w:rsidR="0062672E" w:rsidRDefault="0062672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8AABC" w14:textId="094987B0" w:rsidR="008F456D" w:rsidRDefault="002B278F">
    <w:pPr>
      <w:pStyle w:val="Header"/>
      <w:jc w:val="right"/>
      <w:rPr>
        <w:rFonts w:ascii="Georgia" w:hAnsi="Georgia"/>
      </w:rPr>
    </w:pPr>
    <w:ins w:id="4" w:author="Jade Raposa" w:date="2024-10-16T23:21:00Z">
      <w:r>
        <w:rPr>
          <w:rFonts w:ascii="Georgia" w:hAnsi="Georgia"/>
          <w:rPrChange w:id="5" w:author="Jade Raposa" w:date="2024-10-16T23:22:00Z">
            <w:rPr/>
          </w:rPrChange>
        </w:rPr>
        <w:t>Recommendation For Capstone Project Final Defense</w:t>
      </w:r>
    </w:ins>
    <w:r>
      <w:rPr>
        <w:rFonts w:ascii="Georgia" w:hAnsi="Georgia"/>
        <w:noProof/>
        <w:lang w:val="en-US"/>
        <w:rPrChange w:id="6" w:author="Jade Raposa" w:date="2024-10-16T23:22:00Z">
          <w:rPr>
            <w:noProof/>
            <w:lang w:val="en-US"/>
          </w:rPr>
        </w:rPrChange>
      </w:rPr>
      <w:drawing>
        <wp:anchor distT="0" distB="0" distL="114300" distR="114300" simplePos="0" relativeHeight="251678720" behindDoc="1" locked="0" layoutInCell="1" allowOverlap="1" wp14:anchorId="71B89D50" wp14:editId="5278030B">
          <wp:simplePos x="0" y="0"/>
          <wp:positionH relativeFrom="margin">
            <wp:align>center</wp:align>
          </wp:positionH>
          <wp:positionV relativeFrom="paragraph">
            <wp:posOffset>-400685</wp:posOffset>
          </wp:positionV>
          <wp:extent cx="5057775" cy="659765"/>
          <wp:effectExtent l="0" t="0" r="9525"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3046" name="Picture 57915304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7" w:author="Jade Raposa" w:date="2024-10-16T23:21:00Z">
      <w:r>
        <w:rPr>
          <w:rFonts w:ascii="Georgia" w:hAnsi="Georgia"/>
          <w:rPrChange w:id="8" w:author="Jade Raposa" w:date="2024-10-16T23:22:00Z">
            <w:rPr/>
          </w:rPrChange>
        </w:rPr>
        <w:t xml:space="preserve">  |</w:t>
      </w:r>
    </w:ins>
    <w:ins w:id="9" w:author="Jade Raposa" w:date="2024-10-16T23:22:00Z">
      <w:r>
        <w:rPr>
          <w:rFonts w:ascii="Georgia" w:hAnsi="Georgia"/>
          <w:rPrChange w:id="10" w:author="Jade Raposa" w:date="2024-10-16T23:22:00Z">
            <w:rPr/>
          </w:rPrChange>
        </w:rPr>
        <w:t xml:space="preserve"> </w:t>
      </w:r>
    </w:ins>
    <w:ins w:id="11" w:author="Jade Raposa" w:date="2024-10-16T23:21:00Z">
      <w:r>
        <w:rPr>
          <w:rFonts w:ascii="Georgia" w:hAnsi="Georgia"/>
          <w:rPrChange w:id="12" w:author="Jade Raposa" w:date="2024-10-16T23:22:00Z">
            <w:rPr/>
          </w:rPrChange>
        </w:rPr>
        <w:t xml:space="preserve"> ii</w:t>
      </w:r>
    </w:ins>
    <w:customXmlDelRangeStart w:id="13" w:author="Jade Raposa" w:date="2024-10-16T23:21:00Z"/>
    <w:sdt>
      <w:sdtPr>
        <w:rPr>
          <w:rFonts w:ascii="Georgia" w:hAnsi="Georgia"/>
        </w:rPr>
        <w:id w:val="-254749712"/>
        <w:docPartObj>
          <w:docPartGallery w:val="AutoText"/>
        </w:docPartObj>
      </w:sdtPr>
      <w:sdtEndPr/>
      <w:sdtContent>
        <w:customXmlDelRangeEnd w:id="13"/>
        <w:del w:id="14" w:author="Jade Raposa" w:date="2024-10-16T23:21:00Z">
          <w:r>
            <w:rPr>
              <w:rFonts w:ascii="Georgia" w:hAnsi="Georgia"/>
              <w:rPrChange w:id="15" w:author="Jade Raposa" w:date="2024-10-16T23:22:00Z">
                <w:rPr/>
              </w:rPrChange>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customXmlDelRangeStart w:id="16" w:author="Jade Raposa" w:date="2024-10-16T23:21:00Z"/>
      </w:sdtContent>
    </w:sdt>
    <w:customXmlDelRangeEnd w:id="16"/>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D60A4" w14:textId="77777777" w:rsidR="008F456D" w:rsidRPr="008F456D" w:rsidRDefault="002B278F">
    <w:pPr>
      <w:pStyle w:val="Header"/>
      <w:tabs>
        <w:tab w:val="clear" w:pos="4680"/>
        <w:tab w:val="clear" w:pos="9360"/>
        <w:tab w:val="right" w:pos="8640"/>
      </w:tabs>
      <w:jc w:val="right"/>
      <w:rPr>
        <w:rFonts w:ascii="Georgia" w:hAnsi="Georgia"/>
        <w:rPrChange w:id="190" w:author="Jade Raposa" w:date="2024-10-16T21:12:00Z">
          <w:rPr/>
        </w:rPrChange>
      </w:rPr>
      <w:pPrChange w:id="191" w:author="Jade Raposa" w:date="2024-10-16T21:13:00Z">
        <w:pPr>
          <w:pStyle w:val="Header"/>
          <w:tabs>
            <w:tab w:val="clear" w:pos="4680"/>
            <w:tab w:val="clear" w:pos="9360"/>
            <w:tab w:val="right" w:pos="8640"/>
          </w:tabs>
        </w:pPr>
      </w:pPrChange>
    </w:pPr>
    <w:ins w:id="192" w:author="Jade Raposa" w:date="2024-10-16T21:21:00Z">
      <w:r>
        <w:rPr>
          <w:noProof/>
          <w:lang w:val="en-US"/>
        </w:rPr>
        <w:drawing>
          <wp:anchor distT="0" distB="0" distL="114300" distR="114300" simplePos="0" relativeHeight="251773952" behindDoc="1" locked="0" layoutInCell="1" allowOverlap="1" wp14:anchorId="08D7256B" wp14:editId="40C32EC5">
            <wp:simplePos x="0" y="0"/>
            <wp:positionH relativeFrom="margin">
              <wp:align>center</wp:align>
            </wp:positionH>
            <wp:positionV relativeFrom="paragraph">
              <wp:posOffset>-342900</wp:posOffset>
            </wp:positionV>
            <wp:extent cx="5057775" cy="659765"/>
            <wp:effectExtent l="0" t="0" r="9525"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425247" name="Picture 212542524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193" w:author="Jade Raposa" w:date="2024-10-16T21:22:00Z">
      <w:r>
        <w:t xml:space="preserve"> </w:t>
      </w:r>
    </w:ins>
    <w:proofErr w:type="gramStart"/>
    <w:ins w:id="194" w:author="Jade Raposa" w:date="2024-10-16T21:38:00Z">
      <w:r>
        <w:rPr>
          <w:rFonts w:ascii="Georgia" w:hAnsi="Georgia"/>
        </w:rPr>
        <w:t>Acknowledgement</w:t>
      </w:r>
    </w:ins>
    <w:ins w:id="195" w:author="Jade Raposa" w:date="2024-10-16T21:22:00Z">
      <w:r>
        <w:rPr>
          <w:rFonts w:ascii="Georgia" w:hAnsi="Georgia"/>
        </w:rPr>
        <w:t xml:space="preserve">  |</w:t>
      </w:r>
      <w:proofErr w:type="gramEnd"/>
      <w:r>
        <w:rPr>
          <w:rFonts w:ascii="Georgia" w:hAnsi="Georgia"/>
        </w:rPr>
        <w:t xml:space="preserve">  </w:t>
      </w:r>
    </w:ins>
    <w:ins w:id="196" w:author="Jade Raposa" w:date="2024-10-16T21:46:00Z">
      <w:r>
        <w:rPr>
          <w:rFonts w:ascii="Georgia" w:hAnsi="Georgia"/>
        </w:rPr>
        <w:t>vii</w:t>
      </w:r>
    </w:ins>
    <w:ins w:id="197" w:author="Jade Raposa" w:date="2024-10-16T21:47:00Z">
      <w:r>
        <w:rPr>
          <w:rFonts w:ascii="Georgia" w:hAnsi="Georgia"/>
        </w:rPr>
        <w:t>i</w: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BF466" w14:textId="77777777" w:rsidR="008F456D" w:rsidRPr="008F456D" w:rsidRDefault="002B278F">
    <w:pPr>
      <w:pStyle w:val="Header"/>
      <w:tabs>
        <w:tab w:val="clear" w:pos="4680"/>
        <w:tab w:val="clear" w:pos="9360"/>
        <w:tab w:val="right" w:pos="8640"/>
      </w:tabs>
      <w:jc w:val="right"/>
      <w:rPr>
        <w:rFonts w:ascii="Georgia" w:hAnsi="Georgia"/>
        <w:rPrChange w:id="235" w:author="Jade Raposa" w:date="2024-10-16T21:12:00Z">
          <w:rPr/>
        </w:rPrChange>
      </w:rPr>
      <w:pPrChange w:id="236" w:author="Jade Raposa" w:date="2024-10-16T21:13:00Z">
        <w:pPr>
          <w:pStyle w:val="Header"/>
          <w:tabs>
            <w:tab w:val="clear" w:pos="4680"/>
            <w:tab w:val="clear" w:pos="9360"/>
            <w:tab w:val="right" w:pos="8640"/>
          </w:tabs>
        </w:pPr>
      </w:pPrChange>
    </w:pPr>
    <w:ins w:id="237" w:author="Jade Raposa" w:date="2024-10-16T21:21:00Z">
      <w:r>
        <w:rPr>
          <w:noProof/>
          <w:lang w:val="en-US"/>
        </w:rPr>
        <w:drawing>
          <wp:anchor distT="0" distB="0" distL="114300" distR="114300" simplePos="0" relativeHeight="251776000" behindDoc="1" locked="0" layoutInCell="1" allowOverlap="1" wp14:anchorId="1AE61E8D" wp14:editId="092EB8AE">
            <wp:simplePos x="0" y="0"/>
            <wp:positionH relativeFrom="margin">
              <wp:align>center</wp:align>
            </wp:positionH>
            <wp:positionV relativeFrom="paragraph">
              <wp:posOffset>-342900</wp:posOffset>
            </wp:positionV>
            <wp:extent cx="5057775" cy="659765"/>
            <wp:effectExtent l="0" t="0" r="9525"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29276" name="Picture 89072927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38" w:author="Jade Raposa" w:date="2024-10-16T21:22:00Z">
      <w:r>
        <w:t xml:space="preserve"> </w:t>
      </w:r>
    </w:ins>
    <w:ins w:id="239" w:author="Jade Raposa" w:date="2024-10-16T21:48:00Z">
      <w:r>
        <w:rPr>
          <w:rFonts w:ascii="Georgia" w:hAnsi="Georgia"/>
        </w:rPr>
        <w:t>T</w:t>
      </w:r>
    </w:ins>
    <w:ins w:id="240" w:author="Jade Raposa" w:date="2024-10-16T21:49:00Z">
      <w:r>
        <w:rPr>
          <w:rFonts w:ascii="Georgia" w:hAnsi="Georgia"/>
        </w:rPr>
        <w:t xml:space="preserve">able Of </w:t>
      </w:r>
      <w:proofErr w:type="gramStart"/>
      <w:r>
        <w:rPr>
          <w:rFonts w:ascii="Georgia" w:hAnsi="Georgia"/>
        </w:rPr>
        <w:t>Contents</w:t>
      </w:r>
    </w:ins>
    <w:ins w:id="241" w:author="Jade Raposa" w:date="2024-10-16T21:22:00Z">
      <w:r>
        <w:rPr>
          <w:rFonts w:ascii="Georgia" w:hAnsi="Georgia"/>
        </w:rPr>
        <w:t xml:space="preserve">  |</w:t>
      </w:r>
      <w:proofErr w:type="gramEnd"/>
      <w:r>
        <w:rPr>
          <w:rFonts w:ascii="Georgia" w:hAnsi="Georgia"/>
        </w:rPr>
        <w:t xml:space="preserve">  </w:t>
      </w:r>
    </w:ins>
    <w:ins w:id="242" w:author="Jade Raposa" w:date="2024-10-16T21:48:00Z">
      <w:r>
        <w:rPr>
          <w:rFonts w:ascii="Georgia" w:hAnsi="Georgia"/>
        </w:rPr>
        <w:t>x</w:t>
      </w:r>
    </w:ins>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0B101" w14:textId="77777777" w:rsidR="008F456D" w:rsidRPr="008F456D" w:rsidRDefault="002B278F">
    <w:pPr>
      <w:pStyle w:val="Header"/>
      <w:tabs>
        <w:tab w:val="clear" w:pos="4680"/>
        <w:tab w:val="clear" w:pos="9360"/>
        <w:tab w:val="right" w:pos="8640"/>
      </w:tabs>
      <w:jc w:val="right"/>
      <w:rPr>
        <w:rFonts w:ascii="Georgia" w:hAnsi="Georgia"/>
        <w:rPrChange w:id="246" w:author="Jade Raposa" w:date="2024-10-16T21:12:00Z">
          <w:rPr/>
        </w:rPrChange>
      </w:rPr>
      <w:pPrChange w:id="247" w:author="Jade Raposa" w:date="2024-10-16T21:13:00Z">
        <w:pPr>
          <w:pStyle w:val="Header"/>
          <w:tabs>
            <w:tab w:val="clear" w:pos="4680"/>
            <w:tab w:val="clear" w:pos="9360"/>
            <w:tab w:val="right" w:pos="8640"/>
          </w:tabs>
        </w:pPr>
      </w:pPrChange>
    </w:pPr>
    <w:ins w:id="248" w:author="Jade Raposa" w:date="2024-10-16T21:21:00Z">
      <w:r>
        <w:rPr>
          <w:noProof/>
          <w:lang w:val="en-US"/>
        </w:rPr>
        <w:drawing>
          <wp:anchor distT="0" distB="0" distL="114300" distR="114300" simplePos="0" relativeHeight="251777024" behindDoc="1" locked="0" layoutInCell="1" allowOverlap="1" wp14:anchorId="606F9A30" wp14:editId="347B1F5F">
            <wp:simplePos x="0" y="0"/>
            <wp:positionH relativeFrom="margin">
              <wp:align>center</wp:align>
            </wp:positionH>
            <wp:positionV relativeFrom="paragraph">
              <wp:posOffset>-342900</wp:posOffset>
            </wp:positionV>
            <wp:extent cx="5057775" cy="659765"/>
            <wp:effectExtent l="0" t="0" r="9525"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21837" name="Picture 206642183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49" w:author="Jade Raposa" w:date="2024-10-16T21:22:00Z">
      <w:r>
        <w:t xml:space="preserve"> </w:t>
      </w:r>
    </w:ins>
    <w:ins w:id="250" w:author="Jade Raposa" w:date="2024-10-16T21:48:00Z">
      <w:r>
        <w:rPr>
          <w:rFonts w:ascii="Georgia" w:hAnsi="Georgia"/>
        </w:rPr>
        <w:t>T</w:t>
      </w:r>
    </w:ins>
    <w:ins w:id="251" w:author="Jade Raposa" w:date="2024-10-16T21:49:00Z">
      <w:r>
        <w:rPr>
          <w:rFonts w:ascii="Georgia" w:hAnsi="Georgia"/>
        </w:rPr>
        <w:t xml:space="preserve">able Of </w:t>
      </w:r>
      <w:proofErr w:type="gramStart"/>
      <w:r>
        <w:rPr>
          <w:rFonts w:ascii="Georgia" w:hAnsi="Georgia"/>
        </w:rPr>
        <w:t>Contents</w:t>
      </w:r>
    </w:ins>
    <w:ins w:id="252" w:author="Jade Raposa" w:date="2024-10-16T21:22:00Z">
      <w:r>
        <w:rPr>
          <w:rFonts w:ascii="Georgia" w:hAnsi="Georgia"/>
        </w:rPr>
        <w:t xml:space="preserve">  |</w:t>
      </w:r>
      <w:proofErr w:type="gramEnd"/>
      <w:r>
        <w:rPr>
          <w:rFonts w:ascii="Georgia" w:hAnsi="Georgia"/>
        </w:rPr>
        <w:t xml:space="preserve">  </w:t>
      </w:r>
    </w:ins>
    <w:ins w:id="253" w:author="Jade Raposa" w:date="2024-10-16T21:48:00Z">
      <w:r>
        <w:rPr>
          <w:rFonts w:ascii="Georgia" w:hAnsi="Georgia"/>
        </w:rPr>
        <w:t>x</w:t>
      </w:r>
    </w:ins>
    <w:ins w:id="254" w:author="Jade Raposa" w:date="2024-10-16T21: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CF2AC" w14:textId="77777777" w:rsidR="008F456D" w:rsidRPr="008F456D" w:rsidRDefault="002B278F">
    <w:pPr>
      <w:pStyle w:val="Header"/>
      <w:tabs>
        <w:tab w:val="clear" w:pos="4680"/>
        <w:tab w:val="clear" w:pos="9360"/>
        <w:tab w:val="right" w:pos="8640"/>
      </w:tabs>
      <w:jc w:val="right"/>
      <w:rPr>
        <w:rFonts w:ascii="Georgia" w:hAnsi="Georgia"/>
        <w:rPrChange w:id="282" w:author="Jade Raposa" w:date="2024-10-16T21:12:00Z">
          <w:rPr/>
        </w:rPrChange>
      </w:rPr>
      <w:pPrChange w:id="283" w:author="Jade Raposa" w:date="2024-10-16T21:13:00Z">
        <w:pPr>
          <w:pStyle w:val="Header"/>
          <w:tabs>
            <w:tab w:val="clear" w:pos="4680"/>
            <w:tab w:val="clear" w:pos="9360"/>
            <w:tab w:val="right" w:pos="8640"/>
          </w:tabs>
        </w:pPr>
      </w:pPrChange>
    </w:pPr>
    <w:ins w:id="284" w:author="Jade Raposa" w:date="2024-10-16T21:21:00Z">
      <w:r>
        <w:rPr>
          <w:noProof/>
          <w:lang w:val="en-US"/>
        </w:rPr>
        <w:drawing>
          <wp:anchor distT="0" distB="0" distL="114300" distR="114300" simplePos="0" relativeHeight="251778048" behindDoc="1" locked="0" layoutInCell="1" allowOverlap="1" wp14:anchorId="726F439E" wp14:editId="318208DF">
            <wp:simplePos x="0" y="0"/>
            <wp:positionH relativeFrom="margin">
              <wp:align>center</wp:align>
            </wp:positionH>
            <wp:positionV relativeFrom="paragraph">
              <wp:posOffset>-342900</wp:posOffset>
            </wp:positionV>
            <wp:extent cx="5057775" cy="659765"/>
            <wp:effectExtent l="0" t="0" r="9525"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79854" name="Picture 4010798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85" w:author="Jade Raposa" w:date="2024-10-16T21:22:00Z">
      <w:r>
        <w:t xml:space="preserve"> </w:t>
      </w:r>
    </w:ins>
    <w:ins w:id="286" w:author="Jade Raposa" w:date="2024-10-16T21:51:00Z">
      <w:r>
        <w:rPr>
          <w:rFonts w:ascii="Georgia" w:hAnsi="Georgia"/>
        </w:rPr>
        <w:t xml:space="preserve">List Of </w:t>
      </w:r>
    </w:ins>
    <w:proofErr w:type="gramStart"/>
    <w:ins w:id="287" w:author="Jade Raposa" w:date="2024-10-16T21:52:00Z">
      <w:r>
        <w:rPr>
          <w:rFonts w:ascii="Georgia" w:hAnsi="Georgia"/>
        </w:rPr>
        <w:t>Figures</w:t>
      </w:r>
    </w:ins>
    <w:ins w:id="288" w:author="Jade Raposa" w:date="2024-10-16T21:22:00Z">
      <w:r>
        <w:rPr>
          <w:rFonts w:ascii="Georgia" w:hAnsi="Georgia"/>
        </w:rPr>
        <w:t xml:space="preserve">  |</w:t>
      </w:r>
      <w:proofErr w:type="gramEnd"/>
      <w:r>
        <w:rPr>
          <w:rFonts w:ascii="Georgia" w:hAnsi="Georgia"/>
        </w:rPr>
        <w:t xml:space="preserve">  </w:t>
      </w:r>
    </w:ins>
    <w:ins w:id="289" w:author="Jade Raposa" w:date="2024-10-16T21:48:00Z">
      <w:r>
        <w:rPr>
          <w:rFonts w:ascii="Georgia" w:hAnsi="Georgia"/>
        </w:rPr>
        <w:t>x</w:t>
      </w:r>
    </w:ins>
    <w:ins w:id="290" w:author="Jade Raposa" w:date="2024-10-16T21:49:00Z">
      <w:r>
        <w:rPr>
          <w:rFonts w:ascii="Georgia" w:hAnsi="Georgia"/>
        </w:rPr>
        <w:t>i</w:t>
      </w:r>
    </w:ins>
    <w:ins w:id="291" w:author="Jade Raposa" w:date="2024-10-16T21:50:00Z">
      <w:r>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25D2" w14:textId="77777777" w:rsidR="008F456D" w:rsidRPr="008F456D" w:rsidRDefault="002B278F">
    <w:pPr>
      <w:pStyle w:val="Header"/>
      <w:tabs>
        <w:tab w:val="clear" w:pos="4680"/>
        <w:tab w:val="clear" w:pos="9360"/>
        <w:tab w:val="right" w:pos="8640"/>
      </w:tabs>
      <w:jc w:val="right"/>
      <w:rPr>
        <w:rFonts w:ascii="Georgia" w:hAnsi="Georgia"/>
        <w:rPrChange w:id="332" w:author="Jade Raposa" w:date="2024-10-16T21:12:00Z">
          <w:rPr/>
        </w:rPrChange>
      </w:rPr>
      <w:pPrChange w:id="333" w:author="Jade Raposa" w:date="2024-10-16T21:13:00Z">
        <w:pPr>
          <w:pStyle w:val="Header"/>
          <w:tabs>
            <w:tab w:val="clear" w:pos="4680"/>
            <w:tab w:val="clear" w:pos="9360"/>
            <w:tab w:val="right" w:pos="8640"/>
          </w:tabs>
        </w:pPr>
      </w:pPrChange>
    </w:pPr>
    <w:ins w:id="334" w:author="Jade Raposa" w:date="2024-10-16T21:21:00Z">
      <w:r>
        <w:rPr>
          <w:noProof/>
          <w:lang w:val="en-US"/>
        </w:rPr>
        <w:drawing>
          <wp:anchor distT="0" distB="0" distL="114300" distR="114300" simplePos="0" relativeHeight="251779072" behindDoc="1" locked="0" layoutInCell="1" allowOverlap="1" wp14:anchorId="649B323E" wp14:editId="30E36F8F">
            <wp:simplePos x="0" y="0"/>
            <wp:positionH relativeFrom="margin">
              <wp:align>center</wp:align>
            </wp:positionH>
            <wp:positionV relativeFrom="paragraph">
              <wp:posOffset>-342900</wp:posOffset>
            </wp:positionV>
            <wp:extent cx="5057775" cy="659765"/>
            <wp:effectExtent l="0" t="0" r="9525" b="69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72629" name="Picture 7144726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35" w:author="Jade Raposa" w:date="2024-10-16T21:22:00Z">
      <w:r>
        <w:t xml:space="preserve"> </w:t>
      </w:r>
    </w:ins>
    <w:ins w:id="336" w:author="Jade Raposa" w:date="2024-10-16T21:51:00Z">
      <w:r>
        <w:rPr>
          <w:rFonts w:ascii="Georgia" w:hAnsi="Georgia"/>
        </w:rPr>
        <w:t xml:space="preserve">List Of </w:t>
      </w:r>
      <w:proofErr w:type="gramStart"/>
      <w:r>
        <w:rPr>
          <w:rFonts w:ascii="Georgia" w:hAnsi="Georgia"/>
        </w:rPr>
        <w:t>Tables</w:t>
      </w:r>
    </w:ins>
    <w:ins w:id="337" w:author="Jade Raposa" w:date="2024-10-16T21:22:00Z">
      <w:r>
        <w:rPr>
          <w:rFonts w:ascii="Georgia" w:hAnsi="Georgia"/>
        </w:rPr>
        <w:t xml:space="preserve">  |</w:t>
      </w:r>
      <w:proofErr w:type="gramEnd"/>
      <w:r>
        <w:rPr>
          <w:rFonts w:ascii="Georgia" w:hAnsi="Georgia"/>
        </w:rPr>
        <w:t xml:space="preserve">  </w:t>
      </w:r>
    </w:ins>
    <w:ins w:id="338" w:author="Jade Raposa" w:date="2024-10-16T21:48:00Z">
      <w:r>
        <w:rPr>
          <w:rFonts w:ascii="Georgia" w:hAnsi="Georgia"/>
        </w:rPr>
        <w:t>x</w:t>
      </w:r>
    </w:ins>
    <w:ins w:id="339" w:author="Jade Raposa" w:date="2024-10-16T21:49:00Z">
      <w:r>
        <w:rPr>
          <w:rFonts w:ascii="Georgia" w:hAnsi="Georgia"/>
        </w:rPr>
        <w:t>i</w:t>
      </w:r>
    </w:ins>
    <w:ins w:id="340" w:author="Jade Raposa" w:date="2024-10-16T21:50:00Z">
      <w:r>
        <w:rPr>
          <w:rFonts w:ascii="Georgia" w:hAnsi="Georgia"/>
        </w:rPr>
        <w:t>i</w:t>
      </w:r>
    </w:ins>
    <w:ins w:id="341" w:author="Jade Raposa" w:date="2024-10-16T21: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2E62E" w14:textId="77777777" w:rsidR="008F456D" w:rsidRPr="008F456D" w:rsidRDefault="002B278F">
    <w:pPr>
      <w:pStyle w:val="Header"/>
      <w:tabs>
        <w:tab w:val="clear" w:pos="4680"/>
        <w:tab w:val="clear" w:pos="9360"/>
        <w:tab w:val="right" w:pos="8640"/>
      </w:tabs>
      <w:jc w:val="right"/>
      <w:rPr>
        <w:rFonts w:ascii="Georgia" w:hAnsi="Georgia"/>
        <w:rPrChange w:id="377" w:author="Jade Raposa" w:date="2024-10-16T21:12:00Z">
          <w:rPr/>
        </w:rPrChange>
      </w:rPr>
      <w:pPrChange w:id="378" w:author="Jade Raposa" w:date="2024-10-16T21:13:00Z">
        <w:pPr>
          <w:pStyle w:val="Header"/>
          <w:tabs>
            <w:tab w:val="clear" w:pos="4680"/>
            <w:tab w:val="clear" w:pos="9360"/>
            <w:tab w:val="right" w:pos="8640"/>
          </w:tabs>
        </w:pPr>
      </w:pPrChange>
    </w:pPr>
    <w:ins w:id="379" w:author="Jade Raposa" w:date="2024-10-16T21:21:00Z">
      <w:r>
        <w:rPr>
          <w:noProof/>
          <w:lang w:val="en-US"/>
        </w:rPr>
        <w:drawing>
          <wp:anchor distT="0" distB="0" distL="114300" distR="114300" simplePos="0" relativeHeight="251780096" behindDoc="1" locked="0" layoutInCell="1" allowOverlap="1" wp14:anchorId="203B7E2B" wp14:editId="2563FA76">
            <wp:simplePos x="0" y="0"/>
            <wp:positionH relativeFrom="margin">
              <wp:align>center</wp:align>
            </wp:positionH>
            <wp:positionV relativeFrom="paragraph">
              <wp:posOffset>-342900</wp:posOffset>
            </wp:positionV>
            <wp:extent cx="5057775" cy="659765"/>
            <wp:effectExtent l="0" t="0" r="9525" b="698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19665" name="Picture 155191966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380" w:author="Jade Raposa" w:date="2024-10-16T21:22:00Z">
      <w:r>
        <w:t xml:space="preserve"> </w:t>
      </w:r>
    </w:ins>
    <w:ins w:id="381" w:author="Jade Raposa" w:date="2024-10-16T21:53:00Z">
      <w:r>
        <w:rPr>
          <w:rFonts w:ascii="Georgia" w:hAnsi="Georgia"/>
        </w:rPr>
        <w:t xml:space="preserve">List Of </w:t>
      </w:r>
      <w:proofErr w:type="gramStart"/>
      <w:r>
        <w:rPr>
          <w:rFonts w:ascii="Georgia" w:hAnsi="Georgia"/>
        </w:rPr>
        <w:t>Tables</w:t>
      </w:r>
    </w:ins>
    <w:ins w:id="382" w:author="Jade Raposa" w:date="2024-10-16T21:22:00Z">
      <w:r>
        <w:rPr>
          <w:rFonts w:ascii="Georgia" w:hAnsi="Georgia"/>
        </w:rPr>
        <w:t xml:space="preserve">  |</w:t>
      </w:r>
      <w:proofErr w:type="gramEnd"/>
      <w:r>
        <w:rPr>
          <w:rFonts w:ascii="Georgia" w:hAnsi="Georgia"/>
        </w:rPr>
        <w:t xml:space="preserve">  </w:t>
      </w:r>
    </w:ins>
    <w:ins w:id="383" w:author="Jade Raposa" w:date="2024-10-16T21:48:00Z">
      <w:r>
        <w:rPr>
          <w:rFonts w:ascii="Georgia" w:hAnsi="Georgia"/>
        </w:rPr>
        <w:t>x</w:t>
      </w:r>
    </w:ins>
    <w:ins w:id="384" w:author="Jade Raposa" w:date="2024-10-16T21:49:00Z">
      <w:r>
        <w:rPr>
          <w:rFonts w:ascii="Georgia" w:hAnsi="Georgia"/>
        </w:rPr>
        <w:t>i</w:t>
      </w:r>
    </w:ins>
    <w:ins w:id="385" w:author="Jade Raposa" w:date="2024-10-16T21: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CD92D" w14:textId="77777777" w:rsidR="008F456D" w:rsidRDefault="002B278F">
    <w:pPr>
      <w:pStyle w:val="Footer"/>
      <w:jc w:val="right"/>
      <w:rPr>
        <w:del w:id="413" w:author="Jade Raposa" w:date="2024-10-16T23:30:00Z"/>
      </w:rPr>
    </w:pPr>
    <w:ins w:id="414" w:author="Jade Raposa" w:date="2024-10-20T22:21:00Z">
      <w:r>
        <w:rPr>
          <w:rFonts w:ascii="Georgia" w:hAnsi="Georgia"/>
        </w:rPr>
        <w:t>Descri</w:t>
      </w:r>
    </w:ins>
    <w:ins w:id="415" w:author="Jade Raposa" w:date="2024-10-20T22:22:00Z">
      <w:r>
        <w:rPr>
          <w:rFonts w:ascii="Georgia" w:hAnsi="Georgia"/>
        </w:rPr>
        <w:t>ption of the Proposed System</w:t>
      </w:r>
    </w:ins>
    <w:ins w:id="416" w:author="Jade Raposa" w:date="2024-10-16T23:37:00Z">
      <w:r>
        <w:rPr>
          <w:rFonts w:ascii="Georgia" w:hAnsi="Georgia"/>
        </w:rPr>
        <w:t xml:space="preserve"> | </w:t>
      </w:r>
    </w:ins>
    <w:ins w:id="417" w:author="Jade Raposa" w:date="2024-10-16T23:35:00Z">
      <w:r>
        <w:rPr>
          <w:rFonts w:ascii="Georgia" w:hAnsi="Georgia"/>
          <w:rPrChange w:id="418" w:author="Jade Raposa" w:date="2024-10-16T23:35:00Z">
            <w:rPr/>
          </w:rPrChange>
        </w:rPr>
        <w:t xml:space="preserve"> </w:t>
      </w:r>
    </w:ins>
    <w:r>
      <w:rPr>
        <w:noProof/>
        <w:rPrChange w:id="419" w:author="Jade Raposa" w:date="2024-10-16T23:35:00Z">
          <w:rPr>
            <w:noProof/>
            <w:lang w:val="en-US"/>
          </w:rPr>
        </w:rPrChange>
      </w:rPr>
      <w:drawing>
        <wp:anchor distT="0" distB="0" distL="114300" distR="114300" simplePos="0" relativeHeight="251807744" behindDoc="1" locked="0" layoutInCell="1" allowOverlap="1" wp14:anchorId="368394A8" wp14:editId="70EAC3C0">
          <wp:simplePos x="0" y="0"/>
          <wp:positionH relativeFrom="margin">
            <wp:posOffset>447675</wp:posOffset>
          </wp:positionH>
          <wp:positionV relativeFrom="page">
            <wp:posOffset>9525</wp:posOffset>
          </wp:positionV>
          <wp:extent cx="5057775" cy="660400"/>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63931" name="Picture 19229639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ins w:id="420" w:author="Jade Raposa" w:date="2024-10-16T23:37:00Z">
      <w:r>
        <w:rPr>
          <w:rFonts w:ascii="Georgia" w:hAnsi="Georgia"/>
        </w:rPr>
        <w:t>4</w:t>
      </w:r>
    </w:ins>
    <w:del w:id="421" w:author="Jade Raposa" w:date="2024-10-16T23:30:00Z">
      <w:r>
        <w:tab/>
      </w:r>
      <w:r>
        <w:tab/>
      </w:r>
    </w:del>
  </w:p>
  <w:p w14:paraId="40C49559" w14:textId="77777777" w:rsidR="008F456D" w:rsidRDefault="008F456D">
    <w:pPr>
      <w:pStyle w:val="Footer"/>
      <w:jc w:val="right"/>
    </w:pPr>
  </w:p>
  <w:p w14:paraId="50A256DD" w14:textId="77777777" w:rsidR="008F456D" w:rsidRDefault="002B278F">
    <w:pPr>
      <w:pStyle w:val="Footer"/>
      <w:jc w:val="both"/>
      <w:rPr>
        <w:del w:id="422" w:author="Jade Raposa" w:date="2024-10-16T23:30:00Z"/>
        <w:rFonts w:ascii="Georgia" w:hAnsi="Georgia"/>
      </w:rPr>
    </w:pPr>
    <w:del w:id="423" w:author="Jade Raposa" w:date="2024-10-16T23:30:00Z">
      <w:r>
        <w:rPr>
          <w:rFonts w:ascii="Georgia" w:hAnsi="Georgia"/>
        </w:rPr>
        <w:tab/>
      </w:r>
      <w:r>
        <w:rPr>
          <w:rFonts w:ascii="Georgia" w:hAnsi="Georgia"/>
        </w:rPr>
        <w:tab/>
      </w:r>
    </w:del>
  </w:p>
  <w:p w14:paraId="7EEB4CD3" w14:textId="77777777" w:rsidR="008F456D" w:rsidRDefault="002B278F">
    <w:pPr>
      <w:pStyle w:val="Footer"/>
      <w:jc w:val="right"/>
      <w:rPr>
        <w:del w:id="424" w:author="Jade Raposa" w:date="2024-10-16T23:29:00Z"/>
        <w:rFonts w:ascii="Georgia" w:hAnsi="Georgia"/>
      </w:rPr>
      <w:pPrChange w:id="425" w:author="Jade Raposa" w:date="2024-10-16T23:29:00Z">
        <w:pPr>
          <w:pStyle w:val="Footer"/>
          <w:jc w:val="both"/>
        </w:pPr>
      </w:pPrChange>
    </w:pPr>
    <w:del w:id="426" w:author="Jade Raposa" w:date="2024-10-16T23:29:00Z">
      <w:r>
        <w:rPr>
          <w:rFonts w:ascii="Georgia" w:hAnsi="Georgia"/>
        </w:rPr>
        <w:tab/>
      </w:r>
      <w:r>
        <w:rPr>
          <w:rFonts w:ascii="Georgia" w:hAnsi="Georgia"/>
        </w:rPr>
        <w:tab/>
        <w:delText xml:space="preserve">Project Context | </w:delText>
      </w:r>
    </w:del>
    <w:customXmlDelRangeStart w:id="427" w:author="Jade Raposa" w:date="2024-10-16T23:29:00Z"/>
    <w:sdt>
      <w:sdtPr>
        <w:id w:val="303517692"/>
        <w:docPartObj>
          <w:docPartGallery w:val="AutoText"/>
        </w:docPartObj>
      </w:sdtPr>
      <w:sdtEndPr>
        <w:rPr>
          <w:rFonts w:ascii="Georgia" w:hAnsi="Georgia"/>
        </w:rPr>
      </w:sdtEndPr>
      <w:sdtContent>
        <w:customXmlDelRangeEnd w:id="427"/>
        <w:del w:id="428" w:author="Jade Raposa" w:date="2024-10-16T23:29: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ii</w:delText>
          </w:r>
          <w:r>
            <w:rPr>
              <w:rFonts w:ascii="Georgia" w:hAnsi="Georgia"/>
            </w:rPr>
            <w:fldChar w:fldCharType="end"/>
          </w:r>
        </w:del>
        <w:customXmlDelRangeStart w:id="429" w:author="Jade Raposa" w:date="2024-10-16T23:29:00Z"/>
      </w:sdtContent>
    </w:sdt>
    <w:customXmlDelRangeEnd w:id="429"/>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7990517"/>
      <w:docPartObj>
        <w:docPartGallery w:val="AutoText"/>
      </w:docPartObj>
    </w:sdtPr>
    <w:sdtEndPr>
      <w:rPr>
        <w:rFonts w:ascii="Georgia" w:hAnsi="Georgia"/>
      </w:rPr>
    </w:sdtEndPr>
    <w:sdtContent>
      <w:p w14:paraId="573AA535" w14:textId="77777777" w:rsidR="008F456D" w:rsidRPr="008F456D" w:rsidRDefault="002B278F">
        <w:pPr>
          <w:pStyle w:val="Header"/>
          <w:jc w:val="right"/>
          <w:rPr>
            <w:del w:id="430" w:author="Jade Raposa" w:date="2024-10-16T23:39:00Z"/>
            <w:rFonts w:ascii="Georgia" w:hAnsi="Georgia"/>
            <w:rPrChange w:id="431" w:author="Jade Raposa" w:date="2024-10-16T23:39:00Z">
              <w:rPr>
                <w:del w:id="432" w:author="Jade Raposa" w:date="2024-10-16T23:39:00Z"/>
              </w:rPr>
            </w:rPrChange>
          </w:rPr>
        </w:pPr>
        <w:ins w:id="433" w:author="Jade Raposa" w:date="2024-10-16T23:43:00Z">
          <w:r>
            <w:rPr>
              <w:rFonts w:ascii="Georgia" w:hAnsi="Georgia"/>
            </w:rPr>
            <w:t xml:space="preserve">Description of the Proposed </w:t>
          </w:r>
          <w:proofErr w:type="gramStart"/>
          <w:r>
            <w:rPr>
              <w:rFonts w:ascii="Georgia" w:hAnsi="Georgia"/>
            </w:rPr>
            <w:t>System</w:t>
          </w:r>
        </w:ins>
        <w:ins w:id="434" w:author="Jade Raposa" w:date="2024-10-16T23:41:00Z">
          <w:r>
            <w:rPr>
              <w:rFonts w:ascii="Georgia" w:hAnsi="Georgia"/>
            </w:rPr>
            <w:t xml:space="preserve"> </w:t>
          </w:r>
        </w:ins>
        <w:ins w:id="435" w:author="Jade Raposa" w:date="2024-10-16T23:39:00Z">
          <w:r>
            <w:rPr>
              <w:rFonts w:ascii="Georgia" w:hAnsi="Georgia"/>
              <w:rPrChange w:id="436" w:author="Jade Raposa" w:date="2024-10-16T23:39:00Z">
                <w:rPr/>
              </w:rPrChange>
            </w:rPr>
            <w:t xml:space="preserve"> |</w:t>
          </w:r>
        </w:ins>
        <w:proofErr w:type="gramEnd"/>
        <w:ins w:id="437" w:author="Jade Raposa" w:date="2024-10-16T23:41:00Z">
          <w:r>
            <w:rPr>
              <w:rFonts w:ascii="Georgia" w:hAnsi="Georgia"/>
            </w:rPr>
            <w:t xml:space="preserve"> </w:t>
          </w:r>
        </w:ins>
        <w:ins w:id="438" w:author="Jade Raposa" w:date="2024-10-16T23:39:00Z">
          <w:r>
            <w:rPr>
              <w:rFonts w:ascii="Georgia" w:hAnsi="Georgia"/>
              <w:rPrChange w:id="439" w:author="Jade Raposa" w:date="2024-10-16T23:39:00Z">
                <w:rPr/>
              </w:rPrChange>
            </w:rPr>
            <w:t xml:space="preserve"> </w:t>
          </w:r>
        </w:ins>
        <w:r>
          <w:rPr>
            <w:rFonts w:ascii="Georgia" w:hAnsi="Georgia"/>
            <w:noProof/>
            <w:lang w:val="en-US"/>
          </w:rPr>
          <w:drawing>
            <wp:anchor distT="0" distB="0" distL="114300" distR="114300" simplePos="0" relativeHeight="251787264" behindDoc="1" locked="0" layoutInCell="1" allowOverlap="1" wp14:anchorId="79648AF7" wp14:editId="21342D6E">
              <wp:simplePos x="0" y="0"/>
              <wp:positionH relativeFrom="margin">
                <wp:posOffset>447675</wp:posOffset>
              </wp:positionH>
              <wp:positionV relativeFrom="page">
                <wp:posOffset>9525</wp:posOffset>
              </wp:positionV>
              <wp:extent cx="5057775" cy="659765"/>
              <wp:effectExtent l="0" t="0" r="952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71782" name="Picture 80857178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440" w:author="Jade Raposa" w:date="2024-10-16T23:43:00Z">
          <w:r>
            <w:rPr>
              <w:rFonts w:ascii="Georgia" w:hAnsi="Georgia"/>
            </w:rPr>
            <w:t>8</w:t>
          </w:r>
        </w:ins>
      </w:p>
      <w:p w14:paraId="7FE0C408" w14:textId="77777777" w:rsidR="008F456D" w:rsidRDefault="008F456D">
        <w:pPr>
          <w:pStyle w:val="Header"/>
          <w:jc w:val="right"/>
          <w:rPr>
            <w:del w:id="441" w:author="Jade Raposa" w:date="2024-10-16T23:38:00Z"/>
          </w:rPr>
        </w:pPr>
      </w:p>
      <w:p w14:paraId="6CCD68AE" w14:textId="77777777" w:rsidR="008F456D" w:rsidRDefault="008F456D">
        <w:pPr>
          <w:pStyle w:val="Header"/>
          <w:jc w:val="right"/>
          <w:rPr>
            <w:del w:id="442" w:author="Jade Raposa" w:date="2024-10-16T23:38:00Z"/>
          </w:rPr>
        </w:pPr>
      </w:p>
      <w:p w14:paraId="1F35CC21" w14:textId="77777777" w:rsidR="008F456D" w:rsidRDefault="002B278F">
        <w:pPr>
          <w:pStyle w:val="Header"/>
          <w:jc w:val="right"/>
          <w:rPr>
            <w:rFonts w:ascii="Georgia" w:hAnsi="Georgia"/>
          </w:rPr>
          <w:pPrChange w:id="443" w:author="Jade Raposa" w:date="2024-10-16T23:39:00Z">
            <w:pPr>
              <w:pStyle w:val="Header"/>
              <w:ind w:firstLine="2880"/>
              <w:jc w:val="both"/>
            </w:pPr>
          </w:pPrChange>
        </w:pPr>
        <w:del w:id="444" w:author="Jade Raposa" w:date="2024-10-16T23:38:00Z">
          <w:r>
            <w:rPr>
              <w:rFonts w:ascii="Georgia" w:hAnsi="Georgia"/>
            </w:rPr>
            <w:delText xml:space="preserve">           Company Profile and Description of the Existing System | </w:delText>
          </w:r>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p>
    </w:sdtContent>
  </w:sdt>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22F7D" w14:textId="77777777" w:rsidR="008F456D" w:rsidRDefault="002B278F">
    <w:pPr>
      <w:pStyle w:val="Footer"/>
      <w:jc w:val="right"/>
    </w:pPr>
    <w:r>
      <w:rPr>
        <w:noProof/>
        <w:lang w:val="en-US"/>
      </w:rPr>
      <w:drawing>
        <wp:anchor distT="0" distB="0" distL="114300" distR="114300" simplePos="0" relativeHeight="251684864" behindDoc="1" locked="0" layoutInCell="1" allowOverlap="1" wp14:anchorId="69BF86A3" wp14:editId="739D0576">
          <wp:simplePos x="0" y="0"/>
          <wp:positionH relativeFrom="margin">
            <wp:posOffset>447675</wp:posOffset>
          </wp:positionH>
          <wp:positionV relativeFrom="page">
            <wp:posOffset>9525</wp:posOffset>
          </wp:positionV>
          <wp:extent cx="5057775" cy="660400"/>
          <wp:effectExtent l="0" t="0" r="0" b="698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anchor>
      </w:drawing>
    </w:r>
    <w:r>
      <w:tab/>
    </w:r>
    <w:r>
      <w:tab/>
    </w:r>
  </w:p>
  <w:p w14:paraId="11949C90" w14:textId="77777777" w:rsidR="008F456D" w:rsidRDefault="008F456D">
    <w:pPr>
      <w:pStyle w:val="Footer"/>
      <w:jc w:val="right"/>
    </w:pPr>
  </w:p>
  <w:p w14:paraId="0D47051A" w14:textId="77777777" w:rsidR="008F456D" w:rsidRDefault="002B278F">
    <w:pPr>
      <w:pStyle w:val="Footer"/>
      <w:jc w:val="both"/>
      <w:rPr>
        <w:rFonts w:ascii="Georgia" w:hAnsi="Georgia"/>
      </w:rPr>
    </w:pPr>
    <w:r>
      <w:rPr>
        <w:rFonts w:ascii="Georgia" w:hAnsi="Georgia"/>
      </w:rPr>
      <w:tab/>
    </w:r>
    <w:r>
      <w:rPr>
        <w:rFonts w:ascii="Georgia" w:hAnsi="Georgia"/>
      </w:rPr>
      <w:tab/>
    </w:r>
  </w:p>
  <w:p w14:paraId="789B602D" w14:textId="77777777" w:rsidR="008F456D" w:rsidRDefault="002B278F">
    <w:pPr>
      <w:pStyle w:val="Footer"/>
      <w:jc w:val="right"/>
      <w:rPr>
        <w:rFonts w:ascii="Georgia" w:hAnsi="Georgia"/>
        <w:sz w:val="24"/>
        <w:szCs w:val="24"/>
      </w:rPr>
      <w:pPrChange w:id="474" w:author="Jade Raposa" w:date="2024-10-16T23:44:00Z">
        <w:pPr>
          <w:pStyle w:val="Footer"/>
          <w:jc w:val="both"/>
        </w:pPr>
      </w:pPrChange>
    </w:pPr>
    <w:ins w:id="475" w:author="Jade Raposa" w:date="2024-10-16T23:44:00Z">
      <w:r>
        <w:rPr>
          <w:rFonts w:ascii="Georgia" w:hAnsi="Georgia"/>
        </w:rPr>
        <w:t xml:space="preserve">Purpose and </w:t>
      </w:r>
      <w:proofErr w:type="gramStart"/>
      <w:r>
        <w:rPr>
          <w:rFonts w:ascii="Georgia" w:hAnsi="Georgia"/>
        </w:rPr>
        <w:t>Description  |</w:t>
      </w:r>
      <w:proofErr w:type="gramEnd"/>
      <w:r>
        <w:rPr>
          <w:rFonts w:ascii="Georgia" w:hAnsi="Georgia"/>
        </w:rPr>
        <w:t xml:space="preserve">  10</w:t>
      </w:r>
    </w:ins>
    <w:del w:id="476" w:author="Jade Raposa" w:date="2024-10-16T23:44:00Z">
      <w:r>
        <w:rPr>
          <w:rFonts w:ascii="Georgia" w:hAnsi="Georgia"/>
        </w:rPr>
        <w:tab/>
      </w:r>
      <w:r>
        <w:rPr>
          <w:rFonts w:ascii="Georgia" w:hAnsi="Georgia"/>
        </w:rPr>
        <w:tab/>
        <w:delText xml:space="preserve">Purpose and Description | </w:delText>
      </w:r>
    </w:del>
    <w:customXmlDelRangeStart w:id="477" w:author="Jade Raposa" w:date="2024-10-16T23:44:00Z"/>
    <w:sdt>
      <w:sdtPr>
        <w:id w:val="-1671177837"/>
        <w:docPartObj>
          <w:docPartGallery w:val="AutoText"/>
        </w:docPartObj>
      </w:sdtPr>
      <w:sdtEndPr>
        <w:rPr>
          <w:rFonts w:ascii="Georgia" w:hAnsi="Georgia"/>
          <w:sz w:val="24"/>
          <w:szCs w:val="24"/>
        </w:rPr>
      </w:sdtEndPr>
      <w:sdtContent>
        <w:customXmlDelRangeEnd w:id="477"/>
        <w:del w:id="478" w:author="Jade Raposa" w:date="2024-10-16T23:44:00Z">
          <w:r>
            <w:rPr>
              <w:rFonts w:ascii="Georgia" w:hAnsi="Georgia"/>
              <w:sz w:val="24"/>
              <w:szCs w:val="24"/>
            </w:rPr>
            <w:delText>10</w:delText>
          </w:r>
        </w:del>
        <w:customXmlDelRangeStart w:id="479" w:author="Jade Raposa" w:date="2024-10-16T23:44:00Z"/>
      </w:sdtContent>
    </w:sdt>
    <w:customXmlDelRangeEnd w:id="479"/>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136795"/>
      <w:docPartObj>
        <w:docPartGallery w:val="AutoText"/>
      </w:docPartObj>
    </w:sdtPr>
    <w:sdtEndPr>
      <w:rPr>
        <w:rFonts w:ascii="Georgia" w:hAnsi="Georgia"/>
      </w:rPr>
    </w:sdtEndPr>
    <w:sdtContent>
      <w:p w14:paraId="2F9EA286" w14:textId="77777777" w:rsidR="008F456D" w:rsidRDefault="002B278F">
        <w:pPr>
          <w:pStyle w:val="Header"/>
          <w:jc w:val="right"/>
          <w:rPr>
            <w:rFonts w:ascii="Georgia" w:hAnsi="Georgia"/>
          </w:rPr>
          <w:pPrChange w:id="480" w:author="Jade Raposa" w:date="2024-10-16T23:43:00Z">
            <w:pPr>
              <w:pStyle w:val="Header"/>
            </w:pPr>
          </w:pPrChange>
        </w:pPr>
        <w:r>
          <w:rPr>
            <w:rFonts w:ascii="Georgia" w:hAnsi="Georgia"/>
            <w:noProof/>
            <w:lang w:val="en-US"/>
          </w:rPr>
          <w:drawing>
            <wp:anchor distT="0" distB="0" distL="114300" distR="114300" simplePos="0" relativeHeight="251665408" behindDoc="1" locked="0" layoutInCell="1" allowOverlap="1" wp14:anchorId="69E76F6F" wp14:editId="6EAAE0FE">
              <wp:simplePos x="0" y="0"/>
              <wp:positionH relativeFrom="margin">
                <wp:posOffset>438150</wp:posOffset>
              </wp:positionH>
              <wp:positionV relativeFrom="paragraph">
                <wp:posOffset>-173355</wp:posOffset>
              </wp:positionV>
              <wp:extent cx="5057775" cy="6597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481" w:author="Jade Raposa" w:date="2024-10-16T23:43:00Z">
          <w:r>
            <w:tab/>
            <w:delText xml:space="preserve">                                                                               </w:delText>
          </w:r>
          <w:r>
            <w:rPr>
              <w:rFonts w:ascii="Georgia" w:hAnsi="Georgia"/>
            </w:rPr>
            <w:delText>Statement of the Problem and Objective of the Study | 9</w:delText>
          </w:r>
        </w:del>
        <w:ins w:id="482" w:author="Jade Raposa" w:date="2024-10-16T23:43:00Z">
          <w:r>
            <w:t xml:space="preserve"> </w:t>
          </w:r>
          <w:r>
            <w:rPr>
              <w:rFonts w:ascii="Georgia" w:hAnsi="Georgia"/>
            </w:rPr>
            <w:t xml:space="preserve">Statement of the Problem and Objective of the </w:t>
          </w:r>
          <w:proofErr w:type="gramStart"/>
          <w:r>
            <w:rPr>
              <w:rFonts w:ascii="Georgia" w:hAnsi="Georgia"/>
            </w:rPr>
            <w:t>Study  |</w:t>
          </w:r>
          <w:proofErr w:type="gramEnd"/>
          <w:r>
            <w:rPr>
              <w:rFonts w:ascii="Georgia" w:hAnsi="Georgia"/>
            </w:rPr>
            <w:t xml:space="preserve">  9</w:t>
          </w:r>
        </w:ins>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727D" w14:textId="77777777" w:rsidR="008F456D" w:rsidRPr="008F456D" w:rsidRDefault="008F456D">
    <w:pPr>
      <w:pStyle w:val="Header"/>
      <w:tabs>
        <w:tab w:val="clear" w:pos="4680"/>
        <w:tab w:val="clear" w:pos="9360"/>
        <w:tab w:val="right" w:pos="8640"/>
      </w:tabs>
      <w:jc w:val="right"/>
      <w:rPr>
        <w:rFonts w:ascii="Georgia" w:hAnsi="Georgia"/>
        <w:rPrChange w:id="17" w:author="Jade Raposa" w:date="2024-10-16T21:12:00Z">
          <w:rPr/>
        </w:rPrChange>
      </w:rPr>
      <w:pPrChange w:id="18" w:author="Jade Raposa" w:date="2024-10-16T23: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D0C48" w14:textId="77777777" w:rsidR="008F456D" w:rsidRDefault="002B278F">
    <w:pPr>
      <w:pStyle w:val="Footer"/>
      <w:jc w:val="right"/>
      <w:rPr>
        <w:rFonts w:ascii="Georgia" w:hAnsi="Georgia"/>
      </w:rPr>
      <w:pPrChange w:id="490" w:author="Jade Raposa" w:date="2024-10-16T23:55:00Z">
        <w:pPr>
          <w:pStyle w:val="Footer"/>
        </w:pPr>
      </w:pPrChange>
    </w:pPr>
    <w:ins w:id="491" w:author="Jade Raposa" w:date="2024-10-16T23:55:00Z">
      <w:r>
        <w:rPr>
          <w:rFonts w:ascii="Georgia" w:hAnsi="Georgia"/>
          <w:rPrChange w:id="492" w:author="Jade Raposa" w:date="2024-10-16T23:55:00Z">
            <w:rPr/>
          </w:rPrChange>
        </w:rPr>
        <w:t xml:space="preserve">Source </w:t>
      </w:r>
      <w:proofErr w:type="gramStart"/>
      <w:r>
        <w:rPr>
          <w:rFonts w:ascii="Georgia" w:hAnsi="Georgia"/>
          <w:rPrChange w:id="493" w:author="Jade Raposa" w:date="2024-10-16T23:55:00Z">
            <w:rPr/>
          </w:rPrChange>
        </w:rPr>
        <w:t>Data</w:t>
      </w:r>
    </w:ins>
    <w:ins w:id="494" w:author="Jade Raposa" w:date="2024-10-16T23:56:00Z">
      <w:r>
        <w:rPr>
          <w:rFonts w:ascii="Georgia" w:hAnsi="Georgia"/>
        </w:rPr>
        <w:t xml:space="preserve"> </w:t>
      </w:r>
    </w:ins>
    <w:ins w:id="495" w:author="Jade Raposa" w:date="2024-10-16T23:55:00Z">
      <w:r>
        <w:rPr>
          <w:rFonts w:ascii="Georgia" w:hAnsi="Georgia"/>
          <w:rPrChange w:id="496" w:author="Jade Raposa" w:date="2024-10-16T23:55:00Z">
            <w:rPr/>
          </w:rPrChange>
        </w:rPr>
        <w:t xml:space="preserve"> |</w:t>
      </w:r>
    </w:ins>
    <w:proofErr w:type="gramEnd"/>
    <w:ins w:id="497" w:author="Jade Raposa" w:date="2024-10-16T23:56:00Z">
      <w:r>
        <w:rPr>
          <w:rFonts w:ascii="Georgia" w:hAnsi="Georgia"/>
        </w:rPr>
        <w:t xml:space="preserve"> </w:t>
      </w:r>
    </w:ins>
    <w:ins w:id="498" w:author="Jade Raposa" w:date="2024-10-16T23:55:00Z">
      <w:r>
        <w:rPr>
          <w:rFonts w:ascii="Georgia" w:hAnsi="Georgia"/>
          <w:rPrChange w:id="499" w:author="Jade Raposa" w:date="2024-10-16T23:55:00Z">
            <w:rPr/>
          </w:rPrChange>
        </w:rPr>
        <w:t xml:space="preserve"> 1</w:t>
      </w:r>
    </w:ins>
    <w:r>
      <w:rPr>
        <w:rFonts w:ascii="Georgia" w:hAnsi="Georgia"/>
        <w:noProof/>
        <w:lang w:val="en-US"/>
        <w:rPrChange w:id="500" w:author="Jade Raposa" w:date="2024-10-16T23:55:00Z">
          <w:rPr>
            <w:noProof/>
            <w:lang w:val="en-US"/>
          </w:rPr>
        </w:rPrChange>
      </w:rPr>
      <w:drawing>
        <wp:anchor distT="0" distB="0" distL="114300" distR="114300" simplePos="0" relativeHeight="251699200" behindDoc="1" locked="0" layoutInCell="1" allowOverlap="1" wp14:anchorId="48E31EF5" wp14:editId="4C27726C">
          <wp:simplePos x="0" y="0"/>
          <wp:positionH relativeFrom="margin">
            <wp:posOffset>438150</wp:posOffset>
          </wp:positionH>
          <wp:positionV relativeFrom="paragraph">
            <wp:posOffset>-306705</wp:posOffset>
          </wp:positionV>
          <wp:extent cx="5057775" cy="659765"/>
          <wp:effectExtent l="0" t="0" r="9525"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996502" name="Picture 214099650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501" w:author="Jade Raposa" w:date="2024-10-16T23:56:00Z">
      <w:r>
        <w:rPr>
          <w:rFonts w:ascii="Georgia" w:hAnsi="Georgia"/>
        </w:rPr>
        <w:t>8</w:t>
      </w:r>
    </w:ins>
    <w:del w:id="502" w:author="Jade Raposa" w:date="2024-10-16T23:55:00Z">
      <w:r>
        <w:rPr>
          <w:rFonts w:ascii="Georgia" w:hAnsi="Georgia"/>
          <w:rPrChange w:id="503" w:author="Jade Raposa" w:date="2024-10-16T23:55:00Z">
            <w:rPr/>
          </w:rPrChange>
        </w:rPr>
        <w:tab/>
      </w:r>
      <w:r>
        <w:rPr>
          <w:rFonts w:ascii="Georgia" w:hAnsi="Georgia"/>
          <w:rPrChange w:id="504" w:author="Jade Raposa" w:date="2024-10-16T23:55:00Z">
            <w:rPr/>
          </w:rPrChange>
        </w:rPr>
        <w:tab/>
      </w:r>
      <w:r>
        <w:rPr>
          <w:rFonts w:ascii="Georgia" w:hAnsi="Georgia"/>
        </w:rPr>
        <w:delText>Source Data | 18</w:delText>
      </w:r>
    </w:del>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12178" w14:textId="77777777" w:rsidR="008F456D" w:rsidRDefault="002B278F">
    <w:pPr>
      <w:pStyle w:val="Footer"/>
      <w:jc w:val="right"/>
      <w:rPr>
        <w:rFonts w:ascii="Georgia" w:hAnsi="Georgia"/>
      </w:rPr>
      <w:pPrChange w:id="505" w:author="Jade Raposa" w:date="2024-10-16T23:54:00Z">
        <w:pPr>
          <w:pStyle w:val="Footer"/>
        </w:pPr>
      </w:pPrChange>
    </w:pPr>
    <w:ins w:id="506" w:author="Jade Raposa" w:date="2024-10-16T23:54:00Z">
      <w:r>
        <w:rPr>
          <w:rFonts w:ascii="Georgia" w:hAnsi="Georgia"/>
        </w:rPr>
        <w:t>Data Gathering Technique  |  17</w:t>
      </w:r>
    </w:ins>
    <w:r>
      <w:rPr>
        <w:rFonts w:ascii="Georgia" w:hAnsi="Georgia"/>
        <w:noProof/>
        <w:lang w:val="en-US"/>
      </w:rPr>
      <w:drawing>
        <wp:anchor distT="0" distB="0" distL="114300" distR="114300" simplePos="0" relativeHeight="251700224" behindDoc="1" locked="0" layoutInCell="1" allowOverlap="1" wp14:anchorId="205D75C6" wp14:editId="3C7BECEB">
          <wp:simplePos x="0" y="0"/>
          <wp:positionH relativeFrom="margin">
            <wp:posOffset>438150</wp:posOffset>
          </wp:positionH>
          <wp:positionV relativeFrom="paragraph">
            <wp:posOffset>-440055</wp:posOffset>
          </wp:positionV>
          <wp:extent cx="5057775" cy="659765"/>
          <wp:effectExtent l="0" t="0" r="9525" b="698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0614" name="Picture 50948061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07" w:author="Jade Raposa" w:date="2024-10-16T23:54:00Z">
      <w:r>
        <w:rPr>
          <w:rFonts w:ascii="Georgia" w:hAnsi="Georgia"/>
        </w:rPr>
        <w:delText xml:space="preserve"> </w:delText>
      </w:r>
      <w:r>
        <w:rPr>
          <w:rFonts w:ascii="Georgia" w:hAnsi="Georgia"/>
        </w:rPr>
        <w:tab/>
        <w:delText xml:space="preserve">                                                                                                                       Data Gathering Technique | 17</w:delText>
      </w:r>
    </w:del>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392F3" w14:textId="77777777" w:rsidR="008F456D" w:rsidRPr="008F456D" w:rsidRDefault="002B278F">
    <w:pPr>
      <w:pStyle w:val="Footer"/>
      <w:jc w:val="right"/>
      <w:rPr>
        <w:rFonts w:ascii="Georgia" w:hAnsi="Georgia"/>
        <w:lang w:val="en-US"/>
        <w:rPrChange w:id="515" w:author="Jade Raposa" w:date="2024-10-16T23:57:00Z">
          <w:rPr>
            <w:rFonts w:ascii="Georgia" w:hAnsi="Georgia"/>
          </w:rPr>
        </w:rPrChange>
      </w:rPr>
      <w:pPrChange w:id="516" w:author="Jade Raposa" w:date="2024-10-16T23:56:00Z">
        <w:pPr>
          <w:pStyle w:val="Footer"/>
        </w:pPr>
      </w:pPrChange>
    </w:pPr>
    <w:ins w:id="517" w:author="Jade Raposa" w:date="2024-10-16T23:57:00Z">
      <w:r>
        <w:rPr>
          <w:rFonts w:ascii="Georgia" w:hAnsi="Georgia"/>
          <w:rPrChange w:id="518" w:author="Jade Raposa" w:date="2024-10-16T23:57:00Z">
            <w:rPr/>
          </w:rPrChange>
        </w:rPr>
        <w:t xml:space="preserve">Surve </w:t>
      </w:r>
      <w:proofErr w:type="gramStart"/>
      <w:r>
        <w:rPr>
          <w:rFonts w:ascii="Georgia" w:hAnsi="Georgia"/>
          <w:rPrChange w:id="519" w:author="Jade Raposa" w:date="2024-10-16T23:57:00Z">
            <w:rPr/>
          </w:rPrChange>
        </w:rPr>
        <w:t>Results</w:t>
      </w:r>
      <w:r>
        <w:rPr>
          <w:rFonts w:ascii="Georgia" w:hAnsi="Georgia"/>
        </w:rPr>
        <w:t xml:space="preserve"> </w:t>
      </w:r>
      <w:r>
        <w:rPr>
          <w:rFonts w:ascii="Georgia" w:hAnsi="Georgia"/>
          <w:rPrChange w:id="520" w:author="Jade Raposa" w:date="2024-10-16T23:57:00Z">
            <w:rPr/>
          </w:rPrChange>
        </w:rPr>
        <w:t xml:space="preserve"> |</w:t>
      </w:r>
      <w:proofErr w:type="gramEnd"/>
      <w:r>
        <w:rPr>
          <w:rFonts w:ascii="Georgia" w:hAnsi="Georgia"/>
          <w:rPrChange w:id="521" w:author="Jade Raposa" w:date="2024-10-16T23:57:00Z">
            <w:rPr/>
          </w:rPrChange>
        </w:rPr>
        <w:t xml:space="preserve"> </w:t>
      </w:r>
      <w:r>
        <w:rPr>
          <w:rFonts w:ascii="Georgia" w:hAnsi="Georgia"/>
        </w:rPr>
        <w:t xml:space="preserve"> </w:t>
      </w:r>
      <w:r>
        <w:rPr>
          <w:rFonts w:ascii="Georgia" w:hAnsi="Georgia"/>
          <w:rPrChange w:id="522" w:author="Jade Raposa" w:date="2024-10-16T23:57:00Z">
            <w:rPr/>
          </w:rPrChange>
        </w:rPr>
        <w:t>20</w:t>
      </w:r>
    </w:ins>
    <w:r>
      <w:rPr>
        <w:rFonts w:ascii="Georgia" w:hAnsi="Georgia"/>
        <w:noProof/>
        <w:lang w:val="en-US"/>
        <w:rPrChange w:id="523" w:author="Jade Raposa" w:date="2024-10-16T23:57:00Z">
          <w:rPr>
            <w:noProof/>
            <w:lang w:val="en-US"/>
          </w:rPr>
        </w:rPrChange>
      </w:rPr>
      <w:drawing>
        <wp:anchor distT="0" distB="0" distL="114300" distR="114300" simplePos="0" relativeHeight="251702272" behindDoc="1" locked="0" layoutInCell="1" allowOverlap="1" wp14:anchorId="793CD1DA" wp14:editId="2D4B9A46">
          <wp:simplePos x="0" y="0"/>
          <wp:positionH relativeFrom="margin">
            <wp:posOffset>438150</wp:posOffset>
          </wp:positionH>
          <wp:positionV relativeFrom="paragraph">
            <wp:posOffset>-306705</wp:posOffset>
          </wp:positionV>
          <wp:extent cx="5057775" cy="659765"/>
          <wp:effectExtent l="0" t="0" r="9525" b="698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902316" name="Picture 106890231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24" w:author="Jade Raposa" w:date="2024-10-16T23:56:00Z">
      <w:r>
        <w:rPr>
          <w:rFonts w:ascii="Georgia" w:hAnsi="Georgia"/>
          <w:lang w:val="en-US"/>
          <w:rPrChange w:id="525" w:author="Jade Raposa" w:date="2024-10-16T23:57:00Z">
            <w:rPr/>
          </w:rPrChange>
        </w:rPr>
        <w:tab/>
      </w:r>
      <w:r>
        <w:rPr>
          <w:rFonts w:ascii="Georgia" w:hAnsi="Georgia"/>
          <w:lang w:val="en-US"/>
          <w:rPrChange w:id="526" w:author="Jade Raposa" w:date="2024-10-16T23:57:00Z">
            <w:rPr/>
          </w:rPrChange>
        </w:rPr>
        <w:tab/>
      </w:r>
      <w:r>
        <w:rPr>
          <w:rFonts w:ascii="Georgia" w:hAnsi="Georgia"/>
          <w:lang w:val="en-US"/>
          <w:rPrChange w:id="527" w:author="Jade Raposa" w:date="2024-10-16T23:57:00Z">
            <w:rPr>
              <w:rFonts w:ascii="Georgia" w:hAnsi="Georgia"/>
            </w:rPr>
          </w:rPrChange>
        </w:rPr>
        <w:delText>Surve Results | 20</w:delText>
      </w:r>
    </w:del>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A87E" w14:textId="77777777" w:rsidR="008F456D" w:rsidRDefault="002B278F">
    <w:pPr>
      <w:pStyle w:val="Footer"/>
      <w:jc w:val="right"/>
      <w:rPr>
        <w:rFonts w:ascii="Georgia" w:hAnsi="Georgia"/>
      </w:rPr>
      <w:pPrChange w:id="528" w:author="Jade Raposa" w:date="2024-10-16T23:56:00Z">
        <w:pPr>
          <w:pStyle w:val="Footer"/>
        </w:pPr>
      </w:pPrChange>
    </w:pPr>
    <w:ins w:id="529" w:author="Jade Raposa" w:date="2024-10-16T23:56:00Z">
      <w:r>
        <w:rPr>
          <w:rFonts w:ascii="Georgia" w:hAnsi="Georgia"/>
          <w:rPrChange w:id="530" w:author="Jade Raposa" w:date="2024-10-16T23:56:00Z">
            <w:rPr/>
          </w:rPrChange>
        </w:rPr>
        <w:t xml:space="preserve">Survey Results </w:t>
      </w:r>
      <w:r>
        <w:rPr>
          <w:rFonts w:ascii="Georgia" w:hAnsi="Georgia"/>
        </w:rPr>
        <w:t xml:space="preserve"> </w:t>
      </w:r>
      <w:r>
        <w:rPr>
          <w:rFonts w:ascii="Georgia" w:hAnsi="Georgia"/>
          <w:rPrChange w:id="531" w:author="Jade Raposa" w:date="2024-10-16T23:56:00Z">
            <w:rPr/>
          </w:rPrChange>
        </w:rPr>
        <w:t xml:space="preserve">| </w:t>
      </w:r>
      <w:r>
        <w:rPr>
          <w:rFonts w:ascii="Georgia" w:hAnsi="Georgia"/>
        </w:rPr>
        <w:t xml:space="preserve"> </w:t>
      </w:r>
      <w:r>
        <w:rPr>
          <w:rFonts w:ascii="Georgia" w:hAnsi="Georgia"/>
          <w:rPrChange w:id="532" w:author="Jade Raposa" w:date="2024-10-16T23:56:00Z">
            <w:rPr/>
          </w:rPrChange>
        </w:rPr>
        <w:t>19</w:t>
      </w:r>
    </w:ins>
    <w:r>
      <w:rPr>
        <w:rFonts w:ascii="Georgia" w:hAnsi="Georgia"/>
        <w:noProof/>
        <w:lang w:val="en-US"/>
      </w:rPr>
      <w:drawing>
        <wp:anchor distT="0" distB="0" distL="114300" distR="114300" simplePos="0" relativeHeight="251701248" behindDoc="1" locked="0" layoutInCell="1" allowOverlap="1" wp14:anchorId="486A2F7E" wp14:editId="2CACDA3A">
          <wp:simplePos x="0" y="0"/>
          <wp:positionH relativeFrom="margin">
            <wp:posOffset>438150</wp:posOffset>
          </wp:positionH>
          <wp:positionV relativeFrom="paragraph">
            <wp:posOffset>-440055</wp:posOffset>
          </wp:positionV>
          <wp:extent cx="5057775" cy="659765"/>
          <wp:effectExtent l="0" t="0" r="9525" b="6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27986" name="Picture 17144279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33" w:author="Jade Raposa" w:date="2024-10-16T23:56:00Z"/>
    <w:sdt>
      <w:sdtPr>
        <w:rPr>
          <w:rFonts w:ascii="Georgia" w:hAnsi="Georgia"/>
        </w:rPr>
        <w:id w:val="-307252720"/>
        <w:docPartObj>
          <w:docPartGallery w:val="AutoText"/>
        </w:docPartObj>
      </w:sdtPr>
      <w:sdtEndPr/>
      <w:sdtContent>
        <w:customXmlDelRangeEnd w:id="533"/>
        <w:customXmlDelRangeStart w:id="534" w:author="Jade Raposa" w:date="2024-10-16T23:56:00Z"/>
      </w:sdtContent>
    </w:sdt>
    <w:customXmlDelRangeEnd w:id="534"/>
    <w:del w:id="535" w:author="Jade Raposa" w:date="2024-10-16T23:56:00Z">
      <w:r>
        <w:rPr>
          <w:rFonts w:ascii="Georgia" w:hAnsi="Georgia"/>
          <w:rPrChange w:id="536" w:author="Jade Raposa" w:date="2024-10-16T23:56:00Z">
            <w:rPr/>
          </w:rPrChange>
        </w:rPr>
        <w:delText xml:space="preserve"> </w:delText>
      </w:r>
      <w:r>
        <w:rPr>
          <w:rFonts w:ascii="Georgia" w:hAnsi="Georgia"/>
        </w:rPr>
        <w:tab/>
        <w:delText xml:space="preserve">                                                                                                                                            Survey Results | 19</w:delText>
      </w:r>
    </w:del>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5FE79" w14:textId="77777777" w:rsidR="008F456D" w:rsidRPr="008F456D" w:rsidRDefault="002B278F">
    <w:pPr>
      <w:pStyle w:val="Footer"/>
      <w:jc w:val="right"/>
      <w:rPr>
        <w:rFonts w:ascii="Georgia" w:hAnsi="Georgia"/>
        <w:lang w:val="en-US"/>
        <w:rPrChange w:id="537" w:author="Jade Raposa" w:date="2024-10-16T23:59:00Z">
          <w:rPr>
            <w:rFonts w:ascii="Georgia" w:hAnsi="Georgia"/>
          </w:rPr>
        </w:rPrChange>
      </w:rPr>
      <w:pPrChange w:id="538" w:author="Jade Raposa" w:date="2024-10-16T23:59:00Z">
        <w:pPr>
          <w:pStyle w:val="Footer"/>
        </w:pPr>
      </w:pPrChange>
    </w:pPr>
    <w:ins w:id="539" w:author="Jade Raposa" w:date="2024-10-16T23:59:00Z">
      <w:r>
        <w:rPr>
          <w:rFonts w:ascii="Georgia" w:hAnsi="Georgia"/>
          <w:rPrChange w:id="540" w:author="Jade Raposa" w:date="2024-10-16T23:59:00Z">
            <w:rPr/>
          </w:rPrChange>
        </w:rPr>
        <w:t>Surve</w:t>
      </w:r>
    </w:ins>
    <w:ins w:id="541" w:author="Jade Raposa" w:date="2024-10-18T22:45:00Z">
      <w:r>
        <w:rPr>
          <w:rFonts w:ascii="Georgia" w:hAnsi="Georgia"/>
        </w:rPr>
        <w:t>y</w:t>
      </w:r>
    </w:ins>
    <w:ins w:id="542" w:author="Jade Raposa" w:date="2024-10-16T23:59:00Z">
      <w:r>
        <w:rPr>
          <w:rFonts w:ascii="Georgia" w:hAnsi="Georgia"/>
          <w:rPrChange w:id="543" w:author="Jade Raposa" w:date="2024-10-16T23:59:00Z">
            <w:rPr/>
          </w:rPrChange>
        </w:rPr>
        <w:t xml:space="preserve"> </w:t>
      </w:r>
      <w:proofErr w:type="gramStart"/>
      <w:r>
        <w:rPr>
          <w:rFonts w:ascii="Georgia" w:hAnsi="Georgia"/>
          <w:rPrChange w:id="544" w:author="Jade Raposa" w:date="2024-10-16T23:59:00Z">
            <w:rPr/>
          </w:rPrChange>
        </w:rPr>
        <w:t xml:space="preserve">Results </w:t>
      </w:r>
      <w:r>
        <w:rPr>
          <w:rFonts w:ascii="Georgia" w:hAnsi="Georgia"/>
        </w:rPr>
        <w:t xml:space="preserve"> </w:t>
      </w:r>
      <w:r>
        <w:rPr>
          <w:rFonts w:ascii="Georgia" w:hAnsi="Georgia"/>
          <w:rPrChange w:id="545" w:author="Jade Raposa" w:date="2024-10-16T23:59:00Z">
            <w:rPr/>
          </w:rPrChange>
        </w:rPr>
        <w:t>|</w:t>
      </w:r>
      <w:proofErr w:type="gramEnd"/>
      <w:r>
        <w:rPr>
          <w:rFonts w:ascii="Georgia" w:hAnsi="Georgia"/>
          <w:rPrChange w:id="546" w:author="Jade Raposa" w:date="2024-10-16T23:59:00Z">
            <w:rPr/>
          </w:rPrChange>
        </w:rPr>
        <w:t xml:space="preserve"> </w:t>
      </w:r>
      <w:r>
        <w:rPr>
          <w:rFonts w:ascii="Georgia" w:hAnsi="Georgia"/>
        </w:rPr>
        <w:t xml:space="preserve"> </w:t>
      </w:r>
      <w:r>
        <w:rPr>
          <w:rFonts w:ascii="Georgia" w:hAnsi="Georgia"/>
          <w:rPrChange w:id="547" w:author="Jade Raposa" w:date="2024-10-16T23:59:00Z">
            <w:rPr/>
          </w:rPrChange>
        </w:rPr>
        <w:t>22</w:t>
      </w:r>
    </w:ins>
    <w:r>
      <w:rPr>
        <w:rFonts w:ascii="Georgia" w:hAnsi="Georgia"/>
        <w:noProof/>
        <w:lang w:val="en-US"/>
        <w:rPrChange w:id="548" w:author="Jade Raposa" w:date="2024-10-16T23:59:00Z">
          <w:rPr>
            <w:noProof/>
            <w:lang w:val="en-US"/>
          </w:rPr>
        </w:rPrChange>
      </w:rPr>
      <w:drawing>
        <wp:anchor distT="0" distB="0" distL="114300" distR="114300" simplePos="0" relativeHeight="251704320" behindDoc="1" locked="0" layoutInCell="1" allowOverlap="1" wp14:anchorId="7E3CBAA8" wp14:editId="7AD1CC31">
          <wp:simplePos x="0" y="0"/>
          <wp:positionH relativeFrom="margin">
            <wp:posOffset>438150</wp:posOffset>
          </wp:positionH>
          <wp:positionV relativeFrom="paragraph">
            <wp:posOffset>-306705</wp:posOffset>
          </wp:positionV>
          <wp:extent cx="5057775" cy="659765"/>
          <wp:effectExtent l="0" t="0" r="9525" b="698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49" w:author="Jade Raposa" w:date="2024-10-16T23:58:00Z">
      <w:r>
        <w:rPr>
          <w:rFonts w:ascii="Georgia" w:hAnsi="Georgia"/>
          <w:lang w:val="en-US"/>
          <w:rPrChange w:id="550" w:author="Jade Raposa" w:date="2024-10-16T23:59:00Z">
            <w:rPr/>
          </w:rPrChange>
        </w:rPr>
        <w:tab/>
      </w:r>
      <w:r>
        <w:rPr>
          <w:rFonts w:ascii="Georgia" w:hAnsi="Georgia"/>
          <w:lang w:val="en-US"/>
          <w:rPrChange w:id="551" w:author="Jade Raposa" w:date="2024-10-16T23:59:00Z">
            <w:rPr/>
          </w:rPrChange>
        </w:rPr>
        <w:tab/>
      </w:r>
      <w:r>
        <w:rPr>
          <w:rFonts w:ascii="Georgia" w:hAnsi="Georgia"/>
          <w:lang w:val="en-US"/>
          <w:rPrChange w:id="552" w:author="Jade Raposa" w:date="2024-10-16T23:59:00Z">
            <w:rPr>
              <w:rFonts w:ascii="Georgia" w:hAnsi="Georgia"/>
            </w:rPr>
          </w:rPrChange>
        </w:rPr>
        <w:delText>Surve Results | 22</w:delText>
      </w:r>
    </w:del>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46CDC" w14:textId="77777777" w:rsidR="008F456D" w:rsidRDefault="002B278F">
    <w:pPr>
      <w:pStyle w:val="Footer"/>
      <w:jc w:val="right"/>
      <w:rPr>
        <w:rFonts w:ascii="Georgia" w:hAnsi="Georgia"/>
      </w:rPr>
      <w:pPrChange w:id="553" w:author="Jade Raposa" w:date="2024-10-16T23:58:00Z">
        <w:pPr>
          <w:pStyle w:val="Footer"/>
        </w:pPr>
      </w:pPrChange>
    </w:pPr>
    <w:r>
      <w:rPr>
        <w:rFonts w:ascii="Georgia" w:hAnsi="Georgia"/>
        <w:noProof/>
        <w:lang w:val="en-US"/>
      </w:rPr>
      <w:drawing>
        <wp:anchor distT="0" distB="0" distL="114300" distR="114300" simplePos="0" relativeHeight="251703296" behindDoc="1" locked="0" layoutInCell="1" allowOverlap="1" wp14:anchorId="5D937C18" wp14:editId="7E0C8E24">
          <wp:simplePos x="0" y="0"/>
          <wp:positionH relativeFrom="margin">
            <wp:posOffset>438150</wp:posOffset>
          </wp:positionH>
          <wp:positionV relativeFrom="paragraph">
            <wp:posOffset>-440055</wp:posOffset>
          </wp:positionV>
          <wp:extent cx="5057775" cy="659765"/>
          <wp:effectExtent l="0" t="0" r="9525" b="698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sdt>
      <w:sdtPr>
        <w:id w:val="1987429678"/>
        <w:docPartObj>
          <w:docPartGallery w:val="AutoText"/>
        </w:docPartObj>
      </w:sdtPr>
      <w:sdtEndPr>
        <w:rPr>
          <w:rFonts w:ascii="Georgia" w:hAnsi="Georgia"/>
        </w:rPr>
      </w:sdtEndPr>
      <w:sdtContent/>
    </w:sdt>
    <w:ins w:id="554" w:author="Jade Raposa" w:date="2024-10-16T23:58:00Z">
      <w:r>
        <w:t xml:space="preserve"> </w:t>
      </w:r>
      <w:r>
        <w:rPr>
          <w:rFonts w:ascii="Georgia" w:hAnsi="Georgia"/>
        </w:rPr>
        <w:t>Survey Results  |  21</w:t>
      </w:r>
    </w:ins>
    <w:del w:id="555" w:author="Jade Raposa" w:date="2024-10-16T23:58:00Z">
      <w:r>
        <w:rPr>
          <w:rFonts w:ascii="Georgia" w:hAnsi="Georgia"/>
        </w:rPr>
        <w:delText xml:space="preserve"> </w:delText>
      </w:r>
      <w:r>
        <w:rPr>
          <w:rFonts w:ascii="Georgia" w:hAnsi="Georgia"/>
        </w:rPr>
        <w:tab/>
        <w:delText xml:space="preserve">                                                                                                                                            Survey Results | 21</w:delText>
      </w:r>
    </w:del>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C693D" w14:textId="77777777" w:rsidR="008F456D" w:rsidRPr="008F456D" w:rsidRDefault="002B278F">
    <w:pPr>
      <w:pStyle w:val="Footer"/>
      <w:jc w:val="right"/>
      <w:rPr>
        <w:rFonts w:ascii="Georgia" w:hAnsi="Georgia"/>
        <w:lang w:val="en-US"/>
        <w:rPrChange w:id="556" w:author="Jade Raposa" w:date="2024-10-17T00:00:00Z">
          <w:rPr>
            <w:rFonts w:ascii="Georgia" w:hAnsi="Georgia"/>
          </w:rPr>
        </w:rPrChange>
      </w:rPr>
      <w:pPrChange w:id="557" w:author="Jade Raposa" w:date="2024-10-17T00:00:00Z">
        <w:pPr>
          <w:pStyle w:val="Footer"/>
        </w:pPr>
      </w:pPrChange>
    </w:pPr>
    <w:ins w:id="558" w:author="Jade Raposa" w:date="2024-10-17T00:00:00Z">
      <w:r>
        <w:rPr>
          <w:rFonts w:ascii="Georgia" w:hAnsi="Georgia"/>
          <w:rPrChange w:id="559" w:author="Jade Raposa" w:date="2024-10-17T00:00:00Z">
            <w:rPr/>
          </w:rPrChange>
        </w:rPr>
        <w:t>Surve</w:t>
      </w:r>
    </w:ins>
    <w:ins w:id="560" w:author="Jade Raposa" w:date="2024-10-18T22:45:00Z">
      <w:r>
        <w:rPr>
          <w:rFonts w:ascii="Georgia" w:hAnsi="Georgia"/>
        </w:rPr>
        <w:t>y</w:t>
      </w:r>
    </w:ins>
    <w:ins w:id="561" w:author="Jade Raposa" w:date="2024-10-17T00:00:00Z">
      <w:r>
        <w:rPr>
          <w:rFonts w:ascii="Georgia" w:hAnsi="Georgia"/>
          <w:rPrChange w:id="562" w:author="Jade Raposa" w:date="2024-10-17T00:00:00Z">
            <w:rPr/>
          </w:rPrChange>
        </w:rPr>
        <w:t xml:space="preserve"> </w:t>
      </w:r>
      <w:proofErr w:type="gramStart"/>
      <w:r>
        <w:rPr>
          <w:rFonts w:ascii="Georgia" w:hAnsi="Georgia"/>
          <w:rPrChange w:id="563" w:author="Jade Raposa" w:date="2024-10-17T00:00:00Z">
            <w:rPr/>
          </w:rPrChange>
        </w:rPr>
        <w:t xml:space="preserve">Results </w:t>
      </w:r>
      <w:r>
        <w:rPr>
          <w:rFonts w:ascii="Georgia" w:hAnsi="Georgia"/>
        </w:rPr>
        <w:t xml:space="preserve"> </w:t>
      </w:r>
      <w:r>
        <w:rPr>
          <w:rFonts w:ascii="Georgia" w:hAnsi="Georgia"/>
          <w:rPrChange w:id="564" w:author="Jade Raposa" w:date="2024-10-17T00:00:00Z">
            <w:rPr/>
          </w:rPrChange>
        </w:rPr>
        <w:t>|</w:t>
      </w:r>
      <w:proofErr w:type="gramEnd"/>
      <w:r>
        <w:rPr>
          <w:rFonts w:ascii="Georgia" w:hAnsi="Georgia"/>
          <w:rPrChange w:id="565" w:author="Jade Raposa" w:date="2024-10-17T00:00:00Z">
            <w:rPr/>
          </w:rPrChange>
        </w:rPr>
        <w:t xml:space="preserve"> </w:t>
      </w:r>
      <w:r>
        <w:rPr>
          <w:rFonts w:ascii="Georgia" w:hAnsi="Georgia"/>
        </w:rPr>
        <w:t xml:space="preserve"> </w:t>
      </w:r>
      <w:r>
        <w:rPr>
          <w:rFonts w:ascii="Georgia" w:hAnsi="Georgia"/>
          <w:rPrChange w:id="566" w:author="Jade Raposa" w:date="2024-10-17T00:00:00Z">
            <w:rPr/>
          </w:rPrChange>
        </w:rPr>
        <w:t>24</w:t>
      </w:r>
    </w:ins>
    <w:r>
      <w:rPr>
        <w:rFonts w:ascii="Georgia" w:hAnsi="Georgia"/>
        <w:noProof/>
        <w:lang w:val="en-US"/>
        <w:rPrChange w:id="567" w:author="Jade Raposa" w:date="2024-10-17T00:00:00Z">
          <w:rPr>
            <w:noProof/>
            <w:lang w:val="en-US"/>
          </w:rPr>
        </w:rPrChange>
      </w:rPr>
      <w:drawing>
        <wp:anchor distT="0" distB="0" distL="114300" distR="114300" simplePos="0" relativeHeight="251706368" behindDoc="1" locked="0" layoutInCell="1" allowOverlap="1" wp14:anchorId="42B5EAB9" wp14:editId="57FA878F">
          <wp:simplePos x="0" y="0"/>
          <wp:positionH relativeFrom="margin">
            <wp:posOffset>438150</wp:posOffset>
          </wp:positionH>
          <wp:positionV relativeFrom="paragraph">
            <wp:posOffset>-306705</wp:posOffset>
          </wp:positionV>
          <wp:extent cx="5057775" cy="659765"/>
          <wp:effectExtent l="0" t="0" r="9525" b="698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558867" name="Picture 25355886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68" w:author="Jade Raposa" w:date="2024-10-16T23:59:00Z">
      <w:r>
        <w:rPr>
          <w:rFonts w:ascii="Georgia" w:hAnsi="Georgia"/>
          <w:lang w:val="en-US"/>
          <w:rPrChange w:id="569" w:author="Jade Raposa" w:date="2024-10-17T00:00:00Z">
            <w:rPr/>
          </w:rPrChange>
        </w:rPr>
        <w:tab/>
      </w:r>
      <w:r>
        <w:rPr>
          <w:rFonts w:ascii="Georgia" w:hAnsi="Georgia"/>
          <w:lang w:val="en-US"/>
          <w:rPrChange w:id="570" w:author="Jade Raposa" w:date="2024-10-17T00:00:00Z">
            <w:rPr/>
          </w:rPrChange>
        </w:rPr>
        <w:tab/>
      </w:r>
      <w:r>
        <w:rPr>
          <w:rFonts w:ascii="Georgia" w:hAnsi="Georgia"/>
          <w:lang w:val="en-US"/>
          <w:rPrChange w:id="571" w:author="Jade Raposa" w:date="2024-10-17T00:00:00Z">
            <w:rPr>
              <w:rFonts w:ascii="Georgia" w:hAnsi="Georgia"/>
            </w:rPr>
          </w:rPrChange>
        </w:rPr>
        <w:delText>Surve Results | 24</w:delText>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3A53B" w14:textId="77777777" w:rsidR="008F456D" w:rsidRPr="008F456D" w:rsidRDefault="002B278F">
    <w:pPr>
      <w:pStyle w:val="Footer"/>
      <w:jc w:val="right"/>
      <w:rPr>
        <w:rFonts w:ascii="Georgia" w:hAnsi="Georgia"/>
        <w:lang w:val="en-US"/>
        <w:rPrChange w:id="572" w:author="Jade Raposa" w:date="2024-10-16T23:59:00Z">
          <w:rPr>
            <w:rFonts w:ascii="Georgia" w:hAnsi="Georgia"/>
          </w:rPr>
        </w:rPrChange>
      </w:rPr>
      <w:pPrChange w:id="573" w:author="Jade Raposa" w:date="2024-10-16T23:59:00Z">
        <w:pPr>
          <w:pStyle w:val="Footer"/>
        </w:pPr>
      </w:pPrChange>
    </w:pPr>
    <w:ins w:id="574" w:author="Jade Raposa" w:date="2024-10-16T23:59:00Z">
      <w:r>
        <w:rPr>
          <w:rFonts w:ascii="Georgia" w:hAnsi="Georgia"/>
          <w:rPrChange w:id="575" w:author="Jade Raposa" w:date="2024-10-16T23:59:00Z">
            <w:rPr/>
          </w:rPrChange>
        </w:rPr>
        <w:t xml:space="preserve">Survey Results </w:t>
      </w:r>
      <w:r>
        <w:rPr>
          <w:rFonts w:ascii="Georgia" w:hAnsi="Georgia"/>
        </w:rPr>
        <w:t xml:space="preserve"> </w:t>
      </w:r>
      <w:r>
        <w:rPr>
          <w:rFonts w:ascii="Georgia" w:hAnsi="Georgia"/>
          <w:rPrChange w:id="576" w:author="Jade Raposa" w:date="2024-10-16T23:59:00Z">
            <w:rPr/>
          </w:rPrChange>
        </w:rPr>
        <w:t xml:space="preserve">| </w:t>
      </w:r>
      <w:r>
        <w:rPr>
          <w:rFonts w:ascii="Georgia" w:hAnsi="Georgia"/>
        </w:rPr>
        <w:t xml:space="preserve"> </w:t>
      </w:r>
      <w:r>
        <w:rPr>
          <w:rFonts w:ascii="Georgia" w:hAnsi="Georgia"/>
          <w:rPrChange w:id="577" w:author="Jade Raposa" w:date="2024-10-16T23:59:00Z">
            <w:rPr/>
          </w:rPrChange>
        </w:rPr>
        <w:t>23</w:t>
      </w:r>
    </w:ins>
    <w:r>
      <w:rPr>
        <w:rFonts w:ascii="Georgia" w:hAnsi="Georgia"/>
        <w:noProof/>
        <w:lang w:val="en-US"/>
      </w:rPr>
      <w:drawing>
        <wp:anchor distT="0" distB="0" distL="114300" distR="114300" simplePos="0" relativeHeight="251705344" behindDoc="1" locked="0" layoutInCell="1" allowOverlap="1" wp14:anchorId="412F564F" wp14:editId="500EFAFA">
          <wp:simplePos x="0" y="0"/>
          <wp:positionH relativeFrom="margin">
            <wp:posOffset>438150</wp:posOffset>
          </wp:positionH>
          <wp:positionV relativeFrom="paragraph">
            <wp:posOffset>-440055</wp:posOffset>
          </wp:positionV>
          <wp:extent cx="5057775" cy="659765"/>
          <wp:effectExtent l="0" t="0" r="9525" b="698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79788" name="Picture 119207978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578" w:author="Jade Raposa" w:date="2024-10-16T23:59:00Z"/>
    <w:sdt>
      <w:sdtPr>
        <w:rPr>
          <w:rFonts w:ascii="Georgia" w:hAnsi="Georgia"/>
          <w:lang w:val="en-US"/>
        </w:rPr>
        <w:id w:val="-157313612"/>
        <w:docPartObj>
          <w:docPartGallery w:val="AutoText"/>
        </w:docPartObj>
      </w:sdtPr>
      <w:sdtEndPr/>
      <w:sdtContent>
        <w:customXmlDelRangeEnd w:id="578"/>
        <w:customXmlDelRangeStart w:id="579" w:author="Jade Raposa" w:date="2024-10-16T23:59:00Z"/>
      </w:sdtContent>
    </w:sdt>
    <w:customXmlDelRangeEnd w:id="579"/>
    <w:del w:id="580" w:author="Jade Raposa" w:date="2024-10-16T23:59:00Z">
      <w:r>
        <w:rPr>
          <w:rFonts w:ascii="Georgia" w:hAnsi="Georgia"/>
          <w:lang w:val="en-US"/>
          <w:rPrChange w:id="581" w:author="Jade Raposa" w:date="2024-10-16T23:59:00Z">
            <w:rPr>
              <w:rFonts w:ascii="Georgia" w:hAnsi="Georgia"/>
            </w:rPr>
          </w:rPrChange>
        </w:rPr>
        <w:delText xml:space="preserve"> </w:delText>
      </w:r>
      <w:r>
        <w:rPr>
          <w:rFonts w:ascii="Georgia" w:hAnsi="Georgia"/>
          <w:lang w:val="en-US"/>
          <w:rPrChange w:id="582" w:author="Jade Raposa" w:date="2024-10-16T23:59:00Z">
            <w:rPr>
              <w:rFonts w:ascii="Georgia" w:hAnsi="Georgia"/>
            </w:rPr>
          </w:rPrChange>
        </w:rPr>
        <w:tab/>
        <w:delText xml:space="preserve">                                                                                                                                            Survey Results | 23</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29EEF" w14:textId="77777777" w:rsidR="008F456D" w:rsidRPr="008F456D" w:rsidRDefault="002B278F">
    <w:pPr>
      <w:pStyle w:val="Footer"/>
      <w:jc w:val="right"/>
      <w:rPr>
        <w:rFonts w:ascii="Georgia" w:hAnsi="Georgia"/>
        <w:lang w:val="en-US"/>
        <w:rPrChange w:id="583" w:author="Jade Raposa" w:date="2024-10-17T00:01:00Z">
          <w:rPr>
            <w:rFonts w:ascii="Georgia" w:hAnsi="Georgia"/>
          </w:rPr>
        </w:rPrChange>
      </w:rPr>
      <w:pPrChange w:id="584" w:author="Jade Raposa" w:date="2024-10-17T00:01:00Z">
        <w:pPr>
          <w:pStyle w:val="Footer"/>
        </w:pPr>
      </w:pPrChange>
    </w:pPr>
    <w:ins w:id="585" w:author="Jade Raposa" w:date="2024-10-17T00:01:00Z">
      <w:r>
        <w:rPr>
          <w:rFonts w:ascii="Georgia" w:hAnsi="Georgia"/>
          <w:rPrChange w:id="586" w:author="Jade Raposa" w:date="2024-10-17T00:01:00Z">
            <w:rPr/>
          </w:rPrChange>
        </w:rPr>
        <w:t xml:space="preserve">Survey </w:t>
      </w:r>
      <w:proofErr w:type="gramStart"/>
      <w:r>
        <w:rPr>
          <w:rFonts w:ascii="Georgia" w:hAnsi="Georgia"/>
          <w:rPrChange w:id="587" w:author="Jade Raposa" w:date="2024-10-17T00:01:00Z">
            <w:rPr/>
          </w:rPrChange>
        </w:rPr>
        <w:t>Results</w:t>
      </w:r>
      <w:r>
        <w:rPr>
          <w:rFonts w:ascii="Georgia" w:hAnsi="Georgia"/>
        </w:rPr>
        <w:t xml:space="preserve"> </w:t>
      </w:r>
      <w:r>
        <w:rPr>
          <w:rFonts w:ascii="Georgia" w:hAnsi="Georgia"/>
          <w:rPrChange w:id="588" w:author="Jade Raposa" w:date="2024-10-17T00:01:00Z">
            <w:rPr/>
          </w:rPrChange>
        </w:rPr>
        <w:t xml:space="preserve"> |</w:t>
      </w:r>
      <w:proofErr w:type="gramEnd"/>
      <w:r>
        <w:rPr>
          <w:rFonts w:ascii="Georgia" w:hAnsi="Georgia"/>
          <w:rPrChange w:id="589" w:author="Jade Raposa" w:date="2024-10-17T00:01:00Z">
            <w:rPr/>
          </w:rPrChange>
        </w:rPr>
        <w:t xml:space="preserve"> </w:t>
      </w:r>
      <w:r>
        <w:rPr>
          <w:rFonts w:ascii="Georgia" w:hAnsi="Georgia"/>
        </w:rPr>
        <w:t xml:space="preserve"> </w:t>
      </w:r>
      <w:r>
        <w:rPr>
          <w:rFonts w:ascii="Georgia" w:hAnsi="Georgia"/>
          <w:rPrChange w:id="590" w:author="Jade Raposa" w:date="2024-10-17T00:01:00Z">
            <w:rPr/>
          </w:rPrChange>
        </w:rPr>
        <w:t>26</w:t>
      </w:r>
    </w:ins>
    <w:r>
      <w:rPr>
        <w:rFonts w:ascii="Georgia" w:hAnsi="Georgia"/>
        <w:noProof/>
        <w:lang w:val="en-US"/>
        <w:rPrChange w:id="591" w:author="Jade Raposa" w:date="2024-10-17T00:01:00Z">
          <w:rPr>
            <w:noProof/>
            <w:lang w:val="en-US"/>
          </w:rPr>
        </w:rPrChange>
      </w:rPr>
      <w:drawing>
        <wp:anchor distT="0" distB="0" distL="114300" distR="114300" simplePos="0" relativeHeight="251708416" behindDoc="1" locked="0" layoutInCell="1" allowOverlap="1" wp14:anchorId="69BF2056" wp14:editId="64486313">
          <wp:simplePos x="0" y="0"/>
          <wp:positionH relativeFrom="margin">
            <wp:posOffset>438150</wp:posOffset>
          </wp:positionH>
          <wp:positionV relativeFrom="paragraph">
            <wp:posOffset>-306705</wp:posOffset>
          </wp:positionV>
          <wp:extent cx="5057775" cy="659765"/>
          <wp:effectExtent l="0" t="0" r="9525" b="698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9029" name="Picture 3606902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2" w:author="Jade Raposa" w:date="2024-10-17T00:01:00Z">
      <w:r>
        <w:rPr>
          <w:rFonts w:ascii="Georgia" w:hAnsi="Georgia"/>
          <w:lang w:val="en-US"/>
          <w:rPrChange w:id="593" w:author="Jade Raposa" w:date="2024-10-17T00:01:00Z">
            <w:rPr/>
          </w:rPrChange>
        </w:rPr>
        <w:tab/>
      </w:r>
      <w:r>
        <w:rPr>
          <w:rFonts w:ascii="Georgia" w:hAnsi="Georgia"/>
          <w:lang w:val="en-US"/>
          <w:rPrChange w:id="594" w:author="Jade Raposa" w:date="2024-10-17T00:01:00Z">
            <w:rPr/>
          </w:rPrChange>
        </w:rPr>
        <w:tab/>
      </w:r>
      <w:r>
        <w:rPr>
          <w:rFonts w:ascii="Georgia" w:hAnsi="Georgia"/>
          <w:lang w:val="en-US"/>
          <w:rPrChange w:id="595" w:author="Jade Raposa" w:date="2024-10-17T00:01:00Z">
            <w:rPr>
              <w:rFonts w:ascii="Georgia" w:hAnsi="Georgia"/>
            </w:rPr>
          </w:rPrChange>
        </w:rPr>
        <w:delText>Surve Results | 26</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DFF7F" w14:textId="77777777" w:rsidR="008F456D" w:rsidRDefault="002B278F">
    <w:pPr>
      <w:pStyle w:val="Footer"/>
      <w:jc w:val="right"/>
      <w:rPr>
        <w:rFonts w:ascii="Georgia" w:hAnsi="Georgia"/>
      </w:rPr>
      <w:pPrChange w:id="596" w:author="Jade Raposa" w:date="2024-10-17T00:00:00Z">
        <w:pPr>
          <w:pStyle w:val="Footer"/>
        </w:pPr>
      </w:pPrChange>
    </w:pPr>
    <w:ins w:id="597" w:author="Jade Raposa" w:date="2024-10-17T00:00:00Z">
      <w:r>
        <w:rPr>
          <w:rFonts w:ascii="Georgia" w:hAnsi="Georgia"/>
        </w:rPr>
        <w:t>Survey Results  |  25</w:t>
      </w:r>
    </w:ins>
    <w:r>
      <w:rPr>
        <w:rFonts w:ascii="Georgia" w:hAnsi="Georgia"/>
        <w:noProof/>
        <w:lang w:val="en-US"/>
      </w:rPr>
      <w:drawing>
        <wp:anchor distT="0" distB="0" distL="114300" distR="114300" simplePos="0" relativeHeight="251707392" behindDoc="1" locked="0" layoutInCell="1" allowOverlap="1" wp14:anchorId="480DB5F4" wp14:editId="510A3A9D">
          <wp:simplePos x="0" y="0"/>
          <wp:positionH relativeFrom="margin">
            <wp:posOffset>438150</wp:posOffset>
          </wp:positionH>
          <wp:positionV relativeFrom="paragraph">
            <wp:posOffset>-440055</wp:posOffset>
          </wp:positionV>
          <wp:extent cx="5057775" cy="659765"/>
          <wp:effectExtent l="0" t="0" r="952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72128" name="Picture 1184972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598" w:author="Jade Raposa" w:date="2024-10-17T00:00:00Z">
      <w:r>
        <w:rPr>
          <w:rFonts w:ascii="Georgia" w:hAnsi="Georgia"/>
        </w:rPr>
        <w:delText xml:space="preserve"> </w:delText>
      </w:r>
      <w:r>
        <w:rPr>
          <w:rFonts w:ascii="Georgia" w:hAnsi="Georgia"/>
        </w:rPr>
        <w:tab/>
        <w:delText xml:space="preserve">                                                                                                                                            Survey Results | 25</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4224B" w14:textId="77777777" w:rsidR="008F456D" w:rsidRPr="008F456D" w:rsidRDefault="002B278F">
    <w:pPr>
      <w:pStyle w:val="Header"/>
      <w:tabs>
        <w:tab w:val="clear" w:pos="4680"/>
        <w:tab w:val="clear" w:pos="9360"/>
        <w:tab w:val="right" w:pos="8640"/>
      </w:tabs>
      <w:jc w:val="right"/>
      <w:rPr>
        <w:rFonts w:ascii="Georgia" w:hAnsi="Georgia"/>
        <w:rPrChange w:id="25" w:author="Jade Raposa" w:date="2024-10-16T21:12:00Z">
          <w:rPr/>
        </w:rPrChange>
      </w:rPr>
      <w:pPrChange w:id="26" w:author="Jade Raposa" w:date="2024-10-16T23:25:00Z">
        <w:pPr>
          <w:pStyle w:val="Header"/>
          <w:tabs>
            <w:tab w:val="clear" w:pos="4680"/>
            <w:tab w:val="clear" w:pos="9360"/>
            <w:tab w:val="right" w:pos="8640"/>
          </w:tabs>
        </w:pPr>
      </w:pPrChange>
    </w:pPr>
    <w:ins w:id="27" w:author="Jade Raposa" w:date="2024-10-16T23:25:00Z">
      <w:r>
        <w:rPr>
          <w:rFonts w:ascii="Georgia" w:hAnsi="Georgia"/>
        </w:rPr>
        <w:t>Recommendation For Capstone Project Final Defense</w:t>
      </w:r>
    </w:ins>
    <w:ins w:id="28" w:author="Jade Raposa" w:date="2024-10-16T23:24:00Z">
      <w:r>
        <w:rPr>
          <w:noProof/>
          <w:lang w:val="en-US"/>
        </w:rPr>
        <w:drawing>
          <wp:anchor distT="0" distB="0" distL="114300" distR="114300" simplePos="0" relativeHeight="251785216" behindDoc="1" locked="0" layoutInCell="1" allowOverlap="1" wp14:anchorId="611995EF" wp14:editId="2D99E2F8">
            <wp:simplePos x="0" y="0"/>
            <wp:positionH relativeFrom="margin">
              <wp:align>center</wp:align>
            </wp:positionH>
            <wp:positionV relativeFrom="paragraph">
              <wp:posOffset>-356235</wp:posOffset>
            </wp:positionV>
            <wp:extent cx="5057775" cy="659765"/>
            <wp:effectExtent l="0" t="0" r="9525"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574881" name="Picture 90357488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29" w:author="Jade Raposa" w:date="2024-10-16T23: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FDA45" w14:textId="77777777" w:rsidR="008F456D" w:rsidRPr="008F456D" w:rsidRDefault="002B278F">
    <w:pPr>
      <w:pStyle w:val="Footer"/>
      <w:jc w:val="right"/>
      <w:rPr>
        <w:rFonts w:ascii="Georgia" w:hAnsi="Georgia"/>
        <w:lang w:val="en-US"/>
        <w:rPrChange w:id="600" w:author="Jade Raposa" w:date="2024-10-17T00:04:00Z">
          <w:rPr>
            <w:rFonts w:ascii="Georgia" w:hAnsi="Georgia"/>
          </w:rPr>
        </w:rPrChange>
      </w:rPr>
      <w:pPrChange w:id="601" w:author="Jade Raposa" w:date="2024-10-17T00:04:00Z">
        <w:pPr>
          <w:pStyle w:val="Footer"/>
        </w:pPr>
      </w:pPrChange>
    </w:pPr>
    <w:ins w:id="602" w:author="Jade Raposa" w:date="2024-10-17T00:04:00Z">
      <w:r>
        <w:rPr>
          <w:rFonts w:ascii="Georgia" w:hAnsi="Georgia"/>
          <w:rPrChange w:id="603" w:author="Jade Raposa" w:date="2024-10-17T00:04:00Z">
            <w:rPr/>
          </w:rPrChange>
        </w:rPr>
        <w:t xml:space="preserve">Survey </w:t>
      </w:r>
      <w:proofErr w:type="gramStart"/>
      <w:r>
        <w:rPr>
          <w:rFonts w:ascii="Georgia" w:hAnsi="Georgia"/>
          <w:rPrChange w:id="604" w:author="Jade Raposa" w:date="2024-10-17T00:04:00Z">
            <w:rPr/>
          </w:rPrChange>
        </w:rPr>
        <w:t xml:space="preserve">Results </w:t>
      </w:r>
      <w:r>
        <w:rPr>
          <w:rFonts w:ascii="Georgia" w:hAnsi="Georgia"/>
        </w:rPr>
        <w:t xml:space="preserve"> </w:t>
      </w:r>
      <w:r>
        <w:rPr>
          <w:rFonts w:ascii="Georgia" w:hAnsi="Georgia"/>
          <w:rPrChange w:id="605" w:author="Jade Raposa" w:date="2024-10-17T00:04:00Z">
            <w:rPr/>
          </w:rPrChange>
        </w:rPr>
        <w:t>|</w:t>
      </w:r>
      <w:proofErr w:type="gramEnd"/>
      <w:r>
        <w:rPr>
          <w:rFonts w:ascii="Georgia" w:hAnsi="Georgia"/>
          <w:rPrChange w:id="606" w:author="Jade Raposa" w:date="2024-10-17T00:04:00Z">
            <w:rPr/>
          </w:rPrChange>
        </w:rPr>
        <w:t xml:space="preserve"> </w:t>
      </w:r>
      <w:r>
        <w:rPr>
          <w:rFonts w:ascii="Georgia" w:hAnsi="Georgia"/>
        </w:rPr>
        <w:t xml:space="preserve"> </w:t>
      </w:r>
      <w:r>
        <w:rPr>
          <w:rFonts w:ascii="Georgia" w:hAnsi="Georgia"/>
          <w:rPrChange w:id="607" w:author="Jade Raposa" w:date="2024-10-17T00:04:00Z">
            <w:rPr/>
          </w:rPrChange>
        </w:rPr>
        <w:t>28</w:t>
      </w:r>
    </w:ins>
    <w:r>
      <w:rPr>
        <w:rFonts w:ascii="Georgia" w:hAnsi="Georgia"/>
        <w:noProof/>
        <w:lang w:val="en-US"/>
        <w:rPrChange w:id="608" w:author="Jade Raposa" w:date="2024-10-17T00:04:00Z">
          <w:rPr>
            <w:noProof/>
            <w:lang w:val="en-US"/>
          </w:rPr>
        </w:rPrChange>
      </w:rPr>
      <w:drawing>
        <wp:anchor distT="0" distB="0" distL="114300" distR="114300" simplePos="0" relativeHeight="251710464" behindDoc="1" locked="0" layoutInCell="1" allowOverlap="1" wp14:anchorId="1077853C" wp14:editId="543F0D5C">
          <wp:simplePos x="0" y="0"/>
          <wp:positionH relativeFrom="margin">
            <wp:posOffset>438150</wp:posOffset>
          </wp:positionH>
          <wp:positionV relativeFrom="paragraph">
            <wp:posOffset>-306705</wp:posOffset>
          </wp:positionV>
          <wp:extent cx="5057775" cy="659765"/>
          <wp:effectExtent l="0" t="0" r="9525"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609" w:author="Jade Raposa" w:date="2024-10-17T00:03:00Z">
      <w:r>
        <w:rPr>
          <w:rFonts w:ascii="Georgia" w:hAnsi="Georgia"/>
          <w:lang w:val="en-US"/>
          <w:rPrChange w:id="610" w:author="Jade Raposa" w:date="2024-10-17T00:04:00Z">
            <w:rPr/>
          </w:rPrChange>
        </w:rPr>
        <w:tab/>
      </w:r>
      <w:r>
        <w:rPr>
          <w:rFonts w:ascii="Georgia" w:hAnsi="Georgia"/>
          <w:lang w:val="en-US"/>
          <w:rPrChange w:id="611" w:author="Jade Raposa" w:date="2024-10-17T00:04:00Z">
            <w:rPr/>
          </w:rPrChange>
        </w:rPr>
        <w:tab/>
      </w:r>
      <w:r>
        <w:rPr>
          <w:rFonts w:ascii="Georgia" w:hAnsi="Georgia"/>
          <w:lang w:val="en-US"/>
          <w:rPrChange w:id="612" w:author="Jade Raposa" w:date="2024-10-17T00:04:00Z">
            <w:rPr>
              <w:rFonts w:ascii="Georgia" w:hAnsi="Georgia"/>
            </w:rPr>
          </w:rPrChange>
        </w:rPr>
        <w:delText>Survey Results | 28</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31EF" w14:textId="77777777" w:rsidR="008F456D" w:rsidRPr="008F456D" w:rsidRDefault="002B278F">
    <w:pPr>
      <w:pStyle w:val="Footer"/>
      <w:jc w:val="right"/>
      <w:rPr>
        <w:rFonts w:ascii="Georgia" w:hAnsi="Georgia"/>
        <w:lang w:val="en-US"/>
        <w:rPrChange w:id="613" w:author="Jade Raposa" w:date="2024-10-17T00:03:00Z">
          <w:rPr>
            <w:rFonts w:ascii="Georgia" w:hAnsi="Georgia"/>
          </w:rPr>
        </w:rPrChange>
      </w:rPr>
      <w:pPrChange w:id="614" w:author="Jade Raposa" w:date="2024-10-17T00:03:00Z">
        <w:pPr>
          <w:pStyle w:val="Footer"/>
        </w:pPr>
      </w:pPrChange>
    </w:pPr>
    <w:ins w:id="615" w:author="Jade Raposa" w:date="2024-10-17T00:03:00Z">
      <w:r>
        <w:rPr>
          <w:rFonts w:ascii="Georgia" w:hAnsi="Georgia"/>
          <w:rPrChange w:id="616" w:author="Jade Raposa" w:date="2024-10-17T00:03:00Z">
            <w:rPr/>
          </w:rPrChange>
        </w:rPr>
        <w:t>Survey Results</w:t>
      </w:r>
      <w:r>
        <w:rPr>
          <w:rFonts w:ascii="Georgia" w:hAnsi="Georgia"/>
        </w:rPr>
        <w:t xml:space="preserve"> </w:t>
      </w:r>
      <w:r>
        <w:rPr>
          <w:rFonts w:ascii="Georgia" w:hAnsi="Georgia"/>
          <w:rPrChange w:id="617" w:author="Jade Raposa" w:date="2024-10-17T00:03:00Z">
            <w:rPr/>
          </w:rPrChange>
        </w:rPr>
        <w:t xml:space="preserve"> | </w:t>
      </w:r>
      <w:r>
        <w:rPr>
          <w:rFonts w:ascii="Georgia" w:hAnsi="Georgia"/>
        </w:rPr>
        <w:t xml:space="preserve"> </w:t>
      </w:r>
      <w:r>
        <w:rPr>
          <w:rFonts w:ascii="Georgia" w:hAnsi="Georgia"/>
          <w:rPrChange w:id="618" w:author="Jade Raposa" w:date="2024-10-17T00:03:00Z">
            <w:rPr/>
          </w:rPrChange>
        </w:rPr>
        <w:t>27</w:t>
      </w:r>
    </w:ins>
    <w:r>
      <w:rPr>
        <w:rFonts w:ascii="Georgia" w:hAnsi="Georgia"/>
        <w:noProof/>
        <w:lang w:val="en-US"/>
      </w:rPr>
      <w:drawing>
        <wp:anchor distT="0" distB="0" distL="114300" distR="114300" simplePos="0" relativeHeight="251709440" behindDoc="1" locked="0" layoutInCell="1" allowOverlap="1" wp14:anchorId="11F075F7" wp14:editId="50EA3BA7">
          <wp:simplePos x="0" y="0"/>
          <wp:positionH relativeFrom="margin">
            <wp:posOffset>438150</wp:posOffset>
          </wp:positionH>
          <wp:positionV relativeFrom="paragraph">
            <wp:posOffset>-440055</wp:posOffset>
          </wp:positionV>
          <wp:extent cx="5057775" cy="659765"/>
          <wp:effectExtent l="0" t="0" r="9525" b="698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619" w:author="Jade Raposa" w:date="2024-10-17T00:03:00Z"/>
    <w:sdt>
      <w:sdtPr>
        <w:rPr>
          <w:rFonts w:ascii="Georgia" w:hAnsi="Georgia"/>
          <w:lang w:val="en-US"/>
        </w:rPr>
        <w:id w:val="1732730346"/>
        <w:docPartObj>
          <w:docPartGallery w:val="AutoText"/>
        </w:docPartObj>
      </w:sdtPr>
      <w:sdtEndPr/>
      <w:sdtContent>
        <w:customXmlDelRangeEnd w:id="619"/>
        <w:customXmlDelRangeStart w:id="620" w:author="Jade Raposa" w:date="2024-10-17T00:03:00Z"/>
      </w:sdtContent>
    </w:sdt>
    <w:customXmlDelRangeEnd w:id="620"/>
    <w:del w:id="621" w:author="Jade Raposa" w:date="2024-10-17T00:03:00Z">
      <w:r>
        <w:rPr>
          <w:rFonts w:ascii="Georgia" w:hAnsi="Georgia"/>
          <w:lang w:val="en-US"/>
          <w:rPrChange w:id="622" w:author="Jade Raposa" w:date="2024-10-17T00:03:00Z">
            <w:rPr>
              <w:rFonts w:ascii="Georgia" w:hAnsi="Georgia"/>
            </w:rPr>
          </w:rPrChange>
        </w:rPr>
        <w:delText xml:space="preserve"> </w:delText>
      </w:r>
      <w:r>
        <w:rPr>
          <w:rFonts w:ascii="Georgia" w:hAnsi="Georgia"/>
          <w:lang w:val="en-US"/>
          <w:rPrChange w:id="623" w:author="Jade Raposa" w:date="2024-10-17T00:03:00Z">
            <w:rPr>
              <w:rFonts w:ascii="Georgia" w:hAnsi="Georgia"/>
            </w:rPr>
          </w:rPrChange>
        </w:rPr>
        <w:tab/>
        <w:delText xml:space="preserve">                                                                                                                                            Survey Results | 27</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8A507" w14:textId="77777777" w:rsidR="008F456D" w:rsidRDefault="002B278F">
    <w:pPr>
      <w:pStyle w:val="Footer"/>
      <w:rPr>
        <w:rFonts w:ascii="Georgia" w:hAnsi="Georgia"/>
      </w:rPr>
    </w:pPr>
    <w:r>
      <w:rPr>
        <w:noProof/>
        <w:lang w:val="en-US"/>
      </w:rPr>
      <w:drawing>
        <wp:anchor distT="0" distB="0" distL="114300" distR="114300" simplePos="0" relativeHeight="251712512" behindDoc="1" locked="0" layoutInCell="1" allowOverlap="1" wp14:anchorId="44FF54FA" wp14:editId="126BD676">
          <wp:simplePos x="0" y="0"/>
          <wp:positionH relativeFrom="margin">
            <wp:posOffset>438150</wp:posOffset>
          </wp:positionH>
          <wp:positionV relativeFrom="paragraph">
            <wp:posOffset>-306705</wp:posOffset>
          </wp:positionV>
          <wp:extent cx="5057775" cy="659765"/>
          <wp:effectExtent l="0" t="0" r="9525" b="698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04454" name="Picture 7849044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tab/>
    </w:r>
    <w:r>
      <w:tab/>
    </w:r>
    <w:del w:id="730" w:author="Jade Raposa" w:date="2024-10-17T00:07:00Z">
      <w:r>
        <w:rPr>
          <w:rFonts w:ascii="Georgia" w:hAnsi="Georgia"/>
        </w:rPr>
        <w:delText xml:space="preserve">Conceptual </w:delText>
      </w:r>
    </w:del>
    <w:ins w:id="731" w:author="Jade Raposa" w:date="2024-10-17T00:07:00Z">
      <w:r>
        <w:rPr>
          <w:rFonts w:ascii="Georgia" w:hAnsi="Georgia"/>
        </w:rPr>
        <w:t xml:space="preserve">Theoretical </w:t>
      </w:r>
    </w:ins>
    <w:r>
      <w:rPr>
        <w:rFonts w:ascii="Georgia" w:hAnsi="Georgia"/>
      </w:rPr>
      <w:t>Framework | 30</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AEC46" w14:textId="77777777" w:rsidR="008F456D" w:rsidRDefault="002B278F">
    <w:pPr>
      <w:pStyle w:val="Footer"/>
      <w:jc w:val="right"/>
      <w:rPr>
        <w:rFonts w:ascii="Georgia" w:hAnsi="Georgia"/>
      </w:rPr>
      <w:pPrChange w:id="732" w:author="Jade Raposa" w:date="2024-10-17T00:04:00Z">
        <w:pPr>
          <w:pStyle w:val="Footer"/>
        </w:pPr>
      </w:pPrChange>
    </w:pPr>
    <w:ins w:id="733" w:author="Jade Raposa" w:date="2024-10-17T00:04:00Z">
      <w:r>
        <w:rPr>
          <w:rFonts w:ascii="Georgia" w:hAnsi="Georgia"/>
        </w:rPr>
        <w:t xml:space="preserve">Theoretical </w:t>
      </w:r>
      <w:proofErr w:type="gramStart"/>
      <w:r>
        <w:rPr>
          <w:rFonts w:ascii="Georgia" w:hAnsi="Georgia"/>
        </w:rPr>
        <w:t>Framework  |</w:t>
      </w:r>
      <w:proofErr w:type="gramEnd"/>
      <w:r>
        <w:rPr>
          <w:rFonts w:ascii="Georgia" w:hAnsi="Georgia"/>
        </w:rPr>
        <w:t xml:space="preserve">  29</w:t>
      </w:r>
    </w:ins>
    <w:r>
      <w:rPr>
        <w:noProof/>
        <w:lang w:val="en-US"/>
      </w:rPr>
      <w:drawing>
        <wp:anchor distT="0" distB="0" distL="114300" distR="114300" simplePos="0" relativeHeight="251711488" behindDoc="1" locked="0" layoutInCell="1" allowOverlap="1" wp14:anchorId="4E0F25F6" wp14:editId="363037F1">
          <wp:simplePos x="0" y="0"/>
          <wp:positionH relativeFrom="margin">
            <wp:posOffset>371475</wp:posOffset>
          </wp:positionH>
          <wp:positionV relativeFrom="paragraph">
            <wp:posOffset>-335280</wp:posOffset>
          </wp:positionV>
          <wp:extent cx="5057775" cy="659765"/>
          <wp:effectExtent l="0" t="0" r="9525" b="698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81117" name="Picture 92928111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34" w:author="Jade Raposa" w:date="2024-10-17T00:04:00Z">
      <w:r>
        <w:rPr>
          <w:rFonts w:ascii="Georgia" w:hAnsi="Georgia"/>
        </w:rPr>
        <w:tab/>
        <w:delText xml:space="preserve"> </w:delText>
      </w:r>
      <w:r>
        <w:rPr>
          <w:rFonts w:ascii="Georgia" w:hAnsi="Georgia"/>
        </w:rPr>
        <w:tab/>
        <w:delText>Theoretical Framework | 29</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DF0BB" w14:textId="77777777" w:rsidR="008F456D" w:rsidRDefault="002B278F">
    <w:pPr>
      <w:pStyle w:val="Footer"/>
      <w:jc w:val="right"/>
      <w:rPr>
        <w:rFonts w:ascii="Georgia" w:hAnsi="Georgia"/>
      </w:rPr>
      <w:pPrChange w:id="737" w:author="Jade Raposa" w:date="2024-10-17T00:08:00Z">
        <w:pPr>
          <w:pStyle w:val="Footer"/>
        </w:pPr>
      </w:pPrChange>
    </w:pPr>
    <w:ins w:id="738" w:author="Jade Raposa" w:date="2024-10-17T00:08:00Z">
      <w:r>
        <w:rPr>
          <w:rFonts w:ascii="Georgia" w:hAnsi="Georgia"/>
        </w:rPr>
        <w:t xml:space="preserve">Conceptual </w:t>
      </w:r>
      <w:proofErr w:type="gramStart"/>
      <w:r>
        <w:rPr>
          <w:rFonts w:ascii="Georgia" w:hAnsi="Georgia"/>
        </w:rPr>
        <w:t>Framework  |</w:t>
      </w:r>
      <w:proofErr w:type="gramEnd"/>
      <w:r>
        <w:rPr>
          <w:rFonts w:ascii="Georgia" w:hAnsi="Georgia"/>
        </w:rPr>
        <w:t xml:space="preserve">  </w:t>
      </w:r>
    </w:ins>
    <w:r>
      <w:rPr>
        <w:noProof/>
        <w:lang w:val="en-US"/>
      </w:rPr>
      <w:drawing>
        <wp:anchor distT="0" distB="0" distL="114300" distR="114300" simplePos="0" relativeHeight="251790336" behindDoc="1" locked="0" layoutInCell="1" allowOverlap="1" wp14:anchorId="72DEEFC4" wp14:editId="6DA11C86">
          <wp:simplePos x="0" y="0"/>
          <wp:positionH relativeFrom="margin">
            <wp:posOffset>371475</wp:posOffset>
          </wp:positionH>
          <wp:positionV relativeFrom="paragraph">
            <wp:posOffset>-335280</wp:posOffset>
          </wp:positionV>
          <wp:extent cx="5057775" cy="659765"/>
          <wp:effectExtent l="0" t="0" r="9525" b="698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34344" name="Picture 3577343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739" w:author="Jade Raposa" w:date="2024-10-17T00:08:00Z">
      <w:r>
        <w:rPr>
          <w:rFonts w:ascii="Georgia" w:hAnsi="Georgia"/>
        </w:rPr>
        <w:t>31</w:t>
      </w:r>
    </w:ins>
    <w:del w:id="740" w:author="Jade Raposa" w:date="2024-10-17T00:04:00Z">
      <w:r>
        <w:rPr>
          <w:rFonts w:ascii="Georgia" w:hAnsi="Georgia"/>
        </w:rPr>
        <w:tab/>
        <w:delText xml:space="preserve"> </w:delText>
      </w:r>
      <w:r>
        <w:rPr>
          <w:rFonts w:ascii="Georgia" w:hAnsi="Georgia"/>
        </w:rPr>
        <w:tab/>
        <w:delText>Theoretical Framework | 29</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11BE6" w14:textId="77777777" w:rsidR="008F456D" w:rsidRDefault="002B278F">
    <w:pPr>
      <w:pStyle w:val="Footer"/>
      <w:rPr>
        <w:rFonts w:ascii="Georgia" w:hAnsi="Georgia"/>
      </w:rPr>
    </w:pPr>
    <w:r>
      <w:rPr>
        <w:noProof/>
        <w:lang w:val="en-US"/>
      </w:rPr>
      <w:drawing>
        <wp:anchor distT="0" distB="0" distL="114300" distR="114300" simplePos="0" relativeHeight="251713536" behindDoc="1" locked="0" layoutInCell="1" allowOverlap="1" wp14:anchorId="58D0374A" wp14:editId="46E60067">
          <wp:simplePos x="0" y="0"/>
          <wp:positionH relativeFrom="margin">
            <wp:posOffset>371475</wp:posOffset>
          </wp:positionH>
          <wp:positionV relativeFrom="paragraph">
            <wp:posOffset>-335280</wp:posOffset>
          </wp:positionV>
          <wp:extent cx="5057775" cy="659765"/>
          <wp:effectExtent l="0" t="0" r="9525" b="698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t>Conceptual Framework | 3</w:t>
    </w:r>
    <w:ins w:id="745" w:author="Jade Raposa" w:date="2024-10-17T00:09:00Z">
      <w:r>
        <w:rPr>
          <w:rFonts w:ascii="Georgia" w:hAnsi="Georgia"/>
        </w:rPr>
        <w:t>2</w:t>
      </w:r>
    </w:ins>
    <w:del w:id="746" w:author="Jade Raposa" w:date="2024-10-17T00:09:00Z">
      <w:r>
        <w:rPr>
          <w:rFonts w:ascii="Georgia" w:hAnsi="Georgia"/>
        </w:rPr>
        <w:delText>1</w:delText>
      </w:r>
    </w:del>
    <w:r>
      <w:rPr>
        <w:rFonts w:ascii="Georgia" w:hAnsi="Georgia"/>
      </w:rPr>
      <w:tab/>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19358" w14:textId="77777777" w:rsidR="008F456D" w:rsidRPr="008F456D" w:rsidRDefault="002B278F">
    <w:pPr>
      <w:pStyle w:val="Footer"/>
      <w:jc w:val="right"/>
      <w:rPr>
        <w:rFonts w:ascii="Georgia" w:hAnsi="Georgia"/>
        <w:lang w:val="en-US"/>
        <w:rPrChange w:id="748" w:author="Jade Raposa" w:date="2024-10-17T00:11:00Z">
          <w:rPr>
            <w:rFonts w:ascii="Georgia" w:hAnsi="Georgia"/>
          </w:rPr>
        </w:rPrChange>
      </w:rPr>
      <w:pPrChange w:id="749" w:author="Jade Raposa" w:date="2024-10-17T00:11:00Z">
        <w:pPr>
          <w:pStyle w:val="Footer"/>
        </w:pPr>
      </w:pPrChange>
    </w:pPr>
    <w:proofErr w:type="gramStart"/>
    <w:ins w:id="750" w:author="Jade Raposa" w:date="2024-10-17T00:11:00Z">
      <w:r>
        <w:rPr>
          <w:rFonts w:ascii="Georgia" w:hAnsi="Georgia"/>
          <w:rPrChange w:id="751" w:author="Jade Raposa" w:date="2024-10-17T00:11:00Z">
            <w:rPr/>
          </w:rPrChange>
        </w:rPr>
        <w:t xml:space="preserve">Flowchart </w:t>
      </w:r>
      <w:r>
        <w:rPr>
          <w:rFonts w:ascii="Georgia" w:hAnsi="Georgia"/>
        </w:rPr>
        <w:t xml:space="preserve"> </w:t>
      </w:r>
      <w:r>
        <w:rPr>
          <w:rFonts w:ascii="Georgia" w:hAnsi="Georgia"/>
          <w:rPrChange w:id="752" w:author="Jade Raposa" w:date="2024-10-17T00:11:00Z">
            <w:rPr/>
          </w:rPrChange>
        </w:rPr>
        <w:t>|</w:t>
      </w:r>
      <w:proofErr w:type="gramEnd"/>
      <w:r>
        <w:rPr>
          <w:rFonts w:ascii="Georgia" w:hAnsi="Georgia"/>
          <w:rPrChange w:id="753" w:author="Jade Raposa" w:date="2024-10-17T00:11:00Z">
            <w:rPr/>
          </w:rPrChange>
        </w:rPr>
        <w:t xml:space="preserve"> </w:t>
      </w:r>
      <w:r>
        <w:rPr>
          <w:rFonts w:ascii="Georgia" w:hAnsi="Georgia"/>
        </w:rPr>
        <w:t xml:space="preserve"> </w:t>
      </w:r>
      <w:r>
        <w:rPr>
          <w:rFonts w:ascii="Georgia" w:hAnsi="Georgia"/>
          <w:rPrChange w:id="754" w:author="Jade Raposa" w:date="2024-10-17T00:11:00Z">
            <w:rPr/>
          </w:rPrChange>
        </w:rPr>
        <w:t>34</w:t>
      </w:r>
    </w:ins>
    <w:r>
      <w:rPr>
        <w:rFonts w:ascii="Georgia" w:hAnsi="Georgia"/>
        <w:noProof/>
        <w:lang w:val="en-US"/>
        <w:rPrChange w:id="755" w:author="Jade Raposa" w:date="2024-10-17T00:11:00Z">
          <w:rPr>
            <w:noProof/>
            <w:lang w:val="en-US"/>
          </w:rPr>
        </w:rPrChange>
      </w:rPr>
      <w:drawing>
        <wp:anchor distT="0" distB="0" distL="114300" distR="114300" simplePos="0" relativeHeight="251715584" behindDoc="1" locked="0" layoutInCell="1" allowOverlap="1" wp14:anchorId="00AA4630" wp14:editId="1F535FF4">
          <wp:simplePos x="0" y="0"/>
          <wp:positionH relativeFrom="margin">
            <wp:posOffset>439420</wp:posOffset>
          </wp:positionH>
          <wp:positionV relativeFrom="paragraph">
            <wp:posOffset>-310515</wp:posOffset>
          </wp:positionV>
          <wp:extent cx="5057775" cy="659765"/>
          <wp:effectExtent l="0" t="0" r="9525" b="698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9601" name="Picture 193621960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56" w:author="Jade Raposa" w:date="2024-10-17T00:11:00Z">
      <w:r>
        <w:rPr>
          <w:rFonts w:ascii="Georgia" w:hAnsi="Georgia"/>
          <w:lang w:val="en-US"/>
          <w:rPrChange w:id="757" w:author="Jade Raposa" w:date="2024-10-17T00:11:00Z">
            <w:rPr/>
          </w:rPrChange>
        </w:rPr>
        <w:tab/>
      </w:r>
      <w:r>
        <w:rPr>
          <w:rFonts w:ascii="Georgia" w:hAnsi="Georgia"/>
          <w:lang w:val="en-US"/>
          <w:rPrChange w:id="758" w:author="Jade Raposa" w:date="2024-10-17T00:11:00Z">
            <w:rPr/>
          </w:rPrChange>
        </w:rPr>
        <w:tab/>
      </w:r>
    </w:del>
    <w:del w:id="759" w:author="Jade Raposa" w:date="2024-10-17T00:10:00Z">
      <w:r>
        <w:rPr>
          <w:rFonts w:ascii="Georgia" w:hAnsi="Georgia"/>
          <w:lang w:val="en-US"/>
          <w:rPrChange w:id="760" w:author="Jade Raposa" w:date="2024-10-17T00:11:00Z">
            <w:rPr>
              <w:rFonts w:ascii="Georgia" w:hAnsi="Georgia"/>
            </w:rPr>
          </w:rPrChange>
        </w:rPr>
        <w:delText>Flowchart | 33</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7C0BA" w14:textId="77777777" w:rsidR="008F456D" w:rsidRDefault="002B278F">
    <w:pPr>
      <w:pStyle w:val="Footer"/>
      <w:rPr>
        <w:rFonts w:ascii="Georgia" w:hAnsi="Georgia"/>
      </w:rPr>
    </w:pPr>
    <w:r>
      <w:rPr>
        <w:noProof/>
        <w:lang w:val="en-US"/>
      </w:rPr>
      <w:drawing>
        <wp:anchor distT="0" distB="0" distL="114300" distR="114300" simplePos="0" relativeHeight="251714560" behindDoc="1" locked="0" layoutInCell="1" allowOverlap="1" wp14:anchorId="5C94D62D" wp14:editId="54E96D14">
          <wp:simplePos x="0" y="0"/>
          <wp:positionH relativeFrom="margin">
            <wp:posOffset>370840</wp:posOffset>
          </wp:positionH>
          <wp:positionV relativeFrom="paragraph">
            <wp:posOffset>-336550</wp:posOffset>
          </wp:positionV>
          <wp:extent cx="5057775" cy="659765"/>
          <wp:effectExtent l="0" t="0" r="9525" b="698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45996" name="Picture 128084599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ab/>
    </w:r>
    <w:r>
      <w:rPr>
        <w:rFonts w:ascii="Georgia" w:hAnsi="Georgia"/>
      </w:rPr>
      <w:tab/>
    </w:r>
    <w:r>
      <w:rPr>
        <w:rFonts w:ascii="Georgia" w:hAnsi="Georgia"/>
      </w:rPr>
      <w:tab/>
    </w:r>
    <w:r>
      <w:rPr>
        <w:rFonts w:ascii="Georgia" w:hAnsi="Georgia"/>
      </w:rPr>
      <w:tab/>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0916E" w14:textId="77777777" w:rsidR="008F456D" w:rsidRDefault="002B278F">
    <w:pPr>
      <w:pStyle w:val="Footer"/>
      <w:jc w:val="right"/>
      <w:rPr>
        <w:rFonts w:ascii="Georgia" w:hAnsi="Georgia"/>
      </w:rPr>
      <w:pPrChange w:id="762" w:author="Jade Raposa" w:date="2024-10-17T00:13:00Z">
        <w:pPr>
          <w:pStyle w:val="Footer"/>
        </w:pPr>
      </w:pPrChange>
    </w:pPr>
    <w:ins w:id="763" w:author="Jade Raposa" w:date="2024-10-17T00:13:00Z">
      <w:r>
        <w:rPr>
          <w:rFonts w:ascii="Georgia" w:hAnsi="Georgia"/>
          <w:rPrChange w:id="764" w:author="Jade Raposa" w:date="2024-10-17T00:13:00Z">
            <w:rPr/>
          </w:rPrChange>
        </w:rPr>
        <w:t xml:space="preserve">Sequence </w:t>
      </w:r>
      <w:proofErr w:type="gramStart"/>
      <w:r>
        <w:rPr>
          <w:rFonts w:ascii="Georgia" w:hAnsi="Georgia"/>
          <w:rPrChange w:id="765" w:author="Jade Raposa" w:date="2024-10-17T00:13:00Z">
            <w:rPr/>
          </w:rPrChange>
        </w:rPr>
        <w:t xml:space="preserve">Diagram </w:t>
      </w:r>
      <w:r>
        <w:rPr>
          <w:rFonts w:ascii="Georgia" w:hAnsi="Georgia"/>
        </w:rPr>
        <w:t xml:space="preserve"> </w:t>
      </w:r>
      <w:r>
        <w:rPr>
          <w:rFonts w:ascii="Georgia" w:hAnsi="Georgia"/>
          <w:rPrChange w:id="766" w:author="Jade Raposa" w:date="2024-10-17T00:13:00Z">
            <w:rPr/>
          </w:rPrChange>
        </w:rPr>
        <w:t>|</w:t>
      </w:r>
      <w:proofErr w:type="gramEnd"/>
      <w:r>
        <w:rPr>
          <w:rFonts w:ascii="Georgia" w:hAnsi="Georgia"/>
          <w:rPrChange w:id="767" w:author="Jade Raposa" w:date="2024-10-17T00:13:00Z">
            <w:rPr/>
          </w:rPrChange>
        </w:rPr>
        <w:t xml:space="preserve"> </w:t>
      </w:r>
      <w:r>
        <w:rPr>
          <w:rFonts w:ascii="Georgia" w:hAnsi="Georgia"/>
        </w:rPr>
        <w:t xml:space="preserve"> </w:t>
      </w:r>
      <w:r>
        <w:rPr>
          <w:rFonts w:ascii="Georgia" w:hAnsi="Georgia"/>
          <w:rPrChange w:id="768" w:author="Jade Raposa" w:date="2024-10-17T00:13:00Z">
            <w:rPr/>
          </w:rPrChange>
        </w:rPr>
        <w:t>38</w:t>
      </w:r>
    </w:ins>
    <w:r>
      <w:rPr>
        <w:rFonts w:ascii="Georgia" w:hAnsi="Georgia"/>
        <w:noProof/>
        <w:lang w:val="en-US"/>
        <w:rPrChange w:id="769" w:author="Jade Raposa" w:date="2024-10-17T00:13:00Z">
          <w:rPr>
            <w:noProof/>
            <w:lang w:val="en-US"/>
          </w:rPr>
        </w:rPrChange>
      </w:rPr>
      <w:drawing>
        <wp:anchor distT="0" distB="0" distL="114300" distR="114300" simplePos="0" relativeHeight="251719680" behindDoc="1" locked="0" layoutInCell="1" allowOverlap="1" wp14:anchorId="02A54320" wp14:editId="190CC372">
          <wp:simplePos x="0" y="0"/>
          <wp:positionH relativeFrom="margin">
            <wp:posOffset>439420</wp:posOffset>
          </wp:positionH>
          <wp:positionV relativeFrom="paragraph">
            <wp:posOffset>-310515</wp:posOffset>
          </wp:positionV>
          <wp:extent cx="5057775" cy="659765"/>
          <wp:effectExtent l="0" t="0" r="9525" b="698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386" name="Picture 84780638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0" w:author="Jade Raposa" w:date="2024-10-17T00:12:00Z">
      <w:r>
        <w:rPr>
          <w:rFonts w:ascii="Georgia" w:hAnsi="Georgia"/>
          <w:rPrChange w:id="771" w:author="Jade Raposa" w:date="2024-10-17T00:13:00Z">
            <w:rPr/>
          </w:rPrChange>
        </w:rPr>
        <w:tab/>
      </w:r>
      <w:r>
        <w:rPr>
          <w:rFonts w:ascii="Georgia" w:hAnsi="Georgia"/>
          <w:rPrChange w:id="772" w:author="Jade Raposa" w:date="2024-10-17T00:13:00Z">
            <w:rPr/>
          </w:rPrChange>
        </w:rPr>
        <w:tab/>
      </w:r>
      <w:r>
        <w:rPr>
          <w:rFonts w:ascii="Georgia" w:hAnsi="Georgia"/>
        </w:rPr>
        <w:delText>Sequence Diagram | 37</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D42F8" w14:textId="77777777" w:rsidR="008F456D" w:rsidRDefault="002B278F">
    <w:pPr>
      <w:pStyle w:val="Footer"/>
      <w:jc w:val="right"/>
      <w:rPr>
        <w:rFonts w:ascii="Georgia" w:hAnsi="Georgia"/>
      </w:rPr>
      <w:pPrChange w:id="773" w:author="Jade Raposa" w:date="2024-10-17T00:12:00Z">
        <w:pPr>
          <w:pStyle w:val="Footer"/>
        </w:pPr>
      </w:pPrChange>
    </w:pPr>
    <w:ins w:id="774" w:author="Jade Raposa" w:date="2024-10-17T00:12:00Z">
      <w:r>
        <w:rPr>
          <w:rFonts w:ascii="Georgia" w:hAnsi="Georgia"/>
        </w:rPr>
        <w:t xml:space="preserve">Sequence </w:t>
      </w:r>
      <w:proofErr w:type="gramStart"/>
      <w:r>
        <w:rPr>
          <w:rFonts w:ascii="Georgia" w:hAnsi="Georgia"/>
        </w:rPr>
        <w:t>Diagram  |</w:t>
      </w:r>
      <w:proofErr w:type="gramEnd"/>
      <w:r>
        <w:rPr>
          <w:rFonts w:ascii="Georgia" w:hAnsi="Georgia"/>
        </w:rPr>
        <w:t xml:space="preserve">  37</w:t>
      </w:r>
    </w:ins>
    <w:r>
      <w:rPr>
        <w:noProof/>
        <w:lang w:val="en-US"/>
      </w:rPr>
      <w:drawing>
        <wp:anchor distT="0" distB="0" distL="114300" distR="114300" simplePos="0" relativeHeight="251718656" behindDoc="1" locked="0" layoutInCell="1" allowOverlap="1" wp14:anchorId="19B2B553" wp14:editId="77E2F183">
          <wp:simplePos x="0" y="0"/>
          <wp:positionH relativeFrom="margin">
            <wp:posOffset>370840</wp:posOffset>
          </wp:positionH>
          <wp:positionV relativeFrom="paragraph">
            <wp:posOffset>-336550</wp:posOffset>
          </wp:positionV>
          <wp:extent cx="5057775" cy="659765"/>
          <wp:effectExtent l="0" t="0" r="9525" b="698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8471" name="Picture 12594684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75" w:author="Jade Raposa" w:date="2024-10-17T00:12:00Z">
      <w:r>
        <w:rPr>
          <w:rFonts w:ascii="Georgia" w:hAnsi="Georgia"/>
        </w:rPr>
        <w:tab/>
      </w:r>
      <w:r>
        <w:rPr>
          <w:rFonts w:ascii="Georgia" w:hAnsi="Georgia"/>
        </w:rPr>
        <w:tab/>
        <w:delText>Sequence Diagram | 36</w:delText>
      </w:r>
      <w:r>
        <w:rPr>
          <w:rFonts w:ascii="Georgia" w:hAnsi="Georgia"/>
        </w:rPr>
        <w:tab/>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97107" w14:textId="77777777" w:rsidR="008F456D" w:rsidRPr="008F456D" w:rsidRDefault="002B278F">
    <w:pPr>
      <w:pStyle w:val="Header"/>
      <w:tabs>
        <w:tab w:val="clear" w:pos="4680"/>
        <w:tab w:val="clear" w:pos="9360"/>
        <w:tab w:val="right" w:pos="8640"/>
      </w:tabs>
      <w:jc w:val="right"/>
      <w:rPr>
        <w:rFonts w:ascii="Georgia" w:hAnsi="Georgia"/>
        <w:rPrChange w:id="32" w:author="Jade Raposa" w:date="2024-10-16T21:12:00Z">
          <w:rPr/>
        </w:rPrChange>
      </w:rPr>
      <w:pPrChange w:id="33" w:author="Jade Raposa" w:date="2024-10-16T21:13:00Z">
        <w:pPr>
          <w:pStyle w:val="Header"/>
          <w:tabs>
            <w:tab w:val="clear" w:pos="4680"/>
            <w:tab w:val="clear" w:pos="9360"/>
            <w:tab w:val="right" w:pos="8640"/>
          </w:tabs>
        </w:pPr>
      </w:pPrChange>
    </w:pPr>
    <w:ins w:id="34" w:author="Jade Raposa" w:date="2024-10-16T21:20:00Z">
      <w:r>
        <w:rPr>
          <w:noProof/>
          <w:lang w:val="en-US"/>
        </w:rPr>
        <w:drawing>
          <wp:anchor distT="0" distB="0" distL="114300" distR="114300" simplePos="0" relativeHeight="251768832" behindDoc="1" locked="0" layoutInCell="1" allowOverlap="1" wp14:anchorId="03A50237" wp14:editId="6C529B58">
            <wp:simplePos x="0" y="0"/>
            <wp:positionH relativeFrom="margin">
              <wp:align>center</wp:align>
            </wp:positionH>
            <wp:positionV relativeFrom="paragraph">
              <wp:posOffset>-390525</wp:posOffset>
            </wp:positionV>
            <wp:extent cx="5057775" cy="659765"/>
            <wp:effectExtent l="0" t="0" r="952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812648" name="Picture 16348126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r>
        <w:rPr>
          <w:rFonts w:ascii="Georgia" w:hAnsi="Georgia"/>
        </w:rPr>
        <w:t xml:space="preserve">Result Of </w:t>
      </w:r>
    </w:ins>
    <w:ins w:id="35" w:author="Jade Raposa" w:date="2024-10-18T22:18:00Z">
      <w:r>
        <w:rPr>
          <w:rFonts w:ascii="Georgia" w:hAnsi="Georgia"/>
        </w:rPr>
        <w:t>the</w:t>
      </w:r>
    </w:ins>
    <w:ins w:id="36" w:author="Jade Raposa" w:date="2024-10-16T21:20:00Z">
      <w:r>
        <w:rPr>
          <w:rFonts w:ascii="Georgia" w:hAnsi="Georgia"/>
        </w:rPr>
        <w:t xml:space="preserve"> Final </w:t>
      </w:r>
      <w:proofErr w:type="gramStart"/>
      <w:r>
        <w:rPr>
          <w:rFonts w:ascii="Georgia" w:hAnsi="Georgia"/>
        </w:rPr>
        <w:t>Defense  |</w:t>
      </w:r>
      <w:proofErr w:type="gramEnd"/>
      <w:r>
        <w:rPr>
          <w:rFonts w:ascii="Georgia" w:hAnsi="Georgia"/>
        </w:rPr>
        <w:t xml:space="preserve">  ii</w:t>
      </w:r>
    </w:ins>
    <w:ins w:id="37" w:author="Jade Raposa" w:date="2024-10-16T21:22:00Z">
      <w:r>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107B2" w14:textId="77777777" w:rsidR="008F456D" w:rsidRDefault="002B278F">
    <w:pPr>
      <w:pStyle w:val="Footer"/>
      <w:jc w:val="right"/>
      <w:rPr>
        <w:rFonts w:ascii="Georgia" w:hAnsi="Georgia"/>
      </w:rPr>
      <w:pPrChange w:id="779" w:author="Jade Raposa" w:date="2024-10-17T00:13:00Z">
        <w:pPr>
          <w:pStyle w:val="Footer"/>
        </w:pPr>
      </w:pPrChange>
    </w:pPr>
    <w:ins w:id="780" w:author="Jade Raposa" w:date="2024-10-17T00:13:00Z">
      <w:r>
        <w:rPr>
          <w:rFonts w:ascii="Georgia" w:hAnsi="Georgia"/>
          <w:rPrChange w:id="781" w:author="Jade Raposa" w:date="2024-10-17T00:13:00Z">
            <w:rPr/>
          </w:rPrChange>
        </w:rPr>
        <w:t xml:space="preserve">Database </w:t>
      </w:r>
      <w:proofErr w:type="gramStart"/>
      <w:r>
        <w:rPr>
          <w:rFonts w:ascii="Georgia" w:hAnsi="Georgia"/>
          <w:rPrChange w:id="782" w:author="Jade Raposa" w:date="2024-10-17T00:13:00Z">
            <w:rPr/>
          </w:rPrChange>
        </w:rPr>
        <w:t xml:space="preserve">Design </w:t>
      </w:r>
    </w:ins>
    <w:ins w:id="783" w:author="Jade Raposa" w:date="2024-10-17T00:14:00Z">
      <w:r>
        <w:rPr>
          <w:rFonts w:ascii="Georgia" w:hAnsi="Georgia"/>
        </w:rPr>
        <w:t xml:space="preserve"> </w:t>
      </w:r>
    </w:ins>
    <w:ins w:id="784" w:author="Jade Raposa" w:date="2024-10-17T00:13:00Z">
      <w:r>
        <w:rPr>
          <w:rFonts w:ascii="Georgia" w:hAnsi="Georgia"/>
          <w:rPrChange w:id="785" w:author="Jade Raposa" w:date="2024-10-17T00:13:00Z">
            <w:rPr/>
          </w:rPrChange>
        </w:rPr>
        <w:t>|</w:t>
      </w:r>
      <w:proofErr w:type="gramEnd"/>
      <w:r>
        <w:rPr>
          <w:rFonts w:ascii="Georgia" w:hAnsi="Georgia"/>
          <w:rPrChange w:id="786" w:author="Jade Raposa" w:date="2024-10-17T00:13:00Z">
            <w:rPr/>
          </w:rPrChange>
        </w:rPr>
        <w:t xml:space="preserve"> </w:t>
      </w:r>
      <w:r>
        <w:rPr>
          <w:rFonts w:ascii="Georgia" w:hAnsi="Georgia"/>
        </w:rPr>
        <w:t xml:space="preserve"> </w:t>
      </w:r>
      <w:r>
        <w:rPr>
          <w:rFonts w:ascii="Georgia" w:hAnsi="Georgia"/>
          <w:rPrChange w:id="787" w:author="Jade Raposa" w:date="2024-10-17T00:13:00Z">
            <w:rPr/>
          </w:rPrChange>
        </w:rPr>
        <w:t>40</w:t>
      </w:r>
    </w:ins>
    <w:r>
      <w:rPr>
        <w:rFonts w:ascii="Georgia" w:hAnsi="Georgia"/>
        <w:noProof/>
        <w:lang w:val="en-US"/>
        <w:rPrChange w:id="788" w:author="Jade Raposa" w:date="2024-10-17T00:13:00Z">
          <w:rPr>
            <w:noProof/>
            <w:lang w:val="en-US"/>
          </w:rPr>
        </w:rPrChange>
      </w:rPr>
      <w:drawing>
        <wp:anchor distT="0" distB="0" distL="114300" distR="114300" simplePos="0" relativeHeight="251721728" behindDoc="1" locked="0" layoutInCell="1" allowOverlap="1" wp14:anchorId="58582FEA" wp14:editId="4A3311A1">
          <wp:simplePos x="0" y="0"/>
          <wp:positionH relativeFrom="margin">
            <wp:posOffset>439420</wp:posOffset>
          </wp:positionH>
          <wp:positionV relativeFrom="paragraph">
            <wp:posOffset>-310515</wp:posOffset>
          </wp:positionV>
          <wp:extent cx="5057775" cy="659765"/>
          <wp:effectExtent l="0" t="0" r="9525" b="698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89" w:author="Jade Raposa" w:date="2024-10-17T00:13:00Z">
      <w:r>
        <w:rPr>
          <w:rFonts w:ascii="Georgia" w:hAnsi="Georgia"/>
          <w:rPrChange w:id="790" w:author="Jade Raposa" w:date="2024-10-17T00:13:00Z">
            <w:rPr/>
          </w:rPrChange>
        </w:rPr>
        <w:tab/>
      </w:r>
      <w:r>
        <w:rPr>
          <w:rFonts w:ascii="Georgia" w:hAnsi="Georgia"/>
          <w:rPrChange w:id="791" w:author="Jade Raposa" w:date="2024-10-17T00:13:00Z">
            <w:rPr/>
          </w:rPrChange>
        </w:rPr>
        <w:tab/>
      </w:r>
      <w:r>
        <w:rPr>
          <w:rFonts w:ascii="Georgia" w:hAnsi="Georgia"/>
        </w:rPr>
        <w:delText>Database Design | 39</w:delText>
      </w:r>
    </w:del>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372C2" w14:textId="77777777" w:rsidR="008F456D" w:rsidRDefault="002B278F">
    <w:pPr>
      <w:pStyle w:val="Footer"/>
      <w:jc w:val="right"/>
      <w:rPr>
        <w:rFonts w:ascii="Georgia" w:hAnsi="Georgia"/>
      </w:rPr>
      <w:pPrChange w:id="792" w:author="Jade Raposa" w:date="2024-10-17T00:13:00Z">
        <w:pPr>
          <w:pStyle w:val="Footer"/>
        </w:pPr>
      </w:pPrChange>
    </w:pPr>
    <w:ins w:id="793" w:author="Jade Raposa" w:date="2024-10-17T00:13:00Z">
      <w:r>
        <w:rPr>
          <w:rFonts w:ascii="Georgia" w:hAnsi="Georgia"/>
        </w:rPr>
        <w:t xml:space="preserve">Class </w:t>
      </w:r>
      <w:proofErr w:type="gramStart"/>
      <w:r>
        <w:rPr>
          <w:rFonts w:ascii="Georgia" w:hAnsi="Georgia"/>
        </w:rPr>
        <w:t>Diagram  |</w:t>
      </w:r>
      <w:proofErr w:type="gramEnd"/>
      <w:r>
        <w:rPr>
          <w:rFonts w:ascii="Georgia" w:hAnsi="Georgia"/>
        </w:rPr>
        <w:t xml:space="preserve">  39</w:t>
      </w:r>
    </w:ins>
    <w:r>
      <w:rPr>
        <w:noProof/>
        <w:lang w:val="en-US"/>
      </w:rPr>
      <w:drawing>
        <wp:anchor distT="0" distB="0" distL="114300" distR="114300" simplePos="0" relativeHeight="251720704" behindDoc="1" locked="0" layoutInCell="1" allowOverlap="1" wp14:anchorId="24381D5D" wp14:editId="17CB4464">
          <wp:simplePos x="0" y="0"/>
          <wp:positionH relativeFrom="margin">
            <wp:posOffset>370840</wp:posOffset>
          </wp:positionH>
          <wp:positionV relativeFrom="paragraph">
            <wp:posOffset>-336550</wp:posOffset>
          </wp:positionV>
          <wp:extent cx="5057775" cy="659765"/>
          <wp:effectExtent l="0" t="0" r="9525" b="698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794" w:author="Jade Raposa" w:date="2024-10-17T00:13:00Z">
      <w:r>
        <w:rPr>
          <w:rFonts w:ascii="Georgia" w:hAnsi="Georgia"/>
        </w:rPr>
        <w:tab/>
      </w:r>
      <w:r>
        <w:rPr>
          <w:rFonts w:ascii="Georgia" w:hAnsi="Georgia"/>
        </w:rPr>
        <w:tab/>
        <w:delText>Class Diagram | 38</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DEFA9" w14:textId="77777777" w:rsidR="008F456D" w:rsidRDefault="002B278F">
    <w:pPr>
      <w:pStyle w:val="Footer"/>
      <w:jc w:val="right"/>
      <w:rPr>
        <w:rFonts w:ascii="Georgia" w:hAnsi="Georgia"/>
      </w:rPr>
      <w:pPrChange w:id="795" w:author="Jade Raposa" w:date="2024-10-17T00:14:00Z">
        <w:pPr>
          <w:pStyle w:val="Footer"/>
        </w:pPr>
      </w:pPrChange>
    </w:pPr>
    <w:ins w:id="796" w:author="Jade Raposa" w:date="2024-10-17T00:14:00Z">
      <w:r>
        <w:rPr>
          <w:rFonts w:ascii="Georgia" w:hAnsi="Georgia"/>
          <w:rPrChange w:id="797" w:author="Jade Raposa" w:date="2024-10-17T00:14:00Z">
            <w:rPr/>
          </w:rPrChange>
        </w:rPr>
        <w:t xml:space="preserve">Database </w:t>
      </w:r>
      <w:proofErr w:type="gramStart"/>
      <w:r>
        <w:rPr>
          <w:rFonts w:ascii="Georgia" w:hAnsi="Georgia"/>
          <w:rPrChange w:id="798" w:author="Jade Raposa" w:date="2024-10-17T00:14:00Z">
            <w:rPr/>
          </w:rPrChange>
        </w:rPr>
        <w:t xml:space="preserve">Design </w:t>
      </w:r>
      <w:r>
        <w:rPr>
          <w:rFonts w:ascii="Georgia" w:hAnsi="Georgia"/>
        </w:rPr>
        <w:t xml:space="preserve"> </w:t>
      </w:r>
      <w:r>
        <w:rPr>
          <w:rFonts w:ascii="Georgia" w:hAnsi="Georgia"/>
          <w:rPrChange w:id="799" w:author="Jade Raposa" w:date="2024-10-17T00:14:00Z">
            <w:rPr/>
          </w:rPrChange>
        </w:rPr>
        <w:t>|</w:t>
      </w:r>
      <w:proofErr w:type="gramEnd"/>
      <w:r>
        <w:rPr>
          <w:rFonts w:ascii="Georgia" w:hAnsi="Georgia"/>
          <w:rPrChange w:id="800" w:author="Jade Raposa" w:date="2024-10-17T00:14:00Z">
            <w:rPr/>
          </w:rPrChange>
        </w:rPr>
        <w:t xml:space="preserve"> </w:t>
      </w:r>
      <w:r>
        <w:rPr>
          <w:rFonts w:ascii="Georgia" w:hAnsi="Georgia"/>
        </w:rPr>
        <w:t xml:space="preserve"> </w:t>
      </w:r>
      <w:r>
        <w:rPr>
          <w:rFonts w:ascii="Georgia" w:hAnsi="Georgia"/>
          <w:rPrChange w:id="801" w:author="Jade Raposa" w:date="2024-10-17T00:14:00Z">
            <w:rPr/>
          </w:rPrChange>
        </w:rPr>
        <w:t>42</w:t>
      </w:r>
    </w:ins>
    <w:r>
      <w:rPr>
        <w:rFonts w:ascii="Georgia" w:hAnsi="Georgia"/>
        <w:noProof/>
        <w:lang w:val="en-US"/>
        <w:rPrChange w:id="802" w:author="Jade Raposa" w:date="2024-10-17T00:14:00Z">
          <w:rPr>
            <w:noProof/>
            <w:lang w:val="en-US"/>
          </w:rPr>
        </w:rPrChange>
      </w:rPr>
      <w:drawing>
        <wp:anchor distT="0" distB="0" distL="114300" distR="114300" simplePos="0" relativeHeight="251722752" behindDoc="1" locked="0" layoutInCell="1" allowOverlap="1" wp14:anchorId="6C0B6E5E" wp14:editId="0D95F547">
          <wp:simplePos x="0" y="0"/>
          <wp:positionH relativeFrom="margin">
            <wp:posOffset>439420</wp:posOffset>
          </wp:positionH>
          <wp:positionV relativeFrom="paragraph">
            <wp:posOffset>-310515</wp:posOffset>
          </wp:positionV>
          <wp:extent cx="5057775" cy="659765"/>
          <wp:effectExtent l="0" t="0" r="9525" b="698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83109" name="Picture 106268310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3" w:author="Jade Raposa" w:date="2024-10-17T00:14:00Z">
      <w:r>
        <w:rPr>
          <w:rFonts w:ascii="Georgia" w:hAnsi="Georgia"/>
          <w:rPrChange w:id="804" w:author="Jade Raposa" w:date="2024-10-17T00:14:00Z">
            <w:rPr/>
          </w:rPrChange>
        </w:rPr>
        <w:tab/>
      </w:r>
      <w:r>
        <w:rPr>
          <w:rFonts w:ascii="Georgia" w:hAnsi="Georgia"/>
          <w:rPrChange w:id="805" w:author="Jade Raposa" w:date="2024-10-17T00:14:00Z">
            <w:rPr/>
          </w:rPrChange>
        </w:rPr>
        <w:tab/>
      </w:r>
      <w:r>
        <w:rPr>
          <w:rFonts w:ascii="Georgia" w:hAnsi="Georgia"/>
        </w:rPr>
        <w:delText>Database Design | 41</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1E1E1" w14:textId="77777777" w:rsidR="008F456D" w:rsidRDefault="002B278F">
    <w:pPr>
      <w:pStyle w:val="Footer"/>
      <w:jc w:val="right"/>
      <w:rPr>
        <w:rFonts w:ascii="Georgia" w:hAnsi="Georgia"/>
      </w:rPr>
      <w:pPrChange w:id="806" w:author="Jade Raposa" w:date="2024-10-17T00:14:00Z">
        <w:pPr>
          <w:pStyle w:val="Footer"/>
        </w:pPr>
      </w:pPrChange>
    </w:pPr>
    <w:ins w:id="807" w:author="Jade Raposa" w:date="2024-10-17T00:14:00Z">
      <w:r>
        <w:rPr>
          <w:rFonts w:ascii="Georgia" w:hAnsi="Georgia"/>
        </w:rPr>
        <w:t xml:space="preserve">Database </w:t>
      </w:r>
      <w:proofErr w:type="gramStart"/>
      <w:r>
        <w:rPr>
          <w:rFonts w:ascii="Georgia" w:hAnsi="Georgia"/>
        </w:rPr>
        <w:t>Design  |</w:t>
      </w:r>
      <w:proofErr w:type="gramEnd"/>
      <w:r>
        <w:rPr>
          <w:rFonts w:ascii="Georgia" w:hAnsi="Georgia"/>
        </w:rPr>
        <w:t xml:space="preserve">  41</w:t>
      </w:r>
    </w:ins>
    <w:r>
      <w:rPr>
        <w:noProof/>
        <w:lang w:val="en-US"/>
      </w:rPr>
      <w:drawing>
        <wp:anchor distT="0" distB="0" distL="114300" distR="114300" simplePos="0" relativeHeight="251731968" behindDoc="1" locked="0" layoutInCell="1" allowOverlap="1" wp14:anchorId="4CEF5246" wp14:editId="14342B16">
          <wp:simplePos x="0" y="0"/>
          <wp:positionH relativeFrom="margin">
            <wp:posOffset>370840</wp:posOffset>
          </wp:positionH>
          <wp:positionV relativeFrom="paragraph">
            <wp:posOffset>-336550</wp:posOffset>
          </wp:positionV>
          <wp:extent cx="5057775" cy="659765"/>
          <wp:effectExtent l="0" t="0" r="9525"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9426" name="Picture 21622942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08" w:author="Jade Raposa" w:date="2024-10-17T00:14:00Z">
      <w:r>
        <w:rPr>
          <w:rFonts w:ascii="Georgia" w:hAnsi="Georgia"/>
        </w:rPr>
        <w:tab/>
      </w:r>
      <w:r>
        <w:rPr>
          <w:rFonts w:ascii="Georgia" w:hAnsi="Georgia"/>
        </w:rPr>
        <w:tab/>
        <w:delText>Database Design | 40</w:delText>
      </w:r>
    </w:del>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12A71" w14:textId="77777777" w:rsidR="008F456D" w:rsidRDefault="002B278F">
    <w:pPr>
      <w:pStyle w:val="Footer"/>
      <w:jc w:val="right"/>
      <w:rPr>
        <w:rFonts w:ascii="Georgia" w:hAnsi="Georgia"/>
      </w:rPr>
      <w:pPrChange w:id="809" w:author="Jade Raposa" w:date="2024-10-17T00:15:00Z">
        <w:pPr>
          <w:pStyle w:val="Footer"/>
        </w:pPr>
      </w:pPrChange>
    </w:pPr>
    <w:ins w:id="810" w:author="Jade Raposa" w:date="2024-10-17T00:15:00Z">
      <w:r>
        <w:rPr>
          <w:rFonts w:ascii="Georgia" w:hAnsi="Georgia"/>
          <w:rPrChange w:id="811" w:author="Jade Raposa" w:date="2024-10-17T00:15:00Z">
            <w:rPr/>
          </w:rPrChange>
        </w:rPr>
        <w:t xml:space="preserve">Database </w:t>
      </w:r>
      <w:proofErr w:type="gramStart"/>
      <w:r>
        <w:rPr>
          <w:rFonts w:ascii="Georgia" w:hAnsi="Georgia"/>
          <w:rPrChange w:id="812" w:author="Jade Raposa" w:date="2024-10-17T00:15:00Z">
            <w:rPr/>
          </w:rPrChange>
        </w:rPr>
        <w:t xml:space="preserve">Design </w:t>
      </w:r>
      <w:r>
        <w:rPr>
          <w:rFonts w:ascii="Georgia" w:hAnsi="Georgia"/>
        </w:rPr>
        <w:t xml:space="preserve"> </w:t>
      </w:r>
      <w:r>
        <w:rPr>
          <w:rFonts w:ascii="Georgia" w:hAnsi="Georgia"/>
          <w:rPrChange w:id="813" w:author="Jade Raposa" w:date="2024-10-17T00:15:00Z">
            <w:rPr/>
          </w:rPrChange>
        </w:rPr>
        <w:t>|</w:t>
      </w:r>
      <w:proofErr w:type="gramEnd"/>
      <w:r>
        <w:rPr>
          <w:rFonts w:ascii="Georgia" w:hAnsi="Georgia"/>
          <w:rPrChange w:id="814" w:author="Jade Raposa" w:date="2024-10-17T00:15:00Z">
            <w:rPr/>
          </w:rPrChange>
        </w:rPr>
        <w:t xml:space="preserve"> </w:t>
      </w:r>
      <w:r>
        <w:rPr>
          <w:rFonts w:ascii="Georgia" w:hAnsi="Georgia"/>
        </w:rPr>
        <w:t xml:space="preserve"> </w:t>
      </w:r>
      <w:r>
        <w:rPr>
          <w:rFonts w:ascii="Georgia" w:hAnsi="Georgia"/>
          <w:rPrChange w:id="815" w:author="Jade Raposa" w:date="2024-10-17T00:15:00Z">
            <w:rPr/>
          </w:rPrChange>
        </w:rPr>
        <w:t>44</w:t>
      </w:r>
    </w:ins>
    <w:r>
      <w:rPr>
        <w:rFonts w:ascii="Georgia" w:hAnsi="Georgia"/>
        <w:noProof/>
        <w:lang w:val="en-US"/>
        <w:rPrChange w:id="816" w:author="Jade Raposa" w:date="2024-10-17T00:15:00Z">
          <w:rPr>
            <w:noProof/>
            <w:lang w:val="en-US"/>
          </w:rPr>
        </w:rPrChange>
      </w:rPr>
      <w:drawing>
        <wp:anchor distT="0" distB="0" distL="114300" distR="114300" simplePos="0" relativeHeight="251724800" behindDoc="1" locked="0" layoutInCell="1" allowOverlap="1" wp14:anchorId="3065B4CC" wp14:editId="48D5CCBA">
          <wp:simplePos x="0" y="0"/>
          <wp:positionH relativeFrom="margin">
            <wp:posOffset>439420</wp:posOffset>
          </wp:positionH>
          <wp:positionV relativeFrom="paragraph">
            <wp:posOffset>-310515</wp:posOffset>
          </wp:positionV>
          <wp:extent cx="5057775" cy="659765"/>
          <wp:effectExtent l="0" t="0" r="9525" b="698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5234" name="Picture 76689523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17" w:author="Jade Raposa" w:date="2024-10-17T00:15:00Z">
      <w:r>
        <w:rPr>
          <w:rFonts w:ascii="Georgia" w:hAnsi="Georgia"/>
          <w:rPrChange w:id="818" w:author="Jade Raposa" w:date="2024-10-17T00:15:00Z">
            <w:rPr/>
          </w:rPrChange>
        </w:rPr>
        <w:tab/>
      </w:r>
      <w:r>
        <w:rPr>
          <w:rFonts w:ascii="Georgia" w:hAnsi="Georgia"/>
          <w:rPrChange w:id="819" w:author="Jade Raposa" w:date="2024-10-17T00:15:00Z">
            <w:rPr/>
          </w:rPrChange>
        </w:rPr>
        <w:tab/>
      </w:r>
      <w:r>
        <w:rPr>
          <w:rFonts w:ascii="Georgia" w:hAnsi="Georgia"/>
        </w:rPr>
        <w:delText>Database Design | 43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53FD5" w14:textId="77777777" w:rsidR="008F456D" w:rsidRDefault="002B278F">
    <w:pPr>
      <w:pStyle w:val="Footer"/>
      <w:jc w:val="right"/>
      <w:rPr>
        <w:rFonts w:ascii="Georgia" w:hAnsi="Georgia"/>
      </w:rPr>
      <w:pPrChange w:id="820" w:author="Jade Raposa" w:date="2024-10-17T00:15:00Z">
        <w:pPr>
          <w:pStyle w:val="Footer"/>
        </w:pPr>
      </w:pPrChange>
    </w:pPr>
    <w:ins w:id="821" w:author="Jade Raposa" w:date="2024-10-17T00:15:00Z">
      <w:r>
        <w:rPr>
          <w:rFonts w:ascii="Georgia" w:hAnsi="Georgia"/>
        </w:rPr>
        <w:t xml:space="preserve">Database </w:t>
      </w:r>
      <w:proofErr w:type="gramStart"/>
      <w:r>
        <w:rPr>
          <w:rFonts w:ascii="Georgia" w:hAnsi="Georgia"/>
        </w:rPr>
        <w:t>Design  |</w:t>
      </w:r>
      <w:proofErr w:type="gramEnd"/>
      <w:r>
        <w:rPr>
          <w:rFonts w:ascii="Georgia" w:hAnsi="Georgia"/>
        </w:rPr>
        <w:t xml:space="preserve">  43</w:t>
      </w:r>
    </w:ins>
    <w:r>
      <w:rPr>
        <w:noProof/>
        <w:lang w:val="en-US"/>
      </w:rPr>
      <w:drawing>
        <wp:anchor distT="0" distB="0" distL="114300" distR="114300" simplePos="0" relativeHeight="251723776" behindDoc="1" locked="0" layoutInCell="1" allowOverlap="1" wp14:anchorId="4D1BD482" wp14:editId="3FB4705E">
          <wp:simplePos x="0" y="0"/>
          <wp:positionH relativeFrom="margin">
            <wp:posOffset>370840</wp:posOffset>
          </wp:positionH>
          <wp:positionV relativeFrom="paragraph">
            <wp:posOffset>-336550</wp:posOffset>
          </wp:positionV>
          <wp:extent cx="5057775" cy="659765"/>
          <wp:effectExtent l="0" t="0" r="9525"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0303" name="Picture 46213030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22" w:author="Jade Raposa" w:date="2024-10-17T00:15:00Z">
      <w:r>
        <w:rPr>
          <w:rFonts w:ascii="Georgia" w:hAnsi="Georgia"/>
        </w:rPr>
        <w:tab/>
      </w:r>
      <w:r>
        <w:rPr>
          <w:rFonts w:ascii="Georgia" w:hAnsi="Georgia"/>
        </w:rPr>
        <w:tab/>
        <w:delText>Database Design | 42</w:delText>
      </w:r>
    </w:del>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C05440" w14:textId="77777777" w:rsidR="008F456D" w:rsidRPr="008F456D" w:rsidRDefault="002B278F">
    <w:pPr>
      <w:pStyle w:val="Footer"/>
      <w:jc w:val="right"/>
      <w:rPr>
        <w:rFonts w:ascii="Georgia" w:hAnsi="Georgia"/>
        <w:lang w:val="en-US"/>
        <w:rPrChange w:id="829" w:author="Jade Raposa" w:date="2024-10-17T00:16:00Z">
          <w:rPr>
            <w:rFonts w:ascii="Georgia" w:hAnsi="Georgia"/>
          </w:rPr>
        </w:rPrChange>
      </w:rPr>
      <w:pPrChange w:id="830" w:author="Jade Raposa" w:date="2024-10-17T00:16:00Z">
        <w:pPr>
          <w:pStyle w:val="Footer"/>
        </w:pPr>
      </w:pPrChange>
    </w:pPr>
    <w:ins w:id="831" w:author="Jade Raposa" w:date="2024-10-17T00:16:00Z">
      <w:r>
        <w:rPr>
          <w:rFonts w:ascii="Georgia" w:hAnsi="Georgia"/>
          <w:rPrChange w:id="832" w:author="Jade Raposa" w:date="2024-10-17T00:16:00Z">
            <w:rPr/>
          </w:rPrChange>
        </w:rPr>
        <w:t xml:space="preserve">Hardware </w:t>
      </w:r>
      <w:proofErr w:type="gramStart"/>
      <w:r>
        <w:rPr>
          <w:rFonts w:ascii="Georgia" w:hAnsi="Georgia"/>
          <w:rPrChange w:id="833" w:author="Jade Raposa" w:date="2024-10-17T00:16:00Z">
            <w:rPr/>
          </w:rPrChange>
        </w:rPr>
        <w:t xml:space="preserve">Requirements </w:t>
      </w:r>
      <w:r>
        <w:rPr>
          <w:rFonts w:ascii="Georgia" w:hAnsi="Georgia"/>
        </w:rPr>
        <w:t xml:space="preserve"> </w:t>
      </w:r>
      <w:r>
        <w:rPr>
          <w:rFonts w:ascii="Georgia" w:hAnsi="Georgia"/>
          <w:rPrChange w:id="834" w:author="Jade Raposa" w:date="2024-10-17T00:16:00Z">
            <w:rPr/>
          </w:rPrChange>
        </w:rPr>
        <w:t>|</w:t>
      </w:r>
      <w:proofErr w:type="gramEnd"/>
      <w:r>
        <w:rPr>
          <w:rFonts w:ascii="Georgia" w:hAnsi="Georgia"/>
          <w:rPrChange w:id="835" w:author="Jade Raposa" w:date="2024-10-17T00:16:00Z">
            <w:rPr/>
          </w:rPrChange>
        </w:rPr>
        <w:t xml:space="preserve"> </w:t>
      </w:r>
      <w:r>
        <w:rPr>
          <w:rFonts w:ascii="Georgia" w:hAnsi="Georgia"/>
        </w:rPr>
        <w:t xml:space="preserve"> </w:t>
      </w:r>
      <w:r>
        <w:rPr>
          <w:rFonts w:ascii="Georgia" w:hAnsi="Georgia"/>
          <w:rPrChange w:id="836" w:author="Jade Raposa" w:date="2024-10-17T00:16:00Z">
            <w:rPr/>
          </w:rPrChange>
        </w:rPr>
        <w:t>46</w:t>
      </w:r>
    </w:ins>
    <w:r>
      <w:rPr>
        <w:rFonts w:ascii="Georgia" w:hAnsi="Georgia"/>
        <w:noProof/>
        <w:lang w:val="en-US"/>
        <w:rPrChange w:id="837" w:author="Jade Raposa" w:date="2024-10-17T00:16:00Z">
          <w:rPr>
            <w:noProof/>
            <w:lang w:val="en-US"/>
          </w:rPr>
        </w:rPrChange>
      </w:rPr>
      <w:drawing>
        <wp:anchor distT="0" distB="0" distL="114300" distR="114300" simplePos="0" relativeHeight="251726848" behindDoc="1" locked="0" layoutInCell="1" allowOverlap="1" wp14:anchorId="0847AAA2" wp14:editId="4069AC38">
          <wp:simplePos x="0" y="0"/>
          <wp:positionH relativeFrom="margin">
            <wp:posOffset>439420</wp:posOffset>
          </wp:positionH>
          <wp:positionV relativeFrom="paragraph">
            <wp:posOffset>-310515</wp:posOffset>
          </wp:positionV>
          <wp:extent cx="5057775" cy="659765"/>
          <wp:effectExtent l="0" t="0" r="9525" b="698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58598" name="Picture 100985859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38" w:author="Jade Raposa" w:date="2024-10-17T00:16:00Z">
      <w:r>
        <w:rPr>
          <w:rFonts w:ascii="Georgia" w:hAnsi="Georgia"/>
          <w:lang w:val="en-US"/>
          <w:rPrChange w:id="839" w:author="Jade Raposa" w:date="2024-10-17T00:16:00Z">
            <w:rPr/>
          </w:rPrChange>
        </w:rPr>
        <w:tab/>
      </w:r>
      <w:r>
        <w:rPr>
          <w:rFonts w:ascii="Georgia" w:hAnsi="Georgia"/>
          <w:lang w:val="en-US"/>
          <w:rPrChange w:id="840" w:author="Jade Raposa" w:date="2024-10-17T00:16:00Z">
            <w:rPr/>
          </w:rPrChange>
        </w:rPr>
        <w:tab/>
      </w:r>
    </w:del>
    <w:del w:id="841" w:author="Jade Raposa" w:date="2024-10-17T00:15:00Z">
      <w:r>
        <w:rPr>
          <w:rFonts w:ascii="Georgia" w:hAnsi="Georgia"/>
          <w:lang w:val="en-US"/>
          <w:rPrChange w:id="842" w:author="Jade Raposa" w:date="2024-10-17T00:16:00Z">
            <w:rPr>
              <w:rFonts w:ascii="Georgia" w:hAnsi="Georgia"/>
            </w:rPr>
          </w:rPrChange>
        </w:rPr>
        <w:delText>Hardware Requirements | 45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9EE2F" w14:textId="77777777" w:rsidR="008F456D" w:rsidRDefault="002B278F">
    <w:pPr>
      <w:pStyle w:val="Footer"/>
      <w:jc w:val="right"/>
      <w:rPr>
        <w:rFonts w:ascii="Georgia" w:hAnsi="Georgia"/>
      </w:rPr>
      <w:pPrChange w:id="843" w:author="Jade Raposa" w:date="2024-10-17T00:15:00Z">
        <w:pPr>
          <w:pStyle w:val="Footer"/>
        </w:pPr>
      </w:pPrChange>
    </w:pPr>
    <w:ins w:id="844" w:author="Jade Raposa" w:date="2024-10-17T00:15:00Z">
      <w:r>
        <w:rPr>
          <w:rFonts w:ascii="Georgia" w:hAnsi="Georgia"/>
        </w:rPr>
        <w:t xml:space="preserve">Hardware </w:t>
      </w:r>
      <w:proofErr w:type="gramStart"/>
      <w:r>
        <w:rPr>
          <w:rFonts w:ascii="Georgia" w:hAnsi="Georgia"/>
        </w:rPr>
        <w:t>Requirements  |</w:t>
      </w:r>
      <w:proofErr w:type="gramEnd"/>
      <w:r>
        <w:rPr>
          <w:rFonts w:ascii="Georgia" w:hAnsi="Georgia"/>
        </w:rPr>
        <w:t xml:space="preserve">  45</w:t>
      </w:r>
    </w:ins>
    <w:r>
      <w:rPr>
        <w:noProof/>
        <w:lang w:val="en-US"/>
      </w:rPr>
      <w:drawing>
        <wp:anchor distT="0" distB="0" distL="114300" distR="114300" simplePos="0" relativeHeight="251725824" behindDoc="1" locked="0" layoutInCell="1" allowOverlap="1" wp14:anchorId="3100AFFE" wp14:editId="026C8057">
          <wp:simplePos x="0" y="0"/>
          <wp:positionH relativeFrom="margin">
            <wp:posOffset>370840</wp:posOffset>
          </wp:positionH>
          <wp:positionV relativeFrom="paragraph">
            <wp:posOffset>-336550</wp:posOffset>
          </wp:positionV>
          <wp:extent cx="5057775" cy="659765"/>
          <wp:effectExtent l="0" t="0" r="9525" b="698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90953" name="Picture 202239095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45" w:author="Jade Raposa" w:date="2024-10-17T00:15:00Z">
      <w:r>
        <w:rPr>
          <w:rFonts w:ascii="Georgia" w:hAnsi="Georgia"/>
        </w:rPr>
        <w:tab/>
      </w:r>
      <w:r>
        <w:rPr>
          <w:rFonts w:ascii="Georgia" w:hAnsi="Georgia"/>
        </w:rPr>
        <w:tab/>
        <w:delText>Hardware Requirements | 44</w:delText>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3AC23" w14:textId="77777777" w:rsidR="008F456D" w:rsidRPr="008F456D" w:rsidRDefault="002B278F">
    <w:pPr>
      <w:pStyle w:val="Footer"/>
      <w:jc w:val="right"/>
      <w:rPr>
        <w:rFonts w:ascii="Georgia" w:hAnsi="Georgia"/>
        <w:lang w:val="en-US"/>
        <w:rPrChange w:id="846" w:author="Jade Raposa" w:date="2024-10-17T00:16:00Z">
          <w:rPr>
            <w:rFonts w:ascii="Georgia" w:hAnsi="Georgia"/>
          </w:rPr>
        </w:rPrChange>
      </w:rPr>
      <w:pPrChange w:id="847" w:author="Jade Raposa" w:date="2024-10-17T00:16:00Z">
        <w:pPr>
          <w:pStyle w:val="Footer"/>
        </w:pPr>
      </w:pPrChange>
    </w:pPr>
    <w:ins w:id="848" w:author="Jade Raposa" w:date="2024-10-17T00:16:00Z">
      <w:r>
        <w:rPr>
          <w:rFonts w:ascii="Georgia" w:hAnsi="Georgia"/>
          <w:rPrChange w:id="849" w:author="Jade Raposa" w:date="2024-10-17T00:16:00Z">
            <w:rPr/>
          </w:rPrChange>
        </w:rPr>
        <w:t xml:space="preserve">System </w:t>
      </w:r>
      <w:proofErr w:type="gramStart"/>
      <w:r>
        <w:rPr>
          <w:rFonts w:ascii="Georgia" w:hAnsi="Georgia"/>
          <w:rPrChange w:id="850" w:author="Jade Raposa" w:date="2024-10-17T00:16:00Z">
            <w:rPr/>
          </w:rPrChange>
        </w:rPr>
        <w:t xml:space="preserve">Tradeoffs </w:t>
      </w:r>
      <w:r>
        <w:rPr>
          <w:rFonts w:ascii="Georgia" w:hAnsi="Georgia"/>
        </w:rPr>
        <w:t xml:space="preserve"> </w:t>
      </w:r>
      <w:r>
        <w:rPr>
          <w:rFonts w:ascii="Georgia" w:hAnsi="Georgia"/>
          <w:rPrChange w:id="851" w:author="Jade Raposa" w:date="2024-10-17T00:16:00Z">
            <w:rPr/>
          </w:rPrChange>
        </w:rPr>
        <w:t>|</w:t>
      </w:r>
      <w:proofErr w:type="gramEnd"/>
      <w:r>
        <w:rPr>
          <w:rFonts w:ascii="Georgia" w:hAnsi="Georgia"/>
          <w:rPrChange w:id="852" w:author="Jade Raposa" w:date="2024-10-17T00:16:00Z">
            <w:rPr/>
          </w:rPrChange>
        </w:rPr>
        <w:t xml:space="preserve"> </w:t>
      </w:r>
      <w:r>
        <w:rPr>
          <w:rFonts w:ascii="Georgia" w:hAnsi="Georgia"/>
        </w:rPr>
        <w:t xml:space="preserve"> </w:t>
      </w:r>
      <w:r>
        <w:rPr>
          <w:rFonts w:ascii="Georgia" w:hAnsi="Georgia"/>
          <w:rPrChange w:id="853" w:author="Jade Raposa" w:date="2024-10-17T00:16:00Z">
            <w:rPr/>
          </w:rPrChange>
        </w:rPr>
        <w:t>48</w:t>
      </w:r>
    </w:ins>
    <w:r>
      <w:rPr>
        <w:rFonts w:ascii="Georgia" w:hAnsi="Georgia"/>
        <w:noProof/>
        <w:lang w:val="en-US"/>
        <w:rPrChange w:id="854" w:author="Jade Raposa" w:date="2024-10-17T00:16:00Z">
          <w:rPr>
            <w:noProof/>
            <w:lang w:val="en-US"/>
          </w:rPr>
        </w:rPrChange>
      </w:rPr>
      <w:drawing>
        <wp:anchor distT="0" distB="0" distL="114300" distR="114300" simplePos="0" relativeHeight="251728896" behindDoc="1" locked="0" layoutInCell="1" allowOverlap="1" wp14:anchorId="17842DA6" wp14:editId="44D7FAF2">
          <wp:simplePos x="0" y="0"/>
          <wp:positionH relativeFrom="margin">
            <wp:posOffset>439420</wp:posOffset>
          </wp:positionH>
          <wp:positionV relativeFrom="paragraph">
            <wp:posOffset>-310515</wp:posOffset>
          </wp:positionV>
          <wp:extent cx="5057775" cy="659765"/>
          <wp:effectExtent l="0" t="0" r="9525" b="698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74007" name="Picture 132517400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55" w:author="Jade Raposa" w:date="2024-10-17T00:16:00Z">
      <w:r>
        <w:rPr>
          <w:rFonts w:ascii="Georgia" w:hAnsi="Georgia"/>
          <w:lang w:val="en-US"/>
          <w:rPrChange w:id="856" w:author="Jade Raposa" w:date="2024-10-17T00:16:00Z">
            <w:rPr/>
          </w:rPrChange>
        </w:rPr>
        <w:tab/>
      </w:r>
      <w:r>
        <w:rPr>
          <w:rFonts w:ascii="Georgia" w:hAnsi="Georgia"/>
          <w:lang w:val="en-US"/>
          <w:rPrChange w:id="857" w:author="Jade Raposa" w:date="2024-10-17T00:16:00Z">
            <w:rPr/>
          </w:rPrChange>
        </w:rPr>
        <w:tab/>
      </w:r>
      <w:r>
        <w:rPr>
          <w:rFonts w:ascii="Georgia" w:hAnsi="Georgia"/>
          <w:lang w:val="en-US"/>
          <w:rPrChange w:id="858" w:author="Jade Raposa" w:date="2024-10-17T00:16:00Z">
            <w:rPr>
              <w:rFonts w:ascii="Georgia" w:hAnsi="Georgia"/>
            </w:rPr>
          </w:rPrChange>
        </w:rPr>
        <w:delText>System Tradeoffs | 47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8886F" w14:textId="77777777" w:rsidR="008F456D" w:rsidRDefault="002B278F">
    <w:pPr>
      <w:pStyle w:val="Footer"/>
      <w:jc w:val="right"/>
      <w:rPr>
        <w:rFonts w:ascii="Georgia" w:hAnsi="Georgia"/>
      </w:rPr>
      <w:pPrChange w:id="859" w:author="Jade Raposa" w:date="2024-10-17T00:16:00Z">
        <w:pPr>
          <w:pStyle w:val="Footer"/>
        </w:pPr>
      </w:pPrChange>
    </w:pPr>
    <w:ins w:id="860" w:author="Jade Raposa" w:date="2024-10-17T00:16:00Z">
      <w:r>
        <w:rPr>
          <w:rFonts w:ascii="Georgia" w:hAnsi="Georgia"/>
        </w:rPr>
        <w:t xml:space="preserve">Hardware </w:t>
      </w:r>
      <w:proofErr w:type="gramStart"/>
      <w:r>
        <w:rPr>
          <w:rFonts w:ascii="Georgia" w:hAnsi="Georgia"/>
        </w:rPr>
        <w:t>Requirements  |</w:t>
      </w:r>
      <w:proofErr w:type="gramEnd"/>
      <w:r>
        <w:rPr>
          <w:rFonts w:ascii="Georgia" w:hAnsi="Georgia"/>
        </w:rPr>
        <w:t xml:space="preserve">  47</w:t>
      </w:r>
    </w:ins>
    <w:r>
      <w:rPr>
        <w:noProof/>
        <w:lang w:val="en-US"/>
      </w:rPr>
      <w:drawing>
        <wp:anchor distT="0" distB="0" distL="114300" distR="114300" simplePos="0" relativeHeight="251727872" behindDoc="1" locked="0" layoutInCell="1" allowOverlap="1" wp14:anchorId="2CC2E4E4" wp14:editId="4BD3C389">
          <wp:simplePos x="0" y="0"/>
          <wp:positionH relativeFrom="margin">
            <wp:posOffset>370840</wp:posOffset>
          </wp:positionH>
          <wp:positionV relativeFrom="paragraph">
            <wp:posOffset>-336550</wp:posOffset>
          </wp:positionV>
          <wp:extent cx="5057775" cy="659765"/>
          <wp:effectExtent l="0" t="0" r="9525"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7006" name="Picture 39265700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61" w:author="Jade Raposa" w:date="2024-10-17T00:16:00Z">
      <w:r>
        <w:rPr>
          <w:rFonts w:ascii="Georgia" w:hAnsi="Georgia"/>
        </w:rPr>
        <w:tab/>
      </w:r>
      <w:r>
        <w:rPr>
          <w:rFonts w:ascii="Georgia" w:hAnsi="Georgia"/>
        </w:rPr>
        <w:tab/>
        <w:delText>Hardware Requirements | 46</w:delText>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48417" w14:textId="77777777" w:rsidR="008F456D" w:rsidRPr="008F456D" w:rsidRDefault="002B278F">
    <w:pPr>
      <w:pStyle w:val="Header"/>
      <w:jc w:val="right"/>
      <w:rPr>
        <w:rFonts w:ascii="Georgia" w:hAnsi="Georgia"/>
        <w:lang w:val="en-US"/>
        <w:rPrChange w:id="41" w:author="Jade Raposa" w:date="2024-10-16T23:28:00Z">
          <w:rPr>
            <w:rFonts w:ascii="Georgia" w:hAnsi="Georgia"/>
          </w:rPr>
        </w:rPrChange>
      </w:rPr>
    </w:pPr>
    <w:ins w:id="42" w:author="Jade Raposa" w:date="2024-10-16T23:28:00Z">
      <w:r>
        <w:rPr>
          <w:rFonts w:ascii="Georgia" w:hAnsi="Georgia"/>
          <w:rPrChange w:id="43" w:author="Jade Raposa" w:date="2024-10-16T23:28:00Z">
            <w:rPr/>
          </w:rPrChange>
        </w:rPr>
        <w:t xml:space="preserve">Certificate Of </w:t>
      </w:r>
      <w:proofErr w:type="gramStart"/>
      <w:r>
        <w:rPr>
          <w:rFonts w:ascii="Georgia" w:hAnsi="Georgia"/>
          <w:rPrChange w:id="44" w:author="Jade Raposa" w:date="2024-10-16T23:28:00Z">
            <w:rPr/>
          </w:rPrChange>
        </w:rPr>
        <w:t>Approval  |</w:t>
      </w:r>
      <w:proofErr w:type="gramEnd"/>
      <w:r>
        <w:rPr>
          <w:rFonts w:ascii="Georgia" w:hAnsi="Georgia"/>
          <w:rPrChange w:id="45" w:author="Jade Raposa" w:date="2024-10-16T23:28:00Z">
            <w:rPr/>
          </w:rPrChange>
        </w:rPr>
        <w:t xml:space="preserve">  v</w:t>
      </w:r>
    </w:ins>
    <w:r>
      <w:rPr>
        <w:rFonts w:ascii="Georgia" w:hAnsi="Georgia"/>
        <w:noProof/>
        <w:lang w:val="en-US"/>
        <w:rPrChange w:id="46" w:author="Jade Raposa" w:date="2024-10-16T23:28:00Z">
          <w:rPr>
            <w:noProof/>
            <w:lang w:val="en-US"/>
          </w:rPr>
        </w:rPrChange>
      </w:rPr>
      <w:drawing>
        <wp:anchor distT="0" distB="0" distL="114300" distR="114300" simplePos="0" relativeHeight="251770880" behindDoc="1" locked="0" layoutInCell="1" allowOverlap="1" wp14:anchorId="381E74FB" wp14:editId="037A9E53">
          <wp:simplePos x="0" y="0"/>
          <wp:positionH relativeFrom="margin">
            <wp:align>center</wp:align>
          </wp:positionH>
          <wp:positionV relativeFrom="paragraph">
            <wp:posOffset>-400685</wp:posOffset>
          </wp:positionV>
          <wp:extent cx="5057775" cy="659765"/>
          <wp:effectExtent l="0" t="0" r="952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1435" name="Picture 190832143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customXmlDelRangeStart w:id="47" w:author="Jade Raposa" w:date="2024-10-16T23:28:00Z"/>
    <w:sdt>
      <w:sdtPr>
        <w:rPr>
          <w:rFonts w:ascii="Georgia" w:hAnsi="Georgia"/>
          <w:lang w:val="en-US"/>
        </w:rPr>
        <w:id w:val="-890565310"/>
        <w:docPartObj>
          <w:docPartGallery w:val="AutoText"/>
        </w:docPartObj>
      </w:sdtPr>
      <w:sdtEndPr/>
      <w:sdtContent>
        <w:customXmlDelRangeEnd w:id="47"/>
        <w:del w:id="48" w:author="Jade Raposa" w:date="2024-10-16T21:37:00Z">
          <w:r>
            <w:rPr>
              <w:rFonts w:ascii="Georgia" w:hAnsi="Georgia"/>
              <w:lang w:val="en-US"/>
              <w:rPrChange w:id="49" w:author="Jade Raposa" w:date="2024-10-16T23:28:00Z">
                <w:rPr>
                  <w:rFonts w:ascii="Georgia" w:hAnsi="Georgia"/>
                </w:rPr>
              </w:rPrChange>
            </w:rPr>
            <w:fldChar w:fldCharType="begin"/>
          </w:r>
          <w:r>
            <w:rPr>
              <w:rFonts w:ascii="Georgia" w:hAnsi="Georgia"/>
              <w:lang w:val="en-US"/>
              <w:rPrChange w:id="50" w:author="Jade Raposa" w:date="2024-10-16T23:28:00Z">
                <w:rPr>
                  <w:rFonts w:ascii="Georgia" w:hAnsi="Georgia"/>
                </w:rPr>
              </w:rPrChange>
            </w:rPr>
            <w:delInstrText xml:space="preserve"> PAGE   \* MERGEFORMAT </w:delInstrText>
          </w:r>
          <w:r>
            <w:rPr>
              <w:rFonts w:ascii="Georgia" w:hAnsi="Georgia"/>
              <w:lang w:val="en-US"/>
              <w:rPrChange w:id="51" w:author="Jade Raposa" w:date="2024-10-16T23:28:00Z">
                <w:rPr>
                  <w:rFonts w:ascii="Georgia" w:hAnsi="Georgia"/>
                </w:rPr>
              </w:rPrChange>
            </w:rPr>
            <w:fldChar w:fldCharType="separate"/>
          </w:r>
          <w:r>
            <w:rPr>
              <w:rFonts w:ascii="Georgia" w:hAnsi="Georgia"/>
              <w:lang w:val="en-US"/>
              <w:rPrChange w:id="52" w:author="Jade Raposa" w:date="2024-10-16T23:28:00Z">
                <w:rPr>
                  <w:rFonts w:ascii="Georgia" w:hAnsi="Georgia"/>
                </w:rPr>
              </w:rPrChange>
            </w:rPr>
            <w:delText>2</w:delText>
          </w:r>
          <w:r>
            <w:rPr>
              <w:rFonts w:ascii="Georgia" w:hAnsi="Georgia"/>
              <w:lang w:val="en-US"/>
              <w:rPrChange w:id="53" w:author="Jade Raposa" w:date="2024-10-16T23:28:00Z">
                <w:rPr>
                  <w:rFonts w:ascii="Georgia" w:hAnsi="Georgia"/>
                </w:rPr>
              </w:rPrChange>
            </w:rPr>
            <w:fldChar w:fldCharType="end"/>
          </w:r>
        </w:del>
        <w:customXmlDelRangeStart w:id="54" w:author="Jade Raposa" w:date="2024-10-16T23:28:00Z"/>
      </w:sdtContent>
    </w:sdt>
    <w:customXmlDelRangeEnd w:id="54"/>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9ED4" w14:textId="77777777" w:rsidR="008F456D" w:rsidRPr="008F456D" w:rsidRDefault="002B278F">
    <w:pPr>
      <w:pStyle w:val="Footer"/>
      <w:jc w:val="right"/>
      <w:rPr>
        <w:rFonts w:ascii="Georgia" w:hAnsi="Georgia"/>
        <w:lang w:val="en-US"/>
        <w:rPrChange w:id="862" w:author="Jade Raposa" w:date="2024-10-17T00:17:00Z">
          <w:rPr>
            <w:rFonts w:ascii="Georgia" w:hAnsi="Georgia"/>
          </w:rPr>
        </w:rPrChange>
      </w:rPr>
      <w:pPrChange w:id="863" w:author="Jade Raposa" w:date="2024-10-17T00:17:00Z">
        <w:pPr>
          <w:pStyle w:val="Footer"/>
        </w:pPr>
      </w:pPrChange>
    </w:pPr>
    <w:ins w:id="864" w:author="Jade Raposa" w:date="2024-10-17T00:17:00Z">
      <w:r>
        <w:rPr>
          <w:rFonts w:ascii="Georgia" w:hAnsi="Georgia"/>
          <w:rPrChange w:id="865" w:author="Jade Raposa" w:date="2024-10-17T00:17:00Z">
            <w:rPr/>
          </w:rPrChange>
        </w:rPr>
        <w:t xml:space="preserve">Operational </w:t>
      </w:r>
      <w:proofErr w:type="gramStart"/>
      <w:r>
        <w:rPr>
          <w:rFonts w:ascii="Georgia" w:hAnsi="Georgia"/>
          <w:rPrChange w:id="866" w:author="Jade Raposa" w:date="2024-10-17T00:17:00Z">
            <w:rPr/>
          </w:rPrChange>
        </w:rPr>
        <w:t>Issues</w:t>
      </w:r>
      <w:r>
        <w:rPr>
          <w:rFonts w:ascii="Georgia" w:hAnsi="Georgia"/>
        </w:rPr>
        <w:t xml:space="preserve"> </w:t>
      </w:r>
      <w:r>
        <w:rPr>
          <w:rFonts w:ascii="Georgia" w:hAnsi="Georgia"/>
          <w:rPrChange w:id="867" w:author="Jade Raposa" w:date="2024-10-17T00:17:00Z">
            <w:rPr/>
          </w:rPrChange>
        </w:rPr>
        <w:t xml:space="preserve"> |</w:t>
      </w:r>
      <w:proofErr w:type="gramEnd"/>
      <w:r>
        <w:rPr>
          <w:rFonts w:ascii="Georgia" w:hAnsi="Georgia"/>
          <w:rPrChange w:id="868" w:author="Jade Raposa" w:date="2024-10-17T00:17:00Z">
            <w:rPr/>
          </w:rPrChange>
        </w:rPr>
        <w:t xml:space="preserve"> </w:t>
      </w:r>
      <w:r>
        <w:rPr>
          <w:rFonts w:ascii="Georgia" w:hAnsi="Georgia"/>
        </w:rPr>
        <w:t xml:space="preserve"> </w:t>
      </w:r>
      <w:r>
        <w:rPr>
          <w:rFonts w:ascii="Georgia" w:hAnsi="Georgia"/>
          <w:rPrChange w:id="869" w:author="Jade Raposa" w:date="2024-10-17T00:17:00Z">
            <w:rPr/>
          </w:rPrChange>
        </w:rPr>
        <w:t>50</w:t>
      </w:r>
    </w:ins>
    <w:r>
      <w:rPr>
        <w:rFonts w:ascii="Georgia" w:hAnsi="Georgia"/>
        <w:noProof/>
        <w:lang w:val="en-US"/>
        <w:rPrChange w:id="870" w:author="Jade Raposa" w:date="2024-10-17T00:17:00Z">
          <w:rPr>
            <w:noProof/>
            <w:lang w:val="en-US"/>
          </w:rPr>
        </w:rPrChange>
      </w:rPr>
      <w:drawing>
        <wp:anchor distT="0" distB="0" distL="114300" distR="114300" simplePos="0" relativeHeight="251729920" behindDoc="1" locked="0" layoutInCell="1" allowOverlap="1" wp14:anchorId="16014E44" wp14:editId="4B2444F8">
          <wp:simplePos x="0" y="0"/>
          <wp:positionH relativeFrom="margin">
            <wp:posOffset>439420</wp:posOffset>
          </wp:positionH>
          <wp:positionV relativeFrom="paragraph">
            <wp:posOffset>-310515</wp:posOffset>
          </wp:positionV>
          <wp:extent cx="5057775" cy="659765"/>
          <wp:effectExtent l="0" t="0" r="9525"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1" w:author="Jade Raposa" w:date="2024-10-17T00:17:00Z">
      <w:r>
        <w:rPr>
          <w:rFonts w:ascii="Georgia" w:hAnsi="Georgia"/>
          <w:lang w:val="en-US"/>
          <w:rPrChange w:id="872" w:author="Jade Raposa" w:date="2024-10-17T00:17:00Z">
            <w:rPr/>
          </w:rPrChange>
        </w:rPr>
        <w:tab/>
      </w:r>
      <w:r>
        <w:rPr>
          <w:rFonts w:ascii="Georgia" w:hAnsi="Georgia"/>
          <w:lang w:val="en-US"/>
          <w:rPrChange w:id="873" w:author="Jade Raposa" w:date="2024-10-17T00:17:00Z">
            <w:rPr/>
          </w:rPrChange>
        </w:rPr>
        <w:tab/>
      </w:r>
      <w:r>
        <w:rPr>
          <w:rFonts w:ascii="Georgia" w:hAnsi="Georgia"/>
          <w:lang w:val="en-US"/>
          <w:rPrChange w:id="874" w:author="Jade Raposa" w:date="2024-10-17T00:17:00Z">
            <w:rPr>
              <w:rFonts w:ascii="Georgia" w:hAnsi="Georgia"/>
            </w:rPr>
          </w:rPrChange>
        </w:rPr>
        <w:delText>Operational Issues | 49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69F0" w14:textId="77777777" w:rsidR="008F456D" w:rsidRDefault="002B278F">
    <w:pPr>
      <w:pStyle w:val="Footer"/>
      <w:jc w:val="right"/>
      <w:rPr>
        <w:rFonts w:ascii="Georgia" w:hAnsi="Georgia"/>
      </w:rPr>
      <w:pPrChange w:id="875" w:author="Jade Raposa" w:date="2024-10-17T00:17:00Z">
        <w:pPr>
          <w:pStyle w:val="Footer"/>
        </w:pPr>
      </w:pPrChange>
    </w:pPr>
    <w:ins w:id="876" w:author="Jade Raposa" w:date="2024-10-17T00:17:00Z">
      <w:r>
        <w:rPr>
          <w:rFonts w:ascii="Georgia" w:hAnsi="Georgia"/>
        </w:rPr>
        <w:t xml:space="preserve">Technical </w:t>
      </w:r>
      <w:proofErr w:type="gramStart"/>
      <w:r>
        <w:rPr>
          <w:rFonts w:ascii="Georgia" w:hAnsi="Georgia"/>
        </w:rPr>
        <w:t>Issues  |</w:t>
      </w:r>
      <w:proofErr w:type="gramEnd"/>
      <w:r>
        <w:rPr>
          <w:rFonts w:ascii="Georgia" w:hAnsi="Georgia"/>
        </w:rPr>
        <w:t xml:space="preserve">  49</w:t>
      </w:r>
    </w:ins>
    <w:r>
      <w:rPr>
        <w:noProof/>
        <w:lang w:val="en-US"/>
      </w:rPr>
      <w:drawing>
        <wp:anchor distT="0" distB="0" distL="114300" distR="114300" simplePos="0" relativeHeight="251732992" behindDoc="1" locked="0" layoutInCell="1" allowOverlap="1" wp14:anchorId="4976B5C2" wp14:editId="6A27C13F">
          <wp:simplePos x="0" y="0"/>
          <wp:positionH relativeFrom="margin">
            <wp:posOffset>370840</wp:posOffset>
          </wp:positionH>
          <wp:positionV relativeFrom="paragraph">
            <wp:posOffset>-336550</wp:posOffset>
          </wp:positionV>
          <wp:extent cx="5057775" cy="659765"/>
          <wp:effectExtent l="0" t="0" r="9525" b="698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77" w:author="Jade Raposa" w:date="2024-10-17T00:17:00Z">
      <w:r>
        <w:rPr>
          <w:rFonts w:ascii="Georgia" w:hAnsi="Georgia"/>
        </w:rPr>
        <w:tab/>
      </w:r>
      <w:r>
        <w:rPr>
          <w:rFonts w:ascii="Georgia" w:hAnsi="Georgia"/>
        </w:rPr>
        <w:tab/>
        <w:delText>Technical Issues | 48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383F" w14:textId="77777777" w:rsidR="008F456D" w:rsidRDefault="002B278F">
    <w:pPr>
      <w:pStyle w:val="Footer"/>
      <w:jc w:val="right"/>
      <w:rPr>
        <w:rFonts w:ascii="Georgia" w:hAnsi="Georgia"/>
      </w:rPr>
      <w:pPrChange w:id="878" w:author="Jade Raposa" w:date="2024-10-17T00:18:00Z">
        <w:pPr>
          <w:pStyle w:val="Footer"/>
        </w:pPr>
      </w:pPrChange>
    </w:pPr>
    <w:ins w:id="879" w:author="Jade Raposa" w:date="2024-10-17T00:18:00Z">
      <w:r>
        <w:rPr>
          <w:rFonts w:ascii="Georgia" w:hAnsi="Georgia"/>
          <w:rPrChange w:id="880" w:author="Jade Raposa" w:date="2024-10-17T00:18:00Z">
            <w:rPr/>
          </w:rPrChange>
        </w:rPr>
        <w:t xml:space="preserve">Functional </w:t>
      </w:r>
      <w:proofErr w:type="gramStart"/>
      <w:r>
        <w:rPr>
          <w:rFonts w:ascii="Georgia" w:hAnsi="Georgia"/>
          <w:rPrChange w:id="881" w:author="Jade Raposa" w:date="2024-10-17T00:18:00Z">
            <w:rPr/>
          </w:rPrChange>
        </w:rPr>
        <w:t>Requirements</w:t>
      </w:r>
      <w:r>
        <w:rPr>
          <w:rFonts w:ascii="Georgia" w:hAnsi="Georgia"/>
        </w:rPr>
        <w:t xml:space="preserve"> </w:t>
      </w:r>
      <w:r>
        <w:rPr>
          <w:rFonts w:ascii="Georgia" w:hAnsi="Georgia"/>
          <w:rPrChange w:id="882" w:author="Jade Raposa" w:date="2024-10-17T00:18:00Z">
            <w:rPr/>
          </w:rPrChange>
        </w:rPr>
        <w:t xml:space="preserve"> |</w:t>
      </w:r>
      <w:proofErr w:type="gramEnd"/>
      <w:r>
        <w:rPr>
          <w:rFonts w:ascii="Georgia" w:hAnsi="Georgia"/>
          <w:rPrChange w:id="883" w:author="Jade Raposa" w:date="2024-10-17T00:18:00Z">
            <w:rPr/>
          </w:rPrChange>
        </w:rPr>
        <w:t xml:space="preserve"> </w:t>
      </w:r>
      <w:r>
        <w:rPr>
          <w:rFonts w:ascii="Georgia" w:hAnsi="Georgia"/>
        </w:rPr>
        <w:t xml:space="preserve"> </w:t>
      </w:r>
      <w:r>
        <w:rPr>
          <w:rFonts w:ascii="Georgia" w:hAnsi="Georgia"/>
          <w:rPrChange w:id="884" w:author="Jade Raposa" w:date="2024-10-17T00:18:00Z">
            <w:rPr/>
          </w:rPrChange>
        </w:rPr>
        <w:t>52</w:t>
      </w:r>
    </w:ins>
    <w:r>
      <w:rPr>
        <w:rFonts w:ascii="Georgia" w:hAnsi="Georgia"/>
        <w:noProof/>
        <w:lang w:val="en-US"/>
        <w:rPrChange w:id="885" w:author="Jade Raposa" w:date="2024-10-17T00:18:00Z">
          <w:rPr>
            <w:noProof/>
            <w:lang w:val="en-US"/>
          </w:rPr>
        </w:rPrChange>
      </w:rPr>
      <w:drawing>
        <wp:anchor distT="0" distB="0" distL="114300" distR="114300" simplePos="0" relativeHeight="251734016" behindDoc="1" locked="0" layoutInCell="1" allowOverlap="1" wp14:anchorId="122D6BB3" wp14:editId="73897563">
          <wp:simplePos x="0" y="0"/>
          <wp:positionH relativeFrom="margin">
            <wp:posOffset>439420</wp:posOffset>
          </wp:positionH>
          <wp:positionV relativeFrom="paragraph">
            <wp:posOffset>-310515</wp:posOffset>
          </wp:positionV>
          <wp:extent cx="5057775" cy="659765"/>
          <wp:effectExtent l="0" t="0" r="9525" b="698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514656" name="Picture 108751465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86" w:author="Jade Raposa" w:date="2024-10-17T00:18:00Z">
      <w:r>
        <w:rPr>
          <w:rFonts w:ascii="Georgia" w:hAnsi="Georgia"/>
          <w:rPrChange w:id="887" w:author="Jade Raposa" w:date="2024-10-17T00:18:00Z">
            <w:rPr/>
          </w:rPrChange>
        </w:rPr>
        <w:tab/>
      </w:r>
      <w:r>
        <w:rPr>
          <w:rFonts w:ascii="Georgia" w:hAnsi="Georgia"/>
          <w:rPrChange w:id="888" w:author="Jade Raposa" w:date="2024-10-17T00:18:00Z">
            <w:rPr/>
          </w:rPrChange>
        </w:rPr>
        <w:tab/>
      </w:r>
      <w:r>
        <w:rPr>
          <w:rFonts w:ascii="Georgia" w:hAnsi="Georgia"/>
        </w:rPr>
        <w:delText>Functional Requirements | 51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E913" w14:textId="77777777" w:rsidR="008F456D" w:rsidRDefault="002B278F">
    <w:pPr>
      <w:pStyle w:val="Footer"/>
      <w:jc w:val="right"/>
      <w:rPr>
        <w:rFonts w:ascii="Georgia" w:hAnsi="Georgia"/>
      </w:rPr>
      <w:pPrChange w:id="889" w:author="Jade Raposa" w:date="2024-10-17T00:17:00Z">
        <w:pPr>
          <w:pStyle w:val="Footer"/>
        </w:pPr>
      </w:pPrChange>
    </w:pPr>
    <w:ins w:id="890" w:author="Jade Raposa" w:date="2024-10-17T00:17:00Z">
      <w:r>
        <w:rPr>
          <w:rFonts w:ascii="Georgia" w:hAnsi="Georgia"/>
        </w:rPr>
        <w:t xml:space="preserve">Economic </w:t>
      </w:r>
      <w:proofErr w:type="gramStart"/>
      <w:r>
        <w:rPr>
          <w:rFonts w:ascii="Georgia" w:hAnsi="Georgia"/>
        </w:rPr>
        <w:t>Issues  |</w:t>
      </w:r>
      <w:proofErr w:type="gramEnd"/>
      <w:r>
        <w:rPr>
          <w:rFonts w:ascii="Georgia" w:hAnsi="Georgia"/>
        </w:rPr>
        <w:t xml:space="preserve">  51</w:t>
      </w:r>
    </w:ins>
    <w:r>
      <w:rPr>
        <w:noProof/>
        <w:lang w:val="en-US"/>
      </w:rPr>
      <w:drawing>
        <wp:anchor distT="0" distB="0" distL="114300" distR="114300" simplePos="0" relativeHeight="251730944" behindDoc="1" locked="0" layoutInCell="1" allowOverlap="1" wp14:anchorId="7B693C1D" wp14:editId="0F342D22">
          <wp:simplePos x="0" y="0"/>
          <wp:positionH relativeFrom="margin">
            <wp:posOffset>370840</wp:posOffset>
          </wp:positionH>
          <wp:positionV relativeFrom="paragraph">
            <wp:posOffset>-336550</wp:posOffset>
          </wp:positionV>
          <wp:extent cx="5057775" cy="659765"/>
          <wp:effectExtent l="0" t="0" r="9525" b="698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98578" name="Picture 188809857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91" w:author="Jade Raposa" w:date="2024-10-17T00:17:00Z">
      <w:r>
        <w:rPr>
          <w:rFonts w:ascii="Georgia" w:hAnsi="Georgia"/>
        </w:rPr>
        <w:tab/>
      </w:r>
      <w:r>
        <w:rPr>
          <w:rFonts w:ascii="Georgia" w:hAnsi="Georgia"/>
        </w:rPr>
        <w:tab/>
        <w:delText>Economic Issues | 50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B3E65" w14:textId="77777777" w:rsidR="008F456D" w:rsidRDefault="002B278F">
    <w:pPr>
      <w:pStyle w:val="Footer"/>
      <w:jc w:val="right"/>
      <w:rPr>
        <w:rFonts w:ascii="Georgia" w:hAnsi="Georgia"/>
      </w:rPr>
      <w:pPrChange w:id="892" w:author="Jade Raposa" w:date="2024-10-17T00:19:00Z">
        <w:pPr>
          <w:pStyle w:val="Footer"/>
        </w:pPr>
      </w:pPrChange>
    </w:pPr>
    <w:ins w:id="893" w:author="Jade Raposa" w:date="2024-10-17T00:19:00Z">
      <w:r>
        <w:rPr>
          <w:rFonts w:ascii="Georgia" w:hAnsi="Georgia"/>
          <w:rPrChange w:id="894" w:author="Jade Raposa" w:date="2024-10-17T00:19:00Z">
            <w:rPr/>
          </w:rPrChange>
        </w:rPr>
        <w:t xml:space="preserve">Functional </w:t>
      </w:r>
      <w:proofErr w:type="gramStart"/>
      <w:r>
        <w:rPr>
          <w:rFonts w:ascii="Georgia" w:hAnsi="Georgia"/>
          <w:rPrChange w:id="895" w:author="Jade Raposa" w:date="2024-10-17T00:19:00Z">
            <w:rPr/>
          </w:rPrChange>
        </w:rPr>
        <w:t xml:space="preserve">Requirements </w:t>
      </w:r>
      <w:r>
        <w:rPr>
          <w:rFonts w:ascii="Georgia" w:hAnsi="Georgia"/>
        </w:rPr>
        <w:t xml:space="preserve"> </w:t>
      </w:r>
      <w:r>
        <w:rPr>
          <w:rFonts w:ascii="Georgia" w:hAnsi="Georgia"/>
          <w:rPrChange w:id="896" w:author="Jade Raposa" w:date="2024-10-17T00:19:00Z">
            <w:rPr/>
          </w:rPrChange>
        </w:rPr>
        <w:t>|</w:t>
      </w:r>
      <w:proofErr w:type="gramEnd"/>
      <w:r>
        <w:rPr>
          <w:rFonts w:ascii="Georgia" w:hAnsi="Georgia"/>
        </w:rPr>
        <w:t xml:space="preserve"> </w:t>
      </w:r>
      <w:r>
        <w:rPr>
          <w:rFonts w:ascii="Georgia" w:hAnsi="Georgia"/>
          <w:rPrChange w:id="897" w:author="Jade Raposa" w:date="2024-10-17T00:19:00Z">
            <w:rPr/>
          </w:rPrChange>
        </w:rPr>
        <w:t xml:space="preserve"> 54</w:t>
      </w:r>
    </w:ins>
    <w:r>
      <w:rPr>
        <w:rFonts w:ascii="Georgia" w:hAnsi="Georgia"/>
        <w:noProof/>
        <w:lang w:val="en-US"/>
        <w:rPrChange w:id="898" w:author="Jade Raposa" w:date="2024-10-17T00:19:00Z">
          <w:rPr>
            <w:noProof/>
            <w:lang w:val="en-US"/>
          </w:rPr>
        </w:rPrChange>
      </w:rPr>
      <w:drawing>
        <wp:anchor distT="0" distB="0" distL="114300" distR="114300" simplePos="0" relativeHeight="251736064" behindDoc="1" locked="0" layoutInCell="1" allowOverlap="1" wp14:anchorId="5FB429EC" wp14:editId="1DB921E5">
          <wp:simplePos x="0" y="0"/>
          <wp:positionH relativeFrom="margin">
            <wp:posOffset>439420</wp:posOffset>
          </wp:positionH>
          <wp:positionV relativeFrom="paragraph">
            <wp:posOffset>-311150</wp:posOffset>
          </wp:positionV>
          <wp:extent cx="5057775" cy="659765"/>
          <wp:effectExtent l="0" t="0" r="9525" b="698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7089" name="Picture 13158870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899" w:author="Jade Raposa" w:date="2024-10-17T00:19:00Z">
      <w:r>
        <w:rPr>
          <w:rFonts w:ascii="Georgia" w:hAnsi="Georgia"/>
          <w:rPrChange w:id="900" w:author="Jade Raposa" w:date="2024-10-17T00:19:00Z">
            <w:rPr/>
          </w:rPrChange>
        </w:rPr>
        <w:tab/>
      </w:r>
      <w:r>
        <w:rPr>
          <w:rFonts w:ascii="Georgia" w:hAnsi="Georgia"/>
          <w:rPrChange w:id="901" w:author="Jade Raposa" w:date="2024-10-17T00:19:00Z">
            <w:rPr/>
          </w:rPrChange>
        </w:rPr>
        <w:tab/>
      </w:r>
      <w:r>
        <w:rPr>
          <w:rFonts w:ascii="Georgia" w:hAnsi="Georgia"/>
        </w:rPr>
        <w:delText>Functional Requirements | 5</w:delText>
      </w:r>
    </w:del>
    <w:del w:id="902" w:author="Jade Raposa" w:date="2024-10-16T22:50:00Z">
      <w:r>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295591" w14:textId="77777777" w:rsidR="008F456D" w:rsidRDefault="002B278F">
    <w:pPr>
      <w:pStyle w:val="Footer"/>
      <w:jc w:val="right"/>
      <w:rPr>
        <w:rFonts w:ascii="Georgia" w:hAnsi="Georgia"/>
      </w:rPr>
      <w:pPrChange w:id="903" w:author="Jade Raposa" w:date="2024-10-17T00:18:00Z">
        <w:pPr>
          <w:pStyle w:val="Footer"/>
        </w:pPr>
      </w:pPrChange>
    </w:pPr>
    <w:ins w:id="904" w:author="Jade Raposa" w:date="2024-10-17T00:18:00Z">
      <w:r>
        <w:rPr>
          <w:rFonts w:ascii="Georgia" w:hAnsi="Georgia"/>
        </w:rPr>
        <w:t xml:space="preserve">Functional </w:t>
      </w:r>
      <w:proofErr w:type="gramStart"/>
      <w:r>
        <w:rPr>
          <w:rFonts w:ascii="Georgia" w:hAnsi="Georgia"/>
        </w:rPr>
        <w:t>Requirements  |</w:t>
      </w:r>
      <w:proofErr w:type="gramEnd"/>
      <w:r>
        <w:rPr>
          <w:rFonts w:ascii="Georgia" w:hAnsi="Georgia"/>
        </w:rPr>
        <w:t xml:space="preserve">  53</w:t>
      </w:r>
    </w:ins>
    <w:r>
      <w:rPr>
        <w:noProof/>
        <w:lang w:val="en-US"/>
      </w:rPr>
      <w:drawing>
        <wp:anchor distT="0" distB="0" distL="114300" distR="114300" simplePos="0" relativeHeight="251735040" behindDoc="1" locked="0" layoutInCell="1" allowOverlap="1" wp14:anchorId="62561BE4" wp14:editId="1C78E188">
          <wp:simplePos x="0" y="0"/>
          <wp:positionH relativeFrom="margin">
            <wp:posOffset>370840</wp:posOffset>
          </wp:positionH>
          <wp:positionV relativeFrom="paragraph">
            <wp:posOffset>-336550</wp:posOffset>
          </wp:positionV>
          <wp:extent cx="5057775" cy="659765"/>
          <wp:effectExtent l="0" t="0" r="9525" b="6985"/>
          <wp:wrapTopAndBottom/>
          <wp:docPr id="1669039104" name="Picture 166903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91944" name="Picture 126949194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05" w:author="Jade Raposa" w:date="2024-10-17T00:18:00Z">
      <w:r>
        <w:rPr>
          <w:rFonts w:ascii="Georgia" w:hAnsi="Georgia"/>
        </w:rPr>
        <w:tab/>
      </w:r>
      <w:r>
        <w:rPr>
          <w:rFonts w:ascii="Georgia" w:hAnsi="Georgia"/>
        </w:rPr>
        <w:tab/>
        <w:delText>Functional Requirements | 52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BFCF0" w14:textId="77777777" w:rsidR="008F456D" w:rsidRDefault="002B278F">
    <w:pPr>
      <w:pStyle w:val="Footer"/>
      <w:jc w:val="right"/>
      <w:rPr>
        <w:rFonts w:ascii="Georgia" w:hAnsi="Georgia"/>
      </w:rPr>
      <w:pPrChange w:id="907" w:author="Jade Raposa" w:date="2024-10-17T00:21:00Z">
        <w:pPr>
          <w:pStyle w:val="Footer"/>
        </w:pPr>
      </w:pPrChange>
    </w:pPr>
    <w:ins w:id="908" w:author="Jade Raposa" w:date="2024-10-17T00:21:00Z">
      <w:r>
        <w:rPr>
          <w:rFonts w:ascii="Georgia" w:hAnsi="Georgia"/>
          <w:rPrChange w:id="909" w:author="Jade Raposa" w:date="2024-10-17T00:21:00Z">
            <w:rPr/>
          </w:rPrChange>
        </w:rPr>
        <w:t xml:space="preserve">Functional </w:t>
      </w:r>
      <w:proofErr w:type="gramStart"/>
      <w:r>
        <w:rPr>
          <w:rFonts w:ascii="Georgia" w:hAnsi="Georgia"/>
          <w:rPrChange w:id="910" w:author="Jade Raposa" w:date="2024-10-17T00:21:00Z">
            <w:rPr/>
          </w:rPrChange>
        </w:rPr>
        <w:t xml:space="preserve">Requirements </w:t>
      </w:r>
      <w:r>
        <w:rPr>
          <w:rFonts w:ascii="Georgia" w:hAnsi="Georgia"/>
        </w:rPr>
        <w:t xml:space="preserve"> </w:t>
      </w:r>
      <w:r>
        <w:rPr>
          <w:rFonts w:ascii="Georgia" w:hAnsi="Georgia"/>
          <w:rPrChange w:id="911" w:author="Jade Raposa" w:date="2024-10-17T00:21:00Z">
            <w:rPr/>
          </w:rPrChange>
        </w:rPr>
        <w:t>|</w:t>
      </w:r>
      <w:proofErr w:type="gramEnd"/>
      <w:r>
        <w:rPr>
          <w:rFonts w:ascii="Georgia" w:hAnsi="Georgia"/>
          <w:rPrChange w:id="912" w:author="Jade Raposa" w:date="2024-10-17T00:21:00Z">
            <w:rPr/>
          </w:rPrChange>
        </w:rPr>
        <w:t xml:space="preserve"> </w:t>
      </w:r>
      <w:r>
        <w:rPr>
          <w:rFonts w:ascii="Georgia" w:hAnsi="Georgia"/>
        </w:rPr>
        <w:t xml:space="preserve"> </w:t>
      </w:r>
      <w:r>
        <w:rPr>
          <w:rFonts w:ascii="Georgia" w:hAnsi="Georgia"/>
          <w:rPrChange w:id="913" w:author="Jade Raposa" w:date="2024-10-17T00:21:00Z">
            <w:rPr/>
          </w:rPrChange>
        </w:rPr>
        <w:t>56</w:t>
      </w:r>
    </w:ins>
    <w:r>
      <w:rPr>
        <w:rFonts w:ascii="Georgia" w:hAnsi="Georgia"/>
        <w:noProof/>
        <w:lang w:val="en-US"/>
        <w:rPrChange w:id="914" w:author="Jade Raposa" w:date="2024-10-17T00:21:00Z">
          <w:rPr>
            <w:noProof/>
            <w:lang w:val="en-US"/>
          </w:rPr>
        </w:rPrChange>
      </w:rPr>
      <w:drawing>
        <wp:anchor distT="0" distB="0" distL="114300" distR="114300" simplePos="0" relativeHeight="251781120" behindDoc="1" locked="0" layoutInCell="1" allowOverlap="1" wp14:anchorId="6470E0DE" wp14:editId="596F82E8">
          <wp:simplePos x="0" y="0"/>
          <wp:positionH relativeFrom="margin">
            <wp:posOffset>439420</wp:posOffset>
          </wp:positionH>
          <wp:positionV relativeFrom="paragraph">
            <wp:posOffset>-311150</wp:posOffset>
          </wp:positionV>
          <wp:extent cx="5057775" cy="659765"/>
          <wp:effectExtent l="0" t="0" r="9525" b="6985"/>
          <wp:wrapTopAndBottom/>
          <wp:docPr id="1669039105" name="Picture 166903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074871" name="Picture 41507487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15" w:author="Jade Raposa" w:date="2024-10-17T00:21:00Z">
      <w:r>
        <w:rPr>
          <w:rFonts w:ascii="Georgia" w:hAnsi="Georgia"/>
          <w:rPrChange w:id="916" w:author="Jade Raposa" w:date="2024-10-17T00:21:00Z">
            <w:rPr/>
          </w:rPrChange>
        </w:rPr>
        <w:tab/>
      </w:r>
      <w:r>
        <w:rPr>
          <w:rFonts w:ascii="Georgia" w:hAnsi="Georgia"/>
          <w:rPrChange w:id="917" w:author="Jade Raposa" w:date="2024-10-17T00:21:00Z">
            <w:rPr/>
          </w:rPrChange>
        </w:rPr>
        <w:tab/>
      </w:r>
      <w:r>
        <w:rPr>
          <w:rFonts w:ascii="Georgia" w:hAnsi="Georgia"/>
        </w:rPr>
        <w:delText>Functional Requirements | 5</w:delText>
      </w:r>
    </w:del>
    <w:del w:id="918" w:author="Jade Raposa" w:date="2024-10-16T22:50:00Z">
      <w:r>
        <w:rPr>
          <w:rFonts w:ascii="Georgia" w:hAnsi="Georgia"/>
        </w:rPr>
        <w:delText>3</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5EBE9" w14:textId="77777777" w:rsidR="008F456D" w:rsidRDefault="002B278F">
    <w:pPr>
      <w:pStyle w:val="Footer"/>
      <w:jc w:val="right"/>
      <w:rPr>
        <w:rFonts w:ascii="Georgia" w:hAnsi="Georgia"/>
      </w:rPr>
      <w:pPrChange w:id="919" w:author="Jade Raposa" w:date="2024-10-17T00:19:00Z">
        <w:pPr>
          <w:pStyle w:val="Footer"/>
        </w:pPr>
      </w:pPrChange>
    </w:pPr>
    <w:ins w:id="920"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55</w:t>
      </w:r>
    </w:ins>
    <w:r>
      <w:rPr>
        <w:noProof/>
        <w:lang w:val="en-US"/>
      </w:rPr>
      <w:drawing>
        <wp:anchor distT="0" distB="0" distL="114300" distR="114300" simplePos="0" relativeHeight="251737088" behindDoc="1" locked="0" layoutInCell="1" allowOverlap="1" wp14:anchorId="25FDEB74" wp14:editId="193E8D92">
          <wp:simplePos x="0" y="0"/>
          <wp:positionH relativeFrom="margin">
            <wp:posOffset>370840</wp:posOffset>
          </wp:positionH>
          <wp:positionV relativeFrom="paragraph">
            <wp:posOffset>-335280</wp:posOffset>
          </wp:positionV>
          <wp:extent cx="5057775" cy="659765"/>
          <wp:effectExtent l="0" t="0" r="9525" b="6985"/>
          <wp:wrapTopAndBottom/>
          <wp:docPr id="1669039106" name="Picture 166903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461289" name="Picture 112946128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del w:id="921" w:author="Jade Raposa" w:date="2024-10-17T00:19:00Z">
      <w:r>
        <w:rPr>
          <w:rFonts w:ascii="Georgia" w:hAnsi="Georgia"/>
        </w:rPr>
        <w:tab/>
      </w:r>
      <w:r>
        <w:rPr>
          <w:rFonts w:ascii="Georgia" w:hAnsi="Georgia"/>
        </w:rPr>
        <w:tab/>
        <w:delText>Functional Requirements | 5</w:delText>
      </w:r>
    </w:del>
    <w:del w:id="922" w:author="Jade Raposa" w:date="2024-10-16T22:49:00Z">
      <w:r>
        <w:rPr>
          <w:rFonts w:ascii="Georgia" w:hAnsi="Georgia"/>
        </w:rPr>
        <w:delText>6</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2E7E6" w14:textId="77777777" w:rsidR="008F456D" w:rsidRDefault="002B278F">
    <w:pPr>
      <w:pStyle w:val="Footer"/>
      <w:jc w:val="right"/>
      <w:rPr>
        <w:rFonts w:ascii="Georgia" w:hAnsi="Georgia"/>
      </w:rPr>
      <w:pPrChange w:id="925" w:author="Jade Raposa" w:date="2024-10-17T00:19:00Z">
        <w:pPr>
          <w:pStyle w:val="Footer"/>
        </w:pPr>
      </w:pPrChange>
    </w:pPr>
    <w:ins w:id="926" w:author="Jade Raposa" w:date="2024-10-17T00:19:00Z">
      <w:r>
        <w:rPr>
          <w:rFonts w:ascii="Georgia" w:hAnsi="Georgia"/>
        </w:rPr>
        <w:t xml:space="preserve">Functional </w:t>
      </w:r>
      <w:proofErr w:type="gramStart"/>
      <w:r>
        <w:rPr>
          <w:rFonts w:ascii="Georgia" w:hAnsi="Georgia"/>
        </w:rPr>
        <w:t>Requirements  |</w:t>
      </w:r>
      <w:proofErr w:type="gramEnd"/>
      <w:r>
        <w:rPr>
          <w:rFonts w:ascii="Georgia" w:hAnsi="Georgia"/>
        </w:rPr>
        <w:t xml:space="preserve">  5</w:t>
      </w:r>
    </w:ins>
    <w:r>
      <w:rPr>
        <w:noProof/>
        <w:lang w:val="en-US"/>
      </w:rPr>
      <w:drawing>
        <wp:anchor distT="0" distB="0" distL="114300" distR="114300" simplePos="0" relativeHeight="251791360" behindDoc="1" locked="0" layoutInCell="1" allowOverlap="1" wp14:anchorId="0FC9D802" wp14:editId="4D708085">
          <wp:simplePos x="0" y="0"/>
          <wp:positionH relativeFrom="margin">
            <wp:posOffset>370840</wp:posOffset>
          </wp:positionH>
          <wp:positionV relativeFrom="paragraph">
            <wp:posOffset>-335280</wp:posOffset>
          </wp:positionV>
          <wp:extent cx="5057775" cy="659765"/>
          <wp:effectExtent l="0" t="0" r="9525" b="6985"/>
          <wp:wrapTopAndBottom/>
          <wp:docPr id="1669039107" name="Picture 1669039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66145" name="Picture 162036614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927" w:author="Jade Raposa" w:date="2024-10-17T00:20:00Z">
      <w:r>
        <w:rPr>
          <w:rFonts w:ascii="Georgia" w:hAnsi="Georgia"/>
        </w:rPr>
        <w:t>7</w:t>
      </w:r>
    </w:ins>
    <w:del w:id="928" w:author="Jade Raposa" w:date="2024-10-17T00:19:00Z">
      <w:r>
        <w:rPr>
          <w:rFonts w:ascii="Georgia" w:hAnsi="Georgia"/>
        </w:rPr>
        <w:tab/>
      </w:r>
      <w:r>
        <w:rPr>
          <w:rFonts w:ascii="Georgia" w:hAnsi="Georgia"/>
        </w:rPr>
        <w:tab/>
        <w:delText>Functional Requirements | 5</w:delText>
      </w:r>
    </w:del>
    <w:del w:id="929" w:author="Jade Raposa" w:date="2024-10-16T22:49:00Z">
      <w:r>
        <w:rPr>
          <w:rFonts w:ascii="Georgia" w:hAnsi="Georgia"/>
        </w:rPr>
        <w:delText>6</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E51EA6" w14:textId="77777777" w:rsidR="008F456D" w:rsidRDefault="002B278F">
    <w:pPr>
      <w:pStyle w:val="Footer"/>
      <w:rPr>
        <w:rFonts w:ascii="Georgia" w:hAnsi="Georgia"/>
      </w:rPr>
    </w:pPr>
    <w:r>
      <w:rPr>
        <w:noProof/>
        <w:lang w:val="en-US"/>
      </w:rPr>
      <w:drawing>
        <wp:anchor distT="0" distB="0" distL="114300" distR="114300" simplePos="0" relativeHeight="251739136" behindDoc="1" locked="0" layoutInCell="1" allowOverlap="1" wp14:anchorId="6FFF4634" wp14:editId="2F353B91">
          <wp:simplePos x="0" y="0"/>
          <wp:positionH relativeFrom="margin">
            <wp:posOffset>441960</wp:posOffset>
          </wp:positionH>
          <wp:positionV relativeFrom="paragraph">
            <wp:posOffset>-320040</wp:posOffset>
          </wp:positionV>
          <wp:extent cx="5057775" cy="680085"/>
          <wp:effectExtent l="0" t="0" r="9525" b="5715"/>
          <wp:wrapTopAndBottom/>
          <wp:docPr id="1669039108" name="Picture 16690391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186098" name="Picture 17441860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References| 58</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ED3B6" w14:textId="77777777" w:rsidR="008F456D" w:rsidRPr="008F456D" w:rsidRDefault="002B278F">
    <w:pPr>
      <w:pStyle w:val="Header"/>
      <w:tabs>
        <w:tab w:val="clear" w:pos="4680"/>
        <w:tab w:val="clear" w:pos="9360"/>
        <w:tab w:val="right" w:pos="8640"/>
      </w:tabs>
      <w:jc w:val="right"/>
      <w:rPr>
        <w:rFonts w:ascii="Georgia" w:hAnsi="Georgia"/>
        <w:rPrChange w:id="55" w:author="Jade Raposa" w:date="2024-10-16T21:12:00Z">
          <w:rPr/>
        </w:rPrChange>
      </w:rPr>
      <w:pPrChange w:id="56" w:author="Jade Raposa" w:date="2024-10-16T21:13:00Z">
        <w:pPr>
          <w:pStyle w:val="Header"/>
          <w:tabs>
            <w:tab w:val="clear" w:pos="4680"/>
            <w:tab w:val="clear" w:pos="9360"/>
            <w:tab w:val="right" w:pos="8640"/>
          </w:tabs>
        </w:pPr>
      </w:pPrChange>
    </w:pPr>
    <w:ins w:id="57" w:author="Jade Raposa" w:date="2024-10-16T21:21:00Z">
      <w:r>
        <w:rPr>
          <w:noProof/>
          <w:lang w:val="en-US"/>
        </w:rPr>
        <w:drawing>
          <wp:anchor distT="0" distB="0" distL="114300" distR="114300" simplePos="0" relativeHeight="251769856" behindDoc="1" locked="0" layoutInCell="1" allowOverlap="1" wp14:anchorId="1218812A" wp14:editId="511FE5C6">
            <wp:simplePos x="0" y="0"/>
            <wp:positionH relativeFrom="margin">
              <wp:align>center</wp:align>
            </wp:positionH>
            <wp:positionV relativeFrom="paragraph">
              <wp:posOffset>-342900</wp:posOffset>
            </wp:positionV>
            <wp:extent cx="5057775" cy="659765"/>
            <wp:effectExtent l="0" t="0" r="952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23650" name="Picture 9857236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58" w:author="Jade Raposa" w:date="2024-10-16T21:22:00Z">
      <w:r>
        <w:t xml:space="preserve"> </w:t>
      </w:r>
      <w:r>
        <w:rPr>
          <w:rFonts w:ascii="Georgia" w:hAnsi="Georgia"/>
        </w:rPr>
        <w:t xml:space="preserve">Capstone Project 2 </w:t>
      </w:r>
      <w:proofErr w:type="gramStart"/>
      <w:r>
        <w:rPr>
          <w:rFonts w:ascii="Georgia" w:hAnsi="Georgia"/>
        </w:rPr>
        <w:t>Completion  |</w:t>
      </w:r>
      <w:proofErr w:type="gramEnd"/>
      <w:r>
        <w:rPr>
          <w:rFonts w:ascii="Georgia" w:hAnsi="Georgia"/>
        </w:rPr>
        <w:t xml:space="preserve">  iv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D6B34" w14:textId="77777777" w:rsidR="008F456D" w:rsidRDefault="002B278F">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38112" behindDoc="1" locked="0" layoutInCell="1" allowOverlap="1" wp14:anchorId="283AFB20" wp14:editId="79C0BF1B">
          <wp:simplePos x="0" y="0"/>
          <wp:positionH relativeFrom="margin">
            <wp:posOffset>373380</wp:posOffset>
          </wp:positionH>
          <wp:positionV relativeFrom="paragraph">
            <wp:posOffset>-343535</wp:posOffset>
          </wp:positionV>
          <wp:extent cx="5057775" cy="680085"/>
          <wp:effectExtent l="0" t="0" r="9525" b="5715"/>
          <wp:wrapTopAndBottom/>
          <wp:docPr id="1669039109" name="Picture 16690391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57475" name="Picture 58545747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11F4D" w14:textId="77777777" w:rsidR="008F456D" w:rsidRDefault="002B278F">
    <w:pPr>
      <w:pStyle w:val="Footer"/>
      <w:rPr>
        <w:rFonts w:ascii="Georgia" w:hAnsi="Georgia"/>
      </w:rPr>
    </w:pPr>
    <w:r>
      <w:rPr>
        <w:noProof/>
        <w:lang w:val="en-US"/>
      </w:rPr>
      <w:drawing>
        <wp:anchor distT="0" distB="0" distL="114300" distR="114300" simplePos="0" relativeHeight="251763712" behindDoc="1" locked="0" layoutInCell="1" allowOverlap="1" wp14:anchorId="72706FC2" wp14:editId="5E7C568B">
          <wp:simplePos x="0" y="0"/>
          <wp:positionH relativeFrom="margin">
            <wp:posOffset>441960</wp:posOffset>
          </wp:positionH>
          <wp:positionV relativeFrom="paragraph">
            <wp:posOffset>-320040</wp:posOffset>
          </wp:positionV>
          <wp:extent cx="5057775" cy="680085"/>
          <wp:effectExtent l="0" t="0" r="9525" b="5715"/>
          <wp:wrapTopAndBottom/>
          <wp:docPr id="1669039110" name="Picture 166903911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969" name="Picture 13810596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proofErr w:type="gramStart"/>
    <w:r>
      <w:rPr>
        <w:rFonts w:ascii="Georgia" w:hAnsi="Georgia"/>
      </w:rPr>
      <w:t>Conclusions</w:t>
    </w:r>
    <w:ins w:id="994" w:author="Jade Raposa" w:date="2024-10-16T22:56:00Z">
      <w:r>
        <w:rPr>
          <w:rFonts w:ascii="Georgia" w:hAnsi="Georgia"/>
        </w:rPr>
        <w:t xml:space="preserve">  </w:t>
      </w:r>
    </w:ins>
    <w:r>
      <w:rPr>
        <w:rFonts w:ascii="Georgia" w:hAnsi="Georgia"/>
      </w:rPr>
      <w:t>|</w:t>
    </w:r>
    <w:proofErr w:type="gramEnd"/>
    <w:r>
      <w:rPr>
        <w:rFonts w:ascii="Georgia" w:hAnsi="Georgia"/>
      </w:rPr>
      <w:t xml:space="preserve"> </w:t>
    </w:r>
    <w:ins w:id="995" w:author="Jade Raposa" w:date="2024-10-16T22:56:00Z">
      <w:r>
        <w:rPr>
          <w:rFonts w:ascii="Georgia" w:hAnsi="Georgia"/>
        </w:rPr>
        <w:t xml:space="preserve"> </w:t>
      </w:r>
    </w:ins>
    <w:r>
      <w:rPr>
        <w:rFonts w:ascii="Georgia" w:hAnsi="Georgia"/>
      </w:rPr>
      <w:t>59</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1C6DF" w14:textId="77777777" w:rsidR="008F456D" w:rsidRDefault="002B278F">
    <w:pPr>
      <w:pStyle w:val="Footer"/>
      <w:jc w:val="right"/>
      <w:rPr>
        <w:rFonts w:ascii="Georgia" w:hAnsi="Georgia"/>
      </w:rPr>
      <w:pPrChange w:id="996" w:author="Jade Raposa" w:date="2024-10-17T00:21:00Z">
        <w:pPr>
          <w:pStyle w:val="Footer"/>
        </w:pPr>
      </w:pPrChange>
    </w:pPr>
    <w:proofErr w:type="gramStart"/>
    <w:ins w:id="997" w:author="Jade Raposa" w:date="2024-10-17T00:21:00Z">
      <w:r>
        <w:rPr>
          <w:rFonts w:ascii="Georgia" w:hAnsi="Georgia"/>
        </w:rPr>
        <w:t>Findings  |</w:t>
      </w:r>
      <w:proofErr w:type="gramEnd"/>
      <w:r>
        <w:rPr>
          <w:rFonts w:ascii="Georgia" w:hAnsi="Georgia"/>
        </w:rPr>
        <w:t xml:space="preserve">  58</w:t>
      </w:r>
    </w:ins>
    <w:del w:id="998" w:author="Jade Raposa" w:date="2024-10-17T00:21:00Z">
      <w:r>
        <w:rPr>
          <w:rFonts w:ascii="Georgia" w:hAnsi="Georgia"/>
        </w:rPr>
        <w:tab/>
      </w:r>
      <w:r>
        <w:rPr>
          <w:rFonts w:ascii="Georgia" w:hAnsi="Georgia"/>
        </w:rPr>
        <w:tab/>
      </w:r>
    </w:del>
    <w:r>
      <w:rPr>
        <w:noProof/>
        <w:lang w:val="en-US"/>
      </w:rPr>
      <w:drawing>
        <wp:anchor distT="0" distB="0" distL="114300" distR="114300" simplePos="0" relativeHeight="251762688" behindDoc="1" locked="0" layoutInCell="1" allowOverlap="1" wp14:anchorId="6310F014" wp14:editId="1BD72A73">
          <wp:simplePos x="0" y="0"/>
          <wp:positionH relativeFrom="margin">
            <wp:posOffset>373380</wp:posOffset>
          </wp:positionH>
          <wp:positionV relativeFrom="paragraph">
            <wp:posOffset>-343535</wp:posOffset>
          </wp:positionV>
          <wp:extent cx="5057775" cy="680085"/>
          <wp:effectExtent l="0" t="0" r="9525" b="5715"/>
          <wp:wrapTopAndBottom/>
          <wp:docPr id="1669039111" name="Picture 166903911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37547" name="Picture 43953754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999" w:author="Jade Raposa" w:date="2024-10-17T00:21:00Z">
      <w:r>
        <w:rPr>
          <w:rFonts w:ascii="Georgia" w:hAnsi="Georgia"/>
        </w:rPr>
        <w:delText>Findings | 58</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906E1" w14:textId="77777777" w:rsidR="008F456D" w:rsidRDefault="002B278F">
    <w:pPr>
      <w:pStyle w:val="Footer"/>
      <w:jc w:val="right"/>
      <w:rPr>
        <w:rFonts w:ascii="Georgia" w:hAnsi="Georgia"/>
      </w:rPr>
      <w:pPrChange w:id="1099" w:author="Jade Raposa" w:date="2024-10-16T22:53:00Z">
        <w:pPr>
          <w:pStyle w:val="Footer"/>
        </w:pPr>
      </w:pPrChange>
    </w:pPr>
    <w:r>
      <w:rPr>
        <w:rFonts w:ascii="Georgia" w:hAnsi="Georgia"/>
        <w:noProof/>
        <w:lang w:val="en-US"/>
        <w:rPrChange w:id="1100" w:author="Jade Raposa" w:date="2024-10-16T22:53:00Z">
          <w:rPr>
            <w:noProof/>
            <w:lang w:val="en-US"/>
          </w:rPr>
        </w:rPrChange>
      </w:rPr>
      <w:drawing>
        <wp:anchor distT="0" distB="0" distL="114300" distR="114300" simplePos="0" relativeHeight="251765760" behindDoc="1" locked="0" layoutInCell="1" allowOverlap="1" wp14:anchorId="288448EF" wp14:editId="75EEB36A">
          <wp:simplePos x="0" y="0"/>
          <wp:positionH relativeFrom="margin">
            <wp:posOffset>441960</wp:posOffset>
          </wp:positionH>
          <wp:positionV relativeFrom="paragraph">
            <wp:posOffset>-320040</wp:posOffset>
          </wp:positionV>
          <wp:extent cx="5057775" cy="680085"/>
          <wp:effectExtent l="0" t="0" r="9525" b="5715"/>
          <wp:wrapTopAndBottom/>
          <wp:docPr id="1669039112" name="Picture 16690391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0888" name="Picture 129339088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01" w:author="Jade Raposa" w:date="2024-10-16T22:53:00Z">
      <w:r>
        <w:rPr>
          <w:rFonts w:ascii="Georgia" w:hAnsi="Georgia"/>
          <w:rPrChange w:id="1102" w:author="Jade Raposa" w:date="2024-10-16T22:53:00Z">
            <w:rPr/>
          </w:rPrChange>
        </w:rPr>
        <w:t xml:space="preserve">Findings, Conclusions, and Recommendations </w:t>
      </w:r>
      <w:r>
        <w:t xml:space="preserve"> </w:t>
      </w:r>
    </w:ins>
    <w:del w:id="1103" w:author="Jade Raposa" w:date="2024-10-16T22:53:00Z">
      <w:r>
        <w:tab/>
      </w:r>
      <w:r>
        <w:tab/>
      </w:r>
    </w:del>
    <w:del w:id="1104" w:author="Jade Raposa" w:date="2024-10-16T22:52:00Z">
      <w:r>
        <w:rPr>
          <w:rFonts w:ascii="Georgia" w:hAnsi="Georgia"/>
        </w:rPr>
        <w:delText>References</w:delText>
      </w:r>
    </w:del>
    <w:r>
      <w:rPr>
        <w:rFonts w:ascii="Georgia" w:hAnsi="Georgia"/>
      </w:rPr>
      <w:t xml:space="preserve">| </w:t>
    </w:r>
    <w:del w:id="1105" w:author="Jade Raposa" w:date="2024-10-16T22:51:00Z">
      <w:r>
        <w:rPr>
          <w:rFonts w:ascii="Georgia" w:hAnsi="Georgia"/>
        </w:rPr>
        <w:delText>61</w:delText>
      </w:r>
    </w:del>
    <w:ins w:id="1106" w:author="Jade Raposa" w:date="2024-10-16T22:51:00Z">
      <w:r>
        <w:rPr>
          <w:rFonts w:ascii="Georgia" w:hAnsi="Georgia"/>
        </w:rPr>
        <w:t>58</w:t>
      </w:r>
    </w:ins>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7E32F" w14:textId="77777777" w:rsidR="008F456D" w:rsidRDefault="002B278F">
    <w:pPr>
      <w:pStyle w:val="Footer"/>
      <w:jc w:val="right"/>
      <w:rPr>
        <w:rFonts w:ascii="Georgia" w:hAnsi="Georgia"/>
      </w:rPr>
      <w:pPrChange w:id="1107" w:author="Jade Raposa" w:date="2024-10-16T22:56:00Z">
        <w:pPr>
          <w:pStyle w:val="Footer"/>
        </w:pPr>
      </w:pPrChange>
    </w:pPr>
    <w:proofErr w:type="gramStart"/>
    <w:ins w:id="1108" w:author="Jade Raposa" w:date="2024-10-16T22:56:00Z">
      <w:r>
        <w:rPr>
          <w:rFonts w:ascii="Georgia" w:hAnsi="Georgia"/>
        </w:rPr>
        <w:t>References  |</w:t>
      </w:r>
      <w:proofErr w:type="gramEnd"/>
      <w:r>
        <w:rPr>
          <w:rFonts w:ascii="Georgia" w:hAnsi="Georgia"/>
        </w:rPr>
        <w:t xml:space="preserve">  60</w:t>
      </w:r>
    </w:ins>
    <w:del w:id="1109" w:author="Jade Raposa" w:date="2024-10-16T22:56:00Z">
      <w:r>
        <w:rPr>
          <w:rFonts w:ascii="Georgia" w:hAnsi="Georgia"/>
        </w:rPr>
        <w:tab/>
      </w:r>
      <w:r>
        <w:rPr>
          <w:rFonts w:ascii="Georgia" w:hAnsi="Georgia"/>
        </w:rPr>
        <w:tab/>
      </w:r>
    </w:del>
    <w:r>
      <w:rPr>
        <w:noProof/>
        <w:lang w:val="en-US"/>
      </w:rPr>
      <w:drawing>
        <wp:anchor distT="0" distB="0" distL="114300" distR="114300" simplePos="0" relativeHeight="251764736" behindDoc="1" locked="0" layoutInCell="1" allowOverlap="1" wp14:anchorId="6165EB5B" wp14:editId="1E02FA05">
          <wp:simplePos x="0" y="0"/>
          <wp:positionH relativeFrom="margin">
            <wp:posOffset>373380</wp:posOffset>
          </wp:positionH>
          <wp:positionV relativeFrom="paragraph">
            <wp:posOffset>-343535</wp:posOffset>
          </wp:positionV>
          <wp:extent cx="5057775" cy="680085"/>
          <wp:effectExtent l="0" t="0" r="9525" b="5715"/>
          <wp:wrapTopAndBottom/>
          <wp:docPr id="1669039113" name="Picture 16690391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52033" name="Picture 209785203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110" w:author="Jade Raposa" w:date="2024-10-16T22:51:00Z">
      <w:r>
        <w:rPr>
          <w:rFonts w:ascii="Georgia" w:hAnsi="Georgia"/>
        </w:rPr>
        <w:delText>Recommendations | 60</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541A0" w14:textId="77777777" w:rsidR="008F456D" w:rsidRDefault="002B278F">
    <w:pPr>
      <w:pStyle w:val="Footer"/>
      <w:jc w:val="right"/>
      <w:rPr>
        <w:rFonts w:ascii="Georgia" w:hAnsi="Georgia"/>
      </w:rPr>
      <w:pPrChange w:id="1133" w:author="Jade Raposa" w:date="2024-10-16T23:01:00Z">
        <w:pPr>
          <w:pStyle w:val="Footer"/>
        </w:pPr>
      </w:pPrChange>
    </w:pPr>
    <w:proofErr w:type="gramStart"/>
    <w:ins w:id="1134" w:author="Jade Raposa" w:date="2024-10-16T23:01:00Z">
      <w:r>
        <w:rPr>
          <w:rFonts w:ascii="Georgia" w:hAnsi="Georgia"/>
          <w:rPrChange w:id="1135" w:author="Jade Raposa" w:date="2024-10-16T23:01:00Z">
            <w:rPr/>
          </w:rPrChange>
        </w:rPr>
        <w:t>References  |</w:t>
      </w:r>
      <w:proofErr w:type="gramEnd"/>
      <w:r>
        <w:rPr>
          <w:rFonts w:ascii="Georgia" w:hAnsi="Georgia"/>
          <w:rPrChange w:id="1136" w:author="Jade Raposa" w:date="2024-10-16T23:01:00Z">
            <w:rPr/>
          </w:rPrChange>
        </w:rPr>
        <w:t xml:space="preserve">  6</w:t>
      </w:r>
    </w:ins>
    <w:r>
      <w:rPr>
        <w:rFonts w:ascii="Georgia" w:hAnsi="Georgia"/>
        <w:noProof/>
        <w:lang w:val="en-US"/>
        <w:rPrChange w:id="1137" w:author="Jade Raposa" w:date="2024-10-16T23:01:00Z">
          <w:rPr>
            <w:noProof/>
            <w:lang w:val="en-US"/>
          </w:rPr>
        </w:rPrChange>
      </w:rPr>
      <w:drawing>
        <wp:anchor distT="0" distB="0" distL="114300" distR="114300" simplePos="0" relativeHeight="251741184" behindDoc="1" locked="0" layoutInCell="1" allowOverlap="1" wp14:anchorId="733E643C" wp14:editId="3B984A82">
          <wp:simplePos x="0" y="0"/>
          <wp:positionH relativeFrom="margin">
            <wp:posOffset>441960</wp:posOffset>
          </wp:positionH>
          <wp:positionV relativeFrom="paragraph">
            <wp:posOffset>-320040</wp:posOffset>
          </wp:positionV>
          <wp:extent cx="5057775" cy="680085"/>
          <wp:effectExtent l="0" t="0" r="9525" b="5715"/>
          <wp:wrapTopAndBottom/>
          <wp:docPr id="1669039114" name="Picture 166903911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01580" name="Picture 155000158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138" w:author="Jade Raposa" w:date="2024-10-16T23:01:00Z">
      <w:r>
        <w:rPr>
          <w:rFonts w:ascii="Georgia" w:hAnsi="Georgia"/>
        </w:rPr>
        <w:t>2</w:t>
      </w:r>
    </w:ins>
    <w:del w:id="1139" w:author="Jade Raposa" w:date="2024-10-16T23:00:00Z">
      <w:r>
        <w:rPr>
          <w:rFonts w:ascii="Georgia" w:hAnsi="Georgia"/>
          <w:rPrChange w:id="1140" w:author="Jade Raposa" w:date="2024-10-16T23:01:00Z">
            <w:rPr/>
          </w:rPrChange>
        </w:rPr>
        <w:tab/>
      </w:r>
      <w:r>
        <w:rPr>
          <w:rFonts w:ascii="Georgia" w:hAnsi="Georgia"/>
          <w:rPrChange w:id="1141" w:author="Jade Raposa" w:date="2024-10-16T23:01:00Z">
            <w:rPr/>
          </w:rPrChange>
        </w:rPr>
        <w:tab/>
      </w:r>
      <w:r>
        <w:rPr>
          <w:rFonts w:ascii="Georgia" w:hAnsi="Georgia"/>
        </w:rPr>
        <w:delText>References| 63</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369A" w14:textId="77777777" w:rsidR="008F456D" w:rsidRDefault="002B278F">
    <w:pPr>
      <w:pStyle w:val="Footer"/>
      <w:jc w:val="right"/>
      <w:rPr>
        <w:rFonts w:ascii="Georgia" w:hAnsi="Georgia"/>
      </w:rPr>
      <w:pPrChange w:id="1142" w:author="Jade Raposa" w:date="2024-10-16T23:00:00Z">
        <w:pPr>
          <w:pStyle w:val="Footer"/>
        </w:pPr>
      </w:pPrChange>
    </w:pPr>
    <w:r>
      <w:rPr>
        <w:rFonts w:ascii="Georgia" w:hAnsi="Georgia"/>
      </w:rPr>
      <w:t xml:space="preserve">References  | </w:t>
    </w:r>
    <w:ins w:id="1143" w:author="Jade Raposa" w:date="2024-10-16T23:00:00Z">
      <w:r>
        <w:rPr>
          <w:rFonts w:ascii="Georgia" w:hAnsi="Georgia"/>
        </w:rPr>
        <w:t xml:space="preserve"> </w:t>
      </w:r>
    </w:ins>
    <w:r>
      <w:rPr>
        <w:rFonts w:ascii="Georgia" w:hAnsi="Georgia"/>
      </w:rPr>
      <w:t>6</w:t>
    </w:r>
    <w:ins w:id="1144" w:author="Jade Raposa" w:date="2024-10-16T23:00:00Z">
      <w:r>
        <w:rPr>
          <w:rFonts w:ascii="Georgia" w:hAnsi="Georgia"/>
        </w:rPr>
        <w:t>1</w:t>
      </w:r>
    </w:ins>
    <w:del w:id="1145" w:author="Jade Raposa" w:date="2024-10-16T23:00:00Z">
      <w:r>
        <w:rPr>
          <w:rFonts w:ascii="Georgia" w:hAnsi="Georgia"/>
        </w:rPr>
        <w:delText>2</w:delText>
      </w:r>
      <w:r>
        <w:rPr>
          <w:rFonts w:ascii="Georgia" w:hAnsi="Georgia"/>
        </w:rPr>
        <w:tab/>
        <w:delText xml:space="preserve">                                                                                                                References| 62</w:delText>
      </w:r>
    </w:del>
    <w:del w:id="1146" w:author="Jade Raposa" w:date="2024-10-16T22:57:00Z">
      <w:r>
        <w:rPr>
          <w:rFonts w:ascii="Georgia" w:hAnsi="Georgia"/>
        </w:rPr>
        <w:tab/>
      </w:r>
    </w:del>
    <w:r>
      <w:rPr>
        <w:noProof/>
        <w:lang w:val="en-US"/>
      </w:rPr>
      <w:drawing>
        <wp:anchor distT="0" distB="0" distL="114300" distR="114300" simplePos="0" relativeHeight="251740160" behindDoc="1" locked="0" layoutInCell="1" allowOverlap="1" wp14:anchorId="5C6F28AE" wp14:editId="2F7871AE">
          <wp:simplePos x="0" y="0"/>
          <wp:positionH relativeFrom="margin">
            <wp:posOffset>373380</wp:posOffset>
          </wp:positionH>
          <wp:positionV relativeFrom="paragraph">
            <wp:posOffset>-343535</wp:posOffset>
          </wp:positionV>
          <wp:extent cx="5057775" cy="680085"/>
          <wp:effectExtent l="0" t="0" r="9525" b="5715"/>
          <wp:wrapTopAndBottom/>
          <wp:docPr id="1669039115" name="Picture 166903911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674077" name="Picture 184467407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7868B" w14:textId="77777777" w:rsidR="008F456D" w:rsidRDefault="002B278F">
    <w:pPr>
      <w:pStyle w:val="Footer"/>
      <w:jc w:val="right"/>
      <w:rPr>
        <w:rFonts w:ascii="Georgia" w:hAnsi="Georgia"/>
      </w:rPr>
      <w:pPrChange w:id="1293" w:author="Jade Raposa" w:date="2024-10-16T23:01:00Z">
        <w:pPr>
          <w:pStyle w:val="Footer"/>
        </w:pPr>
      </w:pPrChange>
    </w:pPr>
    <w:proofErr w:type="gramStart"/>
    <w:ins w:id="1294" w:author="Jade Raposa" w:date="2024-10-16T23:01:00Z">
      <w:r>
        <w:rPr>
          <w:rFonts w:ascii="Georgia" w:hAnsi="Georgia"/>
          <w:rPrChange w:id="1295" w:author="Jade Raposa" w:date="2024-10-16T23:01:00Z">
            <w:rPr/>
          </w:rPrChange>
        </w:rPr>
        <w:t>References  |</w:t>
      </w:r>
      <w:proofErr w:type="gramEnd"/>
      <w:r>
        <w:rPr>
          <w:rFonts w:ascii="Georgia" w:hAnsi="Georgia"/>
          <w:rPrChange w:id="1296" w:author="Jade Raposa" w:date="2024-10-16T23:01:00Z">
            <w:rPr/>
          </w:rPrChange>
        </w:rPr>
        <w:t xml:space="preserve">  6</w:t>
      </w:r>
    </w:ins>
    <w:r>
      <w:rPr>
        <w:rFonts w:ascii="Georgia" w:hAnsi="Georgia"/>
        <w:noProof/>
        <w:lang w:val="en-US"/>
        <w:rPrChange w:id="1297" w:author="Jade Raposa" w:date="2024-10-16T23:01:00Z">
          <w:rPr>
            <w:noProof/>
            <w:lang w:val="en-US"/>
          </w:rPr>
        </w:rPrChange>
      </w:rPr>
      <w:drawing>
        <wp:anchor distT="0" distB="0" distL="114300" distR="114300" simplePos="0" relativeHeight="251782144" behindDoc="1" locked="0" layoutInCell="1" allowOverlap="1" wp14:anchorId="3AADEB37" wp14:editId="3D257000">
          <wp:simplePos x="0" y="0"/>
          <wp:positionH relativeFrom="margin">
            <wp:posOffset>441960</wp:posOffset>
          </wp:positionH>
          <wp:positionV relativeFrom="paragraph">
            <wp:posOffset>-320040</wp:posOffset>
          </wp:positionV>
          <wp:extent cx="5057775" cy="680085"/>
          <wp:effectExtent l="0" t="0" r="9525" b="5715"/>
          <wp:wrapTopAndBottom/>
          <wp:docPr id="903574903" name="Picture 9035749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95013" name="Picture 177119501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298" w:author="Jade Raposa" w:date="2024-10-17T00:22:00Z">
      <w:r>
        <w:rPr>
          <w:rFonts w:ascii="Georgia" w:hAnsi="Georgia"/>
        </w:rPr>
        <w:t>4</w:t>
      </w:r>
    </w:ins>
    <w:del w:id="1299" w:author="Jade Raposa" w:date="2024-10-16T23:00:00Z">
      <w:r>
        <w:rPr>
          <w:rFonts w:ascii="Georgia" w:hAnsi="Georgia"/>
          <w:rPrChange w:id="1300" w:author="Jade Raposa" w:date="2024-10-16T23:01:00Z">
            <w:rPr/>
          </w:rPrChange>
        </w:rPr>
        <w:tab/>
      </w:r>
      <w:r>
        <w:rPr>
          <w:rFonts w:ascii="Georgia" w:hAnsi="Georgia"/>
          <w:rPrChange w:id="1301" w:author="Jade Raposa" w:date="2024-10-16T23:01:00Z">
            <w:rPr/>
          </w:rPrChange>
        </w:rPr>
        <w:tab/>
      </w:r>
      <w:r>
        <w:rPr>
          <w:rFonts w:ascii="Georgia" w:hAnsi="Georgia"/>
        </w:rPr>
        <w:delText>References| 63</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64DE5" w14:textId="77777777" w:rsidR="008F456D" w:rsidRDefault="002B278F">
    <w:pPr>
      <w:pStyle w:val="Footer"/>
      <w:jc w:val="right"/>
      <w:rPr>
        <w:rFonts w:ascii="Georgia" w:hAnsi="Georgia"/>
      </w:rPr>
      <w:pPrChange w:id="1302" w:author="Jade Raposa" w:date="2024-10-16T23:03:00Z">
        <w:pPr>
          <w:pStyle w:val="Footer"/>
        </w:pPr>
      </w:pPrChange>
    </w:pPr>
    <w:proofErr w:type="gramStart"/>
    <w:ins w:id="1303" w:author="Jade Raposa" w:date="2024-10-16T23:03:00Z">
      <w:r>
        <w:rPr>
          <w:rFonts w:ascii="Georgia" w:hAnsi="Georgia"/>
        </w:rPr>
        <w:t>References</w:t>
      </w:r>
    </w:ins>
    <w:ins w:id="1304" w:author="Jade Raposa" w:date="2024-10-16T23:04:00Z">
      <w:r>
        <w:rPr>
          <w:rFonts w:ascii="Georgia" w:hAnsi="Georgia"/>
        </w:rPr>
        <w:t xml:space="preserve">  |</w:t>
      </w:r>
    </w:ins>
    <w:proofErr w:type="gramEnd"/>
    <w:ins w:id="1305" w:author="Jade Raposa" w:date="2024-10-16T23:03:00Z">
      <w:r>
        <w:rPr>
          <w:rFonts w:ascii="Georgia" w:hAnsi="Georgia"/>
        </w:rPr>
        <w:t xml:space="preserve"> </w:t>
      </w:r>
    </w:ins>
    <w:ins w:id="1306" w:author="Jade Raposa" w:date="2024-10-16T23:04:00Z">
      <w:r>
        <w:rPr>
          <w:rFonts w:ascii="Georgia" w:hAnsi="Georgia"/>
        </w:rPr>
        <w:t xml:space="preserve"> </w:t>
      </w:r>
    </w:ins>
    <w:ins w:id="1307" w:author="Jade Raposa" w:date="2024-10-16T23:03:00Z">
      <w:r>
        <w:rPr>
          <w:rFonts w:ascii="Georgia" w:hAnsi="Georgia"/>
        </w:rPr>
        <w:t>6</w:t>
      </w:r>
    </w:ins>
    <w:ins w:id="1308" w:author="Jade Raposa" w:date="2024-10-17T00:22:00Z">
      <w:r>
        <w:rPr>
          <w:rFonts w:ascii="Georgia" w:hAnsi="Georgia"/>
        </w:rPr>
        <w:t>3</w:t>
      </w:r>
    </w:ins>
    <w:del w:id="1309" w:author="Jade Raposa" w:date="2024-10-16T23:03:00Z">
      <w:r>
        <w:rPr>
          <w:rFonts w:ascii="Georgia" w:hAnsi="Georgia"/>
        </w:rPr>
        <w:tab/>
        <w:delText xml:space="preserve">                                                                                                                References| 66</w:delText>
      </w:r>
      <w:r>
        <w:rPr>
          <w:rFonts w:ascii="Georgia" w:hAnsi="Georgia"/>
        </w:rPr>
        <w:tab/>
      </w:r>
    </w:del>
    <w:r>
      <w:rPr>
        <w:noProof/>
        <w:lang w:val="en-US"/>
      </w:rPr>
      <w:drawing>
        <wp:anchor distT="0" distB="0" distL="114300" distR="114300" simplePos="0" relativeHeight="251742208" behindDoc="1" locked="0" layoutInCell="1" allowOverlap="1" wp14:anchorId="604693BA" wp14:editId="0E9E3DB6">
          <wp:simplePos x="0" y="0"/>
          <wp:positionH relativeFrom="margin">
            <wp:posOffset>373380</wp:posOffset>
          </wp:positionH>
          <wp:positionV relativeFrom="paragraph">
            <wp:posOffset>-343535</wp:posOffset>
          </wp:positionV>
          <wp:extent cx="5057775" cy="680085"/>
          <wp:effectExtent l="0" t="0" r="9525" b="5715"/>
          <wp:wrapTopAndBottom/>
          <wp:docPr id="903574904" name="Picture 9035749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31479" name="Picture 192043147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E47F8" w14:textId="77777777" w:rsidR="008F456D" w:rsidRDefault="002B278F">
    <w:pPr>
      <w:pStyle w:val="Footer"/>
      <w:rPr>
        <w:rFonts w:ascii="Georgia" w:hAnsi="Georgia"/>
      </w:rPr>
    </w:pPr>
    <w:r>
      <w:rPr>
        <w:rFonts w:ascii="Georgia" w:hAnsi="Georgia"/>
      </w:rPr>
      <w:tab/>
      <w:t xml:space="preserve">                                                                                                                                              Appendix </w:t>
    </w:r>
    <w:proofErr w:type="gramStart"/>
    <w:r>
      <w:rPr>
        <w:rFonts w:ascii="Georgia" w:hAnsi="Georgia"/>
      </w:rPr>
      <w:t xml:space="preserve">A </w:t>
    </w:r>
    <w:ins w:id="1318" w:author="Jade Raposa" w:date="2024-10-16T23:07:00Z">
      <w:r>
        <w:rPr>
          <w:rFonts w:ascii="Georgia" w:hAnsi="Georgia"/>
        </w:rPr>
        <w:t xml:space="preserve"> </w:t>
      </w:r>
    </w:ins>
    <w:r>
      <w:rPr>
        <w:rFonts w:ascii="Georgia" w:hAnsi="Georgia"/>
      </w:rPr>
      <w:t>|</w:t>
    </w:r>
    <w:proofErr w:type="gramEnd"/>
    <w:ins w:id="1319" w:author="Jade Raposa" w:date="2024-10-16T23:07:00Z">
      <w:r>
        <w:rPr>
          <w:rFonts w:ascii="Georgia" w:hAnsi="Georgia"/>
        </w:rPr>
        <w:t xml:space="preserve"> </w:t>
      </w:r>
    </w:ins>
    <w:r>
      <w:rPr>
        <w:rFonts w:ascii="Georgia" w:hAnsi="Georgia"/>
      </w:rPr>
      <w:t xml:space="preserve"> 6</w:t>
    </w:r>
    <w:ins w:id="1320" w:author="Jade Raposa" w:date="2024-10-17T00:22:00Z">
      <w:r>
        <w:rPr>
          <w:rFonts w:ascii="Georgia" w:hAnsi="Georgia"/>
        </w:rPr>
        <w:t>5</w:t>
      </w:r>
    </w:ins>
    <w:del w:id="1321" w:author="Jade Raposa" w:date="2024-10-17T00:22:00Z">
      <w:r>
        <w:rPr>
          <w:rFonts w:ascii="Georgia" w:hAnsi="Georgia"/>
        </w:rPr>
        <w:delText>7</w:delText>
      </w:r>
      <w:r>
        <w:rPr>
          <w:rFonts w:ascii="Georgia" w:hAnsi="Georgia"/>
        </w:rPr>
        <w:tab/>
      </w:r>
    </w:del>
    <w:r>
      <w:rPr>
        <w:noProof/>
        <w:lang w:val="en-US"/>
      </w:rPr>
      <w:drawing>
        <wp:anchor distT="0" distB="0" distL="114300" distR="114300" simplePos="0" relativeHeight="251743232" behindDoc="1" locked="0" layoutInCell="1" allowOverlap="1" wp14:anchorId="67B21B3F" wp14:editId="36CC3F91">
          <wp:simplePos x="0" y="0"/>
          <wp:positionH relativeFrom="margin">
            <wp:posOffset>373380</wp:posOffset>
          </wp:positionH>
          <wp:positionV relativeFrom="paragraph">
            <wp:posOffset>-343535</wp:posOffset>
          </wp:positionV>
          <wp:extent cx="5057775" cy="680085"/>
          <wp:effectExtent l="0" t="0" r="9525" b="5715"/>
          <wp:wrapTopAndBottom/>
          <wp:docPr id="1669039118" name="Picture 166903911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928153" name="Picture 2679281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1AAAB8" w14:textId="77777777" w:rsidR="008F456D" w:rsidRDefault="002B278F">
    <w:pPr>
      <w:pStyle w:val="Header"/>
      <w:jc w:val="right"/>
      <w:rPr>
        <w:rFonts w:ascii="Georgia" w:hAnsi="Georgia"/>
      </w:rPr>
    </w:pPr>
    <w:r>
      <w:rPr>
        <w:noProof/>
        <w:lang w:val="en-US"/>
      </w:rPr>
      <w:drawing>
        <wp:anchor distT="0" distB="0" distL="114300" distR="114300" simplePos="0" relativeHeight="251772928" behindDoc="1" locked="0" layoutInCell="1" allowOverlap="1" wp14:anchorId="4FBEBBA3" wp14:editId="63314CD5">
          <wp:simplePos x="0" y="0"/>
          <wp:positionH relativeFrom="margin">
            <wp:align>center</wp:align>
          </wp:positionH>
          <wp:positionV relativeFrom="paragraph">
            <wp:posOffset>-400685</wp:posOffset>
          </wp:positionV>
          <wp:extent cx="5057775" cy="659765"/>
          <wp:effectExtent l="0" t="0" r="9525" b="698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4620" name="Picture 10955462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87" w:author="Jade Raposa" w:date="2024-10-16T21:23:00Z">
      <w:r>
        <w:t xml:space="preserve"> </w:t>
      </w:r>
    </w:ins>
    <w:ins w:id="88" w:author="Jade Raposa" w:date="2024-10-16T21:37:00Z">
      <w:r>
        <w:rPr>
          <w:rFonts w:ascii="Georgia" w:hAnsi="Georgia"/>
        </w:rPr>
        <w:t>Executive Summary</w:t>
      </w:r>
    </w:ins>
    <w:ins w:id="89" w:author="Jade Raposa" w:date="2024-10-16T21:03:00Z">
      <w:r>
        <w:t xml:space="preserve"> </w:t>
      </w:r>
    </w:ins>
    <w:sdt>
      <w:sdtPr>
        <w:id w:val="575024372"/>
        <w:docPartObj>
          <w:docPartGallery w:val="AutoText"/>
        </w:docPartObj>
      </w:sdtPr>
      <w:sdtEndPr>
        <w:rPr>
          <w:rFonts w:ascii="Georgia" w:hAnsi="Georgia"/>
        </w:rPr>
      </w:sdtEndPr>
      <w:sdtContent>
        <w:ins w:id="90" w:author="Jade Raposa" w:date="2024-10-16T21:02:00Z">
          <w:r>
            <w:t xml:space="preserve"> </w:t>
          </w:r>
          <w:proofErr w:type="gramStart"/>
          <w:r>
            <w:t>|</w:t>
          </w:r>
        </w:ins>
        <w:ins w:id="91" w:author="Jade Raposa" w:date="2024-10-16T21:03:00Z">
          <w:r>
            <w:t xml:space="preserve">  </w:t>
          </w:r>
        </w:ins>
        <w:ins w:id="92" w:author="Jade Raposa" w:date="2024-10-16T21:47:00Z">
          <w:r>
            <w:rPr>
              <w:rFonts w:ascii="Georgia" w:hAnsi="Georgia"/>
              <w:rPrChange w:id="93" w:author="Jade Raposa" w:date="2024-10-16T21:47:00Z">
                <w:rPr/>
              </w:rPrChange>
            </w:rPr>
            <w:t>vii</w:t>
          </w:r>
        </w:ins>
        <w:proofErr w:type="gramEnd"/>
        <w:del w:id="94"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84612" w14:textId="77777777" w:rsidR="008F456D" w:rsidRDefault="002B278F">
    <w:pPr>
      <w:pStyle w:val="Footer"/>
      <w:jc w:val="right"/>
      <w:rPr>
        <w:rFonts w:ascii="Georgia" w:hAnsi="Georgia"/>
      </w:rPr>
      <w:pPrChange w:id="1322" w:author="Jade Raposa" w:date="2024-10-17T00:24:00Z">
        <w:pPr>
          <w:pStyle w:val="Footer"/>
        </w:pPr>
      </w:pPrChange>
    </w:pPr>
    <w:ins w:id="1323" w:author="Jade Raposa" w:date="2024-10-17T00:24:00Z">
      <w:r>
        <w:rPr>
          <w:rFonts w:ascii="Georgia" w:hAnsi="Georgia"/>
          <w:rPrChange w:id="1324" w:author="Jade Raposa" w:date="2024-10-17T00:24:00Z">
            <w:rPr/>
          </w:rPrChange>
        </w:rPr>
        <w:t xml:space="preserve">Appendix </w:t>
      </w:r>
      <w:proofErr w:type="gramStart"/>
      <w:r>
        <w:rPr>
          <w:rFonts w:ascii="Georgia" w:hAnsi="Georgia"/>
          <w:rPrChange w:id="1325" w:author="Jade Raposa" w:date="2024-10-17T00:24:00Z">
            <w:rPr/>
          </w:rPrChange>
        </w:rPr>
        <w:t>B</w:t>
      </w:r>
      <w:r>
        <w:rPr>
          <w:rFonts w:ascii="Georgia" w:hAnsi="Georgia"/>
        </w:rPr>
        <w:t xml:space="preserve"> </w:t>
      </w:r>
      <w:r>
        <w:rPr>
          <w:rFonts w:ascii="Georgia" w:hAnsi="Georgia"/>
          <w:rPrChange w:id="1326" w:author="Jade Raposa" w:date="2024-10-17T00:24:00Z">
            <w:rPr/>
          </w:rPrChange>
        </w:rPr>
        <w:t xml:space="preserve"> |</w:t>
      </w:r>
      <w:proofErr w:type="gramEnd"/>
      <w:r>
        <w:rPr>
          <w:rFonts w:ascii="Georgia" w:hAnsi="Georgia"/>
          <w:rPrChange w:id="1327" w:author="Jade Raposa" w:date="2024-10-17T00:24:00Z">
            <w:rPr/>
          </w:rPrChange>
        </w:rPr>
        <w:t xml:space="preserve"> </w:t>
      </w:r>
      <w:r>
        <w:rPr>
          <w:rFonts w:ascii="Georgia" w:hAnsi="Georgia"/>
        </w:rPr>
        <w:t xml:space="preserve"> </w:t>
      </w:r>
      <w:r>
        <w:rPr>
          <w:rFonts w:ascii="Georgia" w:hAnsi="Georgia"/>
          <w:rPrChange w:id="1328" w:author="Jade Raposa" w:date="2024-10-17T00:24:00Z">
            <w:rPr/>
          </w:rPrChange>
        </w:rPr>
        <w:t>67</w:t>
      </w:r>
    </w:ins>
    <w:r>
      <w:rPr>
        <w:rFonts w:ascii="Georgia" w:hAnsi="Georgia"/>
        <w:noProof/>
        <w:lang w:val="en-US"/>
        <w:rPrChange w:id="1329" w:author="Jade Raposa" w:date="2024-10-17T00:24:00Z">
          <w:rPr>
            <w:noProof/>
            <w:lang w:val="en-US"/>
          </w:rPr>
        </w:rPrChange>
      </w:rPr>
      <w:drawing>
        <wp:anchor distT="0" distB="0" distL="114300" distR="114300" simplePos="0" relativeHeight="251745280" behindDoc="1" locked="0" layoutInCell="1" allowOverlap="1" wp14:anchorId="54AF64EF" wp14:editId="67BFF4B2">
          <wp:simplePos x="0" y="0"/>
          <wp:positionH relativeFrom="margin">
            <wp:posOffset>441960</wp:posOffset>
          </wp:positionH>
          <wp:positionV relativeFrom="paragraph">
            <wp:posOffset>-320040</wp:posOffset>
          </wp:positionV>
          <wp:extent cx="5057775" cy="680085"/>
          <wp:effectExtent l="0" t="0" r="9525" b="5715"/>
          <wp:wrapTopAndBottom/>
          <wp:docPr id="1669039119" name="Picture 16690391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80492" name="Picture 149958049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0" w:author="Jade Raposa" w:date="2024-10-17T00:24:00Z">
      <w:r>
        <w:rPr>
          <w:rFonts w:ascii="Georgia" w:hAnsi="Georgia"/>
          <w:rPrChange w:id="1331" w:author="Jade Raposa" w:date="2024-10-17T00:24:00Z">
            <w:rPr/>
          </w:rPrChange>
        </w:rPr>
        <w:tab/>
      </w:r>
      <w:r>
        <w:rPr>
          <w:rFonts w:ascii="Georgia" w:hAnsi="Georgia"/>
          <w:rPrChange w:id="1332" w:author="Jade Raposa" w:date="2024-10-17T00:24:00Z">
            <w:rPr/>
          </w:rPrChange>
        </w:rPr>
        <w:tab/>
      </w:r>
    </w:del>
    <w:del w:id="1333" w:author="Jade Raposa" w:date="2024-10-17T00:23:00Z">
      <w:r>
        <w:rPr>
          <w:rFonts w:ascii="Georgia" w:hAnsi="Georgia"/>
        </w:rPr>
        <w:delText>Appendix B | 69</w:delText>
      </w:r>
    </w:del>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F8ED9" w14:textId="77777777" w:rsidR="008F456D" w:rsidRDefault="002B278F">
    <w:pPr>
      <w:pStyle w:val="Footer"/>
      <w:jc w:val="right"/>
      <w:rPr>
        <w:rFonts w:ascii="Georgia" w:hAnsi="Georgia"/>
      </w:rPr>
      <w:pPrChange w:id="1334" w:author="Jade Raposa" w:date="2024-10-17T00:23:00Z">
        <w:pPr>
          <w:pStyle w:val="Footer"/>
        </w:pPr>
      </w:pPrChange>
    </w:pPr>
    <w:ins w:id="1335" w:author="Jade Raposa" w:date="2024-10-17T00:23:00Z">
      <w:r>
        <w:rPr>
          <w:rFonts w:ascii="Georgia" w:hAnsi="Georgia"/>
        </w:rPr>
        <w:t xml:space="preserve">Appendix </w:t>
      </w:r>
      <w:proofErr w:type="gramStart"/>
      <w:r>
        <w:rPr>
          <w:rFonts w:ascii="Georgia" w:hAnsi="Georgia"/>
        </w:rPr>
        <w:t>B  |</w:t>
      </w:r>
      <w:proofErr w:type="gramEnd"/>
      <w:r>
        <w:rPr>
          <w:rFonts w:ascii="Georgia" w:hAnsi="Georgia"/>
        </w:rPr>
        <w:t xml:space="preserve">  66</w:t>
      </w:r>
    </w:ins>
    <w:del w:id="1336" w:author="Jade Raposa" w:date="2024-10-17T00:23:00Z">
      <w:r>
        <w:rPr>
          <w:rFonts w:ascii="Georgia" w:hAnsi="Georgia"/>
        </w:rPr>
        <w:tab/>
      </w:r>
    </w:del>
    <w:r>
      <w:rPr>
        <w:rFonts w:ascii="Georgia" w:hAnsi="Georgia"/>
      </w:rPr>
      <w:t xml:space="preserve">                                                                                                                                             </w:t>
    </w:r>
    <w:del w:id="1337" w:author="Jade Raposa" w:date="2024-10-17T00:23:00Z">
      <w:r>
        <w:rPr>
          <w:rFonts w:ascii="Georgia" w:hAnsi="Georgia"/>
        </w:rPr>
        <w:delText xml:space="preserve"> Appendix B| 6</w:delText>
      </w:r>
    </w:del>
    <w:r>
      <w:rPr>
        <w:noProof/>
        <w:lang w:val="en-US"/>
      </w:rPr>
      <w:drawing>
        <wp:anchor distT="0" distB="0" distL="114300" distR="114300" simplePos="0" relativeHeight="251744256" behindDoc="1" locked="0" layoutInCell="1" allowOverlap="1" wp14:anchorId="4A1B42A1" wp14:editId="12D7FEE5">
          <wp:simplePos x="0" y="0"/>
          <wp:positionH relativeFrom="margin">
            <wp:posOffset>373380</wp:posOffset>
          </wp:positionH>
          <wp:positionV relativeFrom="paragraph">
            <wp:posOffset>-343535</wp:posOffset>
          </wp:positionV>
          <wp:extent cx="5057775" cy="680085"/>
          <wp:effectExtent l="0" t="0" r="9525" b="5715"/>
          <wp:wrapTopAndBottom/>
          <wp:docPr id="1669039120" name="Picture 166903912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96422" name="Picture 118129642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38" w:author="Jade Raposa" w:date="2024-10-17T00:23:00Z">
      <w:r>
        <w:rPr>
          <w:rFonts w:ascii="Georgia" w:hAnsi="Georgia"/>
        </w:rPr>
        <w:delText>8</w:delText>
      </w:r>
    </w:del>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2835F" w14:textId="77777777" w:rsidR="008F456D" w:rsidRDefault="002B278F">
    <w:pPr>
      <w:pStyle w:val="Footer"/>
      <w:jc w:val="right"/>
      <w:rPr>
        <w:rFonts w:ascii="Georgia" w:hAnsi="Georgia"/>
      </w:rPr>
      <w:pPrChange w:id="1339" w:author="Jade Raposa" w:date="2024-10-17T00:24:00Z">
        <w:pPr>
          <w:pStyle w:val="Footer"/>
        </w:pPr>
      </w:pPrChange>
    </w:pPr>
    <w:ins w:id="1340" w:author="Jade Raposa" w:date="2024-10-17T00:24:00Z">
      <w:r>
        <w:rPr>
          <w:rFonts w:ascii="Georgia" w:hAnsi="Georgia"/>
          <w:rPrChange w:id="1341" w:author="Jade Raposa" w:date="2024-10-17T00:24:00Z">
            <w:rPr/>
          </w:rPrChange>
        </w:rPr>
        <w:t xml:space="preserve">Appendix </w:t>
      </w:r>
      <w:proofErr w:type="gramStart"/>
      <w:r>
        <w:rPr>
          <w:rFonts w:ascii="Georgia" w:hAnsi="Georgia"/>
          <w:rPrChange w:id="1342" w:author="Jade Raposa" w:date="2024-10-17T00:24:00Z">
            <w:rPr/>
          </w:rPrChange>
        </w:rPr>
        <w:t>C</w:t>
      </w:r>
      <w:r>
        <w:rPr>
          <w:rFonts w:ascii="Georgia" w:hAnsi="Georgia"/>
        </w:rPr>
        <w:t xml:space="preserve"> </w:t>
      </w:r>
      <w:r>
        <w:rPr>
          <w:rFonts w:ascii="Georgia" w:hAnsi="Georgia"/>
          <w:rPrChange w:id="1343" w:author="Jade Raposa" w:date="2024-10-17T00:24:00Z">
            <w:rPr/>
          </w:rPrChange>
        </w:rPr>
        <w:t xml:space="preserve"> |</w:t>
      </w:r>
      <w:proofErr w:type="gramEnd"/>
      <w:r>
        <w:rPr>
          <w:rFonts w:ascii="Georgia" w:hAnsi="Georgia"/>
        </w:rPr>
        <w:t xml:space="preserve"> </w:t>
      </w:r>
      <w:r>
        <w:rPr>
          <w:rFonts w:ascii="Georgia" w:hAnsi="Georgia"/>
          <w:rPrChange w:id="1344" w:author="Jade Raposa" w:date="2024-10-17T00:24:00Z">
            <w:rPr/>
          </w:rPrChange>
        </w:rPr>
        <w:t xml:space="preserve"> 68</w:t>
      </w:r>
    </w:ins>
    <w:r>
      <w:rPr>
        <w:rFonts w:ascii="Georgia" w:hAnsi="Georgia"/>
        <w:noProof/>
        <w:lang w:val="en-US"/>
        <w:rPrChange w:id="1345" w:author="Jade Raposa" w:date="2024-10-17T00:24:00Z">
          <w:rPr>
            <w:noProof/>
            <w:lang w:val="en-US"/>
          </w:rPr>
        </w:rPrChange>
      </w:rPr>
      <w:drawing>
        <wp:anchor distT="0" distB="0" distL="114300" distR="114300" simplePos="0" relativeHeight="251747328" behindDoc="1" locked="0" layoutInCell="1" allowOverlap="1" wp14:anchorId="035A59F5" wp14:editId="3C39B969">
          <wp:simplePos x="0" y="0"/>
          <wp:positionH relativeFrom="margin">
            <wp:posOffset>441960</wp:posOffset>
          </wp:positionH>
          <wp:positionV relativeFrom="paragraph">
            <wp:posOffset>-320040</wp:posOffset>
          </wp:positionV>
          <wp:extent cx="5057775" cy="680085"/>
          <wp:effectExtent l="0" t="0" r="9525" b="5715"/>
          <wp:wrapTopAndBottom/>
          <wp:docPr id="1669039121" name="Picture 166903912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9040" name="Picture 9525090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46" w:author="Jade Raposa" w:date="2024-10-17T00:24:00Z">
      <w:r>
        <w:rPr>
          <w:rFonts w:ascii="Georgia" w:hAnsi="Georgia"/>
          <w:rPrChange w:id="1347" w:author="Jade Raposa" w:date="2024-10-17T00:24:00Z">
            <w:rPr/>
          </w:rPrChange>
        </w:rPr>
        <w:tab/>
      </w:r>
      <w:r>
        <w:rPr>
          <w:rFonts w:ascii="Georgia" w:hAnsi="Georgia"/>
          <w:rPrChange w:id="1348" w:author="Jade Raposa" w:date="2024-10-17T00:24:00Z">
            <w:rPr/>
          </w:rPrChange>
        </w:rPr>
        <w:tab/>
      </w:r>
      <w:r>
        <w:rPr>
          <w:rFonts w:ascii="Georgia" w:hAnsi="Georgia"/>
        </w:rPr>
        <w:delText>Appendix C | 70</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582FD" w14:textId="77777777" w:rsidR="008F456D" w:rsidRDefault="002B278F">
    <w:pPr>
      <w:pStyle w:val="Footer"/>
      <w:jc w:val="right"/>
      <w:rPr>
        <w:rFonts w:ascii="Georgia" w:hAnsi="Georgia"/>
      </w:rPr>
      <w:pPrChange w:id="1349" w:author="Jade Raposa" w:date="2024-10-17T00:28:00Z">
        <w:pPr>
          <w:pStyle w:val="Footer"/>
        </w:pPr>
      </w:pPrChange>
    </w:pPr>
    <w:ins w:id="1350" w:author="Jade Raposa" w:date="2024-10-17T00:28:00Z">
      <w:r>
        <w:rPr>
          <w:rFonts w:ascii="Georgia" w:hAnsi="Georgia"/>
        </w:rPr>
        <w:t>Appendix C</w:t>
      </w:r>
    </w:ins>
    <w:ins w:id="1351" w:author="Jade Raposa" w:date="2024-10-17T00:29:00Z">
      <w:r>
        <w:rPr>
          <w:rFonts w:ascii="Georgia" w:hAnsi="Georgia"/>
        </w:rPr>
        <w:t xml:space="preserve">  </w:t>
      </w:r>
    </w:ins>
    <w:ins w:id="1352" w:author="Jade Raposa" w:date="2024-10-17T00:28:00Z">
      <w:r>
        <w:rPr>
          <w:rFonts w:ascii="Georgia" w:hAnsi="Georgia"/>
        </w:rPr>
        <w:t xml:space="preserve">| </w:t>
      </w:r>
    </w:ins>
    <w:ins w:id="1353" w:author="Jade Raposa" w:date="2024-10-17T00:29:00Z">
      <w:r>
        <w:rPr>
          <w:rFonts w:ascii="Georgia" w:hAnsi="Georgia"/>
        </w:rPr>
        <w:t xml:space="preserve"> </w:t>
      </w:r>
    </w:ins>
    <w:ins w:id="1354" w:author="Jade Raposa" w:date="2024-10-17T00:28:00Z">
      <w:r>
        <w:rPr>
          <w:rFonts w:ascii="Georgia" w:hAnsi="Georgia"/>
        </w:rPr>
        <w:t>70</w:t>
      </w:r>
    </w:ins>
    <w:del w:id="1355" w:author="Jade Raposa" w:date="2024-10-17T00:28:00Z">
      <w:r>
        <w:rPr>
          <w:rFonts w:ascii="Georgia" w:hAnsi="Georgia"/>
        </w:rPr>
        <w:tab/>
        <w:delText xml:space="preserve">                                                                                                                                              Appendix C| 6</w:delText>
      </w:r>
    </w:del>
    <w:r>
      <w:rPr>
        <w:noProof/>
        <w:lang w:val="en-US"/>
      </w:rPr>
      <w:drawing>
        <wp:anchor distT="0" distB="0" distL="114300" distR="114300" simplePos="0" relativeHeight="251746304" behindDoc="1" locked="0" layoutInCell="1" allowOverlap="1" wp14:anchorId="0D8ACDD6" wp14:editId="2107324E">
          <wp:simplePos x="0" y="0"/>
          <wp:positionH relativeFrom="margin">
            <wp:posOffset>373380</wp:posOffset>
          </wp:positionH>
          <wp:positionV relativeFrom="paragraph">
            <wp:posOffset>-343535</wp:posOffset>
          </wp:positionV>
          <wp:extent cx="5057775" cy="680085"/>
          <wp:effectExtent l="0" t="0" r="9525" b="5715"/>
          <wp:wrapTopAndBottom/>
          <wp:docPr id="1669039122" name="Picture 16690391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35703" name="Picture 195083570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356" w:author="Jade Raposa" w:date="2024-10-17T00:28:00Z">
      <w:r>
        <w:rPr>
          <w:rFonts w:ascii="Georgia" w:hAnsi="Georgia"/>
        </w:rPr>
        <w:delText>7</w:delText>
      </w:r>
    </w:del>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CAA00" w14:textId="77777777" w:rsidR="008F456D" w:rsidRDefault="002B278F">
    <w:pPr>
      <w:pStyle w:val="Footer"/>
      <w:jc w:val="right"/>
      <w:rPr>
        <w:rFonts w:ascii="Georgia" w:hAnsi="Georgia"/>
      </w:rPr>
      <w:pPrChange w:id="1511" w:author="Jade Raposa" w:date="2024-10-17T00:25:00Z">
        <w:pPr>
          <w:pStyle w:val="Footer"/>
        </w:pPr>
      </w:pPrChange>
    </w:pPr>
    <w:ins w:id="1512" w:author="Jade Raposa" w:date="2024-10-17T00:25:00Z">
      <w:r>
        <w:rPr>
          <w:rFonts w:ascii="Georgia" w:hAnsi="Georgia"/>
        </w:rPr>
        <w:t xml:space="preserve">Appendix </w:t>
      </w:r>
      <w:proofErr w:type="gramStart"/>
      <w:r>
        <w:rPr>
          <w:rFonts w:ascii="Georgia" w:hAnsi="Georgia"/>
        </w:rPr>
        <w:t>C  |</w:t>
      </w:r>
      <w:proofErr w:type="gramEnd"/>
      <w:r>
        <w:rPr>
          <w:rFonts w:ascii="Georgia" w:hAnsi="Georgia"/>
        </w:rPr>
        <w:t xml:space="preserve">  7</w:t>
      </w:r>
    </w:ins>
    <w:r>
      <w:rPr>
        <w:rFonts w:ascii="Georgia" w:hAnsi="Georgia"/>
        <w:noProof/>
        <w:lang w:val="en-US"/>
        <w:rPrChange w:id="1513" w:author="Jade Raposa" w:date="2024-10-17T00:25:00Z">
          <w:rPr>
            <w:noProof/>
            <w:lang w:val="en-US"/>
          </w:rPr>
        </w:rPrChange>
      </w:rPr>
      <w:drawing>
        <wp:anchor distT="0" distB="0" distL="114300" distR="114300" simplePos="0" relativeHeight="251767808" behindDoc="1" locked="0" layoutInCell="1" allowOverlap="1" wp14:anchorId="7FAF6273" wp14:editId="0660DEC0">
          <wp:simplePos x="0" y="0"/>
          <wp:positionH relativeFrom="margin">
            <wp:posOffset>441960</wp:posOffset>
          </wp:positionH>
          <wp:positionV relativeFrom="paragraph">
            <wp:posOffset>-320040</wp:posOffset>
          </wp:positionV>
          <wp:extent cx="5057775" cy="680085"/>
          <wp:effectExtent l="0" t="0" r="9525" b="5715"/>
          <wp:wrapTopAndBottom/>
          <wp:docPr id="1669039123" name="Picture 166903912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5612" name="Picture 626675612"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14" w:author="Jade Raposa" w:date="2024-10-17T00:39:00Z">
      <w:r>
        <w:rPr>
          <w:rFonts w:ascii="Georgia" w:hAnsi="Georgia"/>
        </w:rPr>
        <w:t>0</w:t>
      </w:r>
    </w:ins>
    <w:del w:id="1515" w:author="Jade Raposa" w:date="2024-10-17T00:25:00Z">
      <w:r>
        <w:rPr>
          <w:rFonts w:ascii="Georgia" w:hAnsi="Georgia"/>
          <w:rPrChange w:id="1516" w:author="Jade Raposa" w:date="2024-10-17T00:25:00Z">
            <w:rPr/>
          </w:rPrChange>
        </w:rPr>
        <w:tab/>
      </w:r>
      <w:r>
        <w:rPr>
          <w:rFonts w:ascii="Georgia" w:hAnsi="Georgia"/>
          <w:rPrChange w:id="1517" w:author="Jade Raposa" w:date="2024-10-17T00:25:00Z">
            <w:rPr/>
          </w:rPrChange>
        </w:rPr>
        <w:tab/>
      </w:r>
      <w:r>
        <w:rPr>
          <w:rFonts w:ascii="Georgia" w:hAnsi="Georgia"/>
        </w:rPr>
        <w:delText>Appendix C | 72</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6A4A" w14:textId="77777777" w:rsidR="008F456D" w:rsidRDefault="002B278F">
    <w:pPr>
      <w:pStyle w:val="Footer"/>
      <w:jc w:val="right"/>
      <w:rPr>
        <w:rFonts w:ascii="Georgia" w:hAnsi="Georgia"/>
      </w:rPr>
      <w:pPrChange w:id="1518" w:author="Jade Raposa" w:date="2024-10-17T00:28:00Z">
        <w:pPr>
          <w:pStyle w:val="Footer"/>
        </w:pPr>
      </w:pPrChange>
    </w:pPr>
    <w:ins w:id="1519" w:author="Jade Raposa" w:date="2024-10-17T00:28:00Z">
      <w:r>
        <w:rPr>
          <w:rFonts w:ascii="Georgia" w:hAnsi="Georgia"/>
        </w:rPr>
        <w:t>Appendix C</w:t>
      </w:r>
    </w:ins>
    <w:ins w:id="1520" w:author="Jade Raposa" w:date="2024-10-17T00:29:00Z">
      <w:r>
        <w:rPr>
          <w:rFonts w:ascii="Georgia" w:hAnsi="Georgia"/>
        </w:rPr>
        <w:t xml:space="preserve">  </w:t>
      </w:r>
    </w:ins>
    <w:ins w:id="1521" w:author="Jade Raposa" w:date="2024-10-17T00:28:00Z">
      <w:r>
        <w:rPr>
          <w:rFonts w:ascii="Georgia" w:hAnsi="Georgia"/>
        </w:rPr>
        <w:t xml:space="preserve">| </w:t>
      </w:r>
    </w:ins>
    <w:ins w:id="1522" w:author="Jade Raposa" w:date="2024-10-17T00:29:00Z">
      <w:r>
        <w:rPr>
          <w:rFonts w:ascii="Georgia" w:hAnsi="Georgia"/>
        </w:rPr>
        <w:t xml:space="preserve"> </w:t>
      </w:r>
    </w:ins>
    <w:ins w:id="1523" w:author="Jade Raposa" w:date="2024-10-17T00:39:00Z">
      <w:r>
        <w:rPr>
          <w:rFonts w:ascii="Georgia" w:hAnsi="Georgia"/>
        </w:rPr>
        <w:t>69</w:t>
      </w:r>
    </w:ins>
    <w:del w:id="1524" w:author="Jade Raposa" w:date="2024-10-17T00:28:00Z">
      <w:r>
        <w:rPr>
          <w:rFonts w:ascii="Georgia" w:hAnsi="Georgia"/>
        </w:rPr>
        <w:tab/>
        <w:delText xml:space="preserve">                                                                                                                                              Appendix C| 6</w:delText>
      </w:r>
    </w:del>
    <w:r>
      <w:rPr>
        <w:noProof/>
        <w:lang w:val="en-US"/>
      </w:rPr>
      <w:drawing>
        <wp:anchor distT="0" distB="0" distL="114300" distR="114300" simplePos="0" relativeHeight="251793408" behindDoc="1" locked="0" layoutInCell="1" allowOverlap="1" wp14:anchorId="4D4E20B9" wp14:editId="494A4328">
          <wp:simplePos x="0" y="0"/>
          <wp:positionH relativeFrom="margin">
            <wp:posOffset>373380</wp:posOffset>
          </wp:positionH>
          <wp:positionV relativeFrom="paragraph">
            <wp:posOffset>-343535</wp:posOffset>
          </wp:positionV>
          <wp:extent cx="5057775" cy="680085"/>
          <wp:effectExtent l="0" t="0" r="9525" b="5715"/>
          <wp:wrapTopAndBottom/>
          <wp:docPr id="1669039124" name="Picture 166903912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29387" name="Picture 11265293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25" w:author="Jade Raposa" w:date="2024-10-17T00:28:00Z">
      <w:r>
        <w:rPr>
          <w:rFonts w:ascii="Georgia" w:hAnsi="Georgia"/>
        </w:rPr>
        <w:delText>7</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ACD1B" w14:textId="77777777" w:rsidR="008F456D" w:rsidRDefault="002B278F">
    <w:pPr>
      <w:pStyle w:val="Footer"/>
      <w:jc w:val="right"/>
      <w:rPr>
        <w:rFonts w:ascii="Georgia" w:hAnsi="Georgia"/>
      </w:rPr>
      <w:pPrChange w:id="1529" w:author="Jade Raposa" w:date="2024-10-17T00:31:00Z">
        <w:pPr>
          <w:pStyle w:val="Footer"/>
        </w:pPr>
      </w:pPrChange>
    </w:pPr>
    <w:ins w:id="1530" w:author="Jade Raposa" w:date="2024-10-17T00:31:00Z">
      <w:r>
        <w:rPr>
          <w:rFonts w:ascii="Georgia" w:hAnsi="Georgia"/>
          <w:rPrChange w:id="1531" w:author="Jade Raposa" w:date="2024-10-17T00:31:00Z">
            <w:rPr/>
          </w:rPrChange>
        </w:rPr>
        <w:t xml:space="preserve">Appendix </w:t>
      </w:r>
      <w:proofErr w:type="gramStart"/>
      <w:r>
        <w:rPr>
          <w:rFonts w:ascii="Georgia" w:hAnsi="Georgia"/>
          <w:rPrChange w:id="1532" w:author="Jade Raposa" w:date="2024-10-17T00:31:00Z">
            <w:rPr/>
          </w:rPrChange>
        </w:rPr>
        <w:t>C</w:t>
      </w:r>
      <w:r>
        <w:rPr>
          <w:rFonts w:ascii="Georgia" w:hAnsi="Georgia"/>
        </w:rPr>
        <w:t xml:space="preserve"> </w:t>
      </w:r>
      <w:r>
        <w:rPr>
          <w:rFonts w:ascii="Georgia" w:hAnsi="Georgia"/>
          <w:rPrChange w:id="1533" w:author="Jade Raposa" w:date="2024-10-17T00:31:00Z">
            <w:rPr/>
          </w:rPrChange>
        </w:rPr>
        <w:t xml:space="preserve"> |</w:t>
      </w:r>
      <w:proofErr w:type="gramEnd"/>
      <w:r>
        <w:rPr>
          <w:rFonts w:ascii="Georgia" w:hAnsi="Georgia"/>
        </w:rPr>
        <w:t xml:space="preserve"> </w:t>
      </w:r>
      <w:r>
        <w:rPr>
          <w:rFonts w:ascii="Georgia" w:hAnsi="Georgia"/>
          <w:rPrChange w:id="1534" w:author="Jade Raposa" w:date="2024-10-17T00:31:00Z">
            <w:rPr/>
          </w:rPrChange>
        </w:rPr>
        <w:t xml:space="preserve"> 7</w:t>
      </w:r>
    </w:ins>
    <w:r>
      <w:rPr>
        <w:rFonts w:ascii="Georgia" w:hAnsi="Georgia"/>
        <w:noProof/>
        <w:lang w:val="en-US"/>
        <w:rPrChange w:id="1535" w:author="Jade Raposa" w:date="2024-10-17T00:31:00Z">
          <w:rPr>
            <w:noProof/>
            <w:lang w:val="en-US"/>
          </w:rPr>
        </w:rPrChange>
      </w:rPr>
      <w:drawing>
        <wp:anchor distT="0" distB="0" distL="114300" distR="114300" simplePos="0" relativeHeight="251749376" behindDoc="1" locked="0" layoutInCell="1" allowOverlap="1" wp14:anchorId="247CF66E" wp14:editId="6906AFD4">
          <wp:simplePos x="0" y="0"/>
          <wp:positionH relativeFrom="margin">
            <wp:posOffset>441960</wp:posOffset>
          </wp:positionH>
          <wp:positionV relativeFrom="paragraph">
            <wp:posOffset>-320040</wp:posOffset>
          </wp:positionV>
          <wp:extent cx="5057775" cy="680085"/>
          <wp:effectExtent l="0" t="0" r="9525" b="5715"/>
          <wp:wrapTopAndBottom/>
          <wp:docPr id="1669039125" name="Picture 1669039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8649" name="Picture 1080898649"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ins w:id="1536" w:author="Jade Raposa" w:date="2024-10-17T00:44:00Z">
      <w:r>
        <w:rPr>
          <w:rFonts w:ascii="Georgia" w:hAnsi="Georgia"/>
        </w:rPr>
        <w:t>2</w:t>
      </w:r>
    </w:ins>
    <w:del w:id="1537" w:author="Jade Raposa" w:date="2024-10-17T00:31:00Z">
      <w:r>
        <w:rPr>
          <w:rFonts w:ascii="Georgia" w:hAnsi="Georgia"/>
          <w:rPrChange w:id="1538" w:author="Jade Raposa" w:date="2024-10-17T00:31:00Z">
            <w:rPr/>
          </w:rPrChange>
        </w:rPr>
        <w:tab/>
      </w:r>
      <w:r>
        <w:rPr>
          <w:rFonts w:ascii="Georgia" w:hAnsi="Georgia"/>
          <w:rPrChange w:id="1539" w:author="Jade Raposa" w:date="2024-10-17T00:31:00Z">
            <w:rPr/>
          </w:rPrChange>
        </w:rPr>
        <w:tab/>
      </w:r>
      <w:r>
        <w:rPr>
          <w:rFonts w:ascii="Georgia" w:hAnsi="Georgia"/>
        </w:rPr>
        <w:delText>Appendix C | 73</w:delText>
      </w:r>
    </w:del>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BCCC4" w14:textId="77777777" w:rsidR="008F456D" w:rsidRDefault="002B278F">
    <w:pPr>
      <w:pStyle w:val="Footer"/>
      <w:jc w:val="right"/>
      <w:rPr>
        <w:rFonts w:ascii="Georgia" w:hAnsi="Georgia"/>
      </w:rPr>
      <w:pPrChange w:id="1540" w:author="Jade Raposa" w:date="2024-10-17T00:28:00Z">
        <w:pPr>
          <w:pStyle w:val="Footer"/>
        </w:pPr>
      </w:pPrChange>
    </w:pPr>
    <w:ins w:id="1541" w:author="Jade Raposa" w:date="2024-10-17T00:28:00Z">
      <w:r>
        <w:rPr>
          <w:rFonts w:ascii="Georgia" w:hAnsi="Georgia"/>
        </w:rPr>
        <w:t>Appendix C</w:t>
      </w:r>
    </w:ins>
    <w:ins w:id="1542" w:author="Jade Raposa" w:date="2024-10-17T00:29:00Z">
      <w:r>
        <w:rPr>
          <w:rFonts w:ascii="Georgia" w:hAnsi="Georgia"/>
        </w:rPr>
        <w:t xml:space="preserve">  </w:t>
      </w:r>
    </w:ins>
    <w:ins w:id="1543" w:author="Jade Raposa" w:date="2024-10-17T00:28:00Z">
      <w:r>
        <w:rPr>
          <w:rFonts w:ascii="Georgia" w:hAnsi="Georgia"/>
        </w:rPr>
        <w:t xml:space="preserve">| </w:t>
      </w:r>
    </w:ins>
    <w:ins w:id="1544" w:author="Jade Raposa" w:date="2024-10-17T00:29:00Z">
      <w:r>
        <w:rPr>
          <w:rFonts w:ascii="Georgia" w:hAnsi="Georgia"/>
        </w:rPr>
        <w:t xml:space="preserve"> </w:t>
      </w:r>
    </w:ins>
    <w:ins w:id="1545" w:author="Jade Raposa" w:date="2024-10-17T00:39:00Z">
      <w:r>
        <w:rPr>
          <w:rFonts w:ascii="Georgia" w:hAnsi="Georgia"/>
        </w:rPr>
        <w:t>7</w:t>
      </w:r>
    </w:ins>
    <w:ins w:id="1546" w:author="Jade Raposa" w:date="2024-10-17T00:40:00Z">
      <w:r>
        <w:rPr>
          <w:rFonts w:ascii="Georgia" w:hAnsi="Georgia"/>
        </w:rPr>
        <w:t>1</w:t>
      </w:r>
    </w:ins>
    <w:del w:id="1547" w:author="Jade Raposa" w:date="2024-10-17T00:28:00Z">
      <w:r>
        <w:rPr>
          <w:rFonts w:ascii="Georgia" w:hAnsi="Georgia"/>
        </w:rPr>
        <w:tab/>
        <w:delText xml:space="preserve">                                                                                                                                              Appendix C| 6</w:delText>
      </w:r>
    </w:del>
    <w:r>
      <w:rPr>
        <w:noProof/>
        <w:lang w:val="en-US"/>
      </w:rPr>
      <w:drawing>
        <wp:anchor distT="0" distB="0" distL="114300" distR="114300" simplePos="0" relativeHeight="251792384" behindDoc="1" locked="0" layoutInCell="1" allowOverlap="1" wp14:anchorId="40943800" wp14:editId="113525A1">
          <wp:simplePos x="0" y="0"/>
          <wp:positionH relativeFrom="margin">
            <wp:posOffset>373380</wp:posOffset>
          </wp:positionH>
          <wp:positionV relativeFrom="paragraph">
            <wp:posOffset>-343535</wp:posOffset>
          </wp:positionV>
          <wp:extent cx="5057775" cy="680085"/>
          <wp:effectExtent l="0" t="0" r="9525" b="5715"/>
          <wp:wrapTopAndBottom/>
          <wp:docPr id="1669039126" name="Picture 166903912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97548" name="Picture 46759754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48" w:author="Jade Raposa" w:date="2024-10-17T00:28:00Z">
      <w:r>
        <w:rPr>
          <w:rFonts w:ascii="Georgia" w:hAnsi="Georgia"/>
        </w:rPr>
        <w:delText>7</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FF17F" w14:textId="77777777" w:rsidR="008F456D" w:rsidRDefault="002B278F">
    <w:pPr>
      <w:pStyle w:val="Footer"/>
      <w:rPr>
        <w:rFonts w:ascii="Georgia" w:hAnsi="Georgia"/>
      </w:rPr>
    </w:pPr>
    <w:r>
      <w:rPr>
        <w:noProof/>
        <w:lang w:val="en-US"/>
      </w:rPr>
      <w:drawing>
        <wp:anchor distT="0" distB="0" distL="114300" distR="114300" simplePos="0" relativeHeight="251750400" behindDoc="1" locked="0" layoutInCell="1" allowOverlap="1" wp14:anchorId="3EF14BDC" wp14:editId="49F7FD81">
          <wp:simplePos x="0" y="0"/>
          <wp:positionH relativeFrom="margin">
            <wp:posOffset>441960</wp:posOffset>
          </wp:positionH>
          <wp:positionV relativeFrom="paragraph">
            <wp:posOffset>-320040</wp:posOffset>
          </wp:positionV>
          <wp:extent cx="5057775" cy="680085"/>
          <wp:effectExtent l="0" t="0" r="9525" b="5715"/>
          <wp:wrapTopAndBottom/>
          <wp:docPr id="1669039127" name="Picture 16690391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16540" name="Picture 62141654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C | 7</w:t>
    </w:r>
    <w:ins w:id="1553" w:author="Jade Raposa" w:date="2024-10-17T00:42:00Z">
      <w:r>
        <w:rPr>
          <w:rFonts w:ascii="Georgia" w:hAnsi="Georgia"/>
        </w:rPr>
        <w:t>2</w:t>
      </w:r>
    </w:ins>
    <w:del w:id="1554" w:author="Jade Raposa" w:date="2024-10-17T00:42:00Z">
      <w:r>
        <w:rPr>
          <w:rFonts w:ascii="Georgia" w:hAnsi="Georgia"/>
        </w:rPr>
        <w:delText>1</w:delText>
      </w:r>
    </w:del>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8033F" w14:textId="77777777" w:rsidR="008F456D" w:rsidRDefault="002B278F">
    <w:pPr>
      <w:pStyle w:val="Footer"/>
      <w:jc w:val="right"/>
      <w:rPr>
        <w:rFonts w:ascii="Georgia" w:hAnsi="Georgia"/>
      </w:rPr>
      <w:pPrChange w:id="1555" w:author="Jade Raposa" w:date="2024-10-17T00:28:00Z">
        <w:pPr>
          <w:pStyle w:val="Footer"/>
        </w:pPr>
      </w:pPrChange>
    </w:pPr>
    <w:ins w:id="1556" w:author="Jade Raposa" w:date="2024-10-17T00:28:00Z">
      <w:r>
        <w:rPr>
          <w:rFonts w:ascii="Georgia" w:hAnsi="Georgia"/>
        </w:rPr>
        <w:t xml:space="preserve">Appendix </w:t>
      </w:r>
    </w:ins>
    <w:ins w:id="1557" w:author="Jade Raposa" w:date="2024-10-17T00:50:00Z">
      <w:r>
        <w:rPr>
          <w:rFonts w:ascii="Georgia" w:hAnsi="Georgia"/>
        </w:rPr>
        <w:t>D</w:t>
      </w:r>
    </w:ins>
    <w:ins w:id="1558" w:author="Jade Raposa" w:date="2024-10-17T00:29:00Z">
      <w:r>
        <w:rPr>
          <w:rFonts w:ascii="Georgia" w:hAnsi="Georgia"/>
        </w:rPr>
        <w:t xml:space="preserve">  </w:t>
      </w:r>
    </w:ins>
    <w:ins w:id="1559" w:author="Jade Raposa" w:date="2024-10-17T00:28:00Z">
      <w:r>
        <w:rPr>
          <w:rFonts w:ascii="Georgia" w:hAnsi="Georgia"/>
        </w:rPr>
        <w:t xml:space="preserve">| </w:t>
      </w:r>
    </w:ins>
    <w:ins w:id="1560" w:author="Jade Raposa" w:date="2024-10-17T00:29:00Z">
      <w:r>
        <w:rPr>
          <w:rFonts w:ascii="Georgia" w:hAnsi="Georgia"/>
        </w:rPr>
        <w:t xml:space="preserve"> </w:t>
      </w:r>
    </w:ins>
    <w:ins w:id="1561" w:author="Jade Raposa" w:date="2024-10-17T00:39:00Z">
      <w:r>
        <w:rPr>
          <w:rFonts w:ascii="Georgia" w:hAnsi="Georgia"/>
        </w:rPr>
        <w:t>7</w:t>
      </w:r>
    </w:ins>
    <w:ins w:id="1562" w:author="Jade Raposa" w:date="2024-10-17T00:50:00Z">
      <w:r>
        <w:rPr>
          <w:rFonts w:ascii="Georgia" w:hAnsi="Georgia"/>
        </w:rPr>
        <w:t>3</w:t>
      </w:r>
    </w:ins>
    <w:del w:id="1563" w:author="Jade Raposa" w:date="2024-10-17T00:28:00Z">
      <w:r>
        <w:rPr>
          <w:rFonts w:ascii="Georgia" w:hAnsi="Georgia"/>
        </w:rPr>
        <w:tab/>
        <w:delText xml:space="preserve">                                                                                                                                              Appendix C| 6</w:delText>
      </w:r>
    </w:del>
    <w:r>
      <w:rPr>
        <w:noProof/>
        <w:lang w:val="en-US"/>
      </w:rPr>
      <w:drawing>
        <wp:anchor distT="0" distB="0" distL="114300" distR="114300" simplePos="0" relativeHeight="251794432" behindDoc="1" locked="0" layoutInCell="1" allowOverlap="1" wp14:anchorId="49C51BC0" wp14:editId="29C65F15">
          <wp:simplePos x="0" y="0"/>
          <wp:positionH relativeFrom="margin">
            <wp:posOffset>373380</wp:posOffset>
          </wp:positionH>
          <wp:positionV relativeFrom="paragraph">
            <wp:posOffset>-343535</wp:posOffset>
          </wp:positionV>
          <wp:extent cx="5057775" cy="680085"/>
          <wp:effectExtent l="0" t="0" r="9525" b="5715"/>
          <wp:wrapTopAndBottom/>
          <wp:docPr id="1669039128" name="Picture 16690391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5487" name="Picture 1711975487"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64" w:author="Jade Raposa" w:date="2024-10-17T00:28:00Z">
      <w:r>
        <w:rPr>
          <w:rFonts w:ascii="Georgia" w:hAnsi="Georgia"/>
        </w:rPr>
        <w:delText>7</w:delText>
      </w:r>
    </w:del>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D0A73" w14:textId="77777777" w:rsidR="008F456D" w:rsidRPr="008F456D" w:rsidRDefault="002B278F">
    <w:pPr>
      <w:pStyle w:val="Header"/>
      <w:tabs>
        <w:tab w:val="clear" w:pos="4680"/>
        <w:tab w:val="clear" w:pos="9360"/>
        <w:tab w:val="right" w:pos="8640"/>
      </w:tabs>
      <w:jc w:val="right"/>
      <w:rPr>
        <w:rFonts w:ascii="Georgia" w:hAnsi="Georgia"/>
        <w:rPrChange w:id="95" w:author="Jade Raposa" w:date="2024-10-16T21:12:00Z">
          <w:rPr/>
        </w:rPrChange>
      </w:rPr>
      <w:pPrChange w:id="96" w:author="Jade Raposa" w:date="2024-10-16T21:13:00Z">
        <w:pPr>
          <w:pStyle w:val="Header"/>
          <w:tabs>
            <w:tab w:val="clear" w:pos="4680"/>
            <w:tab w:val="clear" w:pos="9360"/>
            <w:tab w:val="right" w:pos="8640"/>
          </w:tabs>
        </w:pPr>
      </w:pPrChange>
    </w:pPr>
    <w:ins w:id="97" w:author="Jade Raposa" w:date="2024-10-16T21:21:00Z">
      <w:r>
        <w:rPr>
          <w:noProof/>
          <w:lang w:val="en-US"/>
        </w:rPr>
        <w:drawing>
          <wp:anchor distT="0" distB="0" distL="114300" distR="114300" simplePos="0" relativeHeight="251771904" behindDoc="1" locked="0" layoutInCell="1" allowOverlap="1" wp14:anchorId="755D6171" wp14:editId="1A7012A1">
            <wp:simplePos x="0" y="0"/>
            <wp:positionH relativeFrom="margin">
              <wp:align>center</wp:align>
            </wp:positionH>
            <wp:positionV relativeFrom="paragraph">
              <wp:posOffset>-342900</wp:posOffset>
            </wp:positionV>
            <wp:extent cx="5057775" cy="659765"/>
            <wp:effectExtent l="0" t="0" r="9525"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45128" name="Picture 191464512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ns w:id="98" w:author="Jade Raposa" w:date="2024-10-16T21:22:00Z">
      <w:r>
        <w:t xml:space="preserve"> </w:t>
      </w:r>
    </w:ins>
    <w:ins w:id="99" w:author="Jade Raposa" w:date="2024-10-16T21:36:00Z">
      <w:r>
        <w:rPr>
          <w:rFonts w:ascii="Georgia" w:hAnsi="Georgia"/>
        </w:rPr>
        <w:t xml:space="preserve">Executive </w:t>
      </w:r>
      <w:proofErr w:type="gramStart"/>
      <w:r>
        <w:rPr>
          <w:rFonts w:ascii="Georgia" w:hAnsi="Georgia"/>
        </w:rPr>
        <w:t>Summary</w:t>
      </w:r>
    </w:ins>
    <w:ins w:id="100" w:author="Jade Raposa" w:date="2024-10-16T21:22:00Z">
      <w:r>
        <w:rPr>
          <w:rFonts w:ascii="Georgia" w:hAnsi="Georgia"/>
        </w:rPr>
        <w:t xml:space="preserve">  |</w:t>
      </w:r>
      <w:proofErr w:type="gramEnd"/>
      <w:r>
        <w:rPr>
          <w:rFonts w:ascii="Georgia" w:hAnsi="Georgia"/>
        </w:rPr>
        <w:t xml:space="preserve">  </w:t>
      </w:r>
    </w:ins>
    <w:ins w:id="101" w:author="Jade Raposa" w:date="2024-10-16T21:37:00Z">
      <w:r>
        <w:rPr>
          <w:rFonts w:ascii="Georgia" w:hAnsi="Georgia"/>
        </w:rPr>
        <w:t>v</w:t>
      </w:r>
    </w:ins>
    <w:ins w:id="102" w:author="Jade Raposa" w:date="2024-10-16T21:22:00Z">
      <w:r>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6FA68" w14:textId="77777777" w:rsidR="008F456D" w:rsidRDefault="002B278F">
    <w:pPr>
      <w:pStyle w:val="Footer"/>
      <w:jc w:val="right"/>
      <w:rPr>
        <w:rFonts w:ascii="Georgia" w:hAnsi="Georgia"/>
      </w:rPr>
      <w:pPrChange w:id="1577" w:author="Jade Raposa" w:date="2024-10-17T00:48:00Z">
        <w:pPr>
          <w:pStyle w:val="Footer"/>
        </w:pPr>
      </w:pPrChange>
    </w:pPr>
    <w:ins w:id="1578" w:author="Jade Raposa" w:date="2024-10-17T00:48:00Z">
      <w:r>
        <w:rPr>
          <w:rFonts w:ascii="Georgia" w:hAnsi="Georgia"/>
          <w:rPrChange w:id="1579" w:author="Jade Raposa" w:date="2024-10-17T00:48:00Z">
            <w:rPr/>
          </w:rPrChange>
        </w:rPr>
        <w:t xml:space="preserve">Appendix </w:t>
      </w:r>
      <w:proofErr w:type="gramStart"/>
      <w:r>
        <w:rPr>
          <w:rFonts w:ascii="Georgia" w:hAnsi="Georgia"/>
          <w:rPrChange w:id="1580" w:author="Jade Raposa" w:date="2024-10-17T00:48:00Z">
            <w:rPr/>
          </w:rPrChange>
        </w:rPr>
        <w:t xml:space="preserve">D </w:t>
      </w:r>
      <w:r>
        <w:rPr>
          <w:rFonts w:ascii="Georgia" w:hAnsi="Georgia"/>
        </w:rPr>
        <w:t xml:space="preserve"> </w:t>
      </w:r>
      <w:r>
        <w:rPr>
          <w:rFonts w:ascii="Georgia" w:hAnsi="Georgia"/>
          <w:rPrChange w:id="1581" w:author="Jade Raposa" w:date="2024-10-17T00:48:00Z">
            <w:rPr/>
          </w:rPrChange>
        </w:rPr>
        <w:t>|</w:t>
      </w:r>
      <w:proofErr w:type="gramEnd"/>
      <w:r>
        <w:rPr>
          <w:rFonts w:ascii="Georgia" w:hAnsi="Georgia"/>
        </w:rPr>
        <w:t xml:space="preserve"> </w:t>
      </w:r>
      <w:r>
        <w:rPr>
          <w:rFonts w:ascii="Georgia" w:hAnsi="Georgia"/>
          <w:rPrChange w:id="1582" w:author="Jade Raposa" w:date="2024-10-17T00:48:00Z">
            <w:rPr/>
          </w:rPrChange>
        </w:rPr>
        <w:t xml:space="preserve"> 74</w:t>
      </w:r>
    </w:ins>
    <w:r>
      <w:rPr>
        <w:rFonts w:ascii="Georgia" w:hAnsi="Georgia"/>
        <w:noProof/>
        <w:lang w:val="en-US"/>
        <w:rPrChange w:id="1583" w:author="Jade Raposa" w:date="2024-10-17T00:48:00Z">
          <w:rPr>
            <w:noProof/>
            <w:lang w:val="en-US"/>
          </w:rPr>
        </w:rPrChange>
      </w:rPr>
      <w:drawing>
        <wp:anchor distT="0" distB="0" distL="114300" distR="114300" simplePos="0" relativeHeight="251751424" behindDoc="1" locked="0" layoutInCell="1" allowOverlap="1" wp14:anchorId="3A3A634C" wp14:editId="6D003D10">
          <wp:simplePos x="0" y="0"/>
          <wp:positionH relativeFrom="margin">
            <wp:posOffset>441960</wp:posOffset>
          </wp:positionH>
          <wp:positionV relativeFrom="paragraph">
            <wp:posOffset>-320040</wp:posOffset>
          </wp:positionV>
          <wp:extent cx="5057775" cy="680085"/>
          <wp:effectExtent l="0" t="0" r="9525" b="5715"/>
          <wp:wrapTopAndBottom/>
          <wp:docPr id="210283886" name="Picture 21028388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67504" name="Picture 332067504"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84" w:author="Jade Raposa" w:date="2024-10-17T00:48:00Z">
      <w:r>
        <w:rPr>
          <w:rFonts w:ascii="Georgia" w:hAnsi="Georgia"/>
          <w:rPrChange w:id="1585" w:author="Jade Raposa" w:date="2024-10-17T00:48:00Z">
            <w:rPr/>
          </w:rPrChange>
        </w:rPr>
        <w:tab/>
      </w:r>
      <w:r>
        <w:rPr>
          <w:rFonts w:ascii="Georgia" w:hAnsi="Georgia"/>
          <w:rPrChange w:id="1586" w:author="Jade Raposa" w:date="2024-10-17T00:48:00Z">
            <w:rPr/>
          </w:rPrChange>
        </w:rPr>
        <w:tab/>
      </w:r>
      <w:r>
        <w:rPr>
          <w:rFonts w:ascii="Georgia" w:hAnsi="Georgia"/>
        </w:rPr>
        <w:delText>Appendix D | 72</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73BB9" w14:textId="77777777" w:rsidR="008F456D" w:rsidRDefault="002B278F">
    <w:pPr>
      <w:pStyle w:val="Footer"/>
      <w:jc w:val="right"/>
      <w:rPr>
        <w:rFonts w:ascii="Georgia" w:hAnsi="Georgia"/>
      </w:rPr>
      <w:pPrChange w:id="1587" w:author="Jade Raposa" w:date="2024-10-17T00:28:00Z">
        <w:pPr>
          <w:pStyle w:val="Footer"/>
        </w:pPr>
      </w:pPrChange>
    </w:pPr>
    <w:ins w:id="1588" w:author="Jade Raposa" w:date="2024-10-17T00:28:00Z">
      <w:r>
        <w:rPr>
          <w:rFonts w:ascii="Georgia" w:hAnsi="Georgia"/>
        </w:rPr>
        <w:t xml:space="preserve">Appendix </w:t>
      </w:r>
    </w:ins>
    <w:proofErr w:type="gramStart"/>
    <w:ins w:id="1589" w:author="Jade Raposa" w:date="2024-10-17T00:50:00Z">
      <w:r>
        <w:rPr>
          <w:rFonts w:ascii="Georgia" w:hAnsi="Georgia"/>
        </w:rPr>
        <w:t>D</w:t>
      </w:r>
    </w:ins>
    <w:ins w:id="1590" w:author="Jade Raposa" w:date="2024-10-17T00:29:00Z">
      <w:r>
        <w:rPr>
          <w:rFonts w:ascii="Georgia" w:hAnsi="Georgia"/>
        </w:rPr>
        <w:t xml:space="preserve">  </w:t>
      </w:r>
    </w:ins>
    <w:ins w:id="1591" w:author="Jade Raposa" w:date="2024-10-17T00:28:00Z">
      <w:r>
        <w:rPr>
          <w:rFonts w:ascii="Georgia" w:hAnsi="Georgia"/>
        </w:rPr>
        <w:t>|</w:t>
      </w:r>
      <w:proofErr w:type="gramEnd"/>
      <w:r>
        <w:rPr>
          <w:rFonts w:ascii="Georgia" w:hAnsi="Georgia"/>
        </w:rPr>
        <w:t xml:space="preserve"> </w:t>
      </w:r>
    </w:ins>
    <w:ins w:id="1592" w:author="Jade Raposa" w:date="2024-10-17T00:29:00Z">
      <w:r>
        <w:rPr>
          <w:rFonts w:ascii="Georgia" w:hAnsi="Georgia"/>
        </w:rPr>
        <w:t xml:space="preserve"> </w:t>
      </w:r>
    </w:ins>
    <w:ins w:id="1593" w:author="Jade Raposa" w:date="2024-10-17T00:39:00Z">
      <w:r>
        <w:rPr>
          <w:rFonts w:ascii="Georgia" w:hAnsi="Georgia"/>
        </w:rPr>
        <w:t>7</w:t>
      </w:r>
    </w:ins>
    <w:ins w:id="1594" w:author="Jade Raposa" w:date="2024-10-17T00:57:00Z">
      <w:r>
        <w:rPr>
          <w:rFonts w:ascii="Georgia" w:hAnsi="Georgia"/>
        </w:rPr>
        <w:t>8</w:t>
      </w:r>
    </w:ins>
    <w:del w:id="1595" w:author="Jade Raposa" w:date="2024-10-17T00:28:00Z">
      <w:r>
        <w:rPr>
          <w:rFonts w:ascii="Georgia" w:hAnsi="Georgia"/>
        </w:rPr>
        <w:tab/>
        <w:delText xml:space="preserve">                                                                                                                                              Appendix C| 6</w:delText>
      </w:r>
    </w:del>
    <w:r>
      <w:rPr>
        <w:noProof/>
        <w:lang w:val="en-US"/>
      </w:rPr>
      <w:drawing>
        <wp:anchor distT="0" distB="0" distL="114300" distR="114300" simplePos="0" relativeHeight="251797504" behindDoc="1" locked="0" layoutInCell="1" allowOverlap="1" wp14:anchorId="1FAD8FA6" wp14:editId="606C8761">
          <wp:simplePos x="0" y="0"/>
          <wp:positionH relativeFrom="margin">
            <wp:posOffset>373380</wp:posOffset>
          </wp:positionH>
          <wp:positionV relativeFrom="paragraph">
            <wp:posOffset>-343535</wp:posOffset>
          </wp:positionV>
          <wp:extent cx="5057775" cy="680085"/>
          <wp:effectExtent l="0" t="0" r="9525" b="5715"/>
          <wp:wrapTopAndBottom/>
          <wp:docPr id="903574894" name="Picture 9035748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5453" name="Picture 2127775453"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596" w:author="Jade Raposa" w:date="2024-10-17T00:28:00Z">
      <w:r>
        <w:rPr>
          <w:rFonts w:ascii="Georgia" w:hAnsi="Georgia"/>
        </w:rPr>
        <w:delText>7</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1655F" w14:textId="77777777" w:rsidR="008F456D" w:rsidRDefault="002B278F">
    <w:pPr>
      <w:pStyle w:val="Footer"/>
      <w:rPr>
        <w:rFonts w:ascii="Georgia" w:hAnsi="Georgia"/>
      </w:rPr>
    </w:pPr>
    <w:r>
      <w:rPr>
        <w:noProof/>
        <w:lang w:val="en-US"/>
      </w:rPr>
      <w:drawing>
        <wp:anchor distT="0" distB="0" distL="114300" distR="114300" simplePos="0" relativeHeight="251758592" behindDoc="1" locked="0" layoutInCell="1" allowOverlap="1" wp14:anchorId="20F0706B" wp14:editId="431580CD">
          <wp:simplePos x="0" y="0"/>
          <wp:positionH relativeFrom="margin">
            <wp:posOffset>441960</wp:posOffset>
          </wp:positionH>
          <wp:positionV relativeFrom="paragraph">
            <wp:posOffset>-320040</wp:posOffset>
          </wp:positionV>
          <wp:extent cx="5057775" cy="680085"/>
          <wp:effectExtent l="0" t="0" r="9525" b="5715"/>
          <wp:wrapTopAndBottom/>
          <wp:docPr id="1669039144" name="Picture 166903914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04370" name="Picture 1654504370"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Appendix D | 80</w: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A26AC" w14:textId="77777777" w:rsidR="008F456D" w:rsidRDefault="002B278F">
    <w:pPr>
      <w:pStyle w:val="Footer"/>
      <w:jc w:val="right"/>
      <w:rPr>
        <w:rFonts w:ascii="Georgia" w:hAnsi="Georgia"/>
      </w:rPr>
      <w:pPrChange w:id="1597" w:author="Jade Raposa" w:date="2024-10-17T00:28:00Z">
        <w:pPr>
          <w:pStyle w:val="Footer"/>
        </w:pPr>
      </w:pPrChange>
    </w:pPr>
    <w:ins w:id="1598" w:author="Jade Raposa" w:date="2024-10-17T00:28:00Z">
      <w:r>
        <w:rPr>
          <w:rFonts w:ascii="Georgia" w:hAnsi="Georgia"/>
        </w:rPr>
        <w:t xml:space="preserve">Appendix </w:t>
      </w:r>
    </w:ins>
    <w:ins w:id="1599" w:author="Jade Raposa" w:date="2024-10-17T00:50:00Z">
      <w:r>
        <w:rPr>
          <w:rFonts w:ascii="Georgia" w:hAnsi="Georgia"/>
        </w:rPr>
        <w:t>D</w:t>
      </w:r>
    </w:ins>
    <w:ins w:id="1600" w:author="Jade Raposa" w:date="2024-10-17T00:29:00Z">
      <w:r>
        <w:rPr>
          <w:rFonts w:ascii="Georgia" w:hAnsi="Georgia"/>
        </w:rPr>
        <w:t xml:space="preserve">  </w:t>
      </w:r>
    </w:ins>
    <w:ins w:id="1601" w:author="Jade Raposa" w:date="2024-10-17T00:28:00Z">
      <w:r>
        <w:rPr>
          <w:rFonts w:ascii="Georgia" w:hAnsi="Georgia"/>
        </w:rPr>
        <w:t xml:space="preserve">| </w:t>
      </w:r>
    </w:ins>
    <w:ins w:id="1602" w:author="Jade Raposa" w:date="2024-10-17T00:29:00Z">
      <w:r>
        <w:rPr>
          <w:rFonts w:ascii="Georgia" w:hAnsi="Georgia"/>
        </w:rPr>
        <w:t xml:space="preserve"> </w:t>
      </w:r>
    </w:ins>
    <w:ins w:id="1603" w:author="Jade Raposa" w:date="2024-10-17T00:59:00Z">
      <w:r>
        <w:rPr>
          <w:rFonts w:ascii="Georgia" w:hAnsi="Georgia"/>
        </w:rPr>
        <w:t>8</w:t>
      </w:r>
    </w:ins>
    <w:ins w:id="1604" w:author="Jade Raposa" w:date="2024-10-17T01:04:00Z">
      <w:r>
        <w:rPr>
          <w:rFonts w:ascii="Georgia" w:hAnsi="Georgia"/>
        </w:rPr>
        <w:t>3</w:t>
      </w:r>
    </w:ins>
    <w:del w:id="1605" w:author="Jade Raposa" w:date="2024-10-17T00:28:00Z">
      <w:r>
        <w:rPr>
          <w:rFonts w:ascii="Georgia" w:hAnsi="Georgia"/>
        </w:rPr>
        <w:tab/>
        <w:delText xml:space="preserve">                                                                                                                                              Appendix C| 6</w:delText>
      </w:r>
    </w:del>
    <w:r>
      <w:rPr>
        <w:noProof/>
        <w:lang w:val="en-US"/>
      </w:rPr>
      <w:drawing>
        <wp:anchor distT="0" distB="0" distL="114300" distR="114300" simplePos="0" relativeHeight="251801600" behindDoc="1" locked="0" layoutInCell="1" allowOverlap="1" wp14:anchorId="2AFB20B3" wp14:editId="7F223FE6">
          <wp:simplePos x="0" y="0"/>
          <wp:positionH relativeFrom="margin">
            <wp:posOffset>373380</wp:posOffset>
          </wp:positionH>
          <wp:positionV relativeFrom="paragraph">
            <wp:posOffset>-343535</wp:posOffset>
          </wp:positionV>
          <wp:extent cx="5057775" cy="680085"/>
          <wp:effectExtent l="0" t="0" r="9525" b="5715"/>
          <wp:wrapTopAndBottom/>
          <wp:docPr id="1669039145" name="Picture 166903914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45725" name="Picture 101484572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06" w:author="Jade Raposa" w:date="2024-10-17T00:28:00Z">
      <w:r>
        <w:rPr>
          <w:rFonts w:ascii="Georgia" w:hAnsi="Georgia"/>
        </w:rPr>
        <w:delText>7</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E338D" w14:textId="77777777" w:rsidR="008F456D" w:rsidRDefault="002B278F">
    <w:pPr>
      <w:pStyle w:val="Footer"/>
      <w:rPr>
        <w:rFonts w:ascii="Georgia" w:hAnsi="Georgia"/>
      </w:rPr>
    </w:pPr>
    <w:r>
      <w:rPr>
        <w:noProof/>
        <w:lang w:val="en-US"/>
      </w:rPr>
      <w:drawing>
        <wp:anchor distT="0" distB="0" distL="114300" distR="114300" simplePos="0" relativeHeight="251759616" behindDoc="1" locked="0" layoutInCell="1" allowOverlap="1" wp14:anchorId="5FFA68B1" wp14:editId="248F3E2C">
          <wp:simplePos x="0" y="0"/>
          <wp:positionH relativeFrom="margin">
            <wp:posOffset>441960</wp:posOffset>
          </wp:positionH>
          <wp:positionV relativeFrom="paragraph">
            <wp:posOffset>-320040</wp:posOffset>
          </wp:positionV>
          <wp:extent cx="5057775" cy="680085"/>
          <wp:effectExtent l="0" t="0" r="9525" b="5715"/>
          <wp:wrapTopAndBottom/>
          <wp:docPr id="903574901" name="Picture 903574901"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1306" name="Picture 124534130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81</w: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DAAB3" w14:textId="77777777" w:rsidR="008F456D" w:rsidRDefault="002B278F">
    <w:pPr>
      <w:pStyle w:val="Footer"/>
      <w:jc w:val="right"/>
      <w:rPr>
        <w:rFonts w:ascii="Georgia" w:hAnsi="Georgia"/>
      </w:rPr>
      <w:pPrChange w:id="1607" w:author="Jade Raposa" w:date="2024-10-17T00:28:00Z">
        <w:pPr>
          <w:pStyle w:val="Footer"/>
        </w:pPr>
      </w:pPrChange>
    </w:pPr>
    <w:ins w:id="1608" w:author="Jade Raposa" w:date="2024-10-17T01:04:00Z">
      <w:r>
        <w:rPr>
          <w:rFonts w:ascii="Georgia" w:hAnsi="Georgia"/>
        </w:rPr>
        <w:t>Curriculum Vitae</w:t>
      </w:r>
    </w:ins>
    <w:ins w:id="1609" w:author="Jade Raposa" w:date="2024-10-17T00:29:00Z">
      <w:r>
        <w:rPr>
          <w:rFonts w:ascii="Georgia" w:hAnsi="Georgia"/>
        </w:rPr>
        <w:t xml:space="preserve">  </w:t>
      </w:r>
    </w:ins>
    <w:ins w:id="1610" w:author="Jade Raposa" w:date="2024-10-17T00:28:00Z">
      <w:r>
        <w:rPr>
          <w:rFonts w:ascii="Georgia" w:hAnsi="Georgia"/>
        </w:rPr>
        <w:t xml:space="preserve">| </w:t>
      </w:r>
    </w:ins>
    <w:ins w:id="1611" w:author="Jade Raposa" w:date="2024-10-17T00:29:00Z">
      <w:r>
        <w:rPr>
          <w:rFonts w:ascii="Georgia" w:hAnsi="Georgia"/>
        </w:rPr>
        <w:t xml:space="preserve"> </w:t>
      </w:r>
    </w:ins>
    <w:ins w:id="1612" w:author="Jade Raposa" w:date="2024-10-17T00:59:00Z">
      <w:r>
        <w:rPr>
          <w:rFonts w:ascii="Georgia" w:hAnsi="Georgia"/>
        </w:rPr>
        <w:t>8</w:t>
      </w:r>
    </w:ins>
    <w:ins w:id="1613" w:author="Jade Raposa" w:date="2024-10-17T01:04:00Z">
      <w:r>
        <w:rPr>
          <w:rFonts w:ascii="Georgia" w:hAnsi="Georgia"/>
        </w:rPr>
        <w:t>4</w:t>
      </w:r>
    </w:ins>
    <w:del w:id="1614" w:author="Jade Raposa" w:date="2024-10-17T00:28:00Z">
      <w:r>
        <w:rPr>
          <w:rFonts w:ascii="Georgia" w:hAnsi="Georgia"/>
        </w:rPr>
        <w:tab/>
        <w:delText xml:space="preserve">                                                                                                                                              Appendix C| 6</w:delText>
      </w:r>
    </w:del>
    <w:r>
      <w:rPr>
        <w:noProof/>
        <w:lang w:val="en-US"/>
      </w:rPr>
      <w:drawing>
        <wp:anchor distT="0" distB="0" distL="114300" distR="114300" simplePos="0" relativeHeight="251804672" behindDoc="1" locked="0" layoutInCell="1" allowOverlap="1" wp14:anchorId="2650D8BB" wp14:editId="06974100">
          <wp:simplePos x="0" y="0"/>
          <wp:positionH relativeFrom="margin">
            <wp:posOffset>373380</wp:posOffset>
          </wp:positionH>
          <wp:positionV relativeFrom="paragraph">
            <wp:posOffset>-343535</wp:posOffset>
          </wp:positionV>
          <wp:extent cx="5057775" cy="680085"/>
          <wp:effectExtent l="0" t="0" r="9525" b="5715"/>
          <wp:wrapTopAndBottom/>
          <wp:docPr id="903574902" name="Picture 90357490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19835" name="Picture 18131983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15" w:author="Jade Raposa" w:date="2024-10-17T00:28:00Z">
      <w:r>
        <w:rPr>
          <w:rFonts w:ascii="Georgia" w:hAnsi="Georgia"/>
        </w:rPr>
        <w:delText>7</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3B5F" w14:textId="77777777" w:rsidR="008F456D" w:rsidRDefault="002B278F">
    <w:pPr>
      <w:pStyle w:val="Footer"/>
      <w:rPr>
        <w:rFonts w:ascii="Georgia" w:hAnsi="Georgia"/>
      </w:rPr>
    </w:pPr>
    <w:r>
      <w:rPr>
        <w:noProof/>
        <w:lang w:val="en-US"/>
      </w:rPr>
      <w:drawing>
        <wp:anchor distT="0" distB="0" distL="114300" distR="114300" simplePos="0" relativeHeight="251760640" behindDoc="1" locked="0" layoutInCell="1" allowOverlap="1" wp14:anchorId="73A53FEA" wp14:editId="2591E693">
          <wp:simplePos x="0" y="0"/>
          <wp:positionH relativeFrom="margin">
            <wp:posOffset>441960</wp:posOffset>
          </wp:positionH>
          <wp:positionV relativeFrom="paragraph">
            <wp:posOffset>-320040</wp:posOffset>
          </wp:positionV>
          <wp:extent cx="5057775" cy="680085"/>
          <wp:effectExtent l="0" t="0" r="9525" b="5715"/>
          <wp:wrapTopAndBottom/>
          <wp:docPr id="1669039148" name="Picture 16690391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09828" name="Picture 52140982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82</w: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3E26E" w14:textId="77777777" w:rsidR="008F456D" w:rsidRDefault="002B278F">
    <w:pPr>
      <w:pStyle w:val="Footer"/>
      <w:jc w:val="right"/>
      <w:rPr>
        <w:rFonts w:ascii="Georgia" w:hAnsi="Georgia"/>
      </w:rPr>
      <w:pPrChange w:id="1618" w:author="Jade Raposa" w:date="2024-10-17T00:28:00Z">
        <w:pPr>
          <w:pStyle w:val="Footer"/>
        </w:pPr>
      </w:pPrChange>
    </w:pPr>
    <w:ins w:id="1619" w:author="Jade Raposa" w:date="2024-10-17T01:04:00Z">
      <w:r>
        <w:rPr>
          <w:rFonts w:ascii="Georgia" w:hAnsi="Georgia"/>
        </w:rPr>
        <w:t>Curriculum Vitae</w:t>
      </w:r>
    </w:ins>
    <w:ins w:id="1620" w:author="Jade Raposa" w:date="2024-10-17T00:29:00Z">
      <w:r>
        <w:rPr>
          <w:rFonts w:ascii="Georgia" w:hAnsi="Georgia"/>
        </w:rPr>
        <w:t xml:space="preserve">  </w:t>
      </w:r>
    </w:ins>
    <w:ins w:id="1621" w:author="Jade Raposa" w:date="2024-10-17T00:28:00Z">
      <w:r>
        <w:rPr>
          <w:rFonts w:ascii="Georgia" w:hAnsi="Georgia"/>
        </w:rPr>
        <w:t xml:space="preserve">| </w:t>
      </w:r>
    </w:ins>
    <w:ins w:id="1622" w:author="Jade Raposa" w:date="2024-10-17T00:29:00Z">
      <w:r>
        <w:rPr>
          <w:rFonts w:ascii="Georgia" w:hAnsi="Georgia"/>
        </w:rPr>
        <w:t xml:space="preserve"> </w:t>
      </w:r>
    </w:ins>
    <w:ins w:id="1623" w:author="Jade Raposa" w:date="2024-10-17T00:59:00Z">
      <w:r>
        <w:rPr>
          <w:rFonts w:ascii="Georgia" w:hAnsi="Georgia"/>
        </w:rPr>
        <w:t>8</w:t>
      </w:r>
    </w:ins>
    <w:ins w:id="1624" w:author="Jade Raposa" w:date="2024-10-17T01:06:00Z">
      <w:r>
        <w:rPr>
          <w:rFonts w:ascii="Georgia" w:hAnsi="Georgia"/>
        </w:rPr>
        <w:t>5</w:t>
      </w:r>
    </w:ins>
    <w:del w:id="1625" w:author="Jade Raposa" w:date="2024-10-17T00:28:00Z">
      <w:r>
        <w:rPr>
          <w:rFonts w:ascii="Georgia" w:hAnsi="Georgia"/>
        </w:rPr>
        <w:tab/>
        <w:delText xml:space="preserve">                                                                                                                                              Appendix C| 6</w:delText>
      </w:r>
    </w:del>
    <w:r>
      <w:rPr>
        <w:noProof/>
        <w:lang w:val="en-US"/>
      </w:rPr>
      <w:drawing>
        <wp:anchor distT="0" distB="0" distL="114300" distR="114300" simplePos="0" relativeHeight="251805696" behindDoc="1" locked="0" layoutInCell="1" allowOverlap="1" wp14:anchorId="694764E6" wp14:editId="72F6C10A">
          <wp:simplePos x="0" y="0"/>
          <wp:positionH relativeFrom="margin">
            <wp:posOffset>373380</wp:posOffset>
          </wp:positionH>
          <wp:positionV relativeFrom="paragraph">
            <wp:posOffset>-343535</wp:posOffset>
          </wp:positionV>
          <wp:extent cx="5057775" cy="680085"/>
          <wp:effectExtent l="0" t="0" r="9525" b="5715"/>
          <wp:wrapTopAndBottom/>
          <wp:docPr id="1669039149" name="Picture 16690391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536365" name="Picture 617536365"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26" w:author="Jade Raposa" w:date="2024-10-17T00:28:00Z">
      <w:r>
        <w:rPr>
          <w:rFonts w:ascii="Georgia" w:hAnsi="Georgia"/>
        </w:rPr>
        <w:delText>7</w:delText>
      </w:r>
    </w:del>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7A783" w14:textId="77777777" w:rsidR="008F456D" w:rsidRDefault="002B278F">
    <w:pPr>
      <w:pStyle w:val="Footer"/>
      <w:rPr>
        <w:rFonts w:ascii="Georgia" w:hAnsi="Georgia"/>
      </w:rPr>
    </w:pPr>
    <w:r>
      <w:rPr>
        <w:noProof/>
        <w:lang w:val="en-US"/>
      </w:rPr>
      <w:drawing>
        <wp:anchor distT="0" distB="0" distL="114300" distR="114300" simplePos="0" relativeHeight="251761664" behindDoc="1" locked="0" layoutInCell="1" allowOverlap="1" wp14:anchorId="7F5895A3" wp14:editId="04719BE9">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221398" name="Picture 1794221398"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r>
      <w:tab/>
    </w:r>
    <w:r>
      <w:tab/>
    </w:r>
    <w:r>
      <w:rPr>
        <w:rFonts w:ascii="Georgia" w:hAnsi="Georgia"/>
      </w:rPr>
      <w:t>Curriculum Vitae | 83</w: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E98CF" w14:textId="77777777" w:rsidR="008F456D" w:rsidRDefault="002B278F">
    <w:pPr>
      <w:pStyle w:val="Footer"/>
      <w:jc w:val="right"/>
      <w:rPr>
        <w:rFonts w:ascii="Georgia" w:hAnsi="Georgia"/>
      </w:rPr>
      <w:pPrChange w:id="1630" w:author="Jade Raposa" w:date="2024-10-17T00:28:00Z">
        <w:pPr>
          <w:pStyle w:val="Footer"/>
        </w:pPr>
      </w:pPrChange>
    </w:pPr>
    <w:ins w:id="1631" w:author="Jade Raposa" w:date="2024-10-17T01:04:00Z">
      <w:r>
        <w:rPr>
          <w:rFonts w:ascii="Georgia" w:hAnsi="Georgia"/>
        </w:rPr>
        <w:t>Curriculum Vitae</w:t>
      </w:r>
    </w:ins>
    <w:ins w:id="1632" w:author="Jade Raposa" w:date="2024-10-17T00:29:00Z">
      <w:r>
        <w:rPr>
          <w:rFonts w:ascii="Georgia" w:hAnsi="Georgia"/>
        </w:rPr>
        <w:t xml:space="preserve">  </w:t>
      </w:r>
    </w:ins>
    <w:ins w:id="1633" w:author="Jade Raposa" w:date="2024-10-17T00:28:00Z">
      <w:r>
        <w:rPr>
          <w:rFonts w:ascii="Georgia" w:hAnsi="Georgia"/>
        </w:rPr>
        <w:t xml:space="preserve">| </w:t>
      </w:r>
    </w:ins>
    <w:ins w:id="1634" w:author="Jade Raposa" w:date="2024-10-17T00:29:00Z">
      <w:r>
        <w:rPr>
          <w:rFonts w:ascii="Georgia" w:hAnsi="Georgia"/>
        </w:rPr>
        <w:t xml:space="preserve"> </w:t>
      </w:r>
    </w:ins>
    <w:ins w:id="1635" w:author="Jade Raposa" w:date="2024-10-17T00:59:00Z">
      <w:r>
        <w:rPr>
          <w:rFonts w:ascii="Georgia" w:hAnsi="Georgia"/>
        </w:rPr>
        <w:t>8</w:t>
      </w:r>
    </w:ins>
    <w:ins w:id="1636" w:author="Jade Raposa" w:date="2024-10-17T01:07:00Z">
      <w:r>
        <w:rPr>
          <w:rFonts w:ascii="Georgia" w:hAnsi="Georgia"/>
        </w:rPr>
        <w:t>6</w:t>
      </w:r>
    </w:ins>
    <w:del w:id="1637" w:author="Jade Raposa" w:date="2024-10-17T00:28:00Z">
      <w:r>
        <w:rPr>
          <w:rFonts w:ascii="Georgia" w:hAnsi="Georgia"/>
        </w:rPr>
        <w:tab/>
        <w:delText xml:space="preserve">                                                                                                                                              Appendix C| 6</w:delText>
      </w:r>
    </w:del>
    <w:r>
      <w:rPr>
        <w:noProof/>
        <w:lang w:val="en-US"/>
      </w:rPr>
      <w:drawing>
        <wp:anchor distT="0" distB="0" distL="114300" distR="114300" simplePos="0" relativeHeight="251806720" behindDoc="1" locked="0" layoutInCell="1" allowOverlap="1" wp14:anchorId="1576D958" wp14:editId="0B7CB214">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35676" name="Picture 1661835676" descr="A blue and black sign with white text&#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anchor>
      </w:drawing>
    </w:r>
    <w:del w:id="1638" w:author="Jade Raposa" w:date="2024-10-17T00:28:00Z">
      <w:r>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83EDF" w14:textId="77777777" w:rsidR="008F456D" w:rsidRDefault="002B278F">
    <w:pPr>
      <w:pStyle w:val="Header"/>
      <w:jc w:val="right"/>
      <w:rPr>
        <w:rFonts w:ascii="Georgia" w:hAnsi="Georgia"/>
      </w:rPr>
    </w:pPr>
    <w:r>
      <w:rPr>
        <w:noProof/>
        <w:lang w:val="en-US"/>
      </w:rPr>
      <w:drawing>
        <wp:anchor distT="0" distB="0" distL="114300" distR="114300" simplePos="0" relativeHeight="251774976" behindDoc="1" locked="0" layoutInCell="1" allowOverlap="1" wp14:anchorId="58877797" wp14:editId="6003B22C">
          <wp:simplePos x="0" y="0"/>
          <wp:positionH relativeFrom="margin">
            <wp:align>center</wp:align>
          </wp:positionH>
          <wp:positionV relativeFrom="paragraph">
            <wp:posOffset>-400685</wp:posOffset>
          </wp:positionV>
          <wp:extent cx="5057775" cy="659765"/>
          <wp:effectExtent l="0" t="0" r="952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06548" name="Picture 81070654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anchor>
      </w:drawing>
    </w:r>
    <w:ins w:id="183" w:author="Jade Raposa" w:date="2024-10-16T21:23:00Z">
      <w:r>
        <w:t xml:space="preserve"> </w:t>
      </w:r>
    </w:ins>
    <w:ins w:id="184" w:author="Jade Raposa" w:date="2024-10-16T21:42:00Z">
      <w:r>
        <w:rPr>
          <w:rFonts w:ascii="Georgia" w:hAnsi="Georgia"/>
        </w:rPr>
        <w:t>Table Of Contents</w:t>
      </w:r>
    </w:ins>
    <w:ins w:id="185" w:author="Jade Raposa" w:date="2024-10-16T21:03:00Z">
      <w:r>
        <w:t xml:space="preserve"> </w:t>
      </w:r>
    </w:ins>
    <w:sdt>
      <w:sdtPr>
        <w:id w:val="1104623424"/>
        <w:docPartObj>
          <w:docPartGallery w:val="AutoText"/>
        </w:docPartObj>
      </w:sdtPr>
      <w:sdtEndPr>
        <w:rPr>
          <w:rFonts w:ascii="Georgia" w:hAnsi="Georgia"/>
        </w:rPr>
      </w:sdtEndPr>
      <w:sdtContent>
        <w:ins w:id="186" w:author="Jade Raposa" w:date="2024-10-16T21:02:00Z">
          <w:r>
            <w:t xml:space="preserve"> |</w:t>
          </w:r>
        </w:ins>
        <w:ins w:id="187" w:author="Jade Raposa" w:date="2024-10-16T21:03:00Z">
          <w:r>
            <w:t xml:space="preserve">  </w:t>
          </w:r>
        </w:ins>
        <w:del w:id="188" w:author="Jade Raposa" w:date="2024-10-16T21:37:00Z">
          <w:r>
            <w:rPr>
              <w:rFonts w:ascii="Georgia" w:hAnsi="Georgia"/>
            </w:rPr>
            <w:fldChar w:fldCharType="begin"/>
          </w:r>
          <w:r>
            <w:rPr>
              <w:rFonts w:ascii="Georgia" w:hAnsi="Georgia"/>
            </w:rPr>
            <w:delInstrText xml:space="preserve"> PAGE   \* MERGEFORMAT </w:delInstrText>
          </w:r>
          <w:r>
            <w:rPr>
              <w:rFonts w:ascii="Georgia" w:hAnsi="Georgia"/>
            </w:rPr>
            <w:fldChar w:fldCharType="separate"/>
          </w:r>
          <w:r>
            <w:rPr>
              <w:rFonts w:ascii="Georgia" w:hAnsi="Georgia"/>
            </w:rPr>
            <w:delText>2</w:delText>
          </w:r>
          <w:r>
            <w:rPr>
              <w:rFonts w:ascii="Georgia" w:hAnsi="Georgia"/>
            </w:rPr>
            <w:fldChar w:fldCharType="end"/>
          </w:r>
        </w:del>
        <w:ins w:id="189" w:author="Jade Raposa" w:date="2024-10-16T21:47:00Z">
          <w:r>
            <w:rPr>
              <w:rFonts w:ascii="Georgia" w:hAnsi="Georgia"/>
            </w:rPr>
            <w:t>ix</w:t>
          </w:r>
        </w:ins>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6421"/>
    <w:multiLevelType w:val="hybridMultilevel"/>
    <w:tmpl w:val="0C9869D0"/>
    <w:lvl w:ilvl="0" w:tplc="3409000F">
      <w:start w:val="1"/>
      <w:numFmt w:val="decimal"/>
      <w:lvlText w:val="%1."/>
      <w:lvlJc w:val="left"/>
      <w:pPr>
        <w:ind w:left="1890" w:hanging="360"/>
      </w:pPr>
    </w:lvl>
    <w:lvl w:ilvl="1" w:tplc="34090019" w:tentative="1">
      <w:start w:val="1"/>
      <w:numFmt w:val="lowerLetter"/>
      <w:lvlText w:val="%2."/>
      <w:lvlJc w:val="left"/>
      <w:pPr>
        <w:ind w:left="2610" w:hanging="360"/>
      </w:pPr>
    </w:lvl>
    <w:lvl w:ilvl="2" w:tplc="3409001B" w:tentative="1">
      <w:start w:val="1"/>
      <w:numFmt w:val="lowerRoman"/>
      <w:lvlText w:val="%3."/>
      <w:lvlJc w:val="right"/>
      <w:pPr>
        <w:ind w:left="3330" w:hanging="180"/>
      </w:pPr>
    </w:lvl>
    <w:lvl w:ilvl="3" w:tplc="3409000F" w:tentative="1">
      <w:start w:val="1"/>
      <w:numFmt w:val="decimal"/>
      <w:lvlText w:val="%4."/>
      <w:lvlJc w:val="left"/>
      <w:pPr>
        <w:ind w:left="4050" w:hanging="360"/>
      </w:pPr>
    </w:lvl>
    <w:lvl w:ilvl="4" w:tplc="34090019" w:tentative="1">
      <w:start w:val="1"/>
      <w:numFmt w:val="lowerLetter"/>
      <w:lvlText w:val="%5."/>
      <w:lvlJc w:val="left"/>
      <w:pPr>
        <w:ind w:left="4770" w:hanging="360"/>
      </w:pPr>
    </w:lvl>
    <w:lvl w:ilvl="5" w:tplc="3409001B" w:tentative="1">
      <w:start w:val="1"/>
      <w:numFmt w:val="lowerRoman"/>
      <w:lvlText w:val="%6."/>
      <w:lvlJc w:val="right"/>
      <w:pPr>
        <w:ind w:left="5490" w:hanging="180"/>
      </w:pPr>
    </w:lvl>
    <w:lvl w:ilvl="6" w:tplc="3409000F" w:tentative="1">
      <w:start w:val="1"/>
      <w:numFmt w:val="decimal"/>
      <w:lvlText w:val="%7."/>
      <w:lvlJc w:val="left"/>
      <w:pPr>
        <w:ind w:left="6210" w:hanging="360"/>
      </w:pPr>
    </w:lvl>
    <w:lvl w:ilvl="7" w:tplc="34090019" w:tentative="1">
      <w:start w:val="1"/>
      <w:numFmt w:val="lowerLetter"/>
      <w:lvlText w:val="%8."/>
      <w:lvlJc w:val="left"/>
      <w:pPr>
        <w:ind w:left="6930" w:hanging="360"/>
      </w:pPr>
    </w:lvl>
    <w:lvl w:ilvl="8" w:tplc="3409001B" w:tentative="1">
      <w:start w:val="1"/>
      <w:numFmt w:val="lowerRoman"/>
      <w:lvlText w:val="%9."/>
      <w:lvlJc w:val="right"/>
      <w:pPr>
        <w:ind w:left="7650" w:hanging="180"/>
      </w:pPr>
    </w:lvl>
  </w:abstractNum>
  <w:abstractNum w:abstractNumId="1" w15:restartNumberingAfterBreak="0">
    <w:nsid w:val="04A019FA"/>
    <w:multiLevelType w:val="multilevel"/>
    <w:tmpl w:val="04A019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7E4E06"/>
    <w:multiLevelType w:val="multilevel"/>
    <w:tmpl w:val="1C7E4E0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2990D32"/>
    <w:multiLevelType w:val="multilevel"/>
    <w:tmpl w:val="E896650C"/>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b w:val="0"/>
        <w:bCs w:val="0"/>
        <w:sz w:val="22"/>
        <w:szCs w:val="22"/>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24BA36A5"/>
    <w:multiLevelType w:val="multilevel"/>
    <w:tmpl w:val="24BA36A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88416E8"/>
    <w:multiLevelType w:val="multilevel"/>
    <w:tmpl w:val="28841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37CD7D95"/>
    <w:multiLevelType w:val="hybridMultilevel"/>
    <w:tmpl w:val="4260CD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0C6B37"/>
    <w:multiLevelType w:val="multilevel"/>
    <w:tmpl w:val="460C6B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476A7750"/>
    <w:multiLevelType w:val="multilevel"/>
    <w:tmpl w:val="E896650C"/>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b w:val="0"/>
        <w:bCs w:val="0"/>
        <w:sz w:val="22"/>
        <w:szCs w:val="22"/>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4B2341FD"/>
    <w:multiLevelType w:val="multilevel"/>
    <w:tmpl w:val="4B2341F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4FE71B43"/>
    <w:multiLevelType w:val="multilevel"/>
    <w:tmpl w:val="E896650C"/>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rPr>
        <w:b w:val="0"/>
        <w:bCs w:val="0"/>
        <w:sz w:val="22"/>
        <w:szCs w:val="22"/>
      </w:r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15:restartNumberingAfterBreak="0">
    <w:nsid w:val="52A25FF7"/>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F513A0"/>
    <w:multiLevelType w:val="multilevel"/>
    <w:tmpl w:val="54F513A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550A31D7"/>
    <w:multiLevelType w:val="multilevel"/>
    <w:tmpl w:val="550A31D7"/>
    <w:lvl w:ilvl="0">
      <w:start w:val="2"/>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5335E93"/>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55457580"/>
    <w:multiLevelType w:val="hybridMultilevel"/>
    <w:tmpl w:val="CC6E17E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56B2A35"/>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722091E"/>
    <w:multiLevelType w:val="multilevel"/>
    <w:tmpl w:val="5722091E"/>
    <w:lvl w:ilvl="0">
      <w:numFmt w:val="bullet"/>
      <w:lvlText w:val="-"/>
      <w:lvlJc w:val="left"/>
      <w:pPr>
        <w:ind w:left="720" w:hanging="360"/>
      </w:pPr>
      <w:rPr>
        <w:rFonts w:ascii="Calibri" w:eastAsiaTheme="minorHAns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AE70F42"/>
    <w:multiLevelType w:val="multilevel"/>
    <w:tmpl w:val="5AE70F42"/>
    <w:lvl w:ilvl="0">
      <w:start w:val="1"/>
      <w:numFmt w:val="decimal"/>
      <w:lvlText w:val="%1."/>
      <w:lvlJc w:val="left"/>
      <w:pPr>
        <w:ind w:left="1440" w:hanging="360"/>
      </w:pPr>
      <w:rPr>
        <w:rFonts w:hint="default"/>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69FD6B2D"/>
    <w:multiLevelType w:val="multilevel"/>
    <w:tmpl w:val="0B786AD0"/>
    <w:lvl w:ilvl="0">
      <w:start w:val="1"/>
      <w:numFmt w:val="decimal"/>
      <w:lvlText w:val="%1."/>
      <w:lvlJc w:val="left"/>
      <w:pPr>
        <w:ind w:left="720" w:hanging="360"/>
      </w:pPr>
    </w:lvl>
    <w:lvl w:ilvl="1">
      <w:start w:val="1"/>
      <w:numFmt w:val="lowerLetter"/>
      <w:lvlText w:val="%2."/>
      <w:lvlJc w:val="left"/>
      <w:pPr>
        <w:ind w:left="1440" w:hanging="360"/>
      </w:pPr>
      <w:rPr>
        <w:rFonts w:ascii="Georgia" w:hAnsi="Georgia"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0414A27"/>
    <w:multiLevelType w:val="multilevel"/>
    <w:tmpl w:val="70414A2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799C1BE4"/>
    <w:multiLevelType w:val="multilevel"/>
    <w:tmpl w:val="799C1BE4"/>
    <w:lvl w:ilvl="0">
      <w:start w:val="1"/>
      <w:numFmt w:val="decimal"/>
      <w:lvlText w:val="%1."/>
      <w:lvlJc w:val="left"/>
      <w:pPr>
        <w:tabs>
          <w:tab w:val="left"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9B56BB8"/>
    <w:multiLevelType w:val="multilevel"/>
    <w:tmpl w:val="79B56BB8"/>
    <w:lvl w:ilvl="0">
      <w:start w:val="1"/>
      <w:numFmt w:val="decimal"/>
      <w:lvlText w:val="%1."/>
      <w:lvlJc w:val="left"/>
      <w:pPr>
        <w:tabs>
          <w:tab w:val="left" w:pos="720"/>
        </w:tabs>
        <w:ind w:left="720" w:hanging="360"/>
      </w:pPr>
    </w:lvl>
    <w:lvl w:ilvl="1">
      <w:start w:val="9"/>
      <w:numFmt w:val="decimal"/>
      <w:lvlText w:val="%2."/>
      <w:lvlJc w:val="left"/>
      <w:pPr>
        <w:ind w:left="1440" w:hanging="360"/>
      </w:pPr>
      <w:rPr>
        <w:rFonts w:hint="default"/>
        <w:b w:val="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7B647A9C"/>
    <w:multiLevelType w:val="multilevel"/>
    <w:tmpl w:val="7B647A9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4" w15:restartNumberingAfterBreak="0">
    <w:nsid w:val="7F441F86"/>
    <w:multiLevelType w:val="multilevel"/>
    <w:tmpl w:val="7F441F8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7"/>
  </w:num>
  <w:num w:numId="2">
    <w:abstractNumId w:val="13"/>
  </w:num>
  <w:num w:numId="3">
    <w:abstractNumId w:val="20"/>
    <w:lvlOverride w:ilvl="0">
      <w:lvl w:ilvl="0">
        <w:numFmt w:val="lowerLetter"/>
        <w:lvlText w:val="%1."/>
        <w:lvlJc w:val="left"/>
      </w:lvl>
    </w:lvlOverride>
  </w:num>
  <w:num w:numId="4">
    <w:abstractNumId w:val="21"/>
    <w:lvlOverride w:ilvl="0">
      <w:lvl w:ilvl="0">
        <w:numFmt w:val="lowerLetter"/>
        <w:lvlText w:val="%1."/>
        <w:lvlJc w:val="left"/>
      </w:lvl>
    </w:lvlOverride>
  </w:num>
  <w:num w:numId="5">
    <w:abstractNumId w:val="4"/>
    <w:lvlOverride w:ilvl="0">
      <w:lvl w:ilvl="0">
        <w:numFmt w:val="lowerLetter"/>
        <w:lvlText w:val="%1."/>
        <w:lvlJc w:val="left"/>
      </w:lvl>
    </w:lvlOverride>
  </w:num>
  <w:num w:numId="6">
    <w:abstractNumId w:val="7"/>
  </w:num>
  <w:num w:numId="7">
    <w:abstractNumId w:val="5"/>
  </w:num>
  <w:num w:numId="8">
    <w:abstractNumId w:val="9"/>
    <w:lvlOverride w:ilvl="0">
      <w:lvl w:ilvl="0">
        <w:numFmt w:val="bullet"/>
        <w:lvlText w:val=""/>
        <w:lvlJc w:val="left"/>
        <w:pPr>
          <w:tabs>
            <w:tab w:val="left" w:pos="720"/>
          </w:tabs>
          <w:ind w:left="720" w:hanging="360"/>
        </w:pPr>
        <w:rPr>
          <w:rFonts w:ascii="Wingdings" w:hAnsi="Wingdings" w:hint="default"/>
          <w:sz w:val="20"/>
        </w:rPr>
      </w:lvl>
    </w:lvlOverride>
  </w:num>
  <w:num w:numId="9">
    <w:abstractNumId w:val="11"/>
  </w:num>
  <w:num w:numId="10">
    <w:abstractNumId w:val="23"/>
  </w:num>
  <w:num w:numId="11">
    <w:abstractNumId w:val="1"/>
  </w:num>
  <w:num w:numId="12">
    <w:abstractNumId w:val="2"/>
  </w:num>
  <w:num w:numId="13">
    <w:abstractNumId w:val="24"/>
  </w:num>
  <w:num w:numId="14">
    <w:abstractNumId w:val="22"/>
  </w:num>
  <w:num w:numId="15">
    <w:abstractNumId w:val="12"/>
  </w:num>
  <w:num w:numId="16">
    <w:abstractNumId w:val="10"/>
  </w:num>
  <w:num w:numId="17">
    <w:abstractNumId w:val="18"/>
  </w:num>
  <w:num w:numId="18">
    <w:abstractNumId w:val="15"/>
  </w:num>
  <w:num w:numId="19">
    <w:abstractNumId w:val="14"/>
  </w:num>
  <w:num w:numId="20">
    <w:abstractNumId w:val="16"/>
  </w:num>
  <w:num w:numId="21">
    <w:abstractNumId w:val="6"/>
  </w:num>
  <w:num w:numId="22">
    <w:abstractNumId w:val="19"/>
  </w:num>
  <w:num w:numId="23">
    <w:abstractNumId w:val="0"/>
  </w:num>
  <w:num w:numId="24">
    <w:abstractNumId w:val="3"/>
  </w:num>
  <w:num w:numId="25">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de Raposa">
    <w15:presenceInfo w15:providerId="None" w15:userId="Jade Raposa"/>
  </w15:person>
  <w15:person w15:author="Marcaustinbonagua@gmail.com">
    <w15:presenceInfo w15:providerId="Windows Live" w15:userId="4fbf3dedd84e7b57"/>
  </w15:person>
  <w15:person w15:author="Jade Raposa [2]">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trackRevisions/>
  <w:documentProtection w:edit="trackedChanges"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4CB8"/>
    <w:rsid w:val="00001EAB"/>
    <w:rsid w:val="00006BC3"/>
    <w:rsid w:val="00006E6A"/>
    <w:rsid w:val="0001649B"/>
    <w:rsid w:val="000208B1"/>
    <w:rsid w:val="0002130C"/>
    <w:rsid w:val="00021EA0"/>
    <w:rsid w:val="00023F3F"/>
    <w:rsid w:val="0002501F"/>
    <w:rsid w:val="00027408"/>
    <w:rsid w:val="000320B3"/>
    <w:rsid w:val="000321BD"/>
    <w:rsid w:val="00035720"/>
    <w:rsid w:val="00035FAB"/>
    <w:rsid w:val="0003641A"/>
    <w:rsid w:val="00037228"/>
    <w:rsid w:val="00045D89"/>
    <w:rsid w:val="00050270"/>
    <w:rsid w:val="00054D8A"/>
    <w:rsid w:val="0006137D"/>
    <w:rsid w:val="00066D70"/>
    <w:rsid w:val="000717F3"/>
    <w:rsid w:val="00072C49"/>
    <w:rsid w:val="000730EC"/>
    <w:rsid w:val="00073B63"/>
    <w:rsid w:val="0007586B"/>
    <w:rsid w:val="00084CB8"/>
    <w:rsid w:val="00087919"/>
    <w:rsid w:val="000916DA"/>
    <w:rsid w:val="00097AAA"/>
    <w:rsid w:val="000A01ED"/>
    <w:rsid w:val="000A08CD"/>
    <w:rsid w:val="000A0952"/>
    <w:rsid w:val="000A5F9C"/>
    <w:rsid w:val="000A7FDF"/>
    <w:rsid w:val="000C1E6A"/>
    <w:rsid w:val="000C2474"/>
    <w:rsid w:val="000C4E16"/>
    <w:rsid w:val="000C7F7C"/>
    <w:rsid w:val="000D0181"/>
    <w:rsid w:val="000D3B07"/>
    <w:rsid w:val="000D498F"/>
    <w:rsid w:val="000D5A9B"/>
    <w:rsid w:val="000E1241"/>
    <w:rsid w:val="000E2777"/>
    <w:rsid w:val="000E4B52"/>
    <w:rsid w:val="000F35FE"/>
    <w:rsid w:val="000F4C58"/>
    <w:rsid w:val="000F6601"/>
    <w:rsid w:val="000F68FF"/>
    <w:rsid w:val="0010328F"/>
    <w:rsid w:val="001072CD"/>
    <w:rsid w:val="0011486E"/>
    <w:rsid w:val="00115D66"/>
    <w:rsid w:val="00116EBE"/>
    <w:rsid w:val="00117178"/>
    <w:rsid w:val="00122E73"/>
    <w:rsid w:val="00131972"/>
    <w:rsid w:val="001325A4"/>
    <w:rsid w:val="00133DEA"/>
    <w:rsid w:val="00136402"/>
    <w:rsid w:val="00137B58"/>
    <w:rsid w:val="00142F21"/>
    <w:rsid w:val="0014538E"/>
    <w:rsid w:val="00151634"/>
    <w:rsid w:val="0015621C"/>
    <w:rsid w:val="001578EA"/>
    <w:rsid w:val="001646B7"/>
    <w:rsid w:val="00170627"/>
    <w:rsid w:val="00172E6B"/>
    <w:rsid w:val="00173B76"/>
    <w:rsid w:val="00173E42"/>
    <w:rsid w:val="00174EDA"/>
    <w:rsid w:val="00175BCC"/>
    <w:rsid w:val="00184E8E"/>
    <w:rsid w:val="001857EC"/>
    <w:rsid w:val="00192D52"/>
    <w:rsid w:val="00193C96"/>
    <w:rsid w:val="00195B8E"/>
    <w:rsid w:val="001A40A8"/>
    <w:rsid w:val="001A431B"/>
    <w:rsid w:val="001A5B45"/>
    <w:rsid w:val="001B0268"/>
    <w:rsid w:val="001B0C95"/>
    <w:rsid w:val="001B42CB"/>
    <w:rsid w:val="001B537F"/>
    <w:rsid w:val="001B723C"/>
    <w:rsid w:val="001C2152"/>
    <w:rsid w:val="001C243C"/>
    <w:rsid w:val="001C747D"/>
    <w:rsid w:val="001D06FC"/>
    <w:rsid w:val="001D10A9"/>
    <w:rsid w:val="001D147D"/>
    <w:rsid w:val="001D2D6D"/>
    <w:rsid w:val="001E2C32"/>
    <w:rsid w:val="001F1383"/>
    <w:rsid w:val="001F14FE"/>
    <w:rsid w:val="001F1F65"/>
    <w:rsid w:val="001F5221"/>
    <w:rsid w:val="002012C8"/>
    <w:rsid w:val="00204A51"/>
    <w:rsid w:val="00207F21"/>
    <w:rsid w:val="00212BAE"/>
    <w:rsid w:val="002165B3"/>
    <w:rsid w:val="00225740"/>
    <w:rsid w:val="0022791F"/>
    <w:rsid w:val="0023086F"/>
    <w:rsid w:val="00230C25"/>
    <w:rsid w:val="0023212F"/>
    <w:rsid w:val="00234346"/>
    <w:rsid w:val="002412B9"/>
    <w:rsid w:val="00247479"/>
    <w:rsid w:val="00247ED7"/>
    <w:rsid w:val="002537FF"/>
    <w:rsid w:val="00256E6C"/>
    <w:rsid w:val="002627B8"/>
    <w:rsid w:val="00265009"/>
    <w:rsid w:val="002652BA"/>
    <w:rsid w:val="002664AB"/>
    <w:rsid w:val="00266C5F"/>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1C3E"/>
    <w:rsid w:val="002A29EA"/>
    <w:rsid w:val="002A4036"/>
    <w:rsid w:val="002B02D6"/>
    <w:rsid w:val="002B278F"/>
    <w:rsid w:val="002B335C"/>
    <w:rsid w:val="002C0006"/>
    <w:rsid w:val="002C5612"/>
    <w:rsid w:val="002C6634"/>
    <w:rsid w:val="002D0A75"/>
    <w:rsid w:val="002D4A56"/>
    <w:rsid w:val="002D4F66"/>
    <w:rsid w:val="002D6E04"/>
    <w:rsid w:val="002D7915"/>
    <w:rsid w:val="002E11F7"/>
    <w:rsid w:val="002E6D74"/>
    <w:rsid w:val="002F0214"/>
    <w:rsid w:val="002F5B72"/>
    <w:rsid w:val="002F7062"/>
    <w:rsid w:val="0030279A"/>
    <w:rsid w:val="003032D0"/>
    <w:rsid w:val="00306E71"/>
    <w:rsid w:val="00307688"/>
    <w:rsid w:val="0031509C"/>
    <w:rsid w:val="00315B0D"/>
    <w:rsid w:val="00321671"/>
    <w:rsid w:val="003219B3"/>
    <w:rsid w:val="00336AC6"/>
    <w:rsid w:val="00337866"/>
    <w:rsid w:val="00337C0F"/>
    <w:rsid w:val="003400AB"/>
    <w:rsid w:val="0034020E"/>
    <w:rsid w:val="003403C2"/>
    <w:rsid w:val="003418DF"/>
    <w:rsid w:val="00341A86"/>
    <w:rsid w:val="003561AC"/>
    <w:rsid w:val="00357FD3"/>
    <w:rsid w:val="0036144F"/>
    <w:rsid w:val="003633BD"/>
    <w:rsid w:val="003661A0"/>
    <w:rsid w:val="003710EA"/>
    <w:rsid w:val="003758A6"/>
    <w:rsid w:val="0037612D"/>
    <w:rsid w:val="0038049B"/>
    <w:rsid w:val="00380915"/>
    <w:rsid w:val="00392D50"/>
    <w:rsid w:val="00395DDB"/>
    <w:rsid w:val="003A0C5B"/>
    <w:rsid w:val="003A36A6"/>
    <w:rsid w:val="003A7F0E"/>
    <w:rsid w:val="003B3B50"/>
    <w:rsid w:val="003B3DE4"/>
    <w:rsid w:val="003B41AC"/>
    <w:rsid w:val="003B7418"/>
    <w:rsid w:val="003C3A16"/>
    <w:rsid w:val="003D29A0"/>
    <w:rsid w:val="003D3B33"/>
    <w:rsid w:val="003D64C6"/>
    <w:rsid w:val="003E0EA7"/>
    <w:rsid w:val="003E154A"/>
    <w:rsid w:val="003E2A30"/>
    <w:rsid w:val="003E3502"/>
    <w:rsid w:val="003E483E"/>
    <w:rsid w:val="003F1076"/>
    <w:rsid w:val="003F32CB"/>
    <w:rsid w:val="003F75BC"/>
    <w:rsid w:val="003F7A10"/>
    <w:rsid w:val="0040093C"/>
    <w:rsid w:val="00401E7D"/>
    <w:rsid w:val="00410E0C"/>
    <w:rsid w:val="00411803"/>
    <w:rsid w:val="0041283E"/>
    <w:rsid w:val="0041569F"/>
    <w:rsid w:val="00416219"/>
    <w:rsid w:val="00420520"/>
    <w:rsid w:val="00422702"/>
    <w:rsid w:val="00422AE4"/>
    <w:rsid w:val="00425F68"/>
    <w:rsid w:val="004276C2"/>
    <w:rsid w:val="0043178F"/>
    <w:rsid w:val="00431977"/>
    <w:rsid w:val="0043265C"/>
    <w:rsid w:val="00433593"/>
    <w:rsid w:val="00435F52"/>
    <w:rsid w:val="0043635F"/>
    <w:rsid w:val="00440B99"/>
    <w:rsid w:val="00447C25"/>
    <w:rsid w:val="00450DAF"/>
    <w:rsid w:val="0045104A"/>
    <w:rsid w:val="00455DE6"/>
    <w:rsid w:val="004569ED"/>
    <w:rsid w:val="00457262"/>
    <w:rsid w:val="00466D60"/>
    <w:rsid w:val="0047226D"/>
    <w:rsid w:val="00472F1B"/>
    <w:rsid w:val="00472F80"/>
    <w:rsid w:val="00474309"/>
    <w:rsid w:val="004761B0"/>
    <w:rsid w:val="00477080"/>
    <w:rsid w:val="00477861"/>
    <w:rsid w:val="004853B0"/>
    <w:rsid w:val="0048572D"/>
    <w:rsid w:val="00486E14"/>
    <w:rsid w:val="00497010"/>
    <w:rsid w:val="004970F4"/>
    <w:rsid w:val="004A4245"/>
    <w:rsid w:val="004A62B0"/>
    <w:rsid w:val="004A7DEE"/>
    <w:rsid w:val="004B0326"/>
    <w:rsid w:val="004B2C49"/>
    <w:rsid w:val="004B333C"/>
    <w:rsid w:val="004B3BEB"/>
    <w:rsid w:val="004C4382"/>
    <w:rsid w:val="004C4DC7"/>
    <w:rsid w:val="004D362F"/>
    <w:rsid w:val="004D593D"/>
    <w:rsid w:val="004E07DC"/>
    <w:rsid w:val="004E1C87"/>
    <w:rsid w:val="004E39F0"/>
    <w:rsid w:val="004F10A5"/>
    <w:rsid w:val="00502C86"/>
    <w:rsid w:val="00505852"/>
    <w:rsid w:val="00505E8F"/>
    <w:rsid w:val="005115BB"/>
    <w:rsid w:val="00513324"/>
    <w:rsid w:val="00516CCD"/>
    <w:rsid w:val="00517074"/>
    <w:rsid w:val="0051764D"/>
    <w:rsid w:val="005177A4"/>
    <w:rsid w:val="00522AB8"/>
    <w:rsid w:val="00525EC4"/>
    <w:rsid w:val="00527EF4"/>
    <w:rsid w:val="005313D1"/>
    <w:rsid w:val="005314EC"/>
    <w:rsid w:val="00531FCC"/>
    <w:rsid w:val="0053299A"/>
    <w:rsid w:val="00533859"/>
    <w:rsid w:val="00533FDF"/>
    <w:rsid w:val="005352BC"/>
    <w:rsid w:val="005518CD"/>
    <w:rsid w:val="00561BB1"/>
    <w:rsid w:val="00566C43"/>
    <w:rsid w:val="00567F83"/>
    <w:rsid w:val="00571605"/>
    <w:rsid w:val="00580E98"/>
    <w:rsid w:val="0058174D"/>
    <w:rsid w:val="0058218F"/>
    <w:rsid w:val="005860B0"/>
    <w:rsid w:val="005A410C"/>
    <w:rsid w:val="005A4CA8"/>
    <w:rsid w:val="005A57C5"/>
    <w:rsid w:val="005B13F7"/>
    <w:rsid w:val="005B2921"/>
    <w:rsid w:val="005B39A4"/>
    <w:rsid w:val="005B409B"/>
    <w:rsid w:val="005B668F"/>
    <w:rsid w:val="005B71AD"/>
    <w:rsid w:val="005C333F"/>
    <w:rsid w:val="005D1765"/>
    <w:rsid w:val="005D3E30"/>
    <w:rsid w:val="005E6543"/>
    <w:rsid w:val="005F1D01"/>
    <w:rsid w:val="005F3D8C"/>
    <w:rsid w:val="006011E7"/>
    <w:rsid w:val="00602F85"/>
    <w:rsid w:val="0060573F"/>
    <w:rsid w:val="00616C66"/>
    <w:rsid w:val="00616D7E"/>
    <w:rsid w:val="00617169"/>
    <w:rsid w:val="00620A39"/>
    <w:rsid w:val="00621298"/>
    <w:rsid w:val="00624E05"/>
    <w:rsid w:val="0062672E"/>
    <w:rsid w:val="006310AD"/>
    <w:rsid w:val="006319FD"/>
    <w:rsid w:val="00633655"/>
    <w:rsid w:val="00633BC8"/>
    <w:rsid w:val="00633FD7"/>
    <w:rsid w:val="00636046"/>
    <w:rsid w:val="00637024"/>
    <w:rsid w:val="00637121"/>
    <w:rsid w:val="00637B0F"/>
    <w:rsid w:val="00640481"/>
    <w:rsid w:val="00641650"/>
    <w:rsid w:val="00641A9A"/>
    <w:rsid w:val="006421C3"/>
    <w:rsid w:val="0064706E"/>
    <w:rsid w:val="00650131"/>
    <w:rsid w:val="006522DE"/>
    <w:rsid w:val="006538B4"/>
    <w:rsid w:val="00661753"/>
    <w:rsid w:val="006625F6"/>
    <w:rsid w:val="00667FBA"/>
    <w:rsid w:val="00671127"/>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1A8A"/>
    <w:rsid w:val="006E6318"/>
    <w:rsid w:val="006E670C"/>
    <w:rsid w:val="006E7B7B"/>
    <w:rsid w:val="006F2EB8"/>
    <w:rsid w:val="007006B2"/>
    <w:rsid w:val="007017C0"/>
    <w:rsid w:val="00704997"/>
    <w:rsid w:val="0071096E"/>
    <w:rsid w:val="0071195E"/>
    <w:rsid w:val="00713DB2"/>
    <w:rsid w:val="00717F2A"/>
    <w:rsid w:val="00721906"/>
    <w:rsid w:val="007226BA"/>
    <w:rsid w:val="0072287B"/>
    <w:rsid w:val="00724EAD"/>
    <w:rsid w:val="0072754E"/>
    <w:rsid w:val="0072790A"/>
    <w:rsid w:val="00731B67"/>
    <w:rsid w:val="00743CC4"/>
    <w:rsid w:val="00750479"/>
    <w:rsid w:val="007524B5"/>
    <w:rsid w:val="00756F8F"/>
    <w:rsid w:val="00764444"/>
    <w:rsid w:val="00765D28"/>
    <w:rsid w:val="0076741D"/>
    <w:rsid w:val="0076761C"/>
    <w:rsid w:val="00771213"/>
    <w:rsid w:val="007733E2"/>
    <w:rsid w:val="007765E9"/>
    <w:rsid w:val="0077757E"/>
    <w:rsid w:val="00777679"/>
    <w:rsid w:val="007823FC"/>
    <w:rsid w:val="00783996"/>
    <w:rsid w:val="00786058"/>
    <w:rsid w:val="0078643E"/>
    <w:rsid w:val="007B30BA"/>
    <w:rsid w:val="007B6A2D"/>
    <w:rsid w:val="007B7A0C"/>
    <w:rsid w:val="007C0617"/>
    <w:rsid w:val="007C0891"/>
    <w:rsid w:val="007D28B1"/>
    <w:rsid w:val="007D6B4D"/>
    <w:rsid w:val="007D72EF"/>
    <w:rsid w:val="007D74E3"/>
    <w:rsid w:val="007E0EA7"/>
    <w:rsid w:val="007E5688"/>
    <w:rsid w:val="007F0740"/>
    <w:rsid w:val="007F5B4E"/>
    <w:rsid w:val="008017D9"/>
    <w:rsid w:val="0080214E"/>
    <w:rsid w:val="0080221A"/>
    <w:rsid w:val="0080223B"/>
    <w:rsid w:val="0080342D"/>
    <w:rsid w:val="008052D6"/>
    <w:rsid w:val="0080686A"/>
    <w:rsid w:val="00811EB1"/>
    <w:rsid w:val="00813342"/>
    <w:rsid w:val="0081345B"/>
    <w:rsid w:val="008144CE"/>
    <w:rsid w:val="00826BEF"/>
    <w:rsid w:val="00833024"/>
    <w:rsid w:val="0083310C"/>
    <w:rsid w:val="00833F95"/>
    <w:rsid w:val="0083666C"/>
    <w:rsid w:val="00837B3A"/>
    <w:rsid w:val="00842E30"/>
    <w:rsid w:val="008502CA"/>
    <w:rsid w:val="00851F6E"/>
    <w:rsid w:val="00857CCA"/>
    <w:rsid w:val="008642E7"/>
    <w:rsid w:val="008650B8"/>
    <w:rsid w:val="00884CAA"/>
    <w:rsid w:val="008850A6"/>
    <w:rsid w:val="00885E8A"/>
    <w:rsid w:val="008927FD"/>
    <w:rsid w:val="0089452D"/>
    <w:rsid w:val="008A5E2D"/>
    <w:rsid w:val="008B1E4F"/>
    <w:rsid w:val="008B30FB"/>
    <w:rsid w:val="008C0392"/>
    <w:rsid w:val="008C13CD"/>
    <w:rsid w:val="008C2D78"/>
    <w:rsid w:val="008C6F6A"/>
    <w:rsid w:val="008D1248"/>
    <w:rsid w:val="008D27A4"/>
    <w:rsid w:val="008D33A4"/>
    <w:rsid w:val="008D6083"/>
    <w:rsid w:val="008E26CC"/>
    <w:rsid w:val="008E29E6"/>
    <w:rsid w:val="008E49F5"/>
    <w:rsid w:val="008F1830"/>
    <w:rsid w:val="008F456D"/>
    <w:rsid w:val="008F4CDE"/>
    <w:rsid w:val="008F6A3D"/>
    <w:rsid w:val="008F6E12"/>
    <w:rsid w:val="00903697"/>
    <w:rsid w:val="009046AC"/>
    <w:rsid w:val="00911FEB"/>
    <w:rsid w:val="0091635F"/>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0E94"/>
    <w:rsid w:val="009619FF"/>
    <w:rsid w:val="00961BC1"/>
    <w:rsid w:val="009634E6"/>
    <w:rsid w:val="00963C4D"/>
    <w:rsid w:val="009670C2"/>
    <w:rsid w:val="009673CD"/>
    <w:rsid w:val="009779FC"/>
    <w:rsid w:val="00980EF0"/>
    <w:rsid w:val="00982834"/>
    <w:rsid w:val="00982E16"/>
    <w:rsid w:val="00991897"/>
    <w:rsid w:val="009965EE"/>
    <w:rsid w:val="009968DD"/>
    <w:rsid w:val="009978BF"/>
    <w:rsid w:val="00997999"/>
    <w:rsid w:val="00997F6A"/>
    <w:rsid w:val="009A47BB"/>
    <w:rsid w:val="009A6B1F"/>
    <w:rsid w:val="009B0DE4"/>
    <w:rsid w:val="009B46C9"/>
    <w:rsid w:val="009C29C8"/>
    <w:rsid w:val="009C78CA"/>
    <w:rsid w:val="009C7B4C"/>
    <w:rsid w:val="009D0AE2"/>
    <w:rsid w:val="009D124E"/>
    <w:rsid w:val="009D2F0D"/>
    <w:rsid w:val="009D5D9A"/>
    <w:rsid w:val="009D60B0"/>
    <w:rsid w:val="009D6953"/>
    <w:rsid w:val="009D7526"/>
    <w:rsid w:val="009E1FEA"/>
    <w:rsid w:val="009E2166"/>
    <w:rsid w:val="009E5F09"/>
    <w:rsid w:val="009E78BB"/>
    <w:rsid w:val="009F0416"/>
    <w:rsid w:val="009F5E1C"/>
    <w:rsid w:val="009F6DC2"/>
    <w:rsid w:val="00A01962"/>
    <w:rsid w:val="00A0209A"/>
    <w:rsid w:val="00A13271"/>
    <w:rsid w:val="00A16C90"/>
    <w:rsid w:val="00A16E35"/>
    <w:rsid w:val="00A17322"/>
    <w:rsid w:val="00A22105"/>
    <w:rsid w:val="00A226AF"/>
    <w:rsid w:val="00A23429"/>
    <w:rsid w:val="00A25A48"/>
    <w:rsid w:val="00A263AC"/>
    <w:rsid w:val="00A27272"/>
    <w:rsid w:val="00A272BF"/>
    <w:rsid w:val="00A2733C"/>
    <w:rsid w:val="00A325AD"/>
    <w:rsid w:val="00A3351E"/>
    <w:rsid w:val="00A350F7"/>
    <w:rsid w:val="00A37BB7"/>
    <w:rsid w:val="00A44E02"/>
    <w:rsid w:val="00A473B5"/>
    <w:rsid w:val="00A51072"/>
    <w:rsid w:val="00A522FD"/>
    <w:rsid w:val="00A535C6"/>
    <w:rsid w:val="00A53BD0"/>
    <w:rsid w:val="00A6003D"/>
    <w:rsid w:val="00A6252F"/>
    <w:rsid w:val="00A63CF5"/>
    <w:rsid w:val="00A6782B"/>
    <w:rsid w:val="00A67CDD"/>
    <w:rsid w:val="00A70FF2"/>
    <w:rsid w:val="00A83FEB"/>
    <w:rsid w:val="00A85397"/>
    <w:rsid w:val="00A86CDE"/>
    <w:rsid w:val="00A90576"/>
    <w:rsid w:val="00A93238"/>
    <w:rsid w:val="00A9396F"/>
    <w:rsid w:val="00A940C5"/>
    <w:rsid w:val="00AA3FAE"/>
    <w:rsid w:val="00AC2E77"/>
    <w:rsid w:val="00AC37A5"/>
    <w:rsid w:val="00AC39CE"/>
    <w:rsid w:val="00AC39D4"/>
    <w:rsid w:val="00AC5E65"/>
    <w:rsid w:val="00AC60DD"/>
    <w:rsid w:val="00AC7EE8"/>
    <w:rsid w:val="00AD17BF"/>
    <w:rsid w:val="00AD2CB2"/>
    <w:rsid w:val="00AD4360"/>
    <w:rsid w:val="00AE089B"/>
    <w:rsid w:val="00AE2277"/>
    <w:rsid w:val="00AE3B16"/>
    <w:rsid w:val="00AE4F6E"/>
    <w:rsid w:val="00AE5535"/>
    <w:rsid w:val="00AE6AB6"/>
    <w:rsid w:val="00AF0C7C"/>
    <w:rsid w:val="00AF3539"/>
    <w:rsid w:val="00AF4A0D"/>
    <w:rsid w:val="00B001DA"/>
    <w:rsid w:val="00B00B08"/>
    <w:rsid w:val="00B04722"/>
    <w:rsid w:val="00B04E8B"/>
    <w:rsid w:val="00B0534D"/>
    <w:rsid w:val="00B05AA0"/>
    <w:rsid w:val="00B11358"/>
    <w:rsid w:val="00B142AE"/>
    <w:rsid w:val="00B170BB"/>
    <w:rsid w:val="00B17B35"/>
    <w:rsid w:val="00B212F0"/>
    <w:rsid w:val="00B23EA0"/>
    <w:rsid w:val="00B23F64"/>
    <w:rsid w:val="00B332FF"/>
    <w:rsid w:val="00B348CF"/>
    <w:rsid w:val="00B412C2"/>
    <w:rsid w:val="00B4283E"/>
    <w:rsid w:val="00B46B60"/>
    <w:rsid w:val="00B54266"/>
    <w:rsid w:val="00B55876"/>
    <w:rsid w:val="00B57F49"/>
    <w:rsid w:val="00B6269F"/>
    <w:rsid w:val="00B638C3"/>
    <w:rsid w:val="00B8001B"/>
    <w:rsid w:val="00B8082E"/>
    <w:rsid w:val="00B825B6"/>
    <w:rsid w:val="00B86A29"/>
    <w:rsid w:val="00B879B0"/>
    <w:rsid w:val="00B9653A"/>
    <w:rsid w:val="00BA01B9"/>
    <w:rsid w:val="00BA4258"/>
    <w:rsid w:val="00BA4C24"/>
    <w:rsid w:val="00BA6556"/>
    <w:rsid w:val="00BA6AE1"/>
    <w:rsid w:val="00BA70F0"/>
    <w:rsid w:val="00BA795E"/>
    <w:rsid w:val="00BA7C11"/>
    <w:rsid w:val="00BB324F"/>
    <w:rsid w:val="00BC3C3D"/>
    <w:rsid w:val="00BC3C76"/>
    <w:rsid w:val="00BC4698"/>
    <w:rsid w:val="00BC6A6A"/>
    <w:rsid w:val="00BC7EC8"/>
    <w:rsid w:val="00BD2AC5"/>
    <w:rsid w:val="00BD3857"/>
    <w:rsid w:val="00BD54F6"/>
    <w:rsid w:val="00BD6A8C"/>
    <w:rsid w:val="00BD73F4"/>
    <w:rsid w:val="00BD74DF"/>
    <w:rsid w:val="00BD7542"/>
    <w:rsid w:val="00BE3E01"/>
    <w:rsid w:val="00BE56F8"/>
    <w:rsid w:val="00BE7F13"/>
    <w:rsid w:val="00BF04B9"/>
    <w:rsid w:val="00C003C1"/>
    <w:rsid w:val="00C02681"/>
    <w:rsid w:val="00C02E64"/>
    <w:rsid w:val="00C04F7C"/>
    <w:rsid w:val="00C05C24"/>
    <w:rsid w:val="00C0613D"/>
    <w:rsid w:val="00C10A50"/>
    <w:rsid w:val="00C1236F"/>
    <w:rsid w:val="00C1357C"/>
    <w:rsid w:val="00C154FB"/>
    <w:rsid w:val="00C15EAB"/>
    <w:rsid w:val="00C20046"/>
    <w:rsid w:val="00C205B9"/>
    <w:rsid w:val="00C233EF"/>
    <w:rsid w:val="00C25B3B"/>
    <w:rsid w:val="00C2643E"/>
    <w:rsid w:val="00C30011"/>
    <w:rsid w:val="00C33689"/>
    <w:rsid w:val="00C33ADE"/>
    <w:rsid w:val="00C42534"/>
    <w:rsid w:val="00C43D5D"/>
    <w:rsid w:val="00C441D6"/>
    <w:rsid w:val="00C46EB6"/>
    <w:rsid w:val="00C46EC7"/>
    <w:rsid w:val="00C50F19"/>
    <w:rsid w:val="00C5286C"/>
    <w:rsid w:val="00C55B3D"/>
    <w:rsid w:val="00C56093"/>
    <w:rsid w:val="00C730A9"/>
    <w:rsid w:val="00C743FC"/>
    <w:rsid w:val="00C77602"/>
    <w:rsid w:val="00C80D75"/>
    <w:rsid w:val="00C81A6B"/>
    <w:rsid w:val="00C81E4A"/>
    <w:rsid w:val="00C92B67"/>
    <w:rsid w:val="00C94397"/>
    <w:rsid w:val="00C95ECB"/>
    <w:rsid w:val="00C976DF"/>
    <w:rsid w:val="00C97BA5"/>
    <w:rsid w:val="00CA14B5"/>
    <w:rsid w:val="00CA795E"/>
    <w:rsid w:val="00CB12D0"/>
    <w:rsid w:val="00CB1392"/>
    <w:rsid w:val="00CB5A4A"/>
    <w:rsid w:val="00CB75C7"/>
    <w:rsid w:val="00CB7D44"/>
    <w:rsid w:val="00CC11CE"/>
    <w:rsid w:val="00CC4CAB"/>
    <w:rsid w:val="00CD0D74"/>
    <w:rsid w:val="00CD6E16"/>
    <w:rsid w:val="00CE2A93"/>
    <w:rsid w:val="00CE5D1F"/>
    <w:rsid w:val="00CF2C83"/>
    <w:rsid w:val="00CF2E71"/>
    <w:rsid w:val="00CF4CA3"/>
    <w:rsid w:val="00D03AFC"/>
    <w:rsid w:val="00D03BE4"/>
    <w:rsid w:val="00D047A9"/>
    <w:rsid w:val="00D05FD3"/>
    <w:rsid w:val="00D13453"/>
    <w:rsid w:val="00D13AA7"/>
    <w:rsid w:val="00D13BCB"/>
    <w:rsid w:val="00D16186"/>
    <w:rsid w:val="00D22172"/>
    <w:rsid w:val="00D2362F"/>
    <w:rsid w:val="00D25035"/>
    <w:rsid w:val="00D250D0"/>
    <w:rsid w:val="00D25A31"/>
    <w:rsid w:val="00D26261"/>
    <w:rsid w:val="00D269CF"/>
    <w:rsid w:val="00D30D37"/>
    <w:rsid w:val="00D3478C"/>
    <w:rsid w:val="00D4279B"/>
    <w:rsid w:val="00D43D7A"/>
    <w:rsid w:val="00D50247"/>
    <w:rsid w:val="00D52A19"/>
    <w:rsid w:val="00D54C64"/>
    <w:rsid w:val="00D65807"/>
    <w:rsid w:val="00D72BC1"/>
    <w:rsid w:val="00D913AC"/>
    <w:rsid w:val="00D95F40"/>
    <w:rsid w:val="00DA27E8"/>
    <w:rsid w:val="00DA29A3"/>
    <w:rsid w:val="00DA3531"/>
    <w:rsid w:val="00DA3F84"/>
    <w:rsid w:val="00DA58E5"/>
    <w:rsid w:val="00DB10B3"/>
    <w:rsid w:val="00DB1E48"/>
    <w:rsid w:val="00DB33C7"/>
    <w:rsid w:val="00DB5FC9"/>
    <w:rsid w:val="00DB6622"/>
    <w:rsid w:val="00DB68AE"/>
    <w:rsid w:val="00DC13A9"/>
    <w:rsid w:val="00DD5C41"/>
    <w:rsid w:val="00DD6DE3"/>
    <w:rsid w:val="00DE03B4"/>
    <w:rsid w:val="00DE3BCD"/>
    <w:rsid w:val="00DE4D03"/>
    <w:rsid w:val="00DE71D0"/>
    <w:rsid w:val="00DF137B"/>
    <w:rsid w:val="00DF2B21"/>
    <w:rsid w:val="00DF5940"/>
    <w:rsid w:val="00E00308"/>
    <w:rsid w:val="00E038F0"/>
    <w:rsid w:val="00E057CA"/>
    <w:rsid w:val="00E10B76"/>
    <w:rsid w:val="00E12A2C"/>
    <w:rsid w:val="00E12A34"/>
    <w:rsid w:val="00E14670"/>
    <w:rsid w:val="00E17267"/>
    <w:rsid w:val="00E21550"/>
    <w:rsid w:val="00E2541E"/>
    <w:rsid w:val="00E25C6F"/>
    <w:rsid w:val="00E2635E"/>
    <w:rsid w:val="00E26AC2"/>
    <w:rsid w:val="00E26B93"/>
    <w:rsid w:val="00E31BD1"/>
    <w:rsid w:val="00E33438"/>
    <w:rsid w:val="00E346C1"/>
    <w:rsid w:val="00E352C6"/>
    <w:rsid w:val="00E35712"/>
    <w:rsid w:val="00E44DFE"/>
    <w:rsid w:val="00E464F1"/>
    <w:rsid w:val="00E47D5D"/>
    <w:rsid w:val="00E52A05"/>
    <w:rsid w:val="00E62A67"/>
    <w:rsid w:val="00E62A6E"/>
    <w:rsid w:val="00E64323"/>
    <w:rsid w:val="00E7266D"/>
    <w:rsid w:val="00E73A8E"/>
    <w:rsid w:val="00E75552"/>
    <w:rsid w:val="00E75D98"/>
    <w:rsid w:val="00E822AF"/>
    <w:rsid w:val="00E850BE"/>
    <w:rsid w:val="00E86435"/>
    <w:rsid w:val="00E90756"/>
    <w:rsid w:val="00E913F6"/>
    <w:rsid w:val="00E91BEE"/>
    <w:rsid w:val="00E96DAF"/>
    <w:rsid w:val="00E97300"/>
    <w:rsid w:val="00E9738A"/>
    <w:rsid w:val="00EA2225"/>
    <w:rsid w:val="00EA2604"/>
    <w:rsid w:val="00EA522E"/>
    <w:rsid w:val="00EA571A"/>
    <w:rsid w:val="00EA7D96"/>
    <w:rsid w:val="00EB1388"/>
    <w:rsid w:val="00EB256D"/>
    <w:rsid w:val="00EB5031"/>
    <w:rsid w:val="00EB783A"/>
    <w:rsid w:val="00EC158F"/>
    <w:rsid w:val="00EC5FF5"/>
    <w:rsid w:val="00ED3283"/>
    <w:rsid w:val="00ED3AF6"/>
    <w:rsid w:val="00ED4AA9"/>
    <w:rsid w:val="00EE1661"/>
    <w:rsid w:val="00EE19DE"/>
    <w:rsid w:val="00EF6505"/>
    <w:rsid w:val="00EF7078"/>
    <w:rsid w:val="00EF71C3"/>
    <w:rsid w:val="00EF74A6"/>
    <w:rsid w:val="00F00594"/>
    <w:rsid w:val="00F027AC"/>
    <w:rsid w:val="00F03D37"/>
    <w:rsid w:val="00F072AC"/>
    <w:rsid w:val="00F1782A"/>
    <w:rsid w:val="00F22834"/>
    <w:rsid w:val="00F24D3F"/>
    <w:rsid w:val="00F25BA2"/>
    <w:rsid w:val="00F3115C"/>
    <w:rsid w:val="00F33A26"/>
    <w:rsid w:val="00F34321"/>
    <w:rsid w:val="00F43973"/>
    <w:rsid w:val="00F43BDA"/>
    <w:rsid w:val="00F47788"/>
    <w:rsid w:val="00F525EE"/>
    <w:rsid w:val="00F535C9"/>
    <w:rsid w:val="00F63467"/>
    <w:rsid w:val="00F63D9C"/>
    <w:rsid w:val="00F64401"/>
    <w:rsid w:val="00F677D3"/>
    <w:rsid w:val="00F7103B"/>
    <w:rsid w:val="00F81663"/>
    <w:rsid w:val="00F8285E"/>
    <w:rsid w:val="00F831FF"/>
    <w:rsid w:val="00F86BFC"/>
    <w:rsid w:val="00F92A21"/>
    <w:rsid w:val="00F92F92"/>
    <w:rsid w:val="00F94DB2"/>
    <w:rsid w:val="00FA3F95"/>
    <w:rsid w:val="00FA5B98"/>
    <w:rsid w:val="00FA66C3"/>
    <w:rsid w:val="00FB430C"/>
    <w:rsid w:val="00FC2D77"/>
    <w:rsid w:val="00FC5080"/>
    <w:rsid w:val="00FD29A9"/>
    <w:rsid w:val="00FD2A13"/>
    <w:rsid w:val="00FD494C"/>
    <w:rsid w:val="00FD75FB"/>
    <w:rsid w:val="00FE3CB8"/>
    <w:rsid w:val="00FE4246"/>
    <w:rsid w:val="00FE44EF"/>
    <w:rsid w:val="00FF0ADC"/>
    <w:rsid w:val="00FF2985"/>
    <w:rsid w:val="00FF312F"/>
    <w:rsid w:val="00FF7168"/>
    <w:rsid w:val="00FF7FB7"/>
    <w:rsid w:val="1B7A44CF"/>
    <w:rsid w:val="26F52986"/>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92567CB"/>
  <w15:docId w15:val="{45FB9FB5-BFF9-4769-BB79-93F59AE95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C49"/>
    <w:pPr>
      <w:spacing w:after="160" w:line="259" w:lineRule="auto"/>
    </w:pPr>
    <w:rPr>
      <w:sz w:val="22"/>
      <w:szCs w:val="22"/>
      <w:lang w:val="en-PH"/>
    </w:rPr>
  </w:style>
  <w:style w:type="paragraph" w:styleId="Heading1">
    <w:name w:val="heading 1"/>
    <w:basedOn w:val="Normal"/>
    <w:link w:val="Heading1Char"/>
    <w:uiPriority w:val="9"/>
    <w:qFormat/>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rPr>
      <w:b/>
      <w:b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Pr>
      <w:rFonts w:ascii="Georgia" w:eastAsia="Times New Roman" w:hAnsi="Georgia" w:cs="Times New Roman"/>
      <w:b/>
      <w:bCs/>
      <w:szCs w:val="36"/>
      <w:lang w:eastAsia="en-PH"/>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rPr>
      <w:sz w:val="22"/>
      <w:szCs w:val="22"/>
      <w:lang w:val="en-PH"/>
    </w:rPr>
  </w:style>
  <w:style w:type="character" w:customStyle="1" w:styleId="editortaddedltunj">
    <w:name w:val="editor_t__added__ltunj"/>
    <w:basedOn w:val="DefaultParagraphFont"/>
    <w:rsid w:val="00BA01B9"/>
  </w:style>
  <w:style w:type="character" w:customStyle="1" w:styleId="editortnoteditedwurp8">
    <w:name w:val="editor_t__not_edited__wurp8"/>
    <w:basedOn w:val="DefaultParagraphFont"/>
    <w:rsid w:val="00BA01B9"/>
  </w:style>
  <w:style w:type="character" w:customStyle="1" w:styleId="editortnoteditedlongjunnx">
    <w:name w:val="editor_t__not_edited_long__junnx"/>
    <w:basedOn w:val="DefaultParagraphFont"/>
    <w:rsid w:val="00BA01B9"/>
  </w:style>
  <w:style w:type="character" w:styleId="Emphasis">
    <w:name w:val="Emphasis"/>
    <w:basedOn w:val="DefaultParagraphFont"/>
    <w:uiPriority w:val="20"/>
    <w:qFormat/>
    <w:rsid w:val="00BA01B9"/>
    <w:rPr>
      <w:i/>
      <w:iCs/>
    </w:rPr>
  </w:style>
  <w:style w:type="character" w:styleId="UnresolvedMention">
    <w:name w:val="Unresolved Mention"/>
    <w:basedOn w:val="DefaultParagraphFont"/>
    <w:uiPriority w:val="99"/>
    <w:semiHidden/>
    <w:unhideWhenUsed/>
    <w:rsid w:val="00BA01B9"/>
    <w:rPr>
      <w:color w:val="605E5C"/>
      <w:shd w:val="clear" w:color="auto" w:fill="E1DFDD"/>
    </w:rPr>
  </w:style>
  <w:style w:type="character" w:styleId="FollowedHyperlink">
    <w:name w:val="FollowedHyperlink"/>
    <w:basedOn w:val="DefaultParagraphFont"/>
    <w:uiPriority w:val="99"/>
    <w:semiHidden/>
    <w:unhideWhenUsed/>
    <w:rsid w:val="00E850B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50384">
      <w:bodyDiv w:val="1"/>
      <w:marLeft w:val="0"/>
      <w:marRight w:val="0"/>
      <w:marTop w:val="0"/>
      <w:marBottom w:val="0"/>
      <w:divBdr>
        <w:top w:val="none" w:sz="0" w:space="0" w:color="auto"/>
        <w:left w:val="none" w:sz="0" w:space="0" w:color="auto"/>
        <w:bottom w:val="none" w:sz="0" w:space="0" w:color="auto"/>
        <w:right w:val="none" w:sz="0" w:space="0" w:color="auto"/>
      </w:divBdr>
    </w:div>
    <w:div w:id="430585403">
      <w:bodyDiv w:val="1"/>
      <w:marLeft w:val="0"/>
      <w:marRight w:val="0"/>
      <w:marTop w:val="0"/>
      <w:marBottom w:val="0"/>
      <w:divBdr>
        <w:top w:val="none" w:sz="0" w:space="0" w:color="auto"/>
        <w:left w:val="none" w:sz="0" w:space="0" w:color="auto"/>
        <w:bottom w:val="none" w:sz="0" w:space="0" w:color="auto"/>
        <w:right w:val="none" w:sz="0" w:space="0" w:color="auto"/>
      </w:divBdr>
    </w:div>
    <w:div w:id="498622551">
      <w:bodyDiv w:val="1"/>
      <w:marLeft w:val="0"/>
      <w:marRight w:val="0"/>
      <w:marTop w:val="0"/>
      <w:marBottom w:val="0"/>
      <w:divBdr>
        <w:top w:val="none" w:sz="0" w:space="0" w:color="auto"/>
        <w:left w:val="none" w:sz="0" w:space="0" w:color="auto"/>
        <w:bottom w:val="none" w:sz="0" w:space="0" w:color="auto"/>
        <w:right w:val="none" w:sz="0" w:space="0" w:color="auto"/>
      </w:divBdr>
    </w:div>
    <w:div w:id="844176452">
      <w:bodyDiv w:val="1"/>
      <w:marLeft w:val="0"/>
      <w:marRight w:val="0"/>
      <w:marTop w:val="0"/>
      <w:marBottom w:val="0"/>
      <w:divBdr>
        <w:top w:val="none" w:sz="0" w:space="0" w:color="auto"/>
        <w:left w:val="none" w:sz="0" w:space="0" w:color="auto"/>
        <w:bottom w:val="none" w:sz="0" w:space="0" w:color="auto"/>
        <w:right w:val="none" w:sz="0" w:space="0" w:color="auto"/>
      </w:divBdr>
    </w:div>
    <w:div w:id="1182281307">
      <w:bodyDiv w:val="1"/>
      <w:marLeft w:val="0"/>
      <w:marRight w:val="0"/>
      <w:marTop w:val="0"/>
      <w:marBottom w:val="0"/>
      <w:divBdr>
        <w:top w:val="none" w:sz="0" w:space="0" w:color="auto"/>
        <w:left w:val="none" w:sz="0" w:space="0" w:color="auto"/>
        <w:bottom w:val="none" w:sz="0" w:space="0" w:color="auto"/>
        <w:right w:val="none" w:sz="0" w:space="0" w:color="auto"/>
      </w:divBdr>
    </w:div>
    <w:div w:id="12986872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6.png"/><Relationship Id="rId21" Type="http://schemas.openxmlformats.org/officeDocument/2006/relationships/header" Target="header9.xml"/><Relationship Id="rId42" Type="http://schemas.openxmlformats.org/officeDocument/2006/relationships/header" Target="header27.xml"/><Relationship Id="rId63" Type="http://schemas.openxmlformats.org/officeDocument/2006/relationships/image" Target="media/image9.png"/><Relationship Id="rId84" Type="http://schemas.openxmlformats.org/officeDocument/2006/relationships/header" Target="header57.xml"/><Relationship Id="rId138" Type="http://schemas.openxmlformats.org/officeDocument/2006/relationships/header" Target="header85.xml"/><Relationship Id="rId107" Type="http://schemas.openxmlformats.org/officeDocument/2006/relationships/header" Target="header75.xml"/><Relationship Id="rId11" Type="http://schemas.openxmlformats.org/officeDocument/2006/relationships/header" Target="header2.xml"/><Relationship Id="rId32" Type="http://schemas.openxmlformats.org/officeDocument/2006/relationships/header" Target="header19.xml"/><Relationship Id="rId53" Type="http://schemas.openxmlformats.org/officeDocument/2006/relationships/header" Target="header35.xml"/><Relationship Id="rId74" Type="http://schemas.openxmlformats.org/officeDocument/2006/relationships/header" Target="header50.xml"/><Relationship Id="rId128" Type="http://schemas.openxmlformats.org/officeDocument/2006/relationships/image" Target="media/image26.png"/><Relationship Id="rId5" Type="http://schemas.openxmlformats.org/officeDocument/2006/relationships/settings" Target="settings.xml"/><Relationship Id="rId90" Type="http://schemas.openxmlformats.org/officeDocument/2006/relationships/header" Target="header63.xml"/><Relationship Id="rId95" Type="http://schemas.openxmlformats.org/officeDocument/2006/relationships/footer" Target="footer7.xml"/><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0.xml"/><Relationship Id="rId69" Type="http://schemas.openxmlformats.org/officeDocument/2006/relationships/header" Target="header45.xml"/><Relationship Id="rId113" Type="http://schemas.openxmlformats.org/officeDocument/2006/relationships/image" Target="media/image13.png"/><Relationship Id="rId118" Type="http://schemas.openxmlformats.org/officeDocument/2006/relationships/image" Target="media/image17.png"/><Relationship Id="rId134" Type="http://schemas.openxmlformats.org/officeDocument/2006/relationships/header" Target="header82.xml"/><Relationship Id="rId139" Type="http://schemas.openxmlformats.org/officeDocument/2006/relationships/image" Target="media/image33.jpeg"/><Relationship Id="rId80" Type="http://schemas.openxmlformats.org/officeDocument/2006/relationships/header" Target="header54.xml"/><Relationship Id="rId85" Type="http://schemas.openxmlformats.org/officeDocument/2006/relationships/header" Target="header58.xml"/><Relationship Id="rId12" Type="http://schemas.openxmlformats.org/officeDocument/2006/relationships/header" Target="header3.xml"/><Relationship Id="rId17" Type="http://schemas.microsoft.com/office/2011/relationships/commentsExtended" Target="commentsExtended.xml"/><Relationship Id="rId33" Type="http://schemas.openxmlformats.org/officeDocument/2006/relationships/image" Target="media/image2.png"/><Relationship Id="rId38" Type="http://schemas.openxmlformats.org/officeDocument/2006/relationships/header" Target="header23.xml"/><Relationship Id="rId59" Type="http://schemas.openxmlformats.org/officeDocument/2006/relationships/image" Target="media/image7.png"/><Relationship Id="rId103" Type="http://schemas.openxmlformats.org/officeDocument/2006/relationships/footer" Target="footer11.xml"/><Relationship Id="rId108" Type="http://schemas.openxmlformats.org/officeDocument/2006/relationships/header" Target="header76.xml"/><Relationship Id="rId124" Type="http://schemas.openxmlformats.org/officeDocument/2006/relationships/image" Target="media/image23.png"/><Relationship Id="rId129" Type="http://schemas.openxmlformats.org/officeDocument/2006/relationships/image" Target="media/image27.png"/><Relationship Id="rId54" Type="http://schemas.openxmlformats.org/officeDocument/2006/relationships/image" Target="media/image5.png"/><Relationship Id="rId70" Type="http://schemas.openxmlformats.org/officeDocument/2006/relationships/header" Target="header46.xml"/><Relationship Id="rId75" Type="http://schemas.openxmlformats.org/officeDocument/2006/relationships/header" Target="header51.xml"/><Relationship Id="rId91" Type="http://schemas.openxmlformats.org/officeDocument/2006/relationships/header" Target="header64.xml"/><Relationship Id="rId96" Type="http://schemas.openxmlformats.org/officeDocument/2006/relationships/header" Target="header68.xml"/><Relationship Id="rId140" Type="http://schemas.openxmlformats.org/officeDocument/2006/relationships/header" Target="header86.xml"/><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0.xml"/><Relationship Id="rId119" Type="http://schemas.openxmlformats.org/officeDocument/2006/relationships/image" Target="media/image18.png"/><Relationship Id="rId44" Type="http://schemas.openxmlformats.org/officeDocument/2006/relationships/header" Target="header29.xml"/><Relationship Id="rId60" Type="http://schemas.openxmlformats.org/officeDocument/2006/relationships/header" Target="header38.xml"/><Relationship Id="rId65" Type="http://schemas.openxmlformats.org/officeDocument/2006/relationships/header" Target="header41.xml"/><Relationship Id="rId81" Type="http://schemas.openxmlformats.org/officeDocument/2006/relationships/header" Target="header55.xml"/><Relationship Id="rId86" Type="http://schemas.openxmlformats.org/officeDocument/2006/relationships/header" Target="header59.xml"/><Relationship Id="rId130" Type="http://schemas.openxmlformats.org/officeDocument/2006/relationships/image" Target="media/image28.png"/><Relationship Id="rId135" Type="http://schemas.openxmlformats.org/officeDocument/2006/relationships/header" Target="header83.xml"/><Relationship Id="rId13" Type="http://schemas.openxmlformats.org/officeDocument/2006/relationships/header" Target="header4.xml"/><Relationship Id="rId18" Type="http://schemas.microsoft.com/office/2016/09/relationships/commentsIds" Target="commentsIds.xml"/><Relationship Id="rId39" Type="http://schemas.openxmlformats.org/officeDocument/2006/relationships/header" Target="header24.xml"/><Relationship Id="rId109" Type="http://schemas.openxmlformats.org/officeDocument/2006/relationships/header" Target="header77.xml"/><Relationship Id="rId34" Type="http://schemas.openxmlformats.org/officeDocument/2006/relationships/header" Target="header20.xml"/><Relationship Id="rId50" Type="http://schemas.openxmlformats.org/officeDocument/2006/relationships/footer" Target="footer3.xml"/><Relationship Id="rId55" Type="http://schemas.openxmlformats.org/officeDocument/2006/relationships/header" Target="header36.xml"/><Relationship Id="rId76" Type="http://schemas.openxmlformats.org/officeDocument/2006/relationships/footer" Target="footer5.xml"/><Relationship Id="rId97" Type="http://schemas.openxmlformats.org/officeDocument/2006/relationships/footer" Target="footer8.xml"/><Relationship Id="rId104" Type="http://schemas.openxmlformats.org/officeDocument/2006/relationships/header" Target="header72.xml"/><Relationship Id="rId120" Type="http://schemas.openxmlformats.org/officeDocument/2006/relationships/image" Target="media/image19.png"/><Relationship Id="rId125" Type="http://schemas.openxmlformats.org/officeDocument/2006/relationships/header" Target="header81.xml"/><Relationship Id="rId141" Type="http://schemas.openxmlformats.org/officeDocument/2006/relationships/header" Target="header87.xml"/><Relationship Id="rId146" Type="http://schemas.microsoft.com/office/2011/relationships/people" Target="people.xml"/><Relationship Id="rId7" Type="http://schemas.openxmlformats.org/officeDocument/2006/relationships/footnotes" Target="footnotes.xml"/><Relationship Id="rId71" Type="http://schemas.openxmlformats.org/officeDocument/2006/relationships/header" Target="header47.xml"/><Relationship Id="rId92" Type="http://schemas.openxmlformats.org/officeDocument/2006/relationships/header" Target="header65.xml"/><Relationship Id="rId2" Type="http://schemas.openxmlformats.org/officeDocument/2006/relationships/customXml" Target="../customXml/item2.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header" Target="header25.xml"/><Relationship Id="rId45" Type="http://schemas.openxmlformats.org/officeDocument/2006/relationships/header" Target="header30.xml"/><Relationship Id="rId66" Type="http://schemas.openxmlformats.org/officeDocument/2006/relationships/header" Target="header42.xml"/><Relationship Id="rId87" Type="http://schemas.openxmlformats.org/officeDocument/2006/relationships/header" Target="header60.xml"/><Relationship Id="rId110" Type="http://schemas.openxmlformats.org/officeDocument/2006/relationships/header" Target="header78.xml"/><Relationship Id="rId115" Type="http://schemas.openxmlformats.org/officeDocument/2006/relationships/image" Target="media/image14.png"/><Relationship Id="rId131" Type="http://schemas.openxmlformats.org/officeDocument/2006/relationships/image" Target="media/image29.png"/><Relationship Id="rId136" Type="http://schemas.openxmlformats.org/officeDocument/2006/relationships/image" Target="media/image32.jpeg"/><Relationship Id="rId61" Type="http://schemas.openxmlformats.org/officeDocument/2006/relationships/header" Target="header39.xml"/><Relationship Id="rId82" Type="http://schemas.openxmlformats.org/officeDocument/2006/relationships/image" Target="media/image10.png"/><Relationship Id="rId19" Type="http://schemas.openxmlformats.org/officeDocument/2006/relationships/header" Target="header7.xml"/><Relationship Id="rId14" Type="http://schemas.openxmlformats.org/officeDocument/2006/relationships/header" Target="header5.xml"/><Relationship Id="rId30" Type="http://schemas.microsoft.com/office/2018/08/relationships/commentsExtensible" Target="commentsExtensible.xml"/><Relationship Id="rId35" Type="http://schemas.openxmlformats.org/officeDocument/2006/relationships/header" Target="header21.xml"/><Relationship Id="rId56" Type="http://schemas.openxmlformats.org/officeDocument/2006/relationships/header" Target="header37.xml"/><Relationship Id="rId77" Type="http://schemas.openxmlformats.org/officeDocument/2006/relationships/header" Target="header52.xml"/><Relationship Id="rId100" Type="http://schemas.openxmlformats.org/officeDocument/2006/relationships/footer" Target="footer10.xml"/><Relationship Id="rId105" Type="http://schemas.openxmlformats.org/officeDocument/2006/relationships/header" Target="header73.xml"/><Relationship Id="rId126" Type="http://schemas.openxmlformats.org/officeDocument/2006/relationships/image" Target="media/image24.png"/><Relationship Id="rId14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png"/><Relationship Id="rId72" Type="http://schemas.openxmlformats.org/officeDocument/2006/relationships/header" Target="header48.xml"/><Relationship Id="rId93" Type="http://schemas.openxmlformats.org/officeDocument/2006/relationships/header" Target="header66.xml"/><Relationship Id="rId98" Type="http://schemas.openxmlformats.org/officeDocument/2006/relationships/footer" Target="footer9.xml"/><Relationship Id="rId121" Type="http://schemas.openxmlformats.org/officeDocument/2006/relationships/image" Target="media/image20.png"/><Relationship Id="rId142" Type="http://schemas.openxmlformats.org/officeDocument/2006/relationships/image" Target="media/image34.jpeg"/><Relationship Id="rId3" Type="http://schemas.openxmlformats.org/officeDocument/2006/relationships/numbering" Target="numbering.xml"/><Relationship Id="rId25" Type="http://schemas.openxmlformats.org/officeDocument/2006/relationships/header" Target="header13.xml"/><Relationship Id="rId46" Type="http://schemas.openxmlformats.org/officeDocument/2006/relationships/header" Target="header31.xml"/><Relationship Id="rId67" Type="http://schemas.openxmlformats.org/officeDocument/2006/relationships/header" Target="header43.xml"/><Relationship Id="rId116" Type="http://schemas.openxmlformats.org/officeDocument/2006/relationships/image" Target="media/image15.png"/><Relationship Id="rId137" Type="http://schemas.openxmlformats.org/officeDocument/2006/relationships/header" Target="header84.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image" Target="media/image8.png"/><Relationship Id="rId83" Type="http://schemas.openxmlformats.org/officeDocument/2006/relationships/header" Target="header56.xml"/><Relationship Id="rId88" Type="http://schemas.openxmlformats.org/officeDocument/2006/relationships/header" Target="header61.xml"/><Relationship Id="rId111" Type="http://schemas.openxmlformats.org/officeDocument/2006/relationships/header" Target="header79.xml"/><Relationship Id="rId132" Type="http://schemas.openxmlformats.org/officeDocument/2006/relationships/image" Target="media/image30.png"/><Relationship Id="rId15" Type="http://schemas.openxmlformats.org/officeDocument/2006/relationships/header" Target="header6.xml"/><Relationship Id="rId36" Type="http://schemas.openxmlformats.org/officeDocument/2006/relationships/footer" Target="footer2.xml"/><Relationship Id="rId57" Type="http://schemas.openxmlformats.org/officeDocument/2006/relationships/footer" Target="footer4.xml"/><Relationship Id="rId106" Type="http://schemas.openxmlformats.org/officeDocument/2006/relationships/header" Target="header74.xml"/><Relationship Id="rId127" Type="http://schemas.openxmlformats.org/officeDocument/2006/relationships/image" Target="media/image25.png"/><Relationship Id="rId10" Type="http://schemas.openxmlformats.org/officeDocument/2006/relationships/footer" Target="footer1.xml"/><Relationship Id="rId31" Type="http://schemas.openxmlformats.org/officeDocument/2006/relationships/header" Target="header18.xml"/><Relationship Id="rId52" Type="http://schemas.openxmlformats.org/officeDocument/2006/relationships/header" Target="header34.xml"/><Relationship Id="rId73" Type="http://schemas.openxmlformats.org/officeDocument/2006/relationships/header" Target="header49.xml"/><Relationship Id="rId78" Type="http://schemas.openxmlformats.org/officeDocument/2006/relationships/header" Target="header53.xml"/><Relationship Id="rId94" Type="http://schemas.openxmlformats.org/officeDocument/2006/relationships/header" Target="header67.xml"/><Relationship Id="rId99" Type="http://schemas.openxmlformats.org/officeDocument/2006/relationships/header" Target="header69.xml"/><Relationship Id="rId101" Type="http://schemas.openxmlformats.org/officeDocument/2006/relationships/header" Target="header70.xml"/><Relationship Id="rId122" Type="http://schemas.openxmlformats.org/officeDocument/2006/relationships/image" Target="media/image21.png"/><Relationship Id="rId143" Type="http://schemas.openxmlformats.org/officeDocument/2006/relationships/header" Target="header88.xml"/><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header" Target="header14.xml"/><Relationship Id="rId47" Type="http://schemas.openxmlformats.org/officeDocument/2006/relationships/image" Target="media/image3.png"/><Relationship Id="rId68" Type="http://schemas.openxmlformats.org/officeDocument/2006/relationships/header" Target="header44.xml"/><Relationship Id="rId89" Type="http://schemas.openxmlformats.org/officeDocument/2006/relationships/header" Target="header62.xml"/><Relationship Id="rId112" Type="http://schemas.openxmlformats.org/officeDocument/2006/relationships/image" Target="media/image12.png"/><Relationship Id="rId133" Type="http://schemas.openxmlformats.org/officeDocument/2006/relationships/image" Target="media/image31.png"/><Relationship Id="rId16" Type="http://schemas.openxmlformats.org/officeDocument/2006/relationships/comments" Target="comments.xml"/><Relationship Id="rId37" Type="http://schemas.openxmlformats.org/officeDocument/2006/relationships/header" Target="header22.xml"/><Relationship Id="rId58" Type="http://schemas.openxmlformats.org/officeDocument/2006/relationships/image" Target="media/image6.png"/><Relationship Id="rId79" Type="http://schemas.openxmlformats.org/officeDocument/2006/relationships/footer" Target="footer6.xml"/><Relationship Id="rId102" Type="http://schemas.openxmlformats.org/officeDocument/2006/relationships/header" Target="header71.xml"/><Relationship Id="rId123" Type="http://schemas.openxmlformats.org/officeDocument/2006/relationships/image" Target="media/image22.png"/><Relationship Id="rId144" Type="http://schemas.openxmlformats.org/officeDocument/2006/relationships/header" Target="header8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1.png"/></Relationships>
</file>

<file path=word/_rels/header61.xml.rels><?xml version="1.0" encoding="UTF-8" standalone="yes"?>
<Relationships xmlns="http://schemas.openxmlformats.org/package/2006/relationships"><Relationship Id="rId1" Type="http://schemas.openxmlformats.org/officeDocument/2006/relationships/image" Target="media/image11.png"/></Relationships>
</file>

<file path=word/_rels/header62.xml.rels><?xml version="1.0" encoding="UTF-8" standalone="yes"?>
<Relationships xmlns="http://schemas.openxmlformats.org/package/2006/relationships"><Relationship Id="rId1" Type="http://schemas.openxmlformats.org/officeDocument/2006/relationships/image" Target="media/image11.png"/></Relationships>
</file>

<file path=word/_rels/header63.xml.rels><?xml version="1.0" encoding="UTF-8" standalone="yes"?>
<Relationships xmlns="http://schemas.openxmlformats.org/package/2006/relationships"><Relationship Id="rId1" Type="http://schemas.openxmlformats.org/officeDocument/2006/relationships/image" Target="media/image11.png"/></Relationships>
</file>

<file path=word/_rels/header64.xml.rels><?xml version="1.0" encoding="UTF-8" standalone="yes"?>
<Relationships xmlns="http://schemas.openxmlformats.org/package/2006/relationships"><Relationship Id="rId1" Type="http://schemas.openxmlformats.org/officeDocument/2006/relationships/image" Target="media/image11.png"/></Relationships>
</file>

<file path=word/_rels/header65.xml.rels><?xml version="1.0" encoding="UTF-8" standalone="yes"?>
<Relationships xmlns="http://schemas.openxmlformats.org/package/2006/relationships"><Relationship Id="rId1" Type="http://schemas.openxmlformats.org/officeDocument/2006/relationships/image" Target="media/image11.png"/></Relationships>
</file>

<file path=word/_rels/header66.xml.rels><?xml version="1.0" encoding="UTF-8" standalone="yes"?>
<Relationships xmlns="http://schemas.openxmlformats.org/package/2006/relationships"><Relationship Id="rId1" Type="http://schemas.openxmlformats.org/officeDocument/2006/relationships/image" Target="media/image11.png"/></Relationships>
</file>

<file path=word/_rels/header67.xml.rels><?xml version="1.0" encoding="UTF-8" standalone="yes"?>
<Relationships xmlns="http://schemas.openxmlformats.org/package/2006/relationships"><Relationship Id="rId1" Type="http://schemas.openxmlformats.org/officeDocument/2006/relationships/image" Target="media/image11.png"/></Relationships>
</file>

<file path=word/_rels/header68.xml.rels><?xml version="1.0" encoding="UTF-8" standalone="yes"?>
<Relationships xmlns="http://schemas.openxmlformats.org/package/2006/relationships"><Relationship Id="rId1" Type="http://schemas.openxmlformats.org/officeDocument/2006/relationships/image" Target="media/image1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F50505-2ED9-4293-9F37-92BE4FB98AB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105</Pages>
  <Words>20327</Words>
  <Characters>115867</Characters>
  <Application>Microsoft Office Word</Application>
  <DocSecurity>0</DocSecurity>
  <Lines>965</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Marcaustinbonagua@gmail.com</cp:lastModifiedBy>
  <cp:revision>2</cp:revision>
  <cp:lastPrinted>2024-10-14T00:35:00Z</cp:lastPrinted>
  <dcterms:created xsi:type="dcterms:W3CDTF">2024-11-05T05:25:00Z</dcterms:created>
  <dcterms:modified xsi:type="dcterms:W3CDTF">2024-11-05T05:25:00Z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5656C970D7154C658CB9484A6C13CDD5_12</vt:lpwstr>
  </property>
</Properties>
</file>