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1.xml" ContentType="application/vnd.openxmlformats-officedocument.wordprocessingml.foot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1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14AA93EE" w:rsidR="002D4F66" w:rsidRPr="00947823" w:rsidRDefault="00151634" w:rsidP="00151634">
      <w:pPr>
        <w:tabs>
          <w:tab w:val="center" w:pos="4320"/>
          <w:tab w:val="right" w:pos="8640"/>
        </w:tabs>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2D4F66"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r w:rsidRPr="00947823">
        <w:rPr>
          <w:rFonts w:ascii="Georgia" w:eastAsia="Times New Roman" w:hAnsi="Georgia" w:cs="Times New Roman"/>
          <w:color w:val="000000"/>
          <w:lang w:eastAsia="en-PH"/>
        </w:rPr>
        <w:tab/>
      </w:r>
    </w:p>
    <w:p w14:paraId="4A39981D"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RDefault="00447C25" w:rsidP="00431977">
      <w:pPr>
        <w:spacing w:before="240" w:after="240" w:line="240" w:lineRule="auto"/>
        <w:jc w:val="center"/>
        <w:rPr>
          <w:rFonts w:ascii="Georgia" w:eastAsia="Times New Roman" w:hAnsi="Georgia" w:cs="Times New Roman"/>
          <w:color w:val="000000"/>
          <w:lang w:eastAsia="en-PH"/>
        </w:rPr>
      </w:pPr>
    </w:p>
    <w:p w14:paraId="1D698DBD" w14:textId="77777777" w:rsidR="00447C25" w:rsidRPr="00947823" w:rsidRDefault="00447C25" w:rsidP="00431977">
      <w:pPr>
        <w:spacing w:before="240" w:after="240" w:line="240" w:lineRule="auto"/>
        <w:jc w:val="center"/>
        <w:rPr>
          <w:rFonts w:ascii="Georgia" w:eastAsia="Times New Roman" w:hAnsi="Georgia" w:cs="Times New Roman"/>
          <w:color w:val="000000"/>
          <w:lang w:eastAsia="en-PH"/>
        </w:rPr>
      </w:pPr>
    </w:p>
    <w:p w14:paraId="2D2B845C"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RESULT OF THE FINAL DEFENSE </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w:t>
      </w:r>
      <w:proofErr w:type="gramStart"/>
      <w:r w:rsidRPr="00947823">
        <w:rPr>
          <w:rFonts w:ascii="Georgia" w:eastAsia="Times New Roman" w:hAnsi="Georgia" w:cs="Times New Roman"/>
          <w:b/>
          <w:bCs/>
          <w:color w:val="000000"/>
          <w:lang w:eastAsia="en-PH"/>
        </w:rPr>
        <w:t xml:space="preserve">DAVISH </w:t>
      </w:r>
      <w:r w:rsidR="002F5B72">
        <w:rPr>
          <w:rFonts w:ascii="Georgia" w:eastAsia="Times New Roman" w:hAnsi="Georgia" w:cs="Times New Roman"/>
          <w:b/>
          <w:bCs/>
          <w:color w:val="000000"/>
          <w:lang w:eastAsia="en-PH"/>
        </w:rPr>
        <w:t xml:space="preserve"> V</w:t>
      </w:r>
      <w:proofErr w:type="gramEnd"/>
      <w:r w:rsidR="002F5B72">
        <w:rPr>
          <w:rFonts w:ascii="Georgia" w:eastAsia="Times New Roman" w:hAnsi="Georgia" w:cs="Times New Roman"/>
          <w:b/>
          <w:bCs/>
          <w:color w:val="000000"/>
          <w:lang w:eastAsia="en-PH"/>
        </w:rPr>
        <w:t>.</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E788638" w14:textId="286B650F" w:rsidR="00431977" w:rsidRPr="00947823" w:rsidRDefault="00084CB8" w:rsidP="00431977">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1A3088E9" w14:textId="77777777" w:rsidR="00084CB8" w:rsidRPr="00947823" w:rsidRDefault="00084CB8" w:rsidP="00084CB8">
      <w:pPr>
        <w:spacing w:after="0" w:line="240" w:lineRule="auto"/>
        <w:rPr>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REILAN  L.</w:t>
      </w:r>
      <w:proofErr w:type="gramEnd"/>
      <w:r w:rsidRPr="00947823">
        <w:rPr>
          <w:rFonts w:ascii="Georgia" w:eastAsia="Times New Roman" w:hAnsi="Georgia" w:cs="Times New Roman"/>
          <w:b/>
          <w:bCs/>
          <w:color w:val="000000"/>
          <w:lang w:eastAsia="en-PH"/>
        </w:rPr>
        <w:t xml:space="preserve">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171D1EDB" w14:textId="7E667B2C" w:rsidR="00C33689" w:rsidRPr="00947823" w:rsidRDefault="00084CB8" w:rsidP="00AC5E65">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49D2466D" w14:textId="77777777" w:rsidR="002943B9" w:rsidRPr="00947823" w:rsidRDefault="002943B9" w:rsidP="00AC5E65">
      <w:pPr>
        <w:spacing w:before="240" w:after="240" w:line="240" w:lineRule="auto"/>
        <w:jc w:val="center"/>
        <w:rPr>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EXECUTIVE SUMMARY</w:t>
      </w:r>
    </w:p>
    <w:p w14:paraId="6BB2A573"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77777777" w:rsidR="009466BC" w:rsidRPr="009466BC" w:rsidRDefault="009466BC" w:rsidP="00B412C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"MENTOR-SHIFT: A Mobile Platform Solution for Personalized Tutoring" is an application designed to enhance the mentorship and tutoring experience in academic settings. This mobile platform addresses the </w:t>
      </w:r>
      <w:commentRangeStart w:id="1"/>
      <w:r w:rsidRPr="009466BC">
        <w:rPr>
          <w:rFonts w:ascii="Georgia" w:eastAsia="Times New Roman" w:hAnsi="Georgia" w:cs="Times New Roman"/>
          <w:lang w:eastAsia="en-PH"/>
        </w:rPr>
        <w:t>increasing need</w:t>
      </w:r>
      <w:commentRangeEnd w:id="1"/>
      <w:r w:rsidR="002A4036">
        <w:rPr>
          <w:rStyle w:val="CommentReference"/>
        </w:rPr>
        <w:commentReference w:id="1"/>
      </w:r>
      <w:r w:rsidRPr="009466BC">
        <w:rPr>
          <w:rFonts w:ascii="Georgia" w:eastAsia="Times New Roman" w:hAnsi="Georgia" w:cs="Times New Roman"/>
          <w:lang w:eastAsia="en-PH"/>
        </w:rPr>
        <w:t xml:space="preserve"> for 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t>
      </w:r>
    </w:p>
    <w:p w14:paraId="583C301E" w14:textId="23FDD6AA" w:rsidR="00B412C2" w:rsidRDefault="009466BC" w:rsidP="00602F85">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w:t>
      </w:r>
      <w:r w:rsidRPr="009466BC">
        <w:rPr>
          <w:rFonts w:ascii="Georgia" w:eastAsia="Times New Roman" w:hAnsi="Georgia" w:cs="Times New Roman"/>
          <w:lang w:eastAsia="en-PH"/>
        </w:rPr>
        <w:lastRenderedPageBreak/>
        <w:t>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t>
      </w:r>
    </w:p>
    <w:p w14:paraId="5B0E941A" w14:textId="77777777" w:rsidR="000E4B52" w:rsidRDefault="009466BC" w:rsidP="000E4B5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p>
    <w:p w14:paraId="1AB05405" w14:textId="77777777" w:rsidR="000E4B52" w:rsidRDefault="000E4B52">
      <w:pPr>
        <w:rPr>
          <w:rFonts w:ascii="Georgia" w:eastAsia="Times New Roman" w:hAnsi="Georgia" w:cs="Times New Roman"/>
          <w:lang w:eastAsia="en-PH"/>
        </w:rPr>
      </w:pPr>
      <w:r>
        <w:rPr>
          <w:rFonts w:ascii="Georgia" w:eastAsia="Times New Roman" w:hAnsi="Georgia" w:cs="Times New Roman"/>
          <w:lang w:eastAsia="en-PH"/>
        </w:rPr>
        <w:br w:type="page"/>
      </w:r>
    </w:p>
    <w:p w14:paraId="28F555F7" w14:textId="4DE426FA" w:rsidR="00084CB8" w:rsidRPr="000E4B52" w:rsidRDefault="00084CB8" w:rsidP="00D13BCB">
      <w:pPr>
        <w:spacing w:after="240" w:line="480" w:lineRule="auto"/>
        <w:ind w:left="2160" w:firstLine="720"/>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w:t>
      </w:r>
      <w:proofErr w:type="gramStart"/>
      <w:r w:rsidRPr="00947823">
        <w:rPr>
          <w:rFonts w:ascii="Georgia" w:eastAsia="Times New Roman" w:hAnsi="Georgia" w:cs="Times New Roman"/>
          <w:b/>
          <w:bCs/>
          <w:color w:val="000000"/>
          <w:lang w:eastAsia="en-PH"/>
        </w:rPr>
        <w:t>MIT ,</w:t>
      </w:r>
      <w:proofErr w:type="gram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 xml:space="preserve">REILAN L. </w:t>
      </w:r>
      <w:proofErr w:type="gramStart"/>
      <w:r w:rsidRPr="00947823">
        <w:rPr>
          <w:rFonts w:ascii="Georgia" w:eastAsia="Times New Roman" w:hAnsi="Georgia" w:cs="Times New Roman"/>
          <w:b/>
          <w:bCs/>
          <w:color w:val="000000"/>
          <w:lang w:eastAsia="en-PH"/>
        </w:rPr>
        <w:t>CADUBLA</w:t>
      </w:r>
      <w:r w:rsidRPr="00947823">
        <w:rPr>
          <w:rFonts w:ascii="Georgia" w:eastAsia="Times New Roman" w:hAnsi="Georgia" w:cs="Times New Roman"/>
          <w:color w:val="000000"/>
          <w:lang w:eastAsia="en-PH"/>
        </w:rPr>
        <w:t xml:space="preserve"> ,</w:t>
      </w:r>
      <w:proofErr w:type="gramEnd"/>
      <w:r w:rsidRPr="00947823">
        <w:rPr>
          <w:rFonts w:ascii="Georgia" w:eastAsia="Times New Roman" w:hAnsi="Georgia" w:cs="Times New Roman"/>
          <w:color w:val="000000"/>
          <w:lang w:eastAsia="en-PH"/>
        </w:rPr>
        <w:t xml:space="preserve">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RDefault="00BD74DF" w:rsidP="00084CB8">
      <w:pPr>
        <w:spacing w:after="240" w:line="240" w:lineRule="auto"/>
        <w:rPr>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w:t>
      </w:r>
      <w:proofErr w:type="gramStart"/>
      <w:r w:rsidRPr="00947823">
        <w:rPr>
          <w:rFonts w:ascii="Georgia" w:eastAsia="Times New Roman" w:hAnsi="Georgia" w:cs="Times New Roman"/>
          <w:color w:val="000000"/>
          <w:lang w:eastAsia="en-PH"/>
        </w:rPr>
        <w:t>Page .</w:t>
      </w:r>
      <w:proofErr w:type="gramEnd"/>
      <w:r w:rsidRPr="00947823">
        <w:rPr>
          <w:rFonts w:ascii="Georgia" w:eastAsia="Times New Roman" w:hAnsi="Georgia" w:cs="Times New Roman"/>
          <w:color w:val="000000"/>
          <w:lang w:eastAsia="en-PH"/>
        </w:rPr>
        <w:t xml:space="preserve">  .  .  .  .  .  .  .  .  .  .  .  .  .  .  .  .  .  .  .  .  .  .  .  .  .  .  .  .  .  .  .  .  .  .  .  .  .  </w:t>
      </w:r>
      <w:r w:rsidR="00963C4D">
        <w:rPr>
          <w:rFonts w:ascii="Georgia" w:eastAsia="Times New Roman" w:hAnsi="Georgia" w:cs="Times New Roman"/>
          <w:color w:val="000000"/>
          <w:lang w:eastAsia="en-PH"/>
        </w:rPr>
        <w:tab/>
      </w:r>
      <w:proofErr w:type="spellStart"/>
      <w:r w:rsidRPr="00947823">
        <w:rPr>
          <w:rFonts w:ascii="Georgia" w:eastAsia="Times New Roman" w:hAnsi="Georgia" w:cs="Times New Roman"/>
          <w:color w:val="000000"/>
          <w:lang w:eastAsia="en-PH"/>
        </w:rPr>
        <w:t>i</w:t>
      </w:r>
      <w:proofErr w:type="spellEnd"/>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w:t>
      </w:r>
      <w:proofErr w:type="gramStart"/>
      <w:r w:rsidRPr="00947823">
        <w:rPr>
          <w:rFonts w:ascii="Georgia" w:eastAsia="Times New Roman" w:hAnsi="Georgia" w:cs="Times New Roman"/>
          <w:color w:val="000000"/>
          <w:lang w:eastAsia="en-PH"/>
        </w:rPr>
        <w:t>Defense .</w:t>
      </w:r>
      <w:proofErr w:type="gramEnd"/>
      <w:r w:rsidRPr="00947823">
        <w:rPr>
          <w:rFonts w:ascii="Georgia" w:eastAsia="Times New Roman" w:hAnsi="Georgia" w:cs="Times New Roman"/>
          <w:color w:val="000000"/>
          <w:lang w:eastAsia="en-PH"/>
        </w:rPr>
        <w:t xml:space="preserve">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Result of Final </w:t>
      </w:r>
      <w:proofErr w:type="gramStart"/>
      <w:r w:rsidRPr="00947823">
        <w:rPr>
          <w:rFonts w:ascii="Georgia" w:eastAsia="Times New Roman" w:hAnsi="Georgia" w:cs="Times New Roman"/>
          <w:color w:val="000000"/>
          <w:lang w:eastAsia="en-PH"/>
        </w:rPr>
        <w:t>Defense .</w:t>
      </w:r>
      <w:proofErr w:type="gramEnd"/>
      <w:r w:rsidRPr="00947823">
        <w:rPr>
          <w:rFonts w:ascii="Georgia" w:eastAsia="Times New Roman" w:hAnsi="Georgia" w:cs="Times New Roman"/>
          <w:color w:val="000000"/>
          <w:lang w:eastAsia="en-PH"/>
        </w:rPr>
        <w:t>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w:t>
      </w:r>
      <w:proofErr w:type="gramStart"/>
      <w:r w:rsidRPr="00947823">
        <w:rPr>
          <w:rFonts w:ascii="Georgia" w:eastAsia="Times New Roman" w:hAnsi="Georgia" w:cs="Times New Roman"/>
          <w:color w:val="000000"/>
          <w:lang w:eastAsia="en-PH"/>
        </w:rPr>
        <w:t>Completion .</w:t>
      </w:r>
      <w:proofErr w:type="gramEnd"/>
      <w:r w:rsidRPr="00947823">
        <w:rPr>
          <w:rFonts w:ascii="Georgia" w:eastAsia="Times New Roman" w:hAnsi="Georgia" w:cs="Times New Roman"/>
          <w:color w:val="000000"/>
          <w:lang w:eastAsia="en-PH"/>
        </w:rPr>
        <w:t xml:space="preserv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w:t>
      </w:r>
      <w:proofErr w:type="gramStart"/>
      <w:r w:rsidRPr="00947823">
        <w:rPr>
          <w:rFonts w:ascii="Georgia" w:eastAsia="Times New Roman" w:hAnsi="Georgia" w:cs="Times New Roman"/>
          <w:color w:val="000000"/>
          <w:lang w:eastAsia="en-PH"/>
        </w:rPr>
        <w:t>Approval .</w:t>
      </w:r>
      <w:proofErr w:type="gramEnd"/>
      <w:r w:rsidRPr="00947823">
        <w:rPr>
          <w:rFonts w:ascii="Georgia" w:eastAsia="Times New Roman" w:hAnsi="Georgia" w:cs="Times New Roman"/>
          <w:color w:val="000000"/>
          <w:lang w:eastAsia="en-PH"/>
        </w:rPr>
        <w:t xml:space="preserv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Executive </w:t>
      </w:r>
      <w:proofErr w:type="gramStart"/>
      <w:r w:rsidRPr="00947823">
        <w:rPr>
          <w:rFonts w:ascii="Georgia" w:eastAsia="Times New Roman" w:hAnsi="Georgia" w:cs="Times New Roman"/>
          <w:color w:val="000000"/>
          <w:lang w:eastAsia="en-PH"/>
        </w:rPr>
        <w:t>Summary .</w:t>
      </w:r>
      <w:proofErr w:type="gramEnd"/>
      <w:r w:rsidRPr="00947823">
        <w:rPr>
          <w:rFonts w:ascii="Georgia" w:eastAsia="Times New Roman" w:hAnsi="Georgia" w:cs="Times New Roman"/>
          <w:color w:val="000000"/>
          <w:lang w:eastAsia="en-PH"/>
        </w:rPr>
        <w:t>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Acknowledgement .</w:t>
      </w:r>
      <w:proofErr w:type="gramEnd"/>
      <w:r w:rsidRPr="00947823">
        <w:rPr>
          <w:rFonts w:ascii="Georgia" w:eastAsia="Times New Roman" w:hAnsi="Georgia" w:cs="Times New Roman"/>
          <w:color w:val="000000"/>
          <w:lang w:eastAsia="en-PH"/>
        </w:rPr>
        <w:t xml:space="preserve">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w:t>
      </w:r>
      <w:proofErr w:type="gramStart"/>
      <w:r w:rsidRPr="00947823">
        <w:rPr>
          <w:rFonts w:ascii="Georgia" w:eastAsia="Times New Roman" w:hAnsi="Georgia" w:cs="Times New Roman"/>
          <w:color w:val="000000"/>
          <w:lang w:eastAsia="en-PH"/>
        </w:rPr>
        <w:t>Contents .</w:t>
      </w:r>
      <w:proofErr w:type="gramEnd"/>
      <w:r w:rsidRPr="00947823">
        <w:rPr>
          <w:rFonts w:ascii="Georgia" w:eastAsia="Times New Roman" w:hAnsi="Georgia" w:cs="Times New Roman"/>
          <w:color w:val="000000"/>
          <w:lang w:eastAsia="en-PH"/>
        </w:rPr>
        <w:t xml:space="preserve">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proofErr w:type="gramStart"/>
      <w:r w:rsidRPr="00947823">
        <w:rPr>
          <w:rFonts w:ascii="Georgia" w:eastAsia="Times New Roman" w:hAnsi="Georgia" w:cs="Times New Roman"/>
          <w:color w:val="000000"/>
          <w:lang w:eastAsia="en-PH"/>
        </w:rPr>
        <w:t>Tables .</w:t>
      </w:r>
      <w:proofErr w:type="gramEnd"/>
      <w:r w:rsidRPr="00947823">
        <w:rPr>
          <w:rFonts w:ascii="Georgia" w:eastAsia="Times New Roman" w:hAnsi="Georgia" w:cs="Times New Roman"/>
          <w:color w:val="000000"/>
          <w:lang w:eastAsia="en-PH"/>
        </w:rPr>
        <w:t>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proofErr w:type="gramStart"/>
      <w:r w:rsidRPr="00947823">
        <w:rPr>
          <w:rFonts w:ascii="Georgia" w:eastAsia="Times New Roman" w:hAnsi="Georgia" w:cs="Times New Roman"/>
          <w:color w:val="000000"/>
          <w:lang w:eastAsia="en-PH"/>
        </w:rPr>
        <w:t>Figures .</w:t>
      </w:r>
      <w:proofErr w:type="gramEnd"/>
      <w:r w:rsidRPr="00947823">
        <w:rPr>
          <w:rFonts w:ascii="Georgia" w:eastAsia="Times New Roman" w:hAnsi="Georgia" w:cs="Times New Roman"/>
          <w:color w:val="000000"/>
          <w:lang w:eastAsia="en-PH"/>
        </w:rPr>
        <w:t xml:space="preserve">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1  </w:t>
      </w:r>
      <w:r w:rsidR="00C33689"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Project </w:t>
      </w:r>
      <w:proofErr w:type="gramStart"/>
      <w:r w:rsidRPr="00947823">
        <w:rPr>
          <w:rFonts w:ascii="Georgia" w:eastAsia="Times New Roman" w:hAnsi="Georgia" w:cs="Times New Roman"/>
          <w:color w:val="000000"/>
          <w:lang w:eastAsia="en-PH"/>
        </w:rPr>
        <w:t>Context .</w:t>
      </w:r>
      <w:proofErr w:type="gramEnd"/>
      <w:r w:rsidRPr="00947823">
        <w:rPr>
          <w:rFonts w:ascii="Georgia" w:eastAsia="Times New Roman" w:hAnsi="Georgia" w:cs="Times New Roman"/>
          <w:color w:val="000000"/>
          <w:lang w:eastAsia="en-PH"/>
        </w:rPr>
        <w:t>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xml:space="preserve">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w:t>
      </w:r>
      <w:proofErr w:type="gramStart"/>
      <w:r w:rsidRPr="00947823">
        <w:rPr>
          <w:rFonts w:ascii="Georgia" w:eastAsia="Times New Roman" w:hAnsi="Georgia" w:cs="Times New Roman"/>
          <w:color w:val="000000"/>
          <w:lang w:eastAsia="en-PH"/>
        </w:rPr>
        <w:t>Problem .</w:t>
      </w:r>
      <w:proofErr w:type="gramEnd"/>
      <w:r w:rsidRPr="00947823">
        <w:rPr>
          <w:rFonts w:ascii="Georgia" w:eastAsia="Times New Roman" w:hAnsi="Georgia" w:cs="Times New Roman"/>
          <w:color w:val="000000"/>
          <w:lang w:eastAsia="en-PH"/>
        </w:rPr>
        <w:t xml:space="preserve">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w:t>
      </w:r>
      <w:proofErr w:type="gramStart"/>
      <w:r w:rsidRPr="00947823">
        <w:rPr>
          <w:rFonts w:ascii="Georgia" w:eastAsia="Times New Roman" w:hAnsi="Georgia" w:cs="Times New Roman"/>
          <w:color w:val="000000"/>
          <w:lang w:eastAsia="en-PH"/>
        </w:rPr>
        <w:t>Study .</w:t>
      </w:r>
      <w:proofErr w:type="gramEnd"/>
      <w:r w:rsidRPr="00947823">
        <w:rPr>
          <w:rFonts w:ascii="Georgia" w:eastAsia="Times New Roman" w:hAnsi="Georgia" w:cs="Times New Roman"/>
          <w:color w:val="000000"/>
          <w:lang w:eastAsia="en-PH"/>
        </w:rPr>
        <w:t xml:space="preserve">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w:t>
      </w:r>
      <w:proofErr w:type="gramStart"/>
      <w:r w:rsidRPr="00947823">
        <w:rPr>
          <w:rFonts w:ascii="Georgia" w:eastAsia="Times New Roman" w:hAnsi="Georgia" w:cs="Times New Roman"/>
          <w:color w:val="000000"/>
          <w:lang w:eastAsia="en-PH"/>
        </w:rPr>
        <w:t>Description .</w:t>
      </w:r>
      <w:proofErr w:type="gramEnd"/>
      <w:r w:rsidRPr="00947823">
        <w:rPr>
          <w:rFonts w:ascii="Georgia" w:eastAsia="Times New Roman" w:hAnsi="Georgia" w:cs="Times New Roman"/>
          <w:color w:val="000000"/>
          <w:lang w:eastAsia="en-PH"/>
        </w:rPr>
        <w:t xml:space="preserve">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w:t>
      </w:r>
      <w:proofErr w:type="gramStart"/>
      <w:r w:rsidRPr="00947823">
        <w:rPr>
          <w:rFonts w:ascii="Georgia" w:eastAsia="Times New Roman" w:hAnsi="Georgia" w:cs="Times New Roman"/>
          <w:color w:val="000000"/>
          <w:lang w:eastAsia="en-PH"/>
        </w:rPr>
        <w:t>Delimitation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w:t>
      </w:r>
      <w:proofErr w:type="gramStart"/>
      <w:r w:rsidRPr="00947823">
        <w:rPr>
          <w:rFonts w:ascii="Georgia" w:eastAsia="Times New Roman" w:hAnsi="Georgia" w:cs="Times New Roman"/>
          <w:color w:val="000000"/>
          <w:lang w:eastAsia="en-PH"/>
        </w:rPr>
        <w:t>Terms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RDefault="00BD74DF" w:rsidP="00084CB8">
      <w:pPr>
        <w:spacing w:after="0" w:line="480" w:lineRule="auto"/>
        <w:jc w:val="both"/>
        <w:rPr>
          <w:rFonts w:ascii="Georgia" w:eastAsia="Times New Roman" w:hAnsi="Georgia" w:cs="Times New Roman"/>
          <w:lang w:eastAsia="en-PH"/>
        </w:rPr>
      </w:pPr>
    </w:p>
    <w:p w14:paraId="1ACC568F" w14:textId="77777777" w:rsidR="00BE3E01" w:rsidRDefault="00BE3E01" w:rsidP="00084CB8">
      <w:pPr>
        <w:spacing w:after="0" w:line="480" w:lineRule="auto"/>
        <w:jc w:val="both"/>
        <w:rPr>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1145B220" w14:textId="4A6F15E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2 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METHODOLOGY</w:t>
      </w:r>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w:t>
      </w:r>
      <w:proofErr w:type="gramStart"/>
      <w:r w:rsidRPr="00947823">
        <w:rPr>
          <w:rFonts w:ascii="Georgia" w:eastAsia="Times New Roman" w:hAnsi="Georgia" w:cs="Times New Roman"/>
          <w:color w:val="000000"/>
          <w:lang w:eastAsia="en-PH"/>
        </w:rPr>
        <w:t>Cycle .</w:t>
      </w:r>
      <w:proofErr w:type="gramEnd"/>
      <w:r w:rsidRPr="00947823">
        <w:rPr>
          <w:rFonts w:ascii="Georgia" w:eastAsia="Times New Roman" w:hAnsi="Georgia" w:cs="Times New Roman"/>
          <w:color w:val="000000"/>
          <w:lang w:eastAsia="en-PH"/>
        </w:rPr>
        <w:t xml:space="preserve">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w:t>
      </w:r>
      <w:proofErr w:type="gramStart"/>
      <w:r w:rsidRPr="00947823">
        <w:rPr>
          <w:rFonts w:ascii="Georgia" w:eastAsia="Times New Roman" w:hAnsi="Georgia" w:cs="Times New Roman"/>
          <w:color w:val="000000"/>
          <w:lang w:eastAsia="en-PH"/>
        </w:rPr>
        <w:t>Activities .</w:t>
      </w:r>
      <w:proofErr w:type="gramEnd"/>
      <w:r w:rsidRPr="00947823">
        <w:rPr>
          <w:rFonts w:ascii="Georgia" w:eastAsia="Times New Roman" w:hAnsi="Georgia" w:cs="Times New Roman"/>
          <w:color w:val="000000"/>
          <w:lang w:eastAsia="en-PH"/>
        </w:rPr>
        <w:t xml:space="preserve">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w:t>
      </w:r>
      <w:proofErr w:type="gramStart"/>
      <w:r w:rsidRPr="00947823">
        <w:rPr>
          <w:rFonts w:ascii="Georgia" w:eastAsia="Times New Roman" w:hAnsi="Georgia" w:cs="Times New Roman"/>
          <w:color w:val="000000"/>
          <w:lang w:eastAsia="en-PH"/>
        </w:rPr>
        <w:t>Techniques .</w:t>
      </w:r>
      <w:proofErr w:type="gramEnd"/>
      <w:r w:rsidRPr="00947823">
        <w:rPr>
          <w:rFonts w:ascii="Georgia" w:eastAsia="Times New Roman" w:hAnsi="Georgia" w:cs="Times New Roman"/>
          <w:color w:val="000000"/>
          <w:lang w:eastAsia="en-PH"/>
        </w:rPr>
        <w:t xml:space="preserve">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w:t>
      </w:r>
      <w:proofErr w:type="gramStart"/>
      <w:r w:rsidRPr="00947823">
        <w:rPr>
          <w:rFonts w:ascii="Georgia" w:eastAsia="Times New Roman" w:hAnsi="Georgia" w:cs="Times New Roman"/>
          <w:color w:val="000000"/>
          <w:lang w:eastAsia="en-PH"/>
        </w:rPr>
        <w:t>Data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w:t>
      </w:r>
      <w:proofErr w:type="gramStart"/>
      <w:r w:rsidRPr="00947823">
        <w:rPr>
          <w:rFonts w:ascii="Georgia" w:eastAsia="Times New Roman" w:hAnsi="Georgia" w:cs="Times New Roman"/>
          <w:color w:val="000000"/>
          <w:lang w:eastAsia="en-PH"/>
        </w:rPr>
        <w:t>Results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w:t>
      </w:r>
      <w:proofErr w:type="gramStart"/>
      <w:r w:rsidRPr="00947823">
        <w:rPr>
          <w:rFonts w:ascii="Georgia" w:eastAsia="Times New Roman" w:hAnsi="Georgia" w:cs="Times New Roman"/>
          <w:color w:val="000000"/>
          <w:lang w:eastAsia="en-PH"/>
        </w:rPr>
        <w:t>Framework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w:t>
      </w:r>
      <w:proofErr w:type="gramStart"/>
      <w:r w:rsidRPr="00947823">
        <w:rPr>
          <w:rFonts w:ascii="Georgia" w:eastAsia="Times New Roman" w:hAnsi="Georgia" w:cs="Times New Roman"/>
          <w:color w:val="000000"/>
          <w:lang w:eastAsia="en-PH"/>
        </w:rPr>
        <w:t>Framework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3 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color w:val="000000"/>
          <w:lang w:eastAsia="en-PH"/>
        </w:rPr>
        <w:t>Flowchart.  .</w:t>
      </w:r>
      <w:proofErr w:type="gramEnd"/>
      <w:r w:rsidRPr="00947823">
        <w:rPr>
          <w:rFonts w:ascii="Georgia" w:eastAsia="Times New Roman" w:hAnsi="Georgia" w:cs="Times New Roman"/>
          <w:color w:val="000000"/>
          <w:lang w:eastAsia="en-PH"/>
        </w:rPr>
        <w:t xml:space="preserve">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Architecture .</w:t>
      </w:r>
      <w:proofErr w:type="gramEnd"/>
      <w:r w:rsidRPr="00947823">
        <w:rPr>
          <w:rFonts w:ascii="Georgia" w:eastAsia="Times New Roman" w:hAnsi="Georgia" w:cs="Times New Roman"/>
          <w:color w:val="000000"/>
          <w:lang w:eastAsia="en-PH"/>
        </w:rPr>
        <w:t xml:space="preserve">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xml:space="preserve">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Tradeoffs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w:t>
      </w:r>
      <w:proofErr w:type="gramStart"/>
      <w:r w:rsidRPr="00947823">
        <w:rPr>
          <w:rFonts w:ascii="Georgia" w:eastAsia="Times New Roman" w:hAnsi="Georgia" w:cs="Times New Roman"/>
          <w:color w:val="000000"/>
          <w:lang w:eastAsia="en-PH"/>
        </w:rPr>
        <w:t>Timeline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47537610" w14:textId="4DF1CDAE"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color w:val="000000"/>
          <w:lang w:eastAsia="en-PH"/>
        </w:rPr>
        <w:t>Summary .</w:t>
      </w:r>
      <w:proofErr w:type="gramEnd"/>
      <w:r w:rsidRPr="00947823">
        <w:rPr>
          <w:rFonts w:ascii="Georgia" w:eastAsia="Times New Roman" w:hAnsi="Georgia" w:cs="Times New Roman"/>
          <w:color w:val="000000"/>
          <w:lang w:eastAsia="en-PH"/>
        </w:rPr>
        <w:t>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Findings .</w:t>
      </w:r>
      <w:proofErr w:type="gramEnd"/>
      <w:r w:rsidRPr="00947823">
        <w:rPr>
          <w:rFonts w:ascii="Georgia" w:eastAsia="Times New Roman" w:hAnsi="Georgia" w:cs="Times New Roman"/>
          <w:color w:val="000000"/>
          <w:lang w:eastAsia="en-PH"/>
        </w:rPr>
        <w:t>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Conclusions .</w:t>
      </w:r>
      <w:proofErr w:type="gramEnd"/>
      <w:r w:rsidRPr="00947823">
        <w:rPr>
          <w:rFonts w:ascii="Georgia" w:eastAsia="Times New Roman" w:hAnsi="Georgia" w:cs="Times New Roman"/>
          <w:color w:val="000000"/>
          <w:lang w:eastAsia="en-PH"/>
        </w:rPr>
        <w:t>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Recommendations .</w:t>
      </w:r>
      <w:proofErr w:type="gramEnd"/>
      <w:r w:rsidRPr="00947823">
        <w:rPr>
          <w:rFonts w:ascii="Georgia" w:eastAsia="Times New Roman" w:hAnsi="Georgia" w:cs="Times New Roman"/>
          <w:color w:val="000000"/>
          <w:lang w:eastAsia="en-PH"/>
        </w:rPr>
        <w:t>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w:t>
      </w:r>
      <w:proofErr w:type="gramEnd"/>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w:t>
      </w:r>
      <w:proofErr w:type="gramStart"/>
      <w:r w:rsidRPr="00947823">
        <w:rPr>
          <w:rFonts w:ascii="Georgia" w:eastAsia="Times New Roman" w:hAnsi="Georgia" w:cs="Times New Roman"/>
          <w:color w:val="000000"/>
          <w:lang w:eastAsia="en-PH"/>
        </w:rPr>
        <w:t>Letter .</w:t>
      </w:r>
      <w:proofErr w:type="gramEnd"/>
      <w:r w:rsidRPr="00947823">
        <w:rPr>
          <w:rFonts w:ascii="Georgia" w:eastAsia="Times New Roman" w:hAnsi="Georgia" w:cs="Times New Roman"/>
          <w:color w:val="000000"/>
          <w:lang w:eastAsia="en-PH"/>
        </w:rPr>
        <w:t>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w:t>
      </w:r>
      <w:proofErr w:type="gramStart"/>
      <w:r w:rsidRPr="00947823">
        <w:rPr>
          <w:rFonts w:ascii="Georgia" w:eastAsia="Times New Roman" w:hAnsi="Georgia" w:cs="Times New Roman"/>
          <w:color w:val="000000"/>
          <w:lang w:eastAsia="en-PH"/>
        </w:rPr>
        <w:t>Questionnaires .</w:t>
      </w:r>
      <w:proofErr w:type="gramEnd"/>
      <w:r w:rsidRPr="00947823">
        <w:rPr>
          <w:rFonts w:ascii="Georgia" w:eastAsia="Times New Roman" w:hAnsi="Georgia" w:cs="Times New Roman"/>
          <w:color w:val="000000"/>
          <w:lang w:eastAsia="en-PH"/>
        </w:rPr>
        <w:t>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w:t>
      </w:r>
      <w:proofErr w:type="gramStart"/>
      <w:r w:rsidRPr="00947823">
        <w:rPr>
          <w:rFonts w:ascii="Georgia" w:eastAsia="Times New Roman" w:hAnsi="Georgia" w:cs="Times New Roman"/>
          <w:color w:val="000000"/>
          <w:lang w:eastAsia="en-PH"/>
        </w:rPr>
        <w:t>Code .</w:t>
      </w:r>
      <w:proofErr w:type="gramEnd"/>
      <w:r w:rsidRPr="00947823">
        <w:rPr>
          <w:rFonts w:ascii="Georgia" w:eastAsia="Times New Roman" w:hAnsi="Georgia" w:cs="Times New Roman"/>
          <w:color w:val="000000"/>
          <w:lang w:eastAsia="en-PH"/>
        </w:rPr>
        <w:t>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w:t>
      </w:r>
      <w:proofErr w:type="gramStart"/>
      <w:r w:rsidRPr="00947823">
        <w:rPr>
          <w:rFonts w:ascii="Georgia" w:eastAsia="Times New Roman" w:hAnsi="Georgia" w:cs="Times New Roman"/>
          <w:color w:val="000000"/>
          <w:lang w:eastAsia="en-PH"/>
        </w:rPr>
        <w:t>Manual .</w:t>
      </w:r>
      <w:proofErr w:type="gramEnd"/>
      <w:r w:rsidRPr="00947823">
        <w:rPr>
          <w:rFonts w:ascii="Georgia" w:eastAsia="Times New Roman" w:hAnsi="Georgia" w:cs="Times New Roman"/>
          <w:color w:val="000000"/>
          <w:lang w:eastAsia="en-PH"/>
        </w:rPr>
        <w:t>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w:t>
      </w:r>
      <w:proofErr w:type="gramStart"/>
      <w:r w:rsidRPr="00947823">
        <w:rPr>
          <w:rFonts w:ascii="Georgia" w:eastAsia="Times New Roman" w:hAnsi="Georgia" w:cs="Times New Roman"/>
          <w:color w:val="000000"/>
          <w:lang w:eastAsia="en-PH"/>
        </w:rPr>
        <w:t>Chart .</w:t>
      </w:r>
      <w:proofErr w:type="gramEnd"/>
      <w:r w:rsidRPr="00947823">
        <w:rPr>
          <w:rFonts w:ascii="Georgia" w:eastAsia="Times New Roman" w:hAnsi="Georgia" w:cs="Times New Roman"/>
          <w:color w:val="000000"/>
          <w:lang w:eastAsia="en-PH"/>
        </w:rPr>
        <w:t>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w:t>
      </w:r>
      <w:proofErr w:type="gramStart"/>
      <w:r w:rsidRPr="00947823">
        <w:rPr>
          <w:rFonts w:ascii="Georgia" w:eastAsia="Times New Roman" w:hAnsi="Georgia" w:cs="Times New Roman"/>
          <w:b/>
          <w:bCs/>
          <w:color w:val="000000"/>
          <w:lang w:eastAsia="en-PH"/>
        </w:rPr>
        <w:t xml:space="preserve">VITAE </w:t>
      </w:r>
      <w:r w:rsidRPr="00947823">
        <w:rPr>
          <w:rFonts w:ascii="Georgia" w:eastAsia="Times New Roman" w:hAnsi="Georgia" w:cs="Times New Roman"/>
          <w:color w:val="000000"/>
          <w:lang w:eastAsia="en-PH"/>
        </w:rPr>
        <w:t>.</w:t>
      </w:r>
      <w:proofErr w:type="gramEnd"/>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2BE8419C" w14:textId="77777777" w:rsidR="00B4283E" w:rsidRDefault="00B4283E" w:rsidP="00084CB8">
      <w:pPr>
        <w:spacing w:after="240" w:line="240" w:lineRule="auto"/>
        <w:rPr>
          <w:rFonts w:ascii="Georgia" w:eastAsia="Times New Roman" w:hAnsi="Georgia" w:cs="Times New Roman"/>
          <w:lang w:eastAsia="en-PH"/>
        </w:rPr>
      </w:pPr>
    </w:p>
    <w:p w14:paraId="467A4291" w14:textId="77777777" w:rsidR="00B4283E" w:rsidRPr="00947823" w:rsidRDefault="00B4283E" w:rsidP="00084CB8">
      <w:pPr>
        <w:spacing w:after="240" w:line="240" w:lineRule="auto"/>
        <w:rPr>
          <w:rFonts w:ascii="Georgia" w:eastAsia="Times New Roman" w:hAnsi="Georgia" w:cs="Times New Roman"/>
          <w:lang w:eastAsia="en-PH"/>
        </w:rPr>
      </w:pPr>
    </w:p>
    <w:p w14:paraId="7234C2C0" w14:textId="77777777" w:rsidR="00BE3E01" w:rsidRPr="00947823" w:rsidRDefault="00BE3E01" w:rsidP="00084CB8">
      <w:pPr>
        <w:spacing w:after="240" w:line="240" w:lineRule="auto"/>
        <w:rPr>
          <w:rFonts w:ascii="Georgia" w:eastAsia="Times New Roman" w:hAnsi="Georgia" w:cs="Times New Roman"/>
          <w:lang w:eastAsia="en-PH"/>
        </w:rPr>
      </w:pPr>
    </w:p>
    <w:p w14:paraId="31C7273E"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LIST OF </w:t>
      </w:r>
      <w:proofErr w:type="gramStart"/>
      <w:r w:rsidRPr="00947823">
        <w:rPr>
          <w:rFonts w:ascii="Georgia" w:eastAsia="Times New Roman" w:hAnsi="Georgia" w:cs="Times New Roman"/>
          <w:b/>
          <w:bCs/>
          <w:color w:val="000000"/>
          <w:lang w:eastAsia="en-PH"/>
        </w:rPr>
        <w:t>FIGURE</w:t>
      </w:r>
      <w:proofErr w:type="gramEnd"/>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 xml:space="preserve">Agile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  .  .  .  .  .  .  .  .  .  .  .  .  .   .  .  .  .</w:t>
      </w:r>
      <w:ins w:id="2" w:author="Jade Raposa" w:date="2024-10-14T22:57:00Z" w16du:dateUtc="2024-10-14T14:57:00Z">
        <w:r w:rsidR="006E7B7B">
          <w:rPr>
            <w:rFonts w:ascii="Georgia" w:eastAsia="Times New Roman" w:hAnsi="Georgia" w:cs="Times New Roman"/>
            <w:color w:val="000000"/>
            <w:lang w:eastAsia="en-PH"/>
          </w:rPr>
          <w:t xml:space="preserve">  .  .  .  .  .   </w:t>
        </w:r>
      </w:ins>
      <w:del w:id="3"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proofErr w:type="gramStart"/>
      <w:r w:rsidRPr="00947823">
        <w:rPr>
          <w:rFonts w:ascii="Georgia" w:eastAsia="Times New Roman" w:hAnsi="Georgia" w:cs="Times New Roman"/>
          <w:color w:val="000000"/>
          <w:lang w:eastAsia="en-PH"/>
        </w:rPr>
        <w:t>) .</w:t>
      </w:r>
      <w:proofErr w:type="gramEnd"/>
      <w:r w:rsidRPr="00947823">
        <w:rPr>
          <w:rFonts w:ascii="Georgia" w:eastAsia="Times New Roman" w:hAnsi="Georgia" w:cs="Times New Roman"/>
          <w:color w:val="000000"/>
          <w:lang w:eastAsia="en-PH"/>
        </w:rPr>
        <w:t>  .  .  .  .  .  .  .  .  .  .  .  .  .  .   .  .</w:t>
      </w:r>
      <w:ins w:id="4" w:author="Jade Raposa" w:date="2024-10-14T22:57:00Z" w16du:dateUtc="2024-10-14T14:57:00Z">
        <w:r w:rsidR="006E7B7B">
          <w:rPr>
            <w:rFonts w:ascii="Georgia" w:eastAsia="Times New Roman" w:hAnsi="Georgia" w:cs="Times New Roman"/>
            <w:color w:val="000000"/>
            <w:lang w:eastAsia="en-PH"/>
          </w:rPr>
          <w:t xml:space="preserve">  .  .  .  .  .  </w:t>
        </w:r>
      </w:ins>
      <w:del w:id="5"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 xml:space="preserve">Conceptual Framework of the Proposed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  .  .  .  .</w:t>
      </w:r>
      <w:ins w:id="6" w:author="Jade Raposa" w:date="2024-10-14T22:57:00Z" w16du:dateUtc="2024-10-14T14:57:00Z">
        <w:r w:rsidR="006E7B7B">
          <w:rPr>
            <w:rFonts w:ascii="Georgia" w:eastAsia="Times New Roman" w:hAnsi="Georgia" w:cs="Times New Roman"/>
            <w:color w:val="000000"/>
            <w:lang w:eastAsia="en-PH"/>
          </w:rPr>
          <w:t xml:space="preserve">  .  .  .  .  .  </w:t>
        </w:r>
      </w:ins>
      <w:del w:id="7"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 xml:space="preserve">Flowchart of the Manual </w:t>
      </w:r>
      <w:proofErr w:type="gramStart"/>
      <w:r w:rsidRPr="00947823">
        <w:rPr>
          <w:rFonts w:ascii="Georgia" w:eastAsia="Times New Roman" w:hAnsi="Georgia" w:cs="Times New Roman"/>
          <w:color w:val="000000"/>
          <w:lang w:eastAsia="en-PH"/>
        </w:rPr>
        <w:t>Process.  .</w:t>
      </w:r>
      <w:proofErr w:type="gramEnd"/>
      <w:r w:rsidRPr="00947823">
        <w:rPr>
          <w:rFonts w:ascii="Georgia" w:eastAsia="Times New Roman" w:hAnsi="Georgia" w:cs="Times New Roman"/>
          <w:color w:val="000000"/>
          <w:lang w:eastAsia="en-PH"/>
        </w:rPr>
        <w:t>  .  .  .  .  .  .  .  .  .  .  .  .  . </w:t>
      </w:r>
      <w:ins w:id="8" w:author="Jade Raposa" w:date="2024-10-14T22:56:00Z" w16du:dateUtc="2024-10-14T14:56:00Z">
        <w:r w:rsidR="006E7B7B">
          <w:rPr>
            <w:rFonts w:ascii="Georgia" w:eastAsia="Times New Roman" w:hAnsi="Georgia" w:cs="Times New Roman"/>
            <w:color w:val="000000"/>
            <w:lang w:eastAsia="en-PH"/>
          </w:rPr>
          <w:t xml:space="preserve"> .  </w:t>
        </w:r>
      </w:ins>
      <w:ins w:id="9" w:author="Jade Raposa" w:date="2024-10-14T22:57:00Z" w16du:dateUtc="2024-10-14T14:57:00Z">
        <w:r w:rsidR="006E7B7B">
          <w:rPr>
            <w:rFonts w:ascii="Georgia" w:eastAsia="Times New Roman" w:hAnsi="Georgia" w:cs="Times New Roman"/>
            <w:color w:val="000000"/>
            <w:lang w:eastAsia="en-PH"/>
          </w:rPr>
          <w:t xml:space="preserve">.  .  .  .  </w:t>
        </w:r>
      </w:ins>
      <w:del w:id="10"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 xml:space="preserve">System Architecture of the Proposed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  .   .  .  .  .</w:t>
      </w:r>
      <w:ins w:id="11" w:author="Jade Raposa" w:date="2024-10-14T22:56:00Z" w16du:dateUtc="2024-10-14T14:56:00Z">
        <w:r w:rsidR="006E7B7B">
          <w:rPr>
            <w:rFonts w:ascii="Georgia" w:eastAsia="Times New Roman" w:hAnsi="Georgia" w:cs="Times New Roman"/>
            <w:color w:val="000000"/>
            <w:lang w:eastAsia="en-PH"/>
          </w:rPr>
          <w:t xml:space="preserve">  .  .  .  .  .  </w:t>
        </w:r>
      </w:ins>
      <w:del w:id="12"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 xml:space="preserve">Use-Case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  .  .  .  .  .  .   .  .  .  .  .  .  .  .  .  .  .  .  .  .</w:t>
      </w:r>
      <w:ins w:id="13" w:author="Jade Raposa" w:date="2024-10-14T22:56:00Z" w16du:dateUtc="2024-10-14T14:56:00Z">
        <w:r w:rsidR="00A44E02">
          <w:rPr>
            <w:rFonts w:ascii="Georgia" w:eastAsia="Times New Roman" w:hAnsi="Georgia" w:cs="Times New Roman"/>
            <w:color w:val="000000"/>
            <w:lang w:eastAsia="en-PH"/>
          </w:rPr>
          <w:t xml:space="preserve">  .  .  .  .  .  </w:t>
        </w:r>
      </w:ins>
      <w:del w:id="14"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 xml:space="preserve">Sequence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  .  .  .  .  .  .  .  .  .  .  .  .  .  .  .  .  .  .  .  .</w:t>
      </w:r>
      <w:ins w:id="15" w:author="Jade Raposa" w:date="2024-10-14T22:56:00Z" w16du:dateUtc="2024-10-14T14:56:00Z">
        <w:r w:rsidR="00A44E02">
          <w:rPr>
            <w:rFonts w:ascii="Georgia" w:eastAsia="Times New Roman" w:hAnsi="Georgia" w:cs="Times New Roman"/>
            <w:color w:val="000000"/>
            <w:lang w:eastAsia="en-PH"/>
          </w:rPr>
          <w:t xml:space="preserve">  .  .  .  .  .   </w:t>
        </w:r>
      </w:ins>
      <w:del w:id="16"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xml:space="preserve">  .  .  .  .  .  .  .  .  .  .  .  .  .  .  .  .  .  .  .  .   .  .  .  </w:t>
      </w:r>
      <w:ins w:id="17" w:author="Jade Raposa" w:date="2024-10-14T22:55:00Z" w16du:dateUtc="2024-10-14T14:55:00Z">
        <w:r w:rsidR="00A44E02">
          <w:rPr>
            <w:rFonts w:ascii="Georgia" w:eastAsia="Times New Roman" w:hAnsi="Georgia" w:cs="Times New Roman"/>
            <w:color w:val="000000"/>
            <w:lang w:eastAsia="en-PH"/>
          </w:rPr>
          <w:t xml:space="preserve">.  .  .  .  .  </w:t>
        </w:r>
      </w:ins>
      <w:ins w:id="18" w:author="Jade Raposa" w:date="2024-10-14T22:57:00Z" w16du:dateUtc="2024-10-14T14:57:00Z">
        <w:r w:rsidR="006E7B7B">
          <w:rPr>
            <w:rFonts w:ascii="Georgia" w:eastAsia="Times New Roman" w:hAnsi="Georgia" w:cs="Times New Roman"/>
            <w:color w:val="000000"/>
            <w:lang w:eastAsia="en-PH"/>
          </w:rPr>
          <w:t>.</w:t>
        </w:r>
      </w:ins>
      <w:ins w:id="19" w:author="Jade Raposa" w:date="2024-10-14T22:55:00Z" w16du:dateUtc="2024-10-14T14:55:00Z">
        <w:r w:rsidR="00A44E02">
          <w:rPr>
            <w:rFonts w:ascii="Georgia" w:eastAsia="Times New Roman" w:hAnsi="Georgia" w:cs="Times New Roman"/>
            <w:color w:val="000000"/>
            <w:lang w:eastAsia="en-PH"/>
          </w:rPr>
          <w:t xml:space="preserve"> </w:t>
        </w:r>
      </w:ins>
      <w:del w:id="20"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40B39E5C"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044D7191" w14:textId="68B39C7B"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21"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xml:space="preserve">  .  .   .  .  .  .  .  .  .  .  </w:t>
      </w:r>
      <w:ins w:id="22" w:author="Jade Raposa" w:date="2024-10-14T22:27:00Z" w16du:dateUtc="2024-10-14T14:27:00Z">
        <w:r w:rsidR="009619FF">
          <w:rPr>
            <w:rFonts w:ascii="Georgia" w:eastAsia="Times New Roman" w:hAnsi="Georgia" w:cs="Times New Roman"/>
            <w:color w:val="000000"/>
            <w:lang w:eastAsia="en-PH"/>
          </w:rPr>
          <w:t>.</w:t>
        </w:r>
      </w:ins>
      <w:ins w:id="23" w:author="Jade Raposa" w:date="2024-10-14T22:58:00Z" w16du:dateUtc="2024-10-14T14:58:00Z">
        <w:r w:rsidR="00277960">
          <w:rPr>
            <w:rFonts w:ascii="Georgia" w:eastAsia="Times New Roman" w:hAnsi="Georgia" w:cs="Times New Roman"/>
            <w:color w:val="000000"/>
            <w:lang w:eastAsia="en-PH"/>
          </w:rPr>
          <w:t xml:space="preserve">  .  .  .  .   </w:t>
        </w:r>
      </w:ins>
      <w:del w:id="24"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 xml:space="preserve">Reasons Why Students </w:t>
      </w:r>
      <w:proofErr w:type="gramStart"/>
      <w:r w:rsidRPr="00947823">
        <w:rPr>
          <w:rFonts w:ascii="Georgia" w:eastAsia="Times New Roman" w:hAnsi="Georgia" w:cs="Times New Roman"/>
          <w:color w:val="000000"/>
          <w:lang w:eastAsia="en-PH"/>
        </w:rPr>
        <w:t>Shift.  .</w:t>
      </w:r>
      <w:proofErr w:type="gramEnd"/>
      <w:r w:rsidRPr="00947823">
        <w:rPr>
          <w:rFonts w:ascii="Georgia" w:eastAsia="Times New Roman" w:hAnsi="Georgia" w:cs="Times New Roman"/>
          <w:color w:val="000000"/>
          <w:lang w:eastAsia="en-PH"/>
        </w:rPr>
        <w:t>  .  .  .  .  .  .  .  .  .   .  .  .  .  .  .</w:t>
      </w:r>
      <w:ins w:id="25" w:author="Jade Raposa" w:date="2024-10-14T22:58:00Z" w16du:dateUtc="2024-10-14T14:58:00Z">
        <w:r w:rsidR="00277960">
          <w:rPr>
            <w:rFonts w:ascii="Georgia" w:eastAsia="Times New Roman" w:hAnsi="Georgia" w:cs="Times New Roman"/>
            <w:color w:val="000000"/>
            <w:lang w:eastAsia="en-PH"/>
          </w:rPr>
          <w:t xml:space="preserve">  .  .  .  .  .   </w:t>
        </w:r>
      </w:ins>
      <w:del w:id="26"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 xml:space="preserve">Students Mindset Before </w:t>
      </w:r>
      <w:proofErr w:type="gramStart"/>
      <w:r w:rsidRPr="00947823">
        <w:rPr>
          <w:rFonts w:ascii="Georgia" w:eastAsia="Times New Roman" w:hAnsi="Georgia" w:cs="Times New Roman"/>
          <w:color w:val="000000"/>
          <w:lang w:eastAsia="en-PH"/>
        </w:rPr>
        <w:t>Shifting.  .</w:t>
      </w:r>
      <w:proofErr w:type="gramEnd"/>
      <w:r w:rsidRPr="00947823">
        <w:rPr>
          <w:rFonts w:ascii="Georgia" w:eastAsia="Times New Roman" w:hAnsi="Georgia" w:cs="Times New Roman"/>
          <w:color w:val="000000"/>
          <w:lang w:eastAsia="en-PH"/>
        </w:rPr>
        <w:t>  .  .  .  .  .  .  .  .  .  .   .  .</w:t>
      </w:r>
      <w:ins w:id="27" w:author="Jade Raposa" w:date="2024-10-14T22:58:00Z" w16du:dateUtc="2024-10-14T14:58:00Z">
        <w:r w:rsidR="00277960">
          <w:rPr>
            <w:rFonts w:ascii="Georgia" w:eastAsia="Times New Roman" w:hAnsi="Georgia" w:cs="Times New Roman"/>
            <w:color w:val="000000"/>
            <w:lang w:eastAsia="en-PH"/>
          </w:rPr>
          <w:t xml:space="preserve">  .  .  .  .  .   </w:t>
        </w:r>
      </w:ins>
      <w:del w:id="28"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 xml:space="preserve">Students Wish They Had Personalized Guidance And </w:t>
      </w:r>
      <w:proofErr w:type="gramStart"/>
      <w:r w:rsidRPr="00947823">
        <w:rPr>
          <w:rFonts w:ascii="Georgia" w:eastAsia="Times New Roman" w:hAnsi="Georgia" w:cs="Times New Roman"/>
          <w:color w:val="000000"/>
          <w:lang w:eastAsia="en-PH"/>
        </w:rPr>
        <w:t>Support.  .</w:t>
      </w:r>
      <w:proofErr w:type="gramEnd"/>
      <w:r w:rsidRPr="00947823">
        <w:rPr>
          <w:rFonts w:ascii="Georgia" w:eastAsia="Times New Roman" w:hAnsi="Georgia" w:cs="Times New Roman"/>
          <w:color w:val="000000"/>
          <w:lang w:eastAsia="en-PH"/>
        </w:rPr>
        <w:t>  .  .  .  .  .  .  .  .  .  .   .  .  .  .  .  .  .  .  .  .  .  .  .  .</w:t>
      </w:r>
      <w:r w:rsidR="00416219" w:rsidRPr="00947823">
        <w:rPr>
          <w:rFonts w:ascii="Georgia" w:eastAsia="Times New Roman" w:hAnsi="Georgia" w:cs="Times New Roman"/>
          <w:color w:val="000000"/>
          <w:lang w:eastAsia="en-PH"/>
        </w:rPr>
        <w:t xml:space="preserve">   .   .   .</w:t>
      </w:r>
      <w:ins w:id="29" w:author="Jade Raposa" w:date="2024-10-14T22:58:00Z" w16du:dateUtc="2024-10-14T14:58:00Z">
        <w:r w:rsidR="00277960">
          <w:rPr>
            <w:rFonts w:ascii="Georgia" w:eastAsia="Times New Roman" w:hAnsi="Georgia" w:cs="Times New Roman"/>
            <w:color w:val="000000"/>
            <w:lang w:eastAsia="en-PH"/>
          </w:rPr>
          <w:t xml:space="preserve">  .  .  .  .  </w:t>
        </w:r>
      </w:ins>
      <w:del w:id="30"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 xml:space="preserve">Biggest Obstacle </w:t>
      </w:r>
      <w:proofErr w:type="gramStart"/>
      <w:r w:rsidRPr="00947823">
        <w:rPr>
          <w:rFonts w:ascii="Georgia" w:eastAsia="Times New Roman" w:hAnsi="Georgia" w:cs="Times New Roman"/>
          <w:color w:val="000000"/>
          <w:lang w:eastAsia="en-PH"/>
        </w:rPr>
        <w:t>Faced  In</w:t>
      </w:r>
      <w:proofErr w:type="gramEnd"/>
      <w:r w:rsidRPr="00947823">
        <w:rPr>
          <w:rFonts w:ascii="Georgia" w:eastAsia="Times New Roman" w:hAnsi="Georgia" w:cs="Times New Roman"/>
          <w:color w:val="000000"/>
          <w:lang w:eastAsia="en-PH"/>
        </w:rPr>
        <w:t xml:space="preserve"> Seeking Academic Help  .  .  .  .</w:t>
      </w:r>
      <w:ins w:id="31" w:author="Jade Raposa" w:date="2024-10-14T22:58:00Z" w16du:dateUtc="2024-10-14T14:58:00Z">
        <w:r w:rsidR="00277960">
          <w:rPr>
            <w:rFonts w:ascii="Georgia" w:eastAsia="Times New Roman" w:hAnsi="Georgia" w:cs="Times New Roman"/>
            <w:color w:val="000000"/>
            <w:lang w:eastAsia="en-PH"/>
          </w:rPr>
          <w:t xml:space="preserve">  .  .  .  .  .  </w:t>
        </w:r>
      </w:ins>
      <w:del w:id="32"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 xml:space="preserve">Importance of Connecting with Mentors using Mobile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xml:space="preserve">   .  .</w:t>
      </w:r>
      <w:ins w:id="33" w:author="Jade Raposa" w:date="2024-10-14T22:58:00Z" w16du:dateUtc="2024-10-14T14:58:00Z">
        <w:r w:rsidR="00277960">
          <w:rPr>
            <w:rFonts w:ascii="Georgia" w:eastAsia="Times New Roman" w:hAnsi="Georgia" w:cs="Times New Roman"/>
            <w:color w:val="000000"/>
            <w:lang w:eastAsia="en-PH"/>
          </w:rPr>
          <w:t xml:space="preserve">  .   </w:t>
        </w:r>
      </w:ins>
      <w:del w:id="34"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 xml:space="preserve">Students Interested In Using The Propose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  .  .  .  .  .</w:t>
      </w:r>
      <w:ins w:id="35" w:author="Jade Raposa" w:date="2024-10-14T22:58:00Z" w16du:dateUtc="2024-10-14T14:58:00Z">
        <w:r w:rsidR="00277960">
          <w:rPr>
            <w:rFonts w:ascii="Georgia" w:eastAsia="Times New Roman" w:hAnsi="Georgia" w:cs="Times New Roman"/>
            <w:color w:val="000000"/>
            <w:lang w:eastAsia="en-PH"/>
          </w:rPr>
          <w:t xml:space="preserve">  .  .  . </w:t>
        </w:r>
      </w:ins>
      <w:ins w:id="36" w:author="Jade Raposa" w:date="2024-10-14T22:59:00Z" w16du:dateUtc="2024-10-14T14:59:00Z">
        <w:r w:rsidR="00277960">
          <w:rPr>
            <w:rFonts w:ascii="Georgia" w:eastAsia="Times New Roman" w:hAnsi="Georgia" w:cs="Times New Roman"/>
            <w:color w:val="000000"/>
            <w:lang w:eastAsia="en-PH"/>
          </w:rPr>
          <w:t xml:space="preserve"> .  </w:t>
        </w:r>
      </w:ins>
      <w:del w:id="3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 xml:space="preserve">Features Preferred By </w:t>
      </w:r>
      <w:proofErr w:type="gramStart"/>
      <w:r w:rsidRPr="00947823">
        <w:rPr>
          <w:rFonts w:ascii="Georgia" w:eastAsia="Times New Roman" w:hAnsi="Georgia" w:cs="Times New Roman"/>
          <w:color w:val="000000"/>
          <w:lang w:eastAsia="en-PH"/>
        </w:rPr>
        <w:t>Students.  .</w:t>
      </w:r>
      <w:proofErr w:type="gramEnd"/>
      <w:r w:rsidRPr="00947823">
        <w:rPr>
          <w:rFonts w:ascii="Georgia" w:eastAsia="Times New Roman" w:hAnsi="Georgia" w:cs="Times New Roman"/>
          <w:color w:val="000000"/>
          <w:lang w:eastAsia="en-PH"/>
        </w:rPr>
        <w:t>  .  .  .  .  .  .  .  .  .  .  .  .  .  .  .</w:t>
      </w:r>
      <w:ins w:id="38" w:author="Jade Raposa" w:date="2024-10-14T22:59:00Z" w16du:dateUtc="2024-10-14T14:59:00Z">
        <w:r w:rsidR="00277960">
          <w:rPr>
            <w:rFonts w:ascii="Georgia" w:eastAsia="Times New Roman" w:hAnsi="Georgia" w:cs="Times New Roman"/>
            <w:color w:val="000000"/>
            <w:lang w:eastAsia="en-PH"/>
          </w:rPr>
          <w:t xml:space="preserve">  .  .  .  .  </w:t>
        </w:r>
      </w:ins>
      <w:del w:id="39"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 xml:space="preserve">Common Challenge Students Face According to </w:t>
      </w:r>
      <w:proofErr w:type="gramStart"/>
      <w:r w:rsidRPr="00947823">
        <w:rPr>
          <w:rFonts w:ascii="Georgia" w:eastAsia="Times New Roman" w:hAnsi="Georgia" w:cs="Times New Roman"/>
          <w:color w:val="000000"/>
          <w:lang w:eastAsia="en-PH"/>
        </w:rPr>
        <w:t>Educators.  .</w:t>
      </w:r>
      <w:proofErr w:type="gramEnd"/>
      <w:r w:rsidRPr="00947823">
        <w:rPr>
          <w:rFonts w:ascii="Georgia" w:eastAsia="Times New Roman" w:hAnsi="Georgia" w:cs="Times New Roman"/>
          <w:color w:val="000000"/>
          <w:lang w:eastAsia="en-PH"/>
        </w:rPr>
        <w:t>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40"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 xml:space="preserve">Ways Personalized Assistance Can Impact </w:t>
      </w:r>
      <w:proofErr w:type="gramStart"/>
      <w:r w:rsidRPr="00947823">
        <w:rPr>
          <w:rFonts w:ascii="Georgia" w:eastAsia="Times New Roman" w:hAnsi="Georgia" w:cs="Times New Roman"/>
          <w:color w:val="000000"/>
          <w:lang w:eastAsia="en-PH"/>
        </w:rPr>
        <w:t>A</w:t>
      </w:r>
      <w:proofErr w:type="gramEnd"/>
      <w:r w:rsidRPr="00947823">
        <w:rPr>
          <w:rFonts w:ascii="Georgia" w:eastAsia="Times New Roman" w:hAnsi="Georgia" w:cs="Times New Roman"/>
          <w:color w:val="000000"/>
          <w:lang w:eastAsia="en-PH"/>
        </w:rPr>
        <w:t xml:space="preserve">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Academic Success and Learning </w:t>
      </w:r>
      <w:proofErr w:type="gramStart"/>
      <w:r w:rsidRPr="00947823">
        <w:rPr>
          <w:rFonts w:ascii="Georgia" w:eastAsia="Times New Roman" w:hAnsi="Georgia" w:cs="Times New Roman"/>
          <w:color w:val="000000"/>
          <w:lang w:eastAsia="en-PH"/>
        </w:rPr>
        <w:t>Experience.  .</w:t>
      </w:r>
      <w:proofErr w:type="gramEnd"/>
      <w:r w:rsidRPr="00947823">
        <w:rPr>
          <w:rFonts w:ascii="Georgia" w:eastAsia="Times New Roman" w:hAnsi="Georgia" w:cs="Times New Roman"/>
          <w:color w:val="000000"/>
          <w:lang w:eastAsia="en-PH"/>
        </w:rPr>
        <w:t>  .  .  .  .  .   .  .  .  .</w:t>
      </w:r>
      <w:ins w:id="41" w:author="Jade Raposa" w:date="2024-10-14T22:59:00Z" w16du:dateUtc="2024-10-14T14:59:00Z">
        <w:r w:rsidR="00277960">
          <w:rPr>
            <w:rFonts w:ascii="Georgia" w:eastAsia="Times New Roman" w:hAnsi="Georgia" w:cs="Times New Roman"/>
            <w:color w:val="000000"/>
            <w:lang w:eastAsia="en-PH"/>
          </w:rPr>
          <w:t xml:space="preserve">  .  .    </w:t>
        </w:r>
      </w:ins>
      <w:del w:id="42"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 xml:space="preserve">Important Skills For Students To Develop In Their </w:t>
      </w:r>
      <w:proofErr w:type="gramStart"/>
      <w:r w:rsidRPr="00947823">
        <w:rPr>
          <w:rFonts w:ascii="Georgia" w:eastAsia="Times New Roman" w:hAnsi="Georgia" w:cs="Times New Roman"/>
          <w:color w:val="000000"/>
          <w:lang w:eastAsia="en-PH"/>
        </w:rPr>
        <w:t>Field.  .</w:t>
      </w:r>
      <w:proofErr w:type="gramEnd"/>
      <w:r w:rsidRPr="00947823">
        <w:rPr>
          <w:rFonts w:ascii="Georgia" w:eastAsia="Times New Roman" w:hAnsi="Georgia" w:cs="Times New Roman"/>
          <w:color w:val="000000"/>
          <w:lang w:eastAsia="en-PH"/>
        </w:rPr>
        <w:t>  .  .  . </w:t>
      </w:r>
      <w:r w:rsidR="004276C2">
        <w:rPr>
          <w:rFonts w:ascii="Georgia" w:eastAsia="Times New Roman" w:hAnsi="Georgia" w:cs="Times New Roman"/>
          <w:color w:val="000000"/>
          <w:lang w:eastAsia="en-PH"/>
        </w:rPr>
        <w:t xml:space="preserve"> . </w:t>
      </w:r>
      <w:ins w:id="43" w:author="Jade Raposa" w:date="2024-10-14T22:59:00Z" w16du:dateUtc="2024-10-14T14:59:00Z">
        <w:r w:rsidR="00277960">
          <w:rPr>
            <w:rFonts w:ascii="Georgia" w:eastAsia="Times New Roman" w:hAnsi="Georgia" w:cs="Times New Roman"/>
            <w:color w:val="000000"/>
            <w:lang w:eastAsia="en-PH"/>
          </w:rPr>
          <w:t xml:space="preserve"> </w:t>
        </w:r>
      </w:ins>
      <w:del w:id="44"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45"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 xml:space="preserve">Educators Comfortability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Helping, Connecting, and Supporting </w:t>
      </w:r>
      <w:proofErr w:type="gramStart"/>
      <w:r w:rsidRPr="00947823">
        <w:rPr>
          <w:rFonts w:ascii="Georgia" w:eastAsia="Times New Roman" w:hAnsi="Georgia" w:cs="Times New Roman"/>
          <w:color w:val="000000"/>
          <w:lang w:eastAsia="en-PH"/>
        </w:rPr>
        <w:t>Students.  .</w:t>
      </w:r>
      <w:proofErr w:type="gramEnd"/>
      <w:r w:rsidRPr="00947823">
        <w:rPr>
          <w:rFonts w:ascii="Georgia" w:eastAsia="Times New Roman" w:hAnsi="Georgia" w:cs="Times New Roman"/>
          <w:color w:val="000000"/>
          <w:lang w:eastAsia="en-PH"/>
        </w:rPr>
        <w:t>  .  .  .  .  .  . </w:t>
      </w:r>
      <w:r w:rsidR="004276C2">
        <w:rPr>
          <w:rFonts w:ascii="Georgia" w:eastAsia="Times New Roman" w:hAnsi="Georgia" w:cs="Times New Roman"/>
          <w:color w:val="000000"/>
          <w:lang w:eastAsia="en-PH"/>
        </w:rPr>
        <w:t xml:space="preserve">  .  .  .</w:t>
      </w:r>
      <w:ins w:id="46" w:author="Jade Raposa" w:date="2024-10-14T22:59:00Z" w16du:dateUtc="2024-10-14T14:59:00Z">
        <w:r w:rsidR="00813342">
          <w:rPr>
            <w:rFonts w:ascii="Georgia" w:eastAsia="Times New Roman" w:hAnsi="Georgia" w:cs="Times New Roman"/>
            <w:color w:val="000000"/>
            <w:lang w:eastAsia="en-PH"/>
          </w:rPr>
          <w:t xml:space="preserve">  </w:t>
        </w:r>
      </w:ins>
      <w:ins w:id="47" w:author="Jade Raposa" w:date="2024-10-14T23:00:00Z" w16du:dateUtc="2024-10-14T15:00:00Z">
        <w:r w:rsidR="00813342">
          <w:rPr>
            <w:rFonts w:ascii="Georgia" w:eastAsia="Times New Roman" w:hAnsi="Georgia" w:cs="Times New Roman"/>
            <w:color w:val="000000"/>
            <w:lang w:eastAsia="en-PH"/>
          </w:rPr>
          <w:t xml:space="preserve"> </w:t>
        </w:r>
      </w:ins>
      <w:ins w:id="48" w:author="Jade Raposa" w:date="2024-10-14T22:59:00Z" w16du:dateUtc="2024-10-14T14:59:00Z">
        <w:r w:rsidR="00813342">
          <w:rPr>
            <w:rFonts w:ascii="Georgia" w:eastAsia="Times New Roman" w:hAnsi="Georgia" w:cs="Times New Roman"/>
            <w:color w:val="000000"/>
            <w:lang w:eastAsia="en-PH"/>
          </w:rPr>
          <w:t xml:space="preserve"> </w:t>
        </w:r>
      </w:ins>
      <w:del w:id="49"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 xml:space="preserve">Educators Belief in Apps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Enhancing Student’s </w:t>
      </w:r>
      <w:proofErr w:type="gramStart"/>
      <w:r w:rsidRPr="00947823">
        <w:rPr>
          <w:rFonts w:ascii="Georgia" w:eastAsia="Times New Roman" w:hAnsi="Georgia" w:cs="Times New Roman"/>
          <w:color w:val="000000"/>
          <w:lang w:eastAsia="en-PH"/>
        </w:rPr>
        <w:t>Knowledge.  .</w:t>
      </w:r>
      <w:proofErr w:type="gramEnd"/>
      <w:r w:rsidRPr="00947823">
        <w:rPr>
          <w:rFonts w:ascii="Georgia" w:eastAsia="Times New Roman" w:hAnsi="Georgia" w:cs="Times New Roman"/>
          <w:color w:val="000000"/>
          <w:lang w:eastAsia="en-PH"/>
        </w:rPr>
        <w:t>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50" w:author="Jade Raposa" w:date="2024-10-14T22:59:00Z" w16du:dateUtc="2024-10-14T14:59:00Z">
        <w:r w:rsidR="00813342">
          <w:rPr>
            <w:rFonts w:ascii="Georgia" w:eastAsia="Times New Roman" w:hAnsi="Georgia" w:cs="Times New Roman"/>
            <w:color w:val="000000"/>
            <w:lang w:eastAsia="en-PH"/>
          </w:rPr>
          <w:t>.</w:t>
        </w:r>
      </w:ins>
      <w:del w:id="51"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 xml:space="preserve">Features Preferred By Educators For The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 xml:space="preserve">User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  .  .  </w:t>
      </w:r>
      <w:ins w:id="52"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 xml:space="preserve">Mentor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53"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 xml:space="preserve">Mentee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54"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3.4</w:t>
      </w:r>
      <w:r w:rsidRPr="00947823">
        <w:rPr>
          <w:rFonts w:ascii="Georgia" w:eastAsia="Times New Roman" w:hAnsi="Georgia" w:cs="Times New Roman"/>
          <w:color w:val="000000"/>
          <w:lang w:eastAsia="en-PH"/>
        </w:rPr>
        <w:tab/>
        <w:t xml:space="preserve">Mentorship Request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w:t>
      </w:r>
      <w:del w:id="55"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56"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09A27AAA"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xml:space="preserve">  .  .  .  .  .  .  .  .  .  .  .   .  .  .  .   .  . .  .  .  .  .  .  .  .  .  .  .  </w:t>
      </w:r>
      <w:r w:rsidRPr="00947823">
        <w:rPr>
          <w:rFonts w:ascii="Georgia" w:eastAsia="Times New Roman" w:hAnsi="Georgia" w:cs="Times New Roman"/>
          <w:color w:val="000000"/>
          <w:lang w:eastAsia="en-PH"/>
        </w:rPr>
        <w:tab/>
        <w:t>55</w:t>
      </w:r>
    </w:p>
    <w:p w14:paraId="39487425" w14:textId="52315AAB"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 xml:space="preserve">Assessment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w:t>
      </w:r>
      <w:ins w:id="57" w:author="Jade Raposa" w:date="2024-10-14T23:00:00Z" w16du:dateUtc="2024-10-14T15:00:00Z">
        <w:r w:rsidR="0071195E">
          <w:rPr>
            <w:rFonts w:ascii="Georgia" w:eastAsia="Times New Roman" w:hAnsi="Georgia" w:cs="Times New Roman"/>
            <w:color w:val="000000"/>
            <w:lang w:eastAsia="en-PH"/>
          </w:rPr>
          <w:t xml:space="preserve">  .   </w:t>
        </w:r>
      </w:ins>
      <w:del w:id="58"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 xml:space="preserve">Report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 xml:space="preserve">Server Hardware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 xml:space="preserve">Client Hardware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w:t>
      </w:r>
      <w:proofErr w:type="gramStart"/>
      <w:r w:rsidRPr="00947823">
        <w:rPr>
          <w:rFonts w:ascii="Georgia" w:eastAsia="Times New Roman" w:hAnsi="Georgia" w:cs="Times New Roman"/>
          <w:color w:val="000000"/>
          <w:lang w:eastAsia="en-PH"/>
        </w:rPr>
        <w:t>Specifications.  .</w:t>
      </w:r>
      <w:proofErr w:type="gramEnd"/>
      <w:r w:rsidRPr="00947823">
        <w:rPr>
          <w:rFonts w:ascii="Georgia" w:eastAsia="Times New Roman" w:hAnsi="Georgia" w:cs="Times New Roman"/>
          <w:color w:val="000000"/>
          <w:lang w:eastAsia="en-PH"/>
        </w:rPr>
        <w:t xml:space="preserve">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w:t>
      </w:r>
      <w:proofErr w:type="gramStart"/>
      <w:r w:rsidRPr="00947823">
        <w:rPr>
          <w:rFonts w:ascii="Georgia" w:eastAsia="Times New Roman" w:hAnsi="Georgia" w:cs="Times New Roman"/>
          <w:color w:val="000000"/>
          <w:lang w:eastAsia="en-PH"/>
        </w:rPr>
        <w:t>Issue.  .</w:t>
      </w:r>
      <w:proofErr w:type="gramEnd"/>
      <w:r w:rsidRPr="00947823">
        <w:rPr>
          <w:rFonts w:ascii="Georgia" w:eastAsia="Times New Roman" w:hAnsi="Georgia" w:cs="Times New Roman"/>
          <w:color w:val="000000"/>
          <w:lang w:eastAsia="en-PH"/>
        </w:rPr>
        <w:t xml:space="preserve">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w:t>
      </w:r>
      <w:proofErr w:type="gramStart"/>
      <w:r w:rsidRPr="00947823">
        <w:rPr>
          <w:rFonts w:ascii="Georgia" w:eastAsia="Times New Roman" w:hAnsi="Georgia" w:cs="Times New Roman"/>
          <w:color w:val="000000"/>
          <w:lang w:eastAsia="en-PH"/>
        </w:rPr>
        <w:t>Issues.  .</w:t>
      </w:r>
      <w:proofErr w:type="gramEnd"/>
      <w:r w:rsidRPr="00947823">
        <w:rPr>
          <w:rFonts w:ascii="Georgia" w:eastAsia="Times New Roman" w:hAnsi="Georgia" w:cs="Times New Roman"/>
          <w:color w:val="000000"/>
          <w:lang w:eastAsia="en-PH"/>
        </w:rPr>
        <w:t xml:space="preserve">  .  .  .  .  .  .  .  .  .  .  .  .  .  .  .  . .  .  .  .   .  .  .  .  .  .  </w:t>
      </w:r>
      <w:r w:rsidR="00E00308">
        <w:rPr>
          <w:rFonts w:ascii="Georgia" w:eastAsia="Times New Roman" w:hAnsi="Georgia" w:cs="Times New Roman"/>
          <w:color w:val="000000"/>
          <w:lang w:eastAsia="en-PH"/>
        </w:rPr>
        <w:t xml:space="preserve"> </w:t>
      </w:r>
      <w:ins w:id="59"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 xml:space="preserve">Economic </w:t>
      </w:r>
      <w:proofErr w:type="gramStart"/>
      <w:r w:rsidRPr="00947823">
        <w:rPr>
          <w:rFonts w:ascii="Georgia" w:eastAsia="Times New Roman" w:hAnsi="Georgia" w:cs="Times New Roman"/>
          <w:color w:val="000000"/>
          <w:lang w:eastAsia="en-PH"/>
        </w:rPr>
        <w:t>Issues.  .</w:t>
      </w:r>
      <w:proofErr w:type="gramEnd"/>
      <w:r w:rsidRPr="00947823">
        <w:rPr>
          <w:rFonts w:ascii="Georgia" w:eastAsia="Times New Roman" w:hAnsi="Georgia" w:cs="Times New Roman"/>
          <w:color w:val="000000"/>
          <w:lang w:eastAsia="en-PH"/>
        </w:rPr>
        <w:t>  .  .  .  .  .  .  .  .  .  .  .  .  .  .  .  .  .  .  .  .  .  .  .  .  .  .  . </w:t>
      </w:r>
      <w:r w:rsidRPr="00947823">
        <w:rPr>
          <w:rFonts w:ascii="Georgia" w:eastAsia="Times New Roman" w:hAnsi="Georgia" w:cs="Times New Roman"/>
          <w:color w:val="000000"/>
          <w:lang w:eastAsia="en-PH"/>
        </w:rPr>
        <w:tab/>
      </w:r>
      <w:ins w:id="60"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 xml:space="preserve">Non-Functional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w:t>
      </w:r>
      <w:ins w:id="61" w:author="Jade Raposa" w:date="2024-10-14T23:01:00Z" w16du:dateUtc="2024-10-14T15:01:00Z">
        <w:r w:rsidR="00EB256D">
          <w:rPr>
            <w:rFonts w:ascii="Georgia" w:eastAsia="Times New Roman" w:hAnsi="Georgia" w:cs="Times New Roman"/>
            <w:color w:val="000000"/>
            <w:lang w:eastAsia="en-PH"/>
          </w:rPr>
          <w:t xml:space="preserve">  .  . </w:t>
        </w:r>
      </w:ins>
      <w:del w:id="62"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Functional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  .  .  .</w:t>
      </w:r>
      <w:ins w:id="63" w:author="Jade Raposa" w:date="2024-10-14T23:01:00Z" w16du:dateUtc="2024-10-14T15:01:00Z">
        <w:r w:rsidR="00EB256D">
          <w:rPr>
            <w:rFonts w:ascii="Georgia" w:eastAsia="Times New Roman" w:hAnsi="Georgia" w:cs="Times New Roman"/>
            <w:color w:val="000000"/>
            <w:lang w:eastAsia="en-PH"/>
          </w:rPr>
          <w:t xml:space="preserve">  .  </w:t>
        </w:r>
      </w:ins>
      <w:del w:id="64"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6A3271">
          <w:headerReference w:type="default" r:id="rId12"/>
          <w:footerReference w:type="default" r:id="rId13"/>
          <w:headerReference w:type="first" r:id="rId14"/>
          <w:pgSz w:w="12240" w:h="15840"/>
          <w:pgMar w:top="144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Gantt Chart Using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  .  .  .  .  .  .  .  .  .  .  .  .  .  .</w:t>
      </w:r>
      <w:ins w:id="65" w:author="Jade Raposa" w:date="2024-10-14T23:01:00Z" w16du:dateUtc="2024-10-14T15:01:00Z">
        <w:r w:rsidR="00EB256D">
          <w:rPr>
            <w:rFonts w:ascii="Georgia" w:eastAsia="Times New Roman" w:hAnsi="Georgia" w:cs="Times New Roman"/>
            <w:color w:val="000000"/>
            <w:lang w:eastAsia="en-PH"/>
          </w:rPr>
          <w:t xml:space="preserve">  .  </w:t>
        </w:r>
      </w:ins>
      <w:del w:id="66"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pPr>
        <w:pStyle w:val="Heading1"/>
        <w:spacing w:before="0" w:beforeAutospacing="0"/>
        <w:pPrChange w:id="67"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68" w:author="Jade Raposa" w:date="2024-10-15T01:51:00Z" w16du:dateUtc="2024-10-14T17:51:00Z"/>
          <w:rFonts w:ascii="Georgia" w:eastAsia="Times New Roman" w:hAnsi="Georgia" w:cs="Times New Roman"/>
          <w:lang w:eastAsia="en-PH"/>
        </w:rPr>
      </w:pPr>
      <w:commentRangeStart w:id="69"/>
      <w:commentRangeStart w:id="70"/>
      <w:del w:id="71"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72" w:author="Jade Raposa" w:date="2024-10-15T01:51:00Z" w16du:dateUtc="2024-10-14T17:51:00Z"/>
          <w:rFonts w:ascii="Georgia" w:eastAsia="Times New Roman" w:hAnsi="Georgia" w:cs="Times New Roman"/>
          <w:lang w:eastAsia="en-PH"/>
        </w:rPr>
      </w:pPr>
      <w:del w:id="73"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69"/>
        <w:r w:rsidR="00433593" w:rsidDel="00C80D75">
          <w:rPr>
            <w:rStyle w:val="CommentReference"/>
          </w:rPr>
          <w:commentReference w:id="69"/>
        </w:r>
        <w:commentRangeEnd w:id="70"/>
        <w:r w:rsidR="00C80D75" w:rsidDel="00C80D75">
          <w:rPr>
            <w:rStyle w:val="CommentReference"/>
          </w:rPr>
          <w:commentReference w:id="70"/>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51D59AE"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commentRangeStart w:id="74"/>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commentRangeEnd w:id="74"/>
      <w:r w:rsidR="008C13CD">
        <w:rPr>
          <w:rStyle w:val="CommentReference"/>
        </w:rPr>
        <w:commentReference w:id="74"/>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r>
      <w:commentRangeStart w:id="75"/>
      <w:r w:rsidRPr="00947823">
        <w:rPr>
          <w:rFonts w:ascii="Georgia" w:eastAsia="Times New Roman" w:hAnsi="Georgia" w:cs="Times New Roman"/>
          <w:color w:val="000000"/>
          <w:lang w:eastAsia="en-PH"/>
        </w:rPr>
        <w: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t>
      </w:r>
      <w:del w:id="76" w:author="Jade Raposa" w:date="2024-10-15T01:52:00Z" w16du:dateUtc="2024-10-14T17:52:00Z">
        <w:r w:rsidRPr="00947823" w:rsidDel="00FB430C">
          <w:rPr>
            <w:rFonts w:ascii="Georgia" w:eastAsia="Times New Roman" w:hAnsi="Georgia" w:cs="Times New Roman"/>
            <w:color w:val="000000"/>
            <w:lang w:eastAsia="en-PH"/>
          </w:rPr>
          <w:delText>by the use of</w:delText>
        </w:r>
      </w:del>
      <w:ins w:id="77" w:author="Jade Raposa" w:date="2024-10-15T01:52:00Z" w16du:dateUtc="2024-10-14T17:52:00Z">
        <w:r w:rsidR="00FB430C" w:rsidRPr="00947823">
          <w:rPr>
            <w:rFonts w:ascii="Georgia" w:eastAsia="Times New Roman" w:hAnsi="Georgia" w:cs="Times New Roman"/>
            <w:color w:val="000000"/>
            <w:lang w:eastAsia="en-PH"/>
          </w:rPr>
          <w:t>using</w:t>
        </w:r>
      </w:ins>
      <w:r w:rsidRPr="00947823">
        <w:rPr>
          <w:rFonts w:ascii="Georgia" w:eastAsia="Times New Roman" w:hAnsi="Georgia" w:cs="Times New Roman"/>
          <w:color w:val="000000"/>
          <w:lang w:eastAsia="en-PH"/>
        </w:rPr>
        <w: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commentRangeEnd w:id="75"/>
      <w:r w:rsidR="008C13CD">
        <w:rPr>
          <w:rStyle w:val="CommentReference"/>
        </w:rPr>
        <w:commentReference w:id="75"/>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2385495E" w14:textId="487BC008" w:rsidR="00084CB8" w:rsidRPr="00947823" w:rsidRDefault="00084CB8" w:rsidP="001B0268">
      <w:pPr>
        <w:spacing w:after="0" w:line="480" w:lineRule="auto"/>
        <w:ind w:firstLine="720"/>
        <w:jc w:val="both"/>
        <w:rPr>
          <w:rFonts w:ascii="Georgia" w:eastAsia="Times New Roman" w:hAnsi="Georgia" w:cs="Times New Roman"/>
          <w:lang w:eastAsia="en-PH"/>
        </w:rPr>
      </w:pPr>
      <w:commentRangeStart w:id="78"/>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electronic resources accessed via computers or the internet. While m-learning is a part of e-learning that utilizes mobile devices like smartphones and tablets for anytime, anywhere learning. These </w:t>
      </w:r>
      <w:r w:rsidRPr="00947823">
        <w:rPr>
          <w:rFonts w:ascii="Georgia" w:eastAsia="Times New Roman" w:hAnsi="Georgia" w:cs="Times New Roman"/>
          <w:color w:val="000000"/>
          <w:lang w:eastAsia="en-PH"/>
        </w:rPr>
        <w:lastRenderedPageBreak/>
        <w:t xml:space="preserve">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w:t>
      </w:r>
      <w:proofErr w:type="gramStart"/>
      <w:r w:rsidRPr="00947823">
        <w:rPr>
          <w:rFonts w:ascii="Georgia" w:eastAsia="Times New Roman" w:hAnsi="Georgia" w:cs="Times New Roman"/>
          <w:color w:val="000000"/>
          <w:lang w:eastAsia="en-PH"/>
        </w:rPr>
        <w:t>through the use of</w:t>
      </w:r>
      <w:proofErr w:type="gramEnd"/>
      <w:r w:rsidRPr="00947823">
        <w:rPr>
          <w:rFonts w:ascii="Georgia" w:eastAsia="Times New Roman" w:hAnsi="Georgia" w:cs="Times New Roman"/>
          <w:color w:val="000000"/>
          <w:lang w:eastAsia="en-PH"/>
        </w:rPr>
        <w:t xml:space="preserve">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commentRangeEnd w:id="78"/>
      <w:r w:rsidR="008C13CD">
        <w:rPr>
          <w:rStyle w:val="CommentReference"/>
        </w:rPr>
        <w:commentReference w:id="78"/>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w:t>
      </w:r>
      <w:r w:rsidRPr="00947823">
        <w:rPr>
          <w:rFonts w:ascii="Georgia" w:eastAsia="Times New Roman" w:hAnsi="Georgia" w:cs="Times New Roman"/>
          <w:color w:val="000000"/>
          <w:lang w:eastAsia="en-PH"/>
        </w:rPr>
        <w:lastRenderedPageBreak/>
        <w:t>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32905D90" w:rsidR="00BE3E01" w:rsidRP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and support, fostering positive relationships between mentors and mentees, which enhance academic </w:t>
      </w:r>
      <w:r w:rsidRPr="00947823">
        <w:rPr>
          <w:rFonts w:ascii="Georgia" w:eastAsia="Times New Roman" w:hAnsi="Georgia" w:cs="Times New Roman"/>
          <w:color w:val="000000"/>
          <w:lang w:eastAsia="en-PH"/>
        </w:rPr>
        <w:lastRenderedPageBreak/>
        <w:t>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BE3E01">
          <w:headerReference w:type="default" r:id="rId15"/>
          <w:headerReference w:type="first" r:id="rId16"/>
          <w:footerReference w:type="first" r:id="rId17"/>
          <w:pgSz w:w="12240" w:h="15840"/>
          <w:pgMar w:top="1440" w:right="1440" w:bottom="1440" w:left="1440" w:header="288" w:footer="720" w:gutter="0"/>
          <w:pgNumType w:start="1"/>
          <w:cols w:space="708"/>
          <w:titlePg/>
          <w:docGrid w:linePitch="360"/>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084CB8">
      <w:pPr>
        <w:spacing w:before="264"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lastRenderedPageBreak/>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7FBFD424" w:rsidR="00DA27E8" w:rsidRPr="00947823" w:rsidRDefault="00DA27E8" w:rsidP="00DA27E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w:t>
      </w:r>
      <w:r w:rsidRPr="00947823">
        <w:rPr>
          <w:rFonts w:ascii="Georgia" w:eastAsia="Times New Roman" w:hAnsi="Georgia" w:cs="Times New Roman"/>
          <w:color w:val="0D0D0D"/>
          <w:lang w:eastAsia="en-PH"/>
        </w:rPr>
        <w:lastRenderedPageBreak/>
        <w:t>measuring how much they’ve learned, this promotes greater comprehension and helps them to successfully handle difficulties that require skill that they’re lacking.</w:t>
      </w:r>
    </w:p>
    <w:p w14:paraId="39741CB9" w14:textId="77777777" w:rsidR="00DA27E8" w:rsidRDefault="00DA27E8" w:rsidP="00DA27E8">
      <w:pPr>
        <w:spacing w:after="0" w:line="480" w:lineRule="auto"/>
        <w:ind w:firstLine="720"/>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w:t>
      </w:r>
      <w:proofErr w:type="gramStart"/>
      <w:r w:rsidRPr="00947823">
        <w:rPr>
          <w:rFonts w:ascii="Georgia" w:eastAsia="Times New Roman" w:hAnsi="Georgia" w:cs="Times New Roman"/>
          <w:color w:val="0D0D0D"/>
          <w:lang w:eastAsia="en-PH"/>
        </w:rPr>
        <w:t>as a way to</w:t>
      </w:r>
      <w:proofErr w:type="gramEnd"/>
      <w:r w:rsidRPr="00947823">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A27E8">
          <w:headerReference w:type="default" r:id="rId18"/>
          <w:headerReference w:type="first" r:id="rId19"/>
          <w:pgSz w:w="12240" w:h="15840" w:code="1"/>
          <w:pgMar w:top="1440" w:right="1440" w:bottom="1440" w:left="1440" w:header="288" w:footer="720" w:gutter="0"/>
          <w:pgNumType w:start="6"/>
          <w:cols w:space="708"/>
          <w:titlePg/>
          <w:docGrid w:linePitch="360"/>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proposed study, titled “Mentor-Shift: A Mobile Application Solution </w:t>
      </w:r>
      <w:proofErr w:type="gramStart"/>
      <w:r w:rsidRPr="00947823">
        <w:rPr>
          <w:rFonts w:ascii="Georgia" w:eastAsia="Times New Roman" w:hAnsi="Georgia" w:cs="Times New Roman"/>
          <w:color w:val="000000"/>
          <w:lang w:eastAsia="en-PH"/>
        </w:rPr>
        <w:t>On</w:t>
      </w:r>
      <w:proofErr w:type="gramEnd"/>
      <w:r w:rsidRPr="00947823">
        <w:rPr>
          <w:rFonts w:ascii="Georgia" w:eastAsia="Times New Roman" w:hAnsi="Georgia" w:cs="Times New Roman"/>
          <w:color w:val="000000"/>
          <w:lang w:eastAsia="en-PH"/>
        </w:rPr>
        <w:t xml:space="preserve">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20"/>
          <w:headerReference w:type="first" r:id="rId21"/>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3D684E2D" w:rsidR="00084CB8" w:rsidRPr="00947823" w:rsidRDefault="00084CB8" w:rsidP="001C243C">
      <w:pPr>
        <w:spacing w:after="0" w:line="480" w:lineRule="auto"/>
        <w:ind w:firstLine="720"/>
        <w:jc w:val="both"/>
        <w:rPr>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w:t>
      </w:r>
      <w:r w:rsidRPr="00947823">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commentRangeStart w:id="79"/>
      <w:r w:rsidRPr="00947823">
        <w:rPr>
          <w:rFonts w:ascii="Georgia" w:eastAsia="Times New Roman" w:hAnsi="Georgia" w:cs="Times New Roman"/>
          <w:b/>
          <w:bCs/>
          <w:color w:val="000000"/>
          <w:lang w:eastAsia="en-PH"/>
        </w:rPr>
        <w:t>Certification</w:t>
      </w:r>
      <w:commentRangeEnd w:id="79"/>
      <w:r w:rsidR="008C13CD">
        <w:rPr>
          <w:rStyle w:val="CommentReference"/>
        </w:rPr>
        <w:commentReference w:id="79"/>
      </w:r>
      <w:r w:rsidRPr="00947823">
        <w:rPr>
          <w:rFonts w:ascii="Georgia" w:eastAsia="Times New Roman" w:hAnsi="Georgia" w:cs="Times New Roman"/>
          <w:b/>
          <w:bCs/>
          <w:color w:val="000000"/>
          <w:lang w:eastAsia="en-PH"/>
        </w:rPr>
        <w:t xml:space="preserve">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CF2E71">
          <w:headerReference w:type="default" r:id="rId22"/>
          <w:headerReference w:type="first" r:id="rId23"/>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F2E71">
          <w:headerReference w:type="first" r:id="rId24"/>
          <w:pgSz w:w="12240" w:h="15840"/>
          <w:pgMar w:top="1440" w:right="1440" w:bottom="1440" w:left="1440" w:header="288" w:footer="720" w:gutter="0"/>
          <w:pgNumType w:start="7"/>
          <w:cols w:space="708"/>
          <w:titlePg/>
          <w:docGrid w:linePitch="360"/>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80"/>
      <w:commentRangeStart w:id="81"/>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80"/>
      <w:commentRangeEnd w:id="81"/>
      <w:r w:rsidR="00A53BD0">
        <w:rPr>
          <w:rStyle w:val="CommentReference"/>
        </w:rPr>
        <w:commentReference w:id="80"/>
      </w:r>
      <w:r w:rsidR="00DC13A9">
        <w:rPr>
          <w:rStyle w:val="CommentReference"/>
        </w:rPr>
        <w:commentReference w:id="81"/>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1E92179F"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Identify Value: </w:t>
      </w:r>
      <w:r w:rsidRPr="00947823">
        <w:rPr>
          <w:rFonts w:ascii="Georgia" w:eastAsia="Times New Roman" w:hAnsi="Georgia" w:cs="Times New Roman"/>
          <w:color w:val="000000"/>
          <w:lang w:eastAsia="en-PH"/>
        </w:rPr>
        <w:t xml:space="preserve">Recognize user demands and </w:t>
      </w:r>
      <w:commentRangeStart w:id="82"/>
      <w:r w:rsidRPr="00947823">
        <w:rPr>
          <w:rFonts w:ascii="Georgia" w:eastAsia="Times New Roman" w:hAnsi="Georgia" w:cs="Times New Roman"/>
          <w:color w:val="000000"/>
          <w:lang w:eastAsia="en-PH"/>
        </w:rPr>
        <w:t>identify the key features tha</w:t>
      </w:r>
      <w:commentRangeEnd w:id="82"/>
      <w:r w:rsidR="00A53BD0">
        <w:rPr>
          <w:rStyle w:val="CommentReference"/>
        </w:rPr>
        <w:commentReference w:id="82"/>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 xml:space="preserve">Create a waste-free, value-delivering process by visualizing and designing it. Make thorough process maps to help you find and eliminate operations that don't offer value.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77777777"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B05AA0">
          <w:headerReference w:type="default" r:id="rId26"/>
          <w:footerReference w:type="default" r:id="rId27"/>
          <w:headerReference w:type="first" r:id="rId28"/>
          <w:footerReference w:type="first" r:id="rId29"/>
          <w:pgSz w:w="12240" w:h="15840"/>
          <w:pgMar w:top="1440" w:right="1440" w:bottom="1440" w:left="1440" w:header="708" w:footer="708" w:gutter="0"/>
          <w:pgNumType w:start="14"/>
          <w:cols w:space="708"/>
          <w:titlePg/>
          <w:docGrid w:linePitch="360"/>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testing.</w:t>
      </w:r>
    </w:p>
    <w:p w14:paraId="1D6EE1B3" w14:textId="77777777" w:rsidR="008D33A4" w:rsidRDefault="008D33A4" w:rsidP="008D33A4">
      <w:pPr>
        <w:spacing w:after="0" w:line="480" w:lineRule="auto"/>
        <w:ind w:firstLine="720"/>
        <w:jc w:val="both"/>
        <w:rPr>
          <w:rFonts w:ascii="Georgia" w:eastAsia="Times New Roman" w:hAnsi="Georgia" w:cs="Times New Roman"/>
          <w:color w:val="000000"/>
          <w:lang w:eastAsia="en-PH"/>
        </w:rPr>
      </w:pPr>
    </w:p>
    <w:p w14:paraId="41D5527D"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proofErr w:type="spellStart"/>
      <w:proofErr w:type="gramStart"/>
      <w:r w:rsidRPr="00947823">
        <w:rPr>
          <w:rFonts w:ascii="Georgia" w:eastAsia="Times New Roman" w:hAnsi="Georgia" w:cs="Times New Roman"/>
          <w:color w:val="000000"/>
          <w:lang w:eastAsia="en-PH"/>
        </w:rPr>
        <w:t>retroperspective</w:t>
      </w:r>
      <w:proofErr w:type="spellEnd"/>
      <w:r w:rsidRPr="00947823">
        <w:rPr>
          <w:rFonts w:ascii="Georgia" w:eastAsia="Times New Roman" w:hAnsi="Georgia" w:cs="Times New Roman"/>
          <w:color w:val="000000"/>
          <w:lang w:eastAsia="en-PH"/>
        </w:rPr>
        <w:t>  after</w:t>
      </w:r>
      <w:proofErr w:type="gramEnd"/>
      <w:r w:rsidRPr="00947823">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30"/>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Embed quality assurance practices into the development process to ensure a high-quality </w:t>
            </w:r>
            <w:proofErr w:type="gramStart"/>
            <w:r w:rsidRPr="00947823">
              <w:rPr>
                <w:rFonts w:ascii="Georgia" w:eastAsia="Times New Roman" w:hAnsi="Georgia" w:cs="Times New Roman"/>
                <w:color w:val="000000"/>
                <w:lang w:eastAsia="en-PH"/>
              </w:rPr>
              <w:t>end product</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Empower team members by providing autonomy, support, and resources to make decisions and </w:t>
            </w:r>
            <w:proofErr w:type="gramStart"/>
            <w:r w:rsidRPr="00947823">
              <w:rPr>
                <w:rFonts w:ascii="Georgia" w:eastAsia="Times New Roman" w:hAnsi="Georgia" w:cs="Times New Roman"/>
                <w:color w:val="000000"/>
                <w:lang w:eastAsia="en-PH"/>
              </w:rPr>
              <w:t>take action</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Delegate authority and decision-making, </w:t>
            </w:r>
            <w:proofErr w:type="gramStart"/>
            <w:r w:rsidRPr="00947823">
              <w:rPr>
                <w:rFonts w:ascii="Georgia" w:eastAsia="Times New Roman" w:hAnsi="Georgia" w:cs="Times New Roman"/>
                <w:color w:val="000000"/>
                <w:lang w:eastAsia="en-PH"/>
              </w:rPr>
              <w:t>Provide</w:t>
            </w:r>
            <w:proofErr w:type="gramEnd"/>
            <w:r w:rsidRPr="00947823">
              <w:rPr>
                <w:rFonts w:ascii="Georgia" w:eastAsia="Times New Roman" w:hAnsi="Georgia" w:cs="Times New Roman"/>
                <w:color w:val="000000"/>
                <w:lang w:eastAsia="en-PH"/>
              </w:rPr>
              <w:t xml:space="preserv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Gather relevant data and insights, </w:t>
            </w:r>
            <w:proofErr w:type="gramStart"/>
            <w:r w:rsidRPr="00947823">
              <w:rPr>
                <w:rFonts w:ascii="Georgia" w:eastAsia="Times New Roman" w:hAnsi="Georgia" w:cs="Times New Roman"/>
                <w:color w:val="000000"/>
                <w:lang w:eastAsia="en-PH"/>
              </w:rPr>
              <w:t>Evaluate</w:t>
            </w:r>
            <w:proofErr w:type="gramEnd"/>
            <w:r w:rsidRPr="00947823">
              <w:rPr>
                <w:rFonts w:ascii="Georgia" w:eastAsia="Times New Roman" w:hAnsi="Georgia" w:cs="Times New Roman"/>
                <w:color w:val="000000"/>
                <w:lang w:eastAsia="en-PH"/>
              </w:rPr>
              <w:t xml:space="preserv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Optimize the system </w:t>
            </w:r>
            <w:proofErr w:type="gramStart"/>
            <w:r w:rsidRPr="00947823">
              <w:rPr>
                <w:rFonts w:ascii="Georgia" w:eastAsia="Times New Roman" w:hAnsi="Georgia" w:cs="Times New Roman"/>
                <w:color w:val="000000"/>
                <w:lang w:eastAsia="en-PH"/>
              </w:rPr>
              <w:t>as a whole rather</w:t>
            </w:r>
            <w:proofErr w:type="gramEnd"/>
            <w:r w:rsidRPr="00947823">
              <w:rPr>
                <w:rFonts w:ascii="Georgia" w:eastAsia="Times New Roman" w:hAnsi="Georgia" w:cs="Times New Roman"/>
                <w:color w:val="000000"/>
                <w:lang w:eastAsia="en-PH"/>
              </w:rPr>
              <w:t xml:space="preserve">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System optimization plan, </w:t>
            </w:r>
            <w:proofErr w:type="gramStart"/>
            <w:r w:rsidRPr="00947823">
              <w:rPr>
                <w:rFonts w:ascii="Georgia" w:eastAsia="Times New Roman" w:hAnsi="Georgia" w:cs="Times New Roman"/>
                <w:color w:val="000000"/>
                <w:lang w:eastAsia="en-PH"/>
              </w:rPr>
              <w:t>Post-project</w:t>
            </w:r>
            <w:proofErr w:type="gramEnd"/>
            <w:r w:rsidRPr="00947823">
              <w:rPr>
                <w:rFonts w:ascii="Georgia" w:eastAsia="Times New Roman" w:hAnsi="Georgia" w:cs="Times New Roman"/>
                <w:color w:val="000000"/>
                <w:lang w:eastAsia="en-PH"/>
              </w:rPr>
              <w:t xml:space="preserve">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Conduct system-wide analysis, </w:t>
            </w:r>
            <w:proofErr w:type="gramStart"/>
            <w:r w:rsidRPr="00947823">
              <w:rPr>
                <w:rFonts w:ascii="Georgia" w:eastAsia="Times New Roman" w:hAnsi="Georgia" w:cs="Times New Roman"/>
                <w:color w:val="000000"/>
                <w:lang w:eastAsia="en-PH"/>
              </w:rPr>
              <w:t>Identify</w:t>
            </w:r>
            <w:proofErr w:type="gramEnd"/>
            <w:r w:rsidRPr="00947823">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sidRPr="00947823">
        <w:rPr>
          <w:rFonts w:ascii="Georgia" w:eastAsia="Times New Roman" w:hAnsi="Georgia" w:cs="Times New Roman"/>
          <w:color w:val="000000"/>
          <w:lang w:eastAsia="en-PH"/>
        </w:rPr>
        <w:t>particular requirements</w:t>
      </w:r>
      <w:proofErr w:type="gramEnd"/>
      <w:r w:rsidRPr="00947823">
        <w:rPr>
          <w:rFonts w:ascii="Georgia" w:eastAsia="Times New Roman" w:hAnsi="Georgia" w:cs="Times New Roman"/>
          <w:color w:val="000000"/>
          <w:lang w:eastAsia="en-PH"/>
        </w:rPr>
        <w:t xml:space="preserve">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DF2B21">
          <w:headerReference w:type="default" r:id="rId31"/>
          <w:headerReference w:type="first" r:id="rId32"/>
          <w:footerReference w:type="first" r:id="rId33"/>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77777777" w:rsidR="00947823" w:rsidRDefault="00947823" w:rsidP="00084CB8">
      <w:pPr>
        <w:spacing w:after="0" w:line="480" w:lineRule="auto"/>
        <w:jc w:val="both"/>
        <w:rPr>
          <w:rFonts w:ascii="Georgia" w:eastAsia="Times New Roman" w:hAnsi="Georgia" w:cs="Times New Roman"/>
          <w:color w:val="000000"/>
          <w:lang w:eastAsia="en-PH"/>
        </w:rPr>
      </w:pPr>
    </w:p>
    <w:p w14:paraId="4773D49A" w14:textId="26E26CB6" w:rsidR="00947823" w:rsidRDefault="00947823" w:rsidP="00947823">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DF2B21">
          <w:headerReference w:type="default" r:id="rId34"/>
          <w:headerReference w:type="first" r:id="rId3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Important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36"/>
          <w:headerReference w:type="first" r:id="rId37"/>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sidRPr="00947823">
        <w:rPr>
          <w:rFonts w:ascii="Georgia" w:eastAsia="Times New Roman" w:hAnsi="Georgia" w:cs="Times New Roman"/>
          <w:color w:val="000000"/>
          <w:lang w:eastAsia="en-PH"/>
        </w:rPr>
        <w:t>At</w:t>
      </w:r>
      <w:proofErr w:type="gramEnd"/>
      <w:r w:rsidRPr="00947823">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Students Interested </w:t>
      </w:r>
      <w:proofErr w:type="gramStart"/>
      <w:r w:rsidRPr="009C7B4C">
        <w:rPr>
          <w:rFonts w:ascii="Georgia" w:eastAsia="Times New Roman" w:hAnsi="Georgia" w:cs="Times New Roman"/>
          <w:i/>
          <w:iCs/>
          <w:color w:val="000000"/>
          <w:lang w:eastAsia="en-PH"/>
        </w:rPr>
        <w:t>In</w:t>
      </w:r>
      <w:proofErr w:type="gramEnd"/>
      <w:r w:rsidRPr="009C7B4C">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Features Preferred </w:t>
      </w:r>
      <w:proofErr w:type="gramStart"/>
      <w:r w:rsidRPr="009C7B4C">
        <w:rPr>
          <w:rFonts w:ascii="Georgia" w:eastAsia="Times New Roman" w:hAnsi="Georgia" w:cs="Times New Roman"/>
          <w:i/>
          <w:iCs/>
          <w:color w:val="000000"/>
          <w:lang w:eastAsia="en-PH"/>
        </w:rPr>
        <w:t>By</w:t>
      </w:r>
      <w:proofErr w:type="gramEnd"/>
      <w:r w:rsidRPr="009C7B4C">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DF2B21">
          <w:headerReference w:type="default" r:id="rId38"/>
          <w:headerReference w:type="first" r:id="rId39"/>
          <w:pgSz w:w="12240" w:h="15840"/>
          <w:pgMar w:top="144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sidRPr="00947823">
        <w:rPr>
          <w:rFonts w:ascii="Georgia" w:eastAsia="Times New Roman" w:hAnsi="Georgia" w:cs="Times New Roman"/>
          <w:color w:val="000000"/>
          <w:shd w:val="clear" w:color="auto" w:fill="FFFFFF"/>
          <w:lang w:eastAsia="en-PH"/>
        </w:rPr>
        <w:t>considered,</w:t>
      </w:r>
      <w:proofErr w:type="gramEnd"/>
      <w:r w:rsidRPr="00947823">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Ways Personalized Assistance Can Impact </w:t>
      </w:r>
      <w:proofErr w:type="gramStart"/>
      <w:r w:rsidRPr="009C7B4C">
        <w:rPr>
          <w:rFonts w:ascii="Georgia" w:eastAsia="Times New Roman" w:hAnsi="Georgia" w:cs="Times New Roman"/>
          <w:i/>
          <w:iCs/>
          <w:color w:val="000000"/>
          <w:lang w:eastAsia="en-PH"/>
        </w:rPr>
        <w:t>A</w:t>
      </w:r>
      <w:proofErr w:type="gramEnd"/>
      <w:r w:rsidRPr="009C7B4C">
        <w:rPr>
          <w:rFonts w:ascii="Georgia" w:eastAsia="Times New Roman" w:hAnsi="Georgia" w:cs="Times New Roman"/>
          <w:i/>
          <w:iCs/>
          <w:color w:val="000000"/>
          <w:lang w:eastAsia="en-PH"/>
        </w:rPr>
        <w:t>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Important Skills </w:t>
      </w:r>
      <w:proofErr w:type="gramStart"/>
      <w:r w:rsidRPr="009C7B4C">
        <w:rPr>
          <w:rFonts w:ascii="Georgia" w:eastAsia="Times New Roman" w:hAnsi="Georgia" w:cs="Times New Roman"/>
          <w:i/>
          <w:iCs/>
          <w:color w:val="000000"/>
          <w:lang w:eastAsia="en-PH"/>
        </w:rPr>
        <w:t>For</w:t>
      </w:r>
      <w:proofErr w:type="gramEnd"/>
      <w:r w:rsidRPr="009C7B4C">
        <w:rPr>
          <w:rFonts w:ascii="Georgia" w:eastAsia="Times New Roman" w:hAnsi="Georgia" w:cs="Times New Roman"/>
          <w:i/>
          <w:iCs/>
          <w:color w:val="000000"/>
          <w:lang w:eastAsia="en-PH"/>
        </w:rPr>
        <w:t xml:space="preserve">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DF2B21">
          <w:headerReference w:type="default" r:id="rId40"/>
          <w:headerReference w:type="first" r:id="rId4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Comfortability </w:t>
      </w:r>
      <w:proofErr w:type="gramStart"/>
      <w:r w:rsidRPr="00BD7542">
        <w:rPr>
          <w:rFonts w:ascii="Georgia" w:eastAsia="Times New Roman" w:hAnsi="Georgia" w:cs="Times New Roman"/>
          <w:i/>
          <w:iCs/>
          <w:color w:val="000000"/>
          <w:lang w:eastAsia="en-PH"/>
        </w:rPr>
        <w:t>In</w:t>
      </w:r>
      <w:proofErr w:type="gramEnd"/>
      <w:r w:rsidRPr="00BD7542">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Comfortable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26F0B79E" w14:textId="77777777"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lastRenderedPageBreak/>
        <w:t xml:space="preserve">Educators Belief in Apps </w:t>
      </w:r>
      <w:proofErr w:type="gramStart"/>
      <w:r w:rsidRPr="00BD7542">
        <w:rPr>
          <w:rFonts w:ascii="Georgia" w:eastAsia="Times New Roman" w:hAnsi="Georgia" w:cs="Times New Roman"/>
          <w:i/>
          <w:iCs/>
          <w:color w:val="000000"/>
          <w:lang w:eastAsia="en-PH"/>
        </w:rPr>
        <w:t>For</w:t>
      </w:r>
      <w:proofErr w:type="gramEnd"/>
      <w:r w:rsidRPr="00BD7542">
        <w:rPr>
          <w:rFonts w:ascii="Georgia" w:eastAsia="Times New Roman" w:hAnsi="Georgia" w:cs="Times New Roman"/>
          <w:i/>
          <w:iCs/>
          <w:color w:val="000000"/>
          <w:lang w:eastAsia="en-PH"/>
        </w:rPr>
        <w:t xml:space="preserve">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Features Preferred </w:t>
      </w:r>
      <w:proofErr w:type="gramStart"/>
      <w:r w:rsidRPr="00BD7542">
        <w:rPr>
          <w:rFonts w:ascii="Georgia" w:eastAsia="Times New Roman" w:hAnsi="Georgia" w:cs="Times New Roman"/>
          <w:i/>
          <w:iCs/>
          <w:color w:val="000000"/>
          <w:lang w:eastAsia="en-PH"/>
        </w:rPr>
        <w:t>By</w:t>
      </w:r>
      <w:proofErr w:type="gramEnd"/>
      <w:r w:rsidRPr="00BD7542">
        <w:rPr>
          <w:rFonts w:ascii="Georgia" w:eastAsia="Times New Roman" w:hAnsi="Georgia" w:cs="Times New Roman"/>
          <w:i/>
          <w:iCs/>
          <w:color w:val="000000"/>
          <w:lang w:eastAsia="en-PH"/>
        </w:rPr>
        <w:t xml:space="preserve">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42"/>
          <w:headerReference w:type="first" r:id="rId4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rsidP="008C13CD">
      <w:pPr>
        <w:pStyle w:val="Heading2"/>
        <w:pPrChange w:id="83" w:author="Jade Raposa" w:date="2024-10-15T02:15:00Z" w16du:dateUtc="2024-10-14T18:15:00Z">
          <w:pPr>
            <w:spacing w:after="0" w:line="480" w:lineRule="auto"/>
            <w:jc w:val="both"/>
          </w:pPr>
        </w:pPrChange>
      </w:pPr>
      <w:r w:rsidRPr="00947823">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84"/>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84"/>
      <w:r w:rsidR="00A53BD0">
        <w:rPr>
          <w:rStyle w:val="CommentReference"/>
        </w:rPr>
        <w:commentReference w:id="84"/>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which focuses on three key elements: cognitive presence, social presence, and teaching presence. The </w:t>
      </w:r>
      <w:r w:rsidRPr="009A6B1F">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0916FA1D"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CC78C77" w14:textId="2857308A" w:rsidR="002412B9" w:rsidRDefault="00084CB8" w:rsidP="00885E8A">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670E484D"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29F8A98F" w:rsidR="002412B9" w:rsidRPr="002412B9" w:rsidRDefault="00682BB0"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201D2A18">
            <wp:simplePos x="0" y="0"/>
            <wp:positionH relativeFrom="column">
              <wp:posOffset>22860</wp:posOffset>
            </wp:positionH>
            <wp:positionV relativeFrom="paragraph">
              <wp:posOffset>225425</wp:posOffset>
            </wp:positionV>
            <wp:extent cx="6019800" cy="4762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1C5BD1DE" w14:textId="77777777" w:rsidR="00E9738A" w:rsidRDefault="00E9738A" w:rsidP="00682BB0">
      <w:pPr>
        <w:spacing w:before="200" w:after="0" w:line="480" w:lineRule="auto"/>
        <w:ind w:firstLine="720"/>
        <w:jc w:val="both"/>
        <w:rPr>
          <w:rFonts w:ascii="Georgia" w:eastAsia="Times New Roman" w:hAnsi="Georgia" w:cs="Times New Roman"/>
          <w:color w:val="000000"/>
          <w:lang w:eastAsia="en-PH"/>
        </w:rPr>
        <w:sectPr w:rsidR="00E9738A" w:rsidSect="00DF2B21">
          <w:headerReference w:type="default" r:id="rId46"/>
          <w:headerReference w:type="first" r:id="rId47"/>
          <w:footerReference w:type="first" r:id="rId48"/>
          <w:pgSz w:w="12240" w:h="15840"/>
          <w:pgMar w:top="1440" w:right="1440" w:bottom="1440" w:left="1440" w:header="708" w:footer="708" w:gutter="0"/>
          <w:pgNumType w:start="1"/>
          <w:cols w:space="708"/>
          <w:titlePg/>
          <w:docGrid w:linePitch="360"/>
        </w:sectPr>
      </w:pPr>
    </w:p>
    <w:p w14:paraId="78664FE4" w14:textId="173338DE" w:rsidR="00084CB8" w:rsidRPr="00947823" w:rsidRDefault="00084CB8" w:rsidP="00682BB0">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78402628"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proofErr w:type="gramStart"/>
      <w:r w:rsidRPr="00947823">
        <w:rPr>
          <w:rFonts w:ascii="Georgia" w:eastAsia="Times New Roman" w:hAnsi="Georgia" w:cs="Times New Roman"/>
          <w:color w:val="000000"/>
          <w:lang w:eastAsia="en-PH"/>
        </w:rPr>
        <w:t>ultimate aim</w:t>
      </w:r>
      <w:proofErr w:type="gramEnd"/>
      <w:r w:rsidRPr="00947823">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49"/>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85"/>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5"/>
      <w:r w:rsidR="00A53BD0">
        <w:rPr>
          <w:rStyle w:val="CommentReference"/>
        </w:rPr>
        <w:commentReference w:id="85"/>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DF2B21">
          <w:headerReference w:type="default" r:id="rId51"/>
          <w:headerReference w:type="first" r:id="rId52"/>
          <w:footerReference w:type="first" r:id="rId53"/>
          <w:pgSz w:w="12240" w:h="15840"/>
          <w:pgMar w:top="1440" w:right="1440" w:bottom="1440" w:left="1440" w:header="708" w:footer="708" w:gutter="0"/>
          <w:pgNumType w:start="1"/>
          <w:cols w:space="708"/>
          <w:titlePg/>
          <w:docGrid w:linePitch="360"/>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571BD2CE">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86"/>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28A4D8BF">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56"/>
          <w:headerReference w:type="first" r:id="rId57"/>
          <w:footerReference w:type="first" r:id="rId58"/>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2FC4B6C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86"/>
      <w:r w:rsidR="00A53BD0">
        <w:rPr>
          <w:rStyle w:val="CommentReference"/>
        </w:rPr>
        <w:commentReference w:id="86"/>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87"/>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87"/>
      <w:r w:rsidR="00A53BD0">
        <w:rPr>
          <w:rStyle w:val="CommentReference"/>
        </w:rPr>
        <w:commentReference w:id="87"/>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RDefault="00084CB8" w:rsidP="00641A9A">
      <w:pPr>
        <w:spacing w:after="20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084CB8">
      <w:pPr>
        <w:spacing w:after="0" w:line="480" w:lineRule="auto"/>
        <w:jc w:val="both"/>
        <w:rPr>
          <w:rFonts w:ascii="Georgia" w:eastAsia="Times New Roman" w:hAnsi="Georgia" w:cs="Times New Roman"/>
          <w:b/>
          <w:bCs/>
          <w:color w:val="000000"/>
          <w:lang w:eastAsia="en-PH"/>
        </w:rPr>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63"/>
          <w:headerReference w:type="first" r:id="rId64"/>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DF2B21">
          <w:headerReference w:type="default" r:id="rId65"/>
          <w:headerReference w:type="first" r:id="rId66"/>
          <w:pgSz w:w="12240" w:h="15840"/>
          <w:pgMar w:top="1440" w:right="1440" w:bottom="1440" w:left="1440" w:header="708" w:footer="708" w:gutter="0"/>
          <w:pgNumType w:start="1"/>
          <w:cols w:space="708"/>
          <w:titlePg/>
          <w:docGrid w:linePitch="360"/>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DF2B21">
          <w:headerReference w:type="default" r:id="rId67"/>
          <w:headerReference w:type="first" r:id="rId68"/>
          <w:pgSz w:w="12240" w:h="15840"/>
          <w:pgMar w:top="1440" w:right="1440" w:bottom="1440" w:left="1440" w:header="708" w:footer="708" w:gutter="0"/>
          <w:pgNumType w:start="1"/>
          <w:cols w:space="708"/>
          <w:titlePg/>
          <w:docGrid w:linePitch="360"/>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6C38D534" w:rsidR="006011E7" w:rsidRPr="00947823" w:rsidRDefault="00435F52" w:rsidP="00FE3CB8">
            <w:pPr>
              <w:widowControl w:val="0"/>
              <w:spacing w:line="240" w:lineRule="auto"/>
              <w:rPr>
                <w:rFonts w:ascii="Georgia" w:eastAsia="Georgia" w:hAnsi="Georgia" w:cs="Georgia"/>
              </w:rPr>
            </w:pPr>
            <w:proofErr w:type="spellStart"/>
            <w:r>
              <w:rPr>
                <w:rFonts w:ascii="Georgia" w:eastAsia="Georgia" w:hAnsi="Georgia" w:cs="Georgia"/>
              </w:rPr>
              <w:t>q</w:t>
            </w:r>
            <w:r w:rsidR="006011E7" w:rsidRPr="00947823">
              <w:rPr>
                <w:rFonts w:ascii="Georgia" w:eastAsia="Georgia" w:hAnsi="Georgia" w:cs="Georgia"/>
              </w:rPr>
              <w:t>uiz_title</w:t>
            </w:r>
            <w:proofErr w:type="spellEnd"/>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5455ED58"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proofErr w:type="spellStart"/>
      <w:r w:rsidRPr="00435F52">
        <w:rPr>
          <w:rFonts w:ascii="Georgia" w:eastAsia="Times New Roman" w:hAnsi="Georgia" w:cs="Times New Roman"/>
          <w:lang w:eastAsia="en-PH"/>
        </w:rPr>
        <w:t>quiz_title</w:t>
      </w:r>
      <w:proofErr w:type="spellEnd"/>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DF2B21">
          <w:headerReference w:type="default" r:id="rId69"/>
          <w:headerReference w:type="first" r:id="rId70"/>
          <w:pgSz w:w="12240" w:h="15840"/>
          <w:pgMar w:top="1440" w:right="1440" w:bottom="1440" w:left="1440" w:header="708" w:footer="708" w:gutter="0"/>
          <w:pgNumType w:start="1"/>
          <w:cols w:space="708"/>
          <w:titlePg/>
          <w:docGrid w:linePitch="360"/>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DF2B21">
          <w:headerReference w:type="default" r:id="rId71"/>
          <w:headerReference w:type="first" r:id="rId72"/>
          <w:pgSz w:w="12240" w:h="15840"/>
          <w:pgMar w:top="144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73"/>
          <w:headerReference w:type="first" r:id="rId74"/>
          <w:footerReference w:type="first" r:id="rId75"/>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AF3539">
          <w:headerReference w:type="default" r:id="rId76"/>
          <w:headerReference w:type="first" r:id="rId77"/>
          <w:footerReference w:type="first" r:id="rId78"/>
          <w:pgSz w:w="12240" w:h="15840"/>
          <w:pgMar w:top="144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AF3539">
          <w:headerReference w:type="default" r:id="rId79"/>
          <w:headerReference w:type="first" r:id="rId80"/>
          <w:pgSz w:w="12240" w:h="15840"/>
          <w:pgMar w:top="1440" w:right="1440" w:bottom="1440" w:left="2160" w:header="708" w:footer="708" w:gutter="0"/>
          <w:pgNumType w:start="7"/>
          <w:cols w:space="708"/>
          <w:titlePg/>
          <w:docGrid w:linePitch="360"/>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2F038B01">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5FF8C143" w14:textId="2B65D8CB" w:rsidR="00C976DF" w:rsidRDefault="00C976DF">
      <w:pPr>
        <w:rPr>
          <w:rFonts w:ascii="Georgia" w:eastAsia="Times New Roman" w:hAnsi="Georgia" w:cs="Times New Roman"/>
          <w:color w:val="434343"/>
          <w:lang w:eastAsia="en-PH"/>
        </w:rPr>
      </w:pPr>
      <w:r>
        <w:rPr>
          <w:rFonts w:ascii="Georgia" w:eastAsia="Times New Roman" w:hAnsi="Georgia" w:cs="Times New Roman"/>
          <w:color w:val="434343"/>
          <w:lang w:eastAsia="en-PH"/>
        </w:rPr>
        <w:br w:type="page"/>
      </w:r>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lastRenderedPageBreak/>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5B71AD">
          <w:headerReference w:type="first" r:id="rId82"/>
          <w:pgSz w:w="12240" w:h="15840"/>
          <w:pgMar w:top="1440" w:right="1440" w:bottom="1440" w:left="2160" w:header="706" w:footer="706" w:gutter="0"/>
          <w:pgNumType w:start="7"/>
          <w:cols w:space="708"/>
          <w:titlePg/>
          <w:docGrid w:linePitch="360"/>
        </w:sectPr>
      </w:pPr>
    </w:p>
    <w:p w14:paraId="33A381C7" w14:textId="77777777" w:rsidR="00F34321" w:rsidRPr="00947823" w:rsidRDefault="00F34321">
      <w:pPr>
        <w:pStyle w:val="Heading1"/>
        <w:rPr>
          <w:rFonts w:eastAsia="Georgia"/>
        </w:rPr>
        <w:pPrChange w:id="88"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pPr>
        <w:pStyle w:val="Heading2"/>
        <w:spacing w:beforeAutospacing="0" w:afterAutospacing="0" w:line="480" w:lineRule="auto"/>
        <w:rPr>
          <w:rFonts w:eastAsia="Georgia"/>
        </w:rPr>
        <w:pPrChange w:id="89"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pPr>
        <w:spacing w:after="0" w:line="480" w:lineRule="auto"/>
        <w:ind w:firstLine="360"/>
        <w:jc w:val="both"/>
        <w:rPr>
          <w:rFonts w:ascii="Georgia" w:eastAsia="Georgia" w:hAnsi="Georgia" w:cs="Georgia"/>
        </w:rPr>
        <w:pPrChange w:id="90"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91" w:author="Jade Raposa" w:date="2024-10-15T01:53:00Z" w16du:dateUtc="2024-10-14T17:53:00Z"/>
          <w:rFonts w:ascii="Georgia" w:eastAsia="Georgia" w:hAnsi="Georgia" w:cs="Georgia"/>
        </w:rPr>
      </w:pPr>
      <w:del w:id="92" w:author="Jade Raposa" w:date="2024-10-15T01:53:00Z" w16du:dateUtc="2024-10-14T17:53:00Z">
        <w:r w:rsidRPr="00BA6AE1" w:rsidDel="00BA6AE1">
          <w:rPr>
            <w:rFonts w:ascii="Georgia" w:eastAsia="Georgia" w:hAnsi="Georgia" w:cs="Georgia"/>
            <w:rPrChange w:id="93" w:author="Jade Raposa" w:date="2024-10-15T01:53:00Z" w16du:dateUtc="2024-10-14T17:53:00Z">
              <w:rPr/>
            </w:rPrChange>
          </w:rPr>
          <w:delText>1.</w:delText>
        </w:r>
        <w:r w:rsidRPr="00BA6AE1" w:rsidDel="00BA6AE1">
          <w:rPr>
            <w:rFonts w:ascii="Georgia" w:eastAsia="Georgia" w:hAnsi="Georgia" w:cs="Georgia"/>
            <w:rPrChange w:id="94" w:author="Jade Raposa" w:date="2024-10-15T01:53:00Z" w16du:dateUtc="2024-10-14T17:53:00Z">
              <w:rPr/>
            </w:rPrChange>
          </w:rPr>
          <w:tab/>
        </w:r>
      </w:del>
      <w:r w:rsidRPr="00BA6AE1">
        <w:rPr>
          <w:rFonts w:ascii="Georgia" w:eastAsia="Georgia" w:hAnsi="Georgia" w:cs="Georgia"/>
          <w:rPrChange w:id="95"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96" w:author="Jade Raposa" w:date="2024-10-15T01:55:00Z" w16du:dateUtc="2024-10-14T17:55:00Z"/>
          <w:rFonts w:ascii="Georgia" w:eastAsia="Georgia" w:hAnsi="Georgia" w:cs="Georgia"/>
        </w:rPr>
      </w:pPr>
      <w:ins w:id="97"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98" w:author="Jade Raposa" w:date="2024-10-15T01:55:00Z" w16du:dateUtc="2024-10-14T17:55:00Z"/>
          <w:rFonts w:ascii="Georgia" w:eastAsia="Georgia" w:hAnsi="Georgia" w:cs="Georgia"/>
        </w:rPr>
      </w:pPr>
      <w:ins w:id="99"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pPr>
        <w:pStyle w:val="ListParagraph"/>
        <w:numPr>
          <w:ilvl w:val="0"/>
          <w:numId w:val="20"/>
        </w:numPr>
        <w:spacing w:after="0" w:line="480" w:lineRule="auto"/>
        <w:jc w:val="both"/>
        <w:rPr>
          <w:rFonts w:ascii="Georgia" w:eastAsia="Georgia" w:hAnsi="Georgia" w:cs="Georgia"/>
          <w:rPrChange w:id="100" w:author="Jade Raposa" w:date="2024-10-15T01:53:00Z" w16du:dateUtc="2024-10-14T17:53:00Z">
            <w:rPr/>
          </w:rPrChange>
        </w:rPr>
        <w:pPrChange w:id="101" w:author="Jade Raposa" w:date="2024-10-15T01:54:00Z" w16du:dateUtc="2024-10-14T17:54:00Z">
          <w:pPr>
            <w:spacing w:after="0" w:line="480" w:lineRule="auto"/>
            <w:jc w:val="both"/>
          </w:pPr>
        </w:pPrChange>
      </w:pPr>
      <w:ins w:id="102"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pPr>
        <w:spacing w:after="0" w:line="480" w:lineRule="auto"/>
        <w:jc w:val="both"/>
        <w:rPr>
          <w:del w:id="103" w:author="Jade Raposa" w:date="2024-10-15T01:53:00Z" w16du:dateUtc="2024-10-14T17:53:00Z"/>
          <w:rFonts w:ascii="Georgia" w:eastAsia="Georgia" w:hAnsi="Georgia" w:cs="Georgia"/>
        </w:rPr>
        <w:pPrChange w:id="104" w:author="Jade Raposa" w:date="2024-10-15T01:55:00Z" w16du:dateUtc="2024-10-14T17:55:00Z">
          <w:pPr>
            <w:spacing w:after="0" w:line="480" w:lineRule="auto"/>
            <w:ind w:left="720"/>
            <w:jc w:val="both"/>
          </w:pPr>
        </w:pPrChange>
      </w:pPr>
      <w:del w:id="105"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pPr>
        <w:spacing w:after="0" w:line="480" w:lineRule="auto"/>
        <w:jc w:val="both"/>
        <w:rPr>
          <w:del w:id="106" w:author="Jade Raposa" w:date="2024-10-15T01:53:00Z" w16du:dateUtc="2024-10-14T17:53:00Z"/>
          <w:rFonts w:ascii="Georgia" w:eastAsia="Georgia" w:hAnsi="Georgia" w:cs="Georgia"/>
        </w:rPr>
        <w:pPrChange w:id="107" w:author="Jade Raposa" w:date="2024-10-15T01:55:00Z" w16du:dateUtc="2024-10-14T17:55:00Z">
          <w:pPr>
            <w:spacing w:after="0" w:line="480" w:lineRule="auto"/>
            <w:ind w:left="720"/>
            <w:jc w:val="both"/>
          </w:pPr>
        </w:pPrChange>
      </w:pPr>
    </w:p>
    <w:p w14:paraId="2581F436" w14:textId="4E6749FF" w:rsidR="003219B3" w:rsidDel="00BA6AE1" w:rsidRDefault="003219B3">
      <w:pPr>
        <w:spacing w:after="0" w:line="480" w:lineRule="auto"/>
        <w:jc w:val="both"/>
        <w:rPr>
          <w:del w:id="108" w:author="Jade Raposa" w:date="2024-10-15T01:53:00Z" w16du:dateUtc="2024-10-14T17:53:00Z"/>
          <w:rFonts w:ascii="Georgia" w:eastAsia="Georgia" w:hAnsi="Georgia" w:cs="Georgia"/>
        </w:rPr>
        <w:pPrChange w:id="109" w:author="Jade Raposa" w:date="2024-10-15T01:55:00Z" w16du:dateUtc="2024-10-14T17:55:00Z">
          <w:pPr>
            <w:spacing w:after="0" w:line="480" w:lineRule="auto"/>
            <w:ind w:left="720"/>
            <w:jc w:val="both"/>
          </w:pPr>
        </w:pPrChange>
      </w:pPr>
    </w:p>
    <w:p w14:paraId="7BEEEF38" w14:textId="6B8E9C38" w:rsidR="003219B3" w:rsidDel="00BA6AE1" w:rsidRDefault="003219B3">
      <w:pPr>
        <w:spacing w:after="0" w:line="480" w:lineRule="auto"/>
        <w:jc w:val="both"/>
        <w:rPr>
          <w:del w:id="110" w:author="Jade Raposa" w:date="2024-10-15T01:53:00Z" w16du:dateUtc="2024-10-14T17:53:00Z"/>
          <w:rFonts w:ascii="Georgia" w:eastAsia="Georgia" w:hAnsi="Georgia" w:cs="Georgia"/>
        </w:rPr>
        <w:pPrChange w:id="111" w:author="Jade Raposa" w:date="2024-10-15T01:55:00Z" w16du:dateUtc="2024-10-14T17:55:00Z">
          <w:pPr>
            <w:spacing w:after="0" w:line="480" w:lineRule="auto"/>
            <w:ind w:left="720"/>
            <w:jc w:val="both"/>
          </w:pPr>
        </w:pPrChange>
      </w:pPr>
    </w:p>
    <w:p w14:paraId="22B7FF9C" w14:textId="590BEF5A" w:rsidR="003219B3" w:rsidDel="00BA6AE1" w:rsidRDefault="003219B3">
      <w:pPr>
        <w:spacing w:after="0" w:line="480" w:lineRule="auto"/>
        <w:jc w:val="both"/>
        <w:rPr>
          <w:del w:id="112" w:author="Jade Raposa" w:date="2024-10-15T01:53:00Z" w16du:dateUtc="2024-10-14T17:53:00Z"/>
          <w:rFonts w:ascii="Georgia" w:eastAsia="Georgia" w:hAnsi="Georgia" w:cs="Georgia"/>
        </w:rPr>
        <w:pPrChange w:id="113" w:author="Jade Raposa" w:date="2024-10-15T01:55:00Z" w16du:dateUtc="2024-10-14T17:55:00Z">
          <w:pPr>
            <w:spacing w:after="0" w:line="480" w:lineRule="auto"/>
            <w:ind w:left="720"/>
            <w:jc w:val="both"/>
          </w:pPr>
        </w:pPrChange>
      </w:pPr>
    </w:p>
    <w:p w14:paraId="2E2A8F9B" w14:textId="39EA35D3" w:rsidR="003219B3" w:rsidRPr="009978BF" w:rsidDel="00BA6AE1" w:rsidRDefault="003219B3">
      <w:pPr>
        <w:spacing w:after="0" w:line="480" w:lineRule="auto"/>
        <w:jc w:val="both"/>
        <w:rPr>
          <w:del w:id="114" w:author="Jade Raposa" w:date="2024-10-15T01:53:00Z" w16du:dateUtc="2024-10-14T17:53:00Z"/>
          <w:rFonts w:ascii="Georgia" w:eastAsia="Georgia" w:hAnsi="Georgia" w:cs="Georgia"/>
        </w:rPr>
        <w:pPrChange w:id="115" w:author="Jade Raposa" w:date="2024-10-15T01:55:00Z" w16du:dateUtc="2024-10-14T17:55:00Z">
          <w:pPr>
            <w:spacing w:after="0" w:line="480" w:lineRule="auto"/>
            <w:ind w:left="720"/>
            <w:jc w:val="both"/>
          </w:pPr>
        </w:pPrChange>
      </w:pPr>
    </w:p>
    <w:p w14:paraId="7A9E975E" w14:textId="7EAC2481" w:rsidR="009978BF" w:rsidRPr="003219B3" w:rsidDel="00BA6AE1" w:rsidRDefault="009978BF">
      <w:pPr>
        <w:pStyle w:val="ListParagraph"/>
        <w:numPr>
          <w:ilvl w:val="0"/>
          <w:numId w:val="4"/>
        </w:numPr>
        <w:spacing w:after="0" w:line="480" w:lineRule="auto"/>
        <w:ind w:left="0"/>
        <w:jc w:val="both"/>
        <w:rPr>
          <w:del w:id="116" w:author="Jade Raposa" w:date="2024-10-15T01:53:00Z" w16du:dateUtc="2024-10-14T17:53:00Z"/>
          <w:rFonts w:ascii="Georgia" w:eastAsia="Georgia" w:hAnsi="Georgia" w:cs="Georgia"/>
        </w:rPr>
        <w:pPrChange w:id="117" w:author="Jade Raposa" w:date="2024-10-15T01:55:00Z" w16du:dateUtc="2024-10-14T17:55:00Z">
          <w:pPr>
            <w:pStyle w:val="ListParagraph"/>
            <w:numPr>
              <w:numId w:val="4"/>
            </w:numPr>
            <w:spacing w:after="0" w:line="480" w:lineRule="auto"/>
            <w:jc w:val="both"/>
          </w:pPr>
        </w:pPrChange>
      </w:pPr>
      <w:del w:id="118"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pPr>
        <w:spacing w:after="0" w:line="480" w:lineRule="auto"/>
        <w:jc w:val="both"/>
        <w:rPr>
          <w:del w:id="119" w:author="Jade Raposa" w:date="2024-10-15T01:53:00Z" w16du:dateUtc="2024-10-14T17:53:00Z"/>
          <w:rFonts w:ascii="Georgia" w:eastAsia="Georgia" w:hAnsi="Georgia" w:cs="Georgia"/>
        </w:rPr>
      </w:pPr>
    </w:p>
    <w:p w14:paraId="5EEDAF23" w14:textId="2BE04F10" w:rsidR="003219B3" w:rsidDel="00BA6AE1" w:rsidRDefault="003219B3">
      <w:pPr>
        <w:spacing w:after="0" w:line="480" w:lineRule="auto"/>
        <w:jc w:val="both"/>
        <w:rPr>
          <w:del w:id="120" w:author="Jade Raposa" w:date="2024-10-15T01:53:00Z" w16du:dateUtc="2024-10-14T17:53:00Z"/>
          <w:rFonts w:ascii="Georgia" w:eastAsia="Georgia" w:hAnsi="Georgia" w:cs="Georgia"/>
        </w:rPr>
      </w:pPr>
    </w:p>
    <w:p w14:paraId="38BC4E2F" w14:textId="5745E17E" w:rsidR="003219B3" w:rsidDel="00BA6AE1" w:rsidRDefault="003219B3">
      <w:pPr>
        <w:spacing w:after="0" w:line="480" w:lineRule="auto"/>
        <w:jc w:val="both"/>
        <w:rPr>
          <w:del w:id="121" w:author="Jade Raposa" w:date="2024-10-15T01:53:00Z" w16du:dateUtc="2024-10-14T17:53:00Z"/>
          <w:rFonts w:ascii="Georgia" w:eastAsia="Georgia" w:hAnsi="Georgia" w:cs="Georgia"/>
        </w:rPr>
      </w:pPr>
    </w:p>
    <w:p w14:paraId="24B48298" w14:textId="2EE87FF5" w:rsidR="003219B3" w:rsidDel="00BA6AE1" w:rsidRDefault="003219B3">
      <w:pPr>
        <w:spacing w:after="0" w:line="480" w:lineRule="auto"/>
        <w:jc w:val="both"/>
        <w:rPr>
          <w:del w:id="122" w:author="Jade Raposa" w:date="2024-10-15T01:53:00Z" w16du:dateUtc="2024-10-14T17:53:00Z"/>
          <w:rFonts w:ascii="Georgia" w:eastAsia="Georgia" w:hAnsi="Georgia" w:cs="Georgia"/>
        </w:rPr>
      </w:pPr>
    </w:p>
    <w:p w14:paraId="4F8FFA30" w14:textId="2881A409" w:rsidR="003219B3" w:rsidRPr="003219B3" w:rsidDel="00BA6AE1" w:rsidRDefault="003219B3">
      <w:pPr>
        <w:spacing w:after="0" w:line="480" w:lineRule="auto"/>
        <w:jc w:val="both"/>
        <w:rPr>
          <w:del w:id="123" w:author="Jade Raposa" w:date="2024-10-15T01:53:00Z" w16du:dateUtc="2024-10-14T17:53:00Z"/>
          <w:rFonts w:ascii="Georgia" w:eastAsia="Georgia" w:hAnsi="Georgia" w:cs="Georgia"/>
        </w:rPr>
      </w:pPr>
    </w:p>
    <w:p w14:paraId="441D04C7" w14:textId="1858640A" w:rsidR="00636046" w:rsidDel="00BA6AE1" w:rsidRDefault="009978BF">
      <w:pPr>
        <w:pStyle w:val="ListParagraph"/>
        <w:numPr>
          <w:ilvl w:val="0"/>
          <w:numId w:val="4"/>
        </w:numPr>
        <w:spacing w:after="0" w:line="480" w:lineRule="auto"/>
        <w:ind w:left="0"/>
        <w:jc w:val="both"/>
        <w:rPr>
          <w:del w:id="124" w:author="Jade Raposa" w:date="2024-10-15T01:53:00Z" w16du:dateUtc="2024-10-14T17:53:00Z"/>
          <w:rFonts w:ascii="Georgia" w:eastAsia="Georgia" w:hAnsi="Georgia" w:cs="Georgia"/>
        </w:rPr>
        <w:sectPr w:rsidR="00636046" w:rsidDel="00BA6AE1" w:rsidSect="005B71AD">
          <w:headerReference w:type="default" r:id="rId83"/>
          <w:headerReference w:type="first" r:id="rId84"/>
          <w:pgSz w:w="12240" w:h="15840"/>
          <w:pgMar w:top="1440" w:right="1440" w:bottom="1440" w:left="2160" w:header="706" w:footer="706" w:gutter="0"/>
          <w:pgNumType w:start="7"/>
          <w:cols w:space="708"/>
          <w:titlePg/>
          <w:docGrid w:linePitch="360"/>
        </w:sectPr>
        <w:pPrChange w:id="125" w:author="Jade Raposa" w:date="2024-10-15T01:55:00Z" w16du:dateUtc="2024-10-14T17:55:00Z">
          <w:pPr>
            <w:pStyle w:val="ListParagraph"/>
            <w:numPr>
              <w:numId w:val="4"/>
            </w:numPr>
            <w:spacing w:after="0" w:line="480" w:lineRule="auto"/>
            <w:jc w:val="both"/>
          </w:pPr>
        </w:pPrChange>
      </w:pPr>
      <w:del w:id="126"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pPr>
        <w:spacing w:after="0" w:line="480" w:lineRule="auto"/>
        <w:jc w:val="both"/>
        <w:rPr>
          <w:del w:id="127" w:author="Jade Raposa" w:date="2024-10-15T01:55:00Z" w16du:dateUtc="2024-10-14T17:55:00Z"/>
          <w:rFonts w:ascii="Georgia" w:eastAsia="Georgia" w:hAnsi="Georgia" w:cs="Georgia"/>
        </w:rPr>
        <w:pPrChange w:id="128"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129"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130"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131"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pPr>
        <w:pStyle w:val="ListParagraph"/>
        <w:numPr>
          <w:ilvl w:val="0"/>
          <w:numId w:val="19"/>
        </w:numPr>
        <w:spacing w:after="0" w:line="480" w:lineRule="auto"/>
        <w:jc w:val="both"/>
        <w:rPr>
          <w:rFonts w:ascii="Georgia" w:eastAsia="Georgia" w:hAnsi="Georgia" w:cs="Georgia"/>
          <w:rPrChange w:id="132" w:author="Jade Raposa" w:date="2024-10-15T01:55:00Z" w16du:dateUtc="2024-10-14T17:55:00Z">
            <w:rPr/>
          </w:rPrChange>
        </w:rPr>
        <w:pPrChange w:id="133" w:author="Jade Raposa" w:date="2024-10-15T01:55:00Z" w16du:dateUtc="2024-10-14T17:55:00Z">
          <w:pPr>
            <w:spacing w:after="0" w:line="480" w:lineRule="auto"/>
            <w:jc w:val="both"/>
          </w:pPr>
        </w:pPrChange>
      </w:pPr>
      <w:del w:id="134" w:author="Jade Raposa" w:date="2024-10-15T01:55:00Z" w16du:dateUtc="2024-10-14T17:55:00Z">
        <w:r w:rsidRPr="00BA6AE1" w:rsidDel="00BA6AE1">
          <w:rPr>
            <w:rFonts w:ascii="Georgia" w:eastAsia="Georgia" w:hAnsi="Georgia" w:cs="Georgia"/>
            <w:rPrChange w:id="135" w:author="Jade Raposa" w:date="2024-10-15T01:55:00Z" w16du:dateUtc="2024-10-14T17:55:00Z">
              <w:rPr/>
            </w:rPrChange>
          </w:rPr>
          <w:delText>2.</w:delText>
        </w:r>
        <w:r w:rsidRPr="00BA6AE1" w:rsidDel="00BA6AE1">
          <w:rPr>
            <w:rFonts w:ascii="Georgia" w:eastAsia="Georgia" w:hAnsi="Georgia" w:cs="Georgia"/>
            <w:rPrChange w:id="136" w:author="Jade Raposa" w:date="2024-10-15T01:55:00Z" w16du:dateUtc="2024-10-14T17:55:00Z">
              <w:rPr/>
            </w:rPrChange>
          </w:rPr>
          <w:tab/>
        </w:r>
      </w:del>
      <w:r w:rsidRPr="00BA6AE1">
        <w:rPr>
          <w:rFonts w:ascii="Georgia" w:eastAsia="Georgia" w:hAnsi="Georgia" w:cs="Georgia"/>
          <w:rPrChange w:id="137"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138"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139" w:author="Jade Raposa" w:date="2024-10-15T01:57:00Z" w16du:dateUtc="2024-10-14T17:57:00Z"/>
          <w:rFonts w:ascii="Georgia" w:eastAsia="Georgia" w:hAnsi="Georgia" w:cs="Georgia"/>
        </w:rPr>
      </w:pPr>
    </w:p>
    <w:p w14:paraId="6FCA7D3E" w14:textId="153284D8" w:rsidR="009978BF" w:rsidRPr="000321BD" w:rsidRDefault="000321BD">
      <w:pPr>
        <w:pStyle w:val="ListParagraph"/>
        <w:numPr>
          <w:ilvl w:val="0"/>
          <w:numId w:val="19"/>
        </w:numPr>
        <w:spacing w:after="0" w:line="480" w:lineRule="auto"/>
        <w:jc w:val="both"/>
        <w:rPr>
          <w:rFonts w:ascii="Georgia" w:eastAsia="Georgia" w:hAnsi="Georgia" w:cs="Georgia"/>
          <w:rPrChange w:id="140" w:author="Jade Raposa" w:date="2024-10-15T01:57:00Z" w16du:dateUtc="2024-10-14T17:57:00Z">
            <w:rPr/>
          </w:rPrChange>
        </w:rPr>
        <w:pPrChange w:id="141" w:author="Jade Raposa" w:date="2024-10-15T01:57:00Z" w16du:dateUtc="2024-10-14T17:57:00Z">
          <w:pPr>
            <w:spacing w:after="0" w:line="480" w:lineRule="auto"/>
            <w:jc w:val="both"/>
          </w:pPr>
        </w:pPrChange>
      </w:pPr>
      <w:ins w:id="142" w:author="Jade Raposa" w:date="2024-10-15T01:57:00Z" w16du:dateUtc="2024-10-14T17:57:00Z">
        <w:r w:rsidRPr="000321BD">
          <w:rPr>
            <w:rFonts w:ascii="Georgia" w:eastAsia="Georgia" w:hAnsi="Georgia" w:cs="Georgia"/>
          </w:rPr>
          <w:t>The system was evaluated using the ISO 25010 quality model.</w:t>
        </w:r>
      </w:ins>
      <w:del w:id="143" w:author="Jade Raposa" w:date="2024-10-15T01:57:00Z" w16du:dateUtc="2024-10-14T17:57:00Z">
        <w:r w:rsidR="009978BF" w:rsidRPr="000321BD" w:rsidDel="000321BD">
          <w:rPr>
            <w:rFonts w:ascii="Georgia" w:eastAsia="Georgia" w:hAnsi="Georgia" w:cs="Georgia"/>
            <w:rPrChange w:id="144" w:author="Jade Raposa" w:date="2024-10-15T01:57:00Z" w16du:dateUtc="2024-10-14T17:57:00Z">
              <w:rPr/>
            </w:rPrChange>
          </w:rPr>
          <w:delText>3.</w:delText>
        </w:r>
        <w:r w:rsidR="009978BF" w:rsidRPr="000321BD" w:rsidDel="000321BD">
          <w:rPr>
            <w:rFonts w:ascii="Georgia" w:eastAsia="Georgia" w:hAnsi="Georgia" w:cs="Georgia"/>
            <w:rPrChange w:id="145" w:author="Jade Raposa" w:date="2024-10-15T01:57:00Z" w16du:dateUtc="2024-10-14T17:57:00Z">
              <w:rPr/>
            </w:rPrChange>
          </w:rPr>
          <w:tab/>
          <w:delText>The system was evaluated using the ISO 25010 quality model.</w:delText>
        </w:r>
      </w:del>
    </w:p>
    <w:p w14:paraId="46339E25" w14:textId="552CB312" w:rsidR="009978BF" w:rsidRPr="000321BD" w:rsidRDefault="009978BF">
      <w:pPr>
        <w:pStyle w:val="ListParagraph"/>
        <w:numPr>
          <w:ilvl w:val="0"/>
          <w:numId w:val="21"/>
        </w:numPr>
        <w:spacing w:after="0" w:line="480" w:lineRule="auto"/>
        <w:jc w:val="both"/>
        <w:rPr>
          <w:rFonts w:ascii="Georgia" w:eastAsia="Georgia" w:hAnsi="Georgia" w:cs="Georgia"/>
          <w:rPrChange w:id="146" w:author="Jade Raposa" w:date="2024-10-15T01:58:00Z" w16du:dateUtc="2024-10-14T17:58:00Z">
            <w:rPr/>
          </w:rPrChange>
        </w:rPr>
        <w:pPrChange w:id="147" w:author="Jade Raposa" w:date="2024-10-15T01:58:00Z" w16du:dateUtc="2024-10-14T17:58:00Z">
          <w:pPr>
            <w:spacing w:after="0" w:line="480" w:lineRule="auto"/>
            <w:ind w:left="720"/>
            <w:jc w:val="both"/>
          </w:pPr>
        </w:pPrChange>
      </w:pPr>
      <w:del w:id="148" w:author="Jade Raposa" w:date="2024-10-15T01:58:00Z" w16du:dateUtc="2024-10-14T17:58:00Z">
        <w:r w:rsidRPr="000321BD" w:rsidDel="000321BD">
          <w:rPr>
            <w:rFonts w:ascii="Georgia" w:eastAsia="Georgia" w:hAnsi="Georgia" w:cs="Georgia"/>
            <w:rPrChange w:id="149" w:author="Jade Raposa" w:date="2024-10-15T01:58:00Z" w16du:dateUtc="2024-10-14T17:58:00Z">
              <w:rPr/>
            </w:rPrChange>
          </w:rPr>
          <w:delText>a.</w:delText>
        </w:r>
        <w:r w:rsidRPr="000321BD" w:rsidDel="000321BD">
          <w:rPr>
            <w:rFonts w:ascii="Georgia" w:eastAsia="Georgia" w:hAnsi="Georgia" w:cs="Georgia"/>
            <w:rPrChange w:id="150" w:author="Jade Raposa" w:date="2024-10-15T01:58:00Z" w16du:dateUtc="2024-10-14T17:58:00Z">
              <w:rPr/>
            </w:rPrChange>
          </w:rPr>
          <w:tab/>
        </w:r>
      </w:del>
      <w:r w:rsidRPr="000321BD">
        <w:rPr>
          <w:rFonts w:ascii="Georgia" w:eastAsia="Georgia" w:hAnsi="Georgia" w:cs="Georgia"/>
          <w:rPrChange w:id="151"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pPr>
        <w:pStyle w:val="ListParagraph"/>
        <w:numPr>
          <w:ilvl w:val="0"/>
          <w:numId w:val="21"/>
        </w:numPr>
        <w:spacing w:after="0" w:line="480" w:lineRule="auto"/>
        <w:jc w:val="both"/>
        <w:rPr>
          <w:rFonts w:ascii="Georgia" w:eastAsia="Georgia" w:hAnsi="Georgia" w:cs="Georgia"/>
          <w:rPrChange w:id="152" w:author="Jade Raposa" w:date="2024-10-15T01:58:00Z" w16du:dateUtc="2024-10-14T17:58:00Z">
            <w:rPr/>
          </w:rPrChange>
        </w:rPr>
        <w:pPrChange w:id="153" w:author="Jade Raposa" w:date="2024-10-15T01:58:00Z" w16du:dateUtc="2024-10-14T17:58:00Z">
          <w:pPr>
            <w:spacing w:after="0" w:line="480" w:lineRule="auto"/>
            <w:ind w:left="720"/>
            <w:jc w:val="both"/>
          </w:pPr>
        </w:pPrChange>
      </w:pPr>
      <w:del w:id="154" w:author="Jade Raposa" w:date="2024-10-15T01:58:00Z" w16du:dateUtc="2024-10-14T17:58:00Z">
        <w:r w:rsidRPr="00D52A19" w:rsidDel="00D52A19">
          <w:rPr>
            <w:rFonts w:ascii="Georgia" w:eastAsia="Georgia" w:hAnsi="Georgia" w:cs="Georgia"/>
            <w:rPrChange w:id="155" w:author="Jade Raposa" w:date="2024-10-15T01:58:00Z" w16du:dateUtc="2024-10-14T17:58:00Z">
              <w:rPr/>
            </w:rPrChange>
          </w:rPr>
          <w:lastRenderedPageBreak/>
          <w:delText>b.</w:delText>
        </w:r>
        <w:r w:rsidRPr="00D52A19" w:rsidDel="00D52A19">
          <w:rPr>
            <w:rFonts w:ascii="Georgia" w:eastAsia="Georgia" w:hAnsi="Georgia" w:cs="Georgia"/>
            <w:rPrChange w:id="156" w:author="Jade Raposa" w:date="2024-10-15T01:58:00Z" w16du:dateUtc="2024-10-14T17:58:00Z">
              <w:rPr/>
            </w:rPrChange>
          </w:rPr>
          <w:tab/>
        </w:r>
      </w:del>
      <w:r w:rsidRPr="00D52A19">
        <w:rPr>
          <w:rFonts w:ascii="Georgia" w:eastAsia="Georgia" w:hAnsi="Georgia" w:cs="Georgia"/>
          <w:rPrChange w:id="157"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158" w:author="Jade Raposa" w:date="2024-10-15T02:01:00Z" w16du:dateUtc="2024-10-14T18:01:00Z"/>
          <w:rFonts w:ascii="Georgia" w:eastAsia="Georgia" w:hAnsi="Georgia" w:cs="Georgia"/>
        </w:rPr>
      </w:pPr>
      <w:del w:id="159" w:author="Jade Raposa" w:date="2024-10-15T01:58:00Z" w16du:dateUtc="2024-10-14T17:58:00Z">
        <w:r w:rsidRPr="00D52A19" w:rsidDel="00D52A19">
          <w:rPr>
            <w:rFonts w:ascii="Georgia" w:eastAsia="Georgia" w:hAnsi="Georgia" w:cs="Georgia"/>
            <w:rPrChange w:id="160" w:author="Jade Raposa" w:date="2024-10-15T01:58:00Z" w16du:dateUtc="2024-10-14T17:58:00Z">
              <w:rPr/>
            </w:rPrChange>
          </w:rPr>
          <w:delText>c.</w:delText>
        </w:r>
        <w:r w:rsidRPr="00D52A19" w:rsidDel="00D52A19">
          <w:rPr>
            <w:rFonts w:ascii="Georgia" w:eastAsia="Georgia" w:hAnsi="Georgia" w:cs="Georgia"/>
            <w:rPrChange w:id="161" w:author="Jade Raposa" w:date="2024-10-15T01:58:00Z" w16du:dateUtc="2024-10-14T17:58:00Z">
              <w:rPr/>
            </w:rPrChange>
          </w:rPr>
          <w:tab/>
        </w:r>
      </w:del>
      <w:r w:rsidRPr="00D52A19">
        <w:rPr>
          <w:rFonts w:ascii="Georgia" w:eastAsia="Georgia" w:hAnsi="Georgia" w:cs="Georgia"/>
          <w:rPrChange w:id="162"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pPr>
        <w:pStyle w:val="ListParagraph"/>
        <w:numPr>
          <w:ilvl w:val="0"/>
          <w:numId w:val="21"/>
        </w:numPr>
        <w:spacing w:after="0" w:line="480" w:lineRule="auto"/>
        <w:jc w:val="both"/>
        <w:rPr>
          <w:ins w:id="163" w:author="Jade Raposa" w:date="2024-10-15T02:01:00Z" w16du:dateUtc="2024-10-14T18:01:00Z"/>
          <w:rFonts w:ascii="Georgia" w:eastAsia="Georgia" w:hAnsi="Georgia" w:cs="Georgia"/>
          <w:rPrChange w:id="164" w:author="Jade Raposa" w:date="2024-10-15T01:58:00Z" w16du:dateUtc="2024-10-14T17:58:00Z">
            <w:rPr>
              <w:ins w:id="165" w:author="Jade Raposa" w:date="2024-10-15T02:01:00Z" w16du:dateUtc="2024-10-14T18:01:00Z"/>
            </w:rPr>
          </w:rPrChange>
        </w:rPr>
        <w:pPrChange w:id="166"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167" w:author="Jade Raposa" w:date="2024-10-15T02:01:00Z" w16du:dateUtc="2024-10-14T18:01:00Z"/>
          <w:rFonts w:ascii="Georgia" w:eastAsia="Georgia" w:hAnsi="Georgia" w:cs="Georgia"/>
        </w:rPr>
      </w:pPr>
      <w:ins w:id="168" w:author="Jade Raposa" w:date="2024-10-15T02:02:00Z" w16du:dateUtc="2024-10-14T18:02:00Z">
        <w:r>
          <w:rPr>
            <w:rFonts w:ascii="Georgia" w:eastAsia="Georgia" w:hAnsi="Georgia" w:cs="Georgia"/>
          </w:rPr>
          <w:t>Portability:</w:t>
        </w:r>
      </w:ins>
      <w:del w:id="169" w:author="Jade Raposa" w:date="2024-10-15T01:58:00Z" w16du:dateUtc="2024-10-14T17:58:00Z">
        <w:r w:rsidR="009978BF" w:rsidRPr="00FC2D77" w:rsidDel="00D52A19">
          <w:rPr>
            <w:rFonts w:ascii="Georgia" w:eastAsia="Georgia" w:hAnsi="Georgia" w:cs="Georgia"/>
            <w:rPrChange w:id="170" w:author="Jade Raposa" w:date="2024-10-15T02:01:00Z" w16du:dateUtc="2024-10-14T18:01:00Z">
              <w:rPr/>
            </w:rPrChange>
          </w:rPr>
          <w:delText>d.</w:delText>
        </w:r>
        <w:r w:rsidR="009978BF" w:rsidRPr="00FC2D77" w:rsidDel="00D52A19">
          <w:rPr>
            <w:rFonts w:ascii="Georgia" w:eastAsia="Georgia" w:hAnsi="Georgia" w:cs="Georgia"/>
            <w:rPrChange w:id="171" w:author="Jade Raposa" w:date="2024-10-15T02:01:00Z" w16du:dateUtc="2024-10-14T18:01:00Z">
              <w:rPr/>
            </w:rPrChange>
          </w:rPr>
          <w:tab/>
        </w:r>
      </w:del>
      <w:del w:id="172" w:author="Jade Raposa" w:date="2024-10-15T02:01:00Z" w16du:dateUtc="2024-10-14T18:01:00Z">
        <w:r w:rsidR="009978BF" w:rsidRPr="00FC2D77" w:rsidDel="00FC2D77">
          <w:rPr>
            <w:rFonts w:ascii="Georgia" w:eastAsia="Georgia" w:hAnsi="Georgia" w:cs="Georgia"/>
            <w:rPrChange w:id="173"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174" w:author="Jade Raposa" w:date="2024-10-15T02:03:00Z" w16du:dateUtc="2024-10-14T18:03:00Z"/>
          <w:rFonts w:ascii="Georgia" w:eastAsia="Georgia" w:hAnsi="Georgia" w:cs="Georgia"/>
        </w:rPr>
      </w:pPr>
      <w:ins w:id="175" w:author="Jade Raposa" w:date="2024-10-15T02:03:00Z" w16du:dateUtc="2024-10-14T18:03:00Z">
        <w:r>
          <w:rPr>
            <w:rFonts w:ascii="Georgia" w:eastAsia="Georgia" w:hAnsi="Georgia" w:cs="Georgia"/>
          </w:rPr>
          <w:br/>
        </w:r>
      </w:ins>
    </w:p>
    <w:p w14:paraId="4AB1117B" w14:textId="6D0B8BA7" w:rsidR="005518CD" w:rsidRPr="005518CD" w:rsidRDefault="005518CD">
      <w:pPr>
        <w:pStyle w:val="Heading2"/>
        <w:rPr>
          <w:ins w:id="176" w:author="Jade Raposa" w:date="2024-10-15T02:03:00Z" w16du:dateUtc="2024-10-14T18:03:00Z"/>
          <w:rFonts w:eastAsia="Georgia"/>
        </w:rPr>
        <w:pPrChange w:id="177" w:author="Jade Raposa" w:date="2024-10-15T02:04:00Z" w16du:dateUtc="2024-10-14T18:04:00Z">
          <w:pPr>
            <w:spacing w:after="0" w:line="480" w:lineRule="auto"/>
            <w:jc w:val="both"/>
          </w:pPr>
        </w:pPrChange>
      </w:pPr>
      <w:ins w:id="178"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179" w:author="Jade Raposa" w:date="2024-10-15T02:03:00Z" w16du:dateUtc="2024-10-14T18:03:00Z"/>
          <w:rFonts w:ascii="Georgia" w:eastAsia="Georgia" w:hAnsi="Georgia" w:cs="Georgia"/>
        </w:rPr>
      </w:pPr>
      <w:ins w:id="180"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pPr>
        <w:pStyle w:val="Heading2"/>
        <w:rPr>
          <w:ins w:id="181" w:author="Jade Raposa" w:date="2024-10-15T02:04:00Z" w16du:dateUtc="2024-10-14T18:04:00Z"/>
          <w:rFonts w:eastAsia="Georgia"/>
        </w:rPr>
        <w:pPrChange w:id="182" w:author="Jade Raposa" w:date="2024-10-15T02:04:00Z" w16du:dateUtc="2024-10-14T18:04:00Z">
          <w:pPr>
            <w:spacing w:after="0" w:line="480" w:lineRule="auto"/>
            <w:jc w:val="both"/>
          </w:pPr>
        </w:pPrChange>
      </w:pPr>
      <w:ins w:id="183" w:author="Jade Raposa" w:date="2024-10-15T02:03:00Z" w16du:dateUtc="2024-10-14T18:03:00Z">
        <w:r w:rsidRPr="005518CD">
          <w:rPr>
            <w:rFonts w:eastAsia="Georgia"/>
          </w:rPr>
          <w:t>RECOMMENDATIONS</w:t>
        </w:r>
      </w:ins>
    </w:p>
    <w:p w14:paraId="59F9E911" w14:textId="210D634A" w:rsidR="005518CD" w:rsidRPr="005518CD" w:rsidRDefault="005518CD">
      <w:pPr>
        <w:spacing w:after="0" w:line="480" w:lineRule="auto"/>
        <w:jc w:val="both"/>
        <w:rPr>
          <w:ins w:id="184" w:author="Jade Raposa" w:date="2024-10-15T02:02:00Z" w16du:dateUtc="2024-10-14T18:02:00Z"/>
          <w:rFonts w:ascii="Georgia" w:eastAsia="Georgia" w:hAnsi="Georgia" w:cs="Georgia"/>
          <w:rPrChange w:id="185" w:author="Jade Raposa" w:date="2024-10-15T02:04:00Z" w16du:dateUtc="2024-10-14T18:04:00Z">
            <w:rPr>
              <w:ins w:id="186" w:author="Jade Raposa" w:date="2024-10-15T02:02:00Z" w16du:dateUtc="2024-10-14T18:02:00Z"/>
            </w:rPr>
          </w:rPrChange>
        </w:rPr>
        <w:pPrChange w:id="187" w:author="Jade Raposa" w:date="2024-10-15T02:03:00Z" w16du:dateUtc="2024-10-14T18:03:00Z">
          <w:pPr/>
        </w:pPrChange>
      </w:pPr>
      <w:ins w:id="188" w:author="Jade Raposa" w:date="2024-10-15T02:04:00Z" w16du:dateUtc="2024-10-14T18:04:00Z">
        <w:r w:rsidRPr="005518CD">
          <w:rPr>
            <w:rFonts w:ascii="Georgia" w:eastAsia="Georgia" w:hAnsi="Georgia" w:cs="Georgia"/>
            <w:rPrChange w:id="189" w:author="Jade Raposa" w:date="2024-10-15T02:04:00Z" w16du:dateUtc="2024-10-14T18:04:00Z">
              <w:rPr>
                <w:rFonts w:ascii="Georgia" w:eastAsia="Georgia" w:hAnsi="Georgia" w:cs="Georgia"/>
                <w:b/>
                <w:bCs/>
              </w:rPr>
            </w:rPrChange>
          </w:rPr>
          <w:t>Based on the conclusions, the following recommendations were formulated.</w:t>
        </w:r>
      </w:ins>
    </w:p>
    <w:p w14:paraId="747EF4F1" w14:textId="77777777" w:rsidR="005518CD" w:rsidRDefault="005518CD">
      <w:pPr>
        <w:rPr>
          <w:ins w:id="190" w:author="Jade Raposa" w:date="2024-10-15T02:03:00Z" w16du:dateUtc="2024-10-14T18:03:00Z"/>
        </w:rPr>
      </w:pPr>
      <w:ins w:id="191" w:author="Jade Raposa" w:date="2024-10-15T02:03:00Z" w16du:dateUtc="2024-10-14T18:03:00Z">
        <w:r>
          <w:br w:type="page"/>
        </w:r>
      </w:ins>
    </w:p>
    <w:p w14:paraId="1576D9AC" w14:textId="69015DF8" w:rsidR="006D4C70" w:rsidDel="00FC2D77" w:rsidRDefault="006D4C70">
      <w:pPr>
        <w:pStyle w:val="ListParagraph"/>
        <w:numPr>
          <w:ilvl w:val="0"/>
          <w:numId w:val="21"/>
        </w:numPr>
        <w:spacing w:after="0" w:line="480" w:lineRule="auto"/>
        <w:ind w:hanging="720"/>
        <w:jc w:val="center"/>
        <w:rPr>
          <w:del w:id="192" w:author="Jade Raposa" w:date="2024-10-15T01:59:00Z" w16du:dateUtc="2024-10-14T17:59:00Z"/>
        </w:rPr>
        <w:pPrChange w:id="193" w:author="Jade Raposa" w:date="2024-10-15T02:02:00Z" w16du:dateUtc="2024-10-14T18:02:00Z">
          <w:pPr/>
        </w:pPrChange>
      </w:pPr>
      <w:del w:id="194" w:author="Jade Raposa" w:date="2024-10-15T01:59:00Z" w16du:dateUtc="2024-10-14T17:59:00Z">
        <w:r w:rsidRPr="001F14FE" w:rsidDel="00D52A19">
          <w:lastRenderedPageBreak/>
          <w:delText>Conclusions</w:delText>
        </w:r>
      </w:del>
    </w:p>
    <w:p w14:paraId="7CA5B93D" w14:textId="2C97F142" w:rsidR="009978BF" w:rsidDel="001F14FE" w:rsidRDefault="009978BF">
      <w:pPr>
        <w:pStyle w:val="ListParagraph"/>
        <w:numPr>
          <w:ilvl w:val="0"/>
          <w:numId w:val="21"/>
        </w:numPr>
        <w:spacing w:after="0" w:line="480" w:lineRule="auto"/>
        <w:ind w:hanging="720"/>
        <w:jc w:val="center"/>
        <w:rPr>
          <w:del w:id="195" w:author="Jade Raposa" w:date="2024-10-15T01:59:00Z" w16du:dateUtc="2024-10-14T17:59:00Z"/>
        </w:rPr>
        <w:pPrChange w:id="196" w:author="Jade Raposa" w:date="2024-10-15T02:02:00Z" w16du:dateUtc="2024-10-14T18:02:00Z">
          <w:pPr>
            <w:pStyle w:val="Heading2"/>
          </w:pPr>
        </w:pPrChange>
      </w:pPr>
    </w:p>
    <w:p w14:paraId="7B170C2F" w14:textId="2B568B65" w:rsidR="009978BF" w:rsidDel="00D52A19" w:rsidRDefault="009978BF">
      <w:pPr>
        <w:pStyle w:val="ListParagraph"/>
        <w:numPr>
          <w:ilvl w:val="0"/>
          <w:numId w:val="21"/>
        </w:numPr>
        <w:spacing w:after="0" w:line="480" w:lineRule="auto"/>
        <w:ind w:hanging="720"/>
        <w:jc w:val="center"/>
        <w:rPr>
          <w:del w:id="197" w:author="Jade Raposa" w:date="2024-10-15T01:59:00Z" w16du:dateUtc="2024-10-14T17:59:00Z"/>
        </w:rPr>
        <w:pPrChange w:id="198" w:author="Jade Raposa" w:date="2024-10-15T02:02:00Z" w16du:dateUtc="2024-10-14T18:02:00Z">
          <w:pPr>
            <w:spacing w:line="480" w:lineRule="auto"/>
            <w:jc w:val="both"/>
          </w:pPr>
        </w:pPrChange>
      </w:pPr>
    </w:p>
    <w:p w14:paraId="0588FC7A" w14:textId="322E7949" w:rsidR="009978BF" w:rsidDel="00D52A19" w:rsidRDefault="009978BF">
      <w:pPr>
        <w:pStyle w:val="ListParagraph"/>
        <w:numPr>
          <w:ilvl w:val="0"/>
          <w:numId w:val="21"/>
        </w:numPr>
        <w:spacing w:after="0" w:line="480" w:lineRule="auto"/>
        <w:ind w:hanging="720"/>
        <w:jc w:val="center"/>
        <w:rPr>
          <w:del w:id="199" w:author="Jade Raposa" w:date="2024-10-15T01:59:00Z" w16du:dateUtc="2024-10-14T17:59:00Z"/>
        </w:rPr>
        <w:pPrChange w:id="200" w:author="Jade Raposa" w:date="2024-10-15T02:02:00Z" w16du:dateUtc="2024-10-14T18:02:00Z">
          <w:pPr>
            <w:spacing w:line="480" w:lineRule="auto"/>
            <w:jc w:val="both"/>
          </w:pPr>
        </w:pPrChange>
      </w:pPr>
    </w:p>
    <w:p w14:paraId="0F6D7615" w14:textId="3BEFA5F5" w:rsidR="009978BF" w:rsidDel="00D52A19" w:rsidRDefault="009978BF">
      <w:pPr>
        <w:pStyle w:val="ListParagraph"/>
        <w:numPr>
          <w:ilvl w:val="0"/>
          <w:numId w:val="21"/>
        </w:numPr>
        <w:spacing w:after="0" w:line="480" w:lineRule="auto"/>
        <w:ind w:hanging="720"/>
        <w:jc w:val="center"/>
        <w:rPr>
          <w:del w:id="201" w:author="Jade Raposa" w:date="2024-10-15T01:59:00Z" w16du:dateUtc="2024-10-14T17:59:00Z"/>
        </w:rPr>
        <w:pPrChange w:id="202" w:author="Jade Raposa" w:date="2024-10-15T02:02:00Z" w16du:dateUtc="2024-10-14T18:02:00Z">
          <w:pPr>
            <w:spacing w:line="480" w:lineRule="auto"/>
            <w:jc w:val="both"/>
          </w:pPr>
        </w:pPrChange>
      </w:pPr>
    </w:p>
    <w:p w14:paraId="43CFF92F" w14:textId="73BE89EF" w:rsidR="009978BF" w:rsidDel="00D52A19" w:rsidRDefault="009978BF">
      <w:pPr>
        <w:pStyle w:val="ListParagraph"/>
        <w:numPr>
          <w:ilvl w:val="0"/>
          <w:numId w:val="21"/>
        </w:numPr>
        <w:spacing w:after="0" w:line="480" w:lineRule="auto"/>
        <w:ind w:hanging="720"/>
        <w:jc w:val="center"/>
        <w:rPr>
          <w:del w:id="203" w:author="Jade Raposa" w:date="2024-10-15T01:59:00Z" w16du:dateUtc="2024-10-14T17:59:00Z"/>
        </w:rPr>
        <w:pPrChange w:id="204" w:author="Jade Raposa" w:date="2024-10-15T02:02:00Z" w16du:dateUtc="2024-10-14T18:02:00Z">
          <w:pPr>
            <w:spacing w:line="480" w:lineRule="auto"/>
            <w:jc w:val="both"/>
          </w:pPr>
        </w:pPrChange>
      </w:pPr>
    </w:p>
    <w:p w14:paraId="7555B832" w14:textId="6FBE7F2C" w:rsidR="009978BF" w:rsidDel="00D52A19" w:rsidRDefault="009978BF">
      <w:pPr>
        <w:pStyle w:val="ListParagraph"/>
        <w:numPr>
          <w:ilvl w:val="0"/>
          <w:numId w:val="21"/>
        </w:numPr>
        <w:spacing w:after="0" w:line="480" w:lineRule="auto"/>
        <w:ind w:hanging="720"/>
        <w:jc w:val="center"/>
        <w:rPr>
          <w:del w:id="205" w:author="Jade Raposa" w:date="2024-10-15T01:59:00Z" w16du:dateUtc="2024-10-14T17:59:00Z"/>
        </w:rPr>
        <w:pPrChange w:id="206" w:author="Jade Raposa" w:date="2024-10-15T02:02:00Z" w16du:dateUtc="2024-10-14T18:02:00Z">
          <w:pPr>
            <w:spacing w:line="480" w:lineRule="auto"/>
            <w:jc w:val="both"/>
          </w:pPr>
        </w:pPrChange>
      </w:pPr>
    </w:p>
    <w:p w14:paraId="2A0D8C70" w14:textId="7A21A3CE" w:rsidR="009978BF" w:rsidDel="00D52A19" w:rsidRDefault="009978BF">
      <w:pPr>
        <w:pStyle w:val="ListParagraph"/>
        <w:numPr>
          <w:ilvl w:val="0"/>
          <w:numId w:val="21"/>
        </w:numPr>
        <w:spacing w:after="0" w:line="480" w:lineRule="auto"/>
        <w:ind w:hanging="720"/>
        <w:jc w:val="center"/>
        <w:rPr>
          <w:del w:id="207" w:author="Jade Raposa" w:date="2024-10-15T01:59:00Z" w16du:dateUtc="2024-10-14T17:59:00Z"/>
        </w:rPr>
        <w:pPrChange w:id="208" w:author="Jade Raposa" w:date="2024-10-15T02:02:00Z" w16du:dateUtc="2024-10-14T18:02:00Z">
          <w:pPr>
            <w:spacing w:line="480" w:lineRule="auto"/>
            <w:jc w:val="both"/>
          </w:pPr>
        </w:pPrChange>
      </w:pPr>
    </w:p>
    <w:p w14:paraId="4F3E48C6" w14:textId="77961A88" w:rsidR="009978BF" w:rsidDel="00D52A19" w:rsidRDefault="009978BF">
      <w:pPr>
        <w:pStyle w:val="ListParagraph"/>
        <w:numPr>
          <w:ilvl w:val="0"/>
          <w:numId w:val="21"/>
        </w:numPr>
        <w:spacing w:after="0" w:line="480" w:lineRule="auto"/>
        <w:ind w:hanging="720"/>
        <w:jc w:val="center"/>
        <w:rPr>
          <w:del w:id="209" w:author="Jade Raposa" w:date="2024-10-15T01:59:00Z" w16du:dateUtc="2024-10-14T17:59:00Z"/>
        </w:rPr>
        <w:pPrChange w:id="210" w:author="Jade Raposa" w:date="2024-10-15T02:02:00Z" w16du:dateUtc="2024-10-14T18:02:00Z">
          <w:pPr>
            <w:spacing w:line="480" w:lineRule="auto"/>
            <w:jc w:val="both"/>
          </w:pPr>
        </w:pPrChange>
      </w:pPr>
    </w:p>
    <w:p w14:paraId="1812DDA0" w14:textId="5484C79E" w:rsidR="009978BF" w:rsidDel="00D52A19" w:rsidRDefault="009978BF">
      <w:pPr>
        <w:pStyle w:val="ListParagraph"/>
        <w:numPr>
          <w:ilvl w:val="0"/>
          <w:numId w:val="21"/>
        </w:numPr>
        <w:spacing w:after="0" w:line="480" w:lineRule="auto"/>
        <w:ind w:hanging="720"/>
        <w:jc w:val="center"/>
        <w:rPr>
          <w:del w:id="211" w:author="Jade Raposa" w:date="2024-10-15T01:59:00Z" w16du:dateUtc="2024-10-14T17:59:00Z"/>
        </w:rPr>
        <w:pPrChange w:id="212" w:author="Jade Raposa" w:date="2024-10-15T02:02:00Z" w16du:dateUtc="2024-10-14T18:02:00Z">
          <w:pPr>
            <w:spacing w:line="480" w:lineRule="auto"/>
            <w:jc w:val="both"/>
          </w:pPr>
        </w:pPrChange>
      </w:pPr>
    </w:p>
    <w:p w14:paraId="22B265E0" w14:textId="04EAEE1D" w:rsidR="009978BF" w:rsidRPr="00947823" w:rsidDel="00D52A19" w:rsidRDefault="009978BF">
      <w:pPr>
        <w:pStyle w:val="ListParagraph"/>
        <w:numPr>
          <w:ilvl w:val="0"/>
          <w:numId w:val="21"/>
        </w:numPr>
        <w:spacing w:after="0" w:line="480" w:lineRule="auto"/>
        <w:ind w:hanging="720"/>
        <w:jc w:val="center"/>
        <w:rPr>
          <w:del w:id="213" w:author="Jade Raposa" w:date="2024-10-15T01:59:00Z" w16du:dateUtc="2024-10-14T17:59:00Z"/>
          <w:highlight w:val="yellow"/>
        </w:rPr>
        <w:pPrChange w:id="214" w:author="Jade Raposa" w:date="2024-10-15T02:02:00Z" w16du:dateUtc="2024-10-14T18:02:00Z">
          <w:pPr>
            <w:spacing w:line="480" w:lineRule="auto"/>
            <w:jc w:val="both"/>
          </w:pPr>
        </w:pPrChange>
      </w:pPr>
    </w:p>
    <w:p w14:paraId="3EF8E022" w14:textId="16961759" w:rsidR="006D4C70" w:rsidRPr="00947823" w:rsidDel="00D52A19" w:rsidRDefault="006D4C70">
      <w:pPr>
        <w:pStyle w:val="ListParagraph"/>
        <w:numPr>
          <w:ilvl w:val="0"/>
          <w:numId w:val="21"/>
        </w:numPr>
        <w:spacing w:after="0" w:line="480" w:lineRule="auto"/>
        <w:ind w:hanging="720"/>
        <w:jc w:val="center"/>
        <w:rPr>
          <w:del w:id="215" w:author="Jade Raposa" w:date="2024-10-15T01:59:00Z" w16du:dateUtc="2024-10-14T17:59:00Z"/>
          <w:rFonts w:eastAsia="Times New Roman"/>
        </w:rPr>
        <w:pPrChange w:id="216" w:author="Jade Raposa" w:date="2024-10-15T02:02:00Z" w16du:dateUtc="2024-10-14T18:02:00Z">
          <w:pPr>
            <w:spacing w:after="0" w:line="480" w:lineRule="auto"/>
            <w:jc w:val="both"/>
          </w:pPr>
        </w:pPrChange>
      </w:pPr>
    </w:p>
    <w:p w14:paraId="170A67E2" w14:textId="05400593" w:rsidR="006D4C70" w:rsidRPr="00947823" w:rsidDel="00D52A19" w:rsidRDefault="006D4C70">
      <w:pPr>
        <w:pStyle w:val="ListParagraph"/>
        <w:numPr>
          <w:ilvl w:val="0"/>
          <w:numId w:val="21"/>
        </w:numPr>
        <w:spacing w:after="0" w:line="480" w:lineRule="auto"/>
        <w:ind w:hanging="720"/>
        <w:jc w:val="center"/>
        <w:rPr>
          <w:del w:id="217" w:author="Jade Raposa" w:date="2024-10-15T01:59:00Z" w16du:dateUtc="2024-10-14T17:59:00Z"/>
          <w:rFonts w:eastAsia="Times New Roman"/>
        </w:rPr>
        <w:pPrChange w:id="218" w:author="Jade Raposa" w:date="2024-10-15T02:02:00Z" w16du:dateUtc="2024-10-14T18:02:00Z">
          <w:pPr>
            <w:spacing w:after="0" w:line="480" w:lineRule="auto"/>
            <w:jc w:val="both"/>
          </w:pPr>
        </w:pPrChange>
      </w:pPr>
    </w:p>
    <w:p w14:paraId="6E0E3A09" w14:textId="70C8A4A1" w:rsidR="00636046" w:rsidRPr="00FC2D77" w:rsidDel="00D52A19" w:rsidRDefault="006D4C70">
      <w:pPr>
        <w:pStyle w:val="ListParagraph"/>
        <w:numPr>
          <w:ilvl w:val="0"/>
          <w:numId w:val="21"/>
        </w:numPr>
        <w:spacing w:after="0" w:line="480" w:lineRule="auto"/>
        <w:ind w:hanging="720"/>
        <w:jc w:val="center"/>
        <w:rPr>
          <w:del w:id="219" w:author="Jade Raposa" w:date="2024-10-15T01:59:00Z" w16du:dateUtc="2024-10-14T17:59:00Z"/>
          <w:rFonts w:ascii="Georgia" w:eastAsia="Georgia" w:hAnsi="Georgia" w:cs="Georgia"/>
          <w:b/>
        </w:rPr>
        <w:sectPr w:rsidR="00636046" w:rsidRPr="00FC2D77" w:rsidDel="00D52A19" w:rsidSect="005B71AD">
          <w:headerReference w:type="default" r:id="rId85"/>
          <w:headerReference w:type="first" r:id="rId86"/>
          <w:pgSz w:w="12240" w:h="15840"/>
          <w:pgMar w:top="1440" w:right="1440" w:bottom="1440" w:left="2160" w:header="706" w:footer="706" w:gutter="0"/>
          <w:pgNumType w:start="7"/>
          <w:cols w:space="708"/>
          <w:titlePg/>
          <w:docGrid w:linePitch="360"/>
        </w:sectPr>
        <w:pPrChange w:id="220" w:author="Jade Raposa" w:date="2024-10-15T02:02:00Z" w16du:dateUtc="2024-10-14T18:02:00Z">
          <w:pPr>
            <w:spacing w:line="480" w:lineRule="auto"/>
            <w:jc w:val="both"/>
          </w:pPr>
        </w:pPrChange>
      </w:pPr>
      <w:del w:id="221"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pPr>
        <w:pStyle w:val="ListParagraph"/>
        <w:ind w:hanging="720"/>
        <w:jc w:val="center"/>
        <w:rPr>
          <w:del w:id="222" w:author="Jade Raposa" w:date="2024-10-15T01:58:00Z" w16du:dateUtc="2024-10-14T17:58:00Z"/>
          <w:rFonts w:ascii="Georgia" w:eastAsia="Georgia" w:hAnsi="Georgia" w:cs="Georgia"/>
          <w:b/>
        </w:rPr>
        <w:pPrChange w:id="223" w:author="Jade Raposa" w:date="2024-10-15T02:02:00Z" w16du:dateUtc="2024-10-14T18:02:00Z">
          <w:pPr>
            <w:spacing w:line="480" w:lineRule="auto"/>
            <w:jc w:val="both"/>
          </w:pPr>
        </w:pPrChange>
      </w:pPr>
    </w:p>
    <w:p w14:paraId="04227BEC" w14:textId="06E9053D" w:rsidR="006D4C70" w:rsidRPr="00947823" w:rsidDel="00D52A19" w:rsidRDefault="006D4C70">
      <w:pPr>
        <w:pStyle w:val="ListParagraph"/>
        <w:ind w:hanging="720"/>
        <w:jc w:val="center"/>
        <w:rPr>
          <w:del w:id="224" w:author="Jade Raposa" w:date="2024-10-15T01:58:00Z" w16du:dateUtc="2024-10-14T17:58:00Z"/>
          <w:rFonts w:ascii="Georgia" w:eastAsia="Times New Roman" w:hAnsi="Georgia" w:cs="Times New Roman"/>
          <w:b/>
          <w:bCs/>
          <w:lang w:eastAsia="en-PH"/>
        </w:rPr>
        <w:pPrChange w:id="225" w:author="Jade Raposa" w:date="2024-10-15T02:02:00Z" w16du:dateUtc="2024-10-14T18:02:00Z">
          <w:pPr>
            <w:spacing w:after="0" w:line="480" w:lineRule="auto"/>
            <w:jc w:val="both"/>
          </w:pPr>
        </w:pPrChange>
      </w:pPr>
    </w:p>
    <w:p w14:paraId="347AADF5" w14:textId="61705DB4" w:rsidR="006D4C70" w:rsidRPr="00947823" w:rsidDel="00D52A19" w:rsidRDefault="006D4C70">
      <w:pPr>
        <w:pStyle w:val="ListParagraph"/>
        <w:ind w:hanging="720"/>
        <w:jc w:val="center"/>
        <w:rPr>
          <w:del w:id="226" w:author="Jade Raposa" w:date="2024-10-15T01:58:00Z" w16du:dateUtc="2024-10-14T17:58:00Z"/>
          <w:rFonts w:ascii="Georgia" w:eastAsia="Times New Roman" w:hAnsi="Georgia" w:cs="Times New Roman"/>
          <w:b/>
          <w:bCs/>
          <w:lang w:eastAsia="en-PH"/>
        </w:rPr>
        <w:pPrChange w:id="227" w:author="Jade Raposa" w:date="2024-10-15T02:02:00Z" w16du:dateUtc="2024-10-14T18:02:00Z">
          <w:pPr>
            <w:spacing w:after="0" w:line="480" w:lineRule="auto"/>
            <w:jc w:val="both"/>
          </w:pPr>
        </w:pPrChange>
      </w:pPr>
    </w:p>
    <w:p w14:paraId="2EC7AA18" w14:textId="3CD51D2E" w:rsidR="006D4C70" w:rsidRPr="00947823" w:rsidDel="00D52A19" w:rsidRDefault="006D4C70">
      <w:pPr>
        <w:pStyle w:val="ListParagraph"/>
        <w:ind w:hanging="720"/>
        <w:jc w:val="center"/>
        <w:rPr>
          <w:del w:id="228" w:author="Jade Raposa" w:date="2024-10-15T01:58:00Z" w16du:dateUtc="2024-10-14T17:58:00Z"/>
          <w:rFonts w:ascii="Georgia" w:eastAsia="Times New Roman" w:hAnsi="Georgia" w:cs="Times New Roman"/>
          <w:b/>
          <w:bCs/>
          <w:lang w:eastAsia="en-PH"/>
        </w:rPr>
        <w:pPrChange w:id="229" w:author="Jade Raposa" w:date="2024-10-15T02:02:00Z" w16du:dateUtc="2024-10-14T18:02:00Z">
          <w:pPr>
            <w:spacing w:after="0" w:line="480" w:lineRule="auto"/>
            <w:jc w:val="both"/>
          </w:pPr>
        </w:pPrChange>
      </w:pPr>
    </w:p>
    <w:p w14:paraId="56CD4BF8" w14:textId="1CE85644" w:rsidR="006D4C70" w:rsidRPr="00947823" w:rsidDel="00D52A19" w:rsidRDefault="006D4C70">
      <w:pPr>
        <w:pStyle w:val="ListParagraph"/>
        <w:ind w:hanging="720"/>
        <w:jc w:val="center"/>
        <w:rPr>
          <w:del w:id="230" w:author="Jade Raposa" w:date="2024-10-15T01:58:00Z" w16du:dateUtc="2024-10-14T17:58:00Z"/>
          <w:rFonts w:ascii="Georgia" w:eastAsia="Times New Roman" w:hAnsi="Georgia" w:cs="Times New Roman"/>
          <w:b/>
          <w:bCs/>
          <w:lang w:eastAsia="en-PH"/>
        </w:rPr>
        <w:pPrChange w:id="231" w:author="Jade Raposa" w:date="2024-10-15T02:02:00Z" w16du:dateUtc="2024-10-14T18:02:00Z">
          <w:pPr>
            <w:spacing w:after="0" w:line="480" w:lineRule="auto"/>
            <w:jc w:val="both"/>
          </w:pPr>
        </w:pPrChange>
      </w:pPr>
    </w:p>
    <w:p w14:paraId="18423B22" w14:textId="3FE34551" w:rsidR="006D4C70" w:rsidDel="00D52A19" w:rsidRDefault="006D4C70">
      <w:pPr>
        <w:pStyle w:val="ListParagraph"/>
        <w:ind w:hanging="720"/>
        <w:jc w:val="center"/>
        <w:rPr>
          <w:del w:id="232" w:author="Jade Raposa" w:date="2024-10-15T01:58:00Z" w16du:dateUtc="2024-10-14T17:58:00Z"/>
          <w:rFonts w:ascii="Georgia" w:eastAsia="Times New Roman" w:hAnsi="Georgia" w:cs="Times New Roman"/>
          <w:b/>
          <w:bCs/>
          <w:lang w:eastAsia="en-PH"/>
        </w:rPr>
        <w:pPrChange w:id="233" w:author="Jade Raposa" w:date="2024-10-15T02:02:00Z" w16du:dateUtc="2024-10-14T18:02:00Z">
          <w:pPr>
            <w:spacing w:after="0" w:line="480" w:lineRule="auto"/>
            <w:jc w:val="both"/>
          </w:pPr>
        </w:pPrChange>
      </w:pPr>
    </w:p>
    <w:p w14:paraId="1053086E" w14:textId="77777777" w:rsidR="00315B0D" w:rsidDel="00D52A19" w:rsidRDefault="00315B0D">
      <w:pPr>
        <w:pStyle w:val="ListParagraph"/>
        <w:ind w:hanging="720"/>
        <w:jc w:val="center"/>
        <w:rPr>
          <w:del w:id="234" w:author="Jade Raposa" w:date="2024-10-15T01:58:00Z" w16du:dateUtc="2024-10-14T17:58:00Z"/>
          <w:rFonts w:ascii="Georgia" w:eastAsia="Times New Roman" w:hAnsi="Georgia" w:cs="Times New Roman"/>
          <w:b/>
          <w:bCs/>
          <w:lang w:eastAsia="en-PH"/>
        </w:rPr>
        <w:pPrChange w:id="235" w:author="Jade Raposa" w:date="2024-10-15T02:02:00Z" w16du:dateUtc="2024-10-14T18:02:00Z">
          <w:pPr>
            <w:spacing w:after="0" w:line="480" w:lineRule="auto"/>
            <w:jc w:val="both"/>
          </w:pPr>
        </w:pPrChange>
      </w:pPr>
    </w:p>
    <w:p w14:paraId="5E668565" w14:textId="77777777" w:rsidR="00315B0D" w:rsidDel="00D52A19" w:rsidRDefault="00315B0D">
      <w:pPr>
        <w:pStyle w:val="ListParagraph"/>
        <w:ind w:hanging="720"/>
        <w:jc w:val="center"/>
        <w:rPr>
          <w:del w:id="236" w:author="Jade Raposa" w:date="2024-10-15T01:58:00Z" w16du:dateUtc="2024-10-14T17:58:00Z"/>
          <w:rFonts w:ascii="Georgia" w:eastAsia="Times New Roman" w:hAnsi="Georgia" w:cs="Times New Roman"/>
          <w:b/>
          <w:bCs/>
          <w:lang w:eastAsia="en-PH"/>
        </w:rPr>
        <w:pPrChange w:id="237" w:author="Jade Raposa" w:date="2024-10-15T02:02:00Z" w16du:dateUtc="2024-10-14T18:02:00Z">
          <w:pPr>
            <w:spacing w:after="0" w:line="480" w:lineRule="auto"/>
            <w:jc w:val="both"/>
          </w:pPr>
        </w:pPrChange>
      </w:pPr>
    </w:p>
    <w:p w14:paraId="272957A5" w14:textId="77777777" w:rsidR="00315B0D" w:rsidDel="00D52A19" w:rsidRDefault="00315B0D">
      <w:pPr>
        <w:pStyle w:val="ListParagraph"/>
        <w:ind w:hanging="720"/>
        <w:jc w:val="center"/>
        <w:rPr>
          <w:del w:id="238" w:author="Jade Raposa" w:date="2024-10-15T01:58:00Z" w16du:dateUtc="2024-10-14T17:58:00Z"/>
          <w:rFonts w:ascii="Georgia" w:eastAsia="Times New Roman" w:hAnsi="Georgia" w:cs="Times New Roman"/>
          <w:b/>
          <w:bCs/>
          <w:lang w:eastAsia="en-PH"/>
        </w:rPr>
        <w:pPrChange w:id="239" w:author="Jade Raposa" w:date="2024-10-15T02:02:00Z" w16du:dateUtc="2024-10-14T18:02:00Z">
          <w:pPr>
            <w:spacing w:after="0" w:line="480" w:lineRule="auto"/>
            <w:jc w:val="both"/>
          </w:pPr>
        </w:pPrChange>
      </w:pPr>
    </w:p>
    <w:p w14:paraId="396A7F4B" w14:textId="77777777" w:rsidR="00315B0D" w:rsidDel="00D52A19" w:rsidRDefault="00315B0D">
      <w:pPr>
        <w:pStyle w:val="ListParagraph"/>
        <w:ind w:hanging="720"/>
        <w:jc w:val="center"/>
        <w:rPr>
          <w:del w:id="240" w:author="Jade Raposa" w:date="2024-10-15T01:58:00Z" w16du:dateUtc="2024-10-14T17:58:00Z"/>
          <w:rFonts w:ascii="Georgia" w:eastAsia="Times New Roman" w:hAnsi="Georgia" w:cs="Times New Roman"/>
          <w:b/>
          <w:bCs/>
          <w:lang w:eastAsia="en-PH"/>
        </w:rPr>
        <w:pPrChange w:id="241" w:author="Jade Raposa" w:date="2024-10-15T02:02:00Z" w16du:dateUtc="2024-10-14T18:02:00Z">
          <w:pPr>
            <w:spacing w:after="0" w:line="480" w:lineRule="auto"/>
            <w:jc w:val="both"/>
          </w:pPr>
        </w:pPrChange>
      </w:pPr>
    </w:p>
    <w:p w14:paraId="7C5EA6DE" w14:textId="77777777" w:rsidR="00315B0D" w:rsidDel="00D52A19" w:rsidRDefault="00315B0D">
      <w:pPr>
        <w:pStyle w:val="ListParagraph"/>
        <w:ind w:hanging="720"/>
        <w:jc w:val="center"/>
        <w:rPr>
          <w:del w:id="242" w:author="Jade Raposa" w:date="2024-10-15T01:58:00Z" w16du:dateUtc="2024-10-14T17:58:00Z"/>
          <w:rFonts w:ascii="Georgia" w:eastAsia="Times New Roman" w:hAnsi="Georgia" w:cs="Times New Roman"/>
          <w:b/>
          <w:bCs/>
          <w:lang w:eastAsia="en-PH"/>
        </w:rPr>
        <w:pPrChange w:id="243" w:author="Jade Raposa" w:date="2024-10-15T02:02:00Z" w16du:dateUtc="2024-10-14T18:02:00Z">
          <w:pPr>
            <w:spacing w:after="0" w:line="480" w:lineRule="auto"/>
            <w:jc w:val="both"/>
          </w:pPr>
        </w:pPrChange>
      </w:pPr>
    </w:p>
    <w:p w14:paraId="3820DBE5" w14:textId="77777777" w:rsidR="00315B0D" w:rsidDel="00D52A19" w:rsidRDefault="00315B0D">
      <w:pPr>
        <w:pStyle w:val="ListParagraph"/>
        <w:ind w:hanging="720"/>
        <w:jc w:val="center"/>
        <w:rPr>
          <w:del w:id="244" w:author="Jade Raposa" w:date="2024-10-15T01:58:00Z" w16du:dateUtc="2024-10-14T17:58:00Z"/>
          <w:rFonts w:ascii="Georgia" w:eastAsia="Times New Roman" w:hAnsi="Georgia" w:cs="Times New Roman"/>
          <w:b/>
          <w:bCs/>
          <w:lang w:eastAsia="en-PH"/>
        </w:rPr>
        <w:pPrChange w:id="245" w:author="Jade Raposa" w:date="2024-10-15T02:02:00Z" w16du:dateUtc="2024-10-14T18:02:00Z">
          <w:pPr>
            <w:spacing w:after="0" w:line="480" w:lineRule="auto"/>
            <w:jc w:val="both"/>
          </w:pPr>
        </w:pPrChange>
      </w:pPr>
    </w:p>
    <w:p w14:paraId="319812E7" w14:textId="77777777" w:rsidR="00315B0D" w:rsidDel="00D52A19" w:rsidRDefault="00315B0D">
      <w:pPr>
        <w:pStyle w:val="ListParagraph"/>
        <w:ind w:hanging="720"/>
        <w:jc w:val="center"/>
        <w:rPr>
          <w:del w:id="246" w:author="Jade Raposa" w:date="2024-10-15T01:58:00Z" w16du:dateUtc="2024-10-14T17:58:00Z"/>
          <w:rFonts w:ascii="Georgia" w:eastAsia="Times New Roman" w:hAnsi="Georgia" w:cs="Times New Roman"/>
          <w:b/>
          <w:bCs/>
          <w:lang w:eastAsia="en-PH"/>
        </w:rPr>
        <w:pPrChange w:id="247" w:author="Jade Raposa" w:date="2024-10-15T02:02:00Z" w16du:dateUtc="2024-10-14T18:02:00Z">
          <w:pPr>
            <w:spacing w:after="0" w:line="480" w:lineRule="auto"/>
            <w:jc w:val="both"/>
          </w:pPr>
        </w:pPrChange>
      </w:pPr>
    </w:p>
    <w:p w14:paraId="27F6815A" w14:textId="77777777" w:rsidR="00315B0D" w:rsidDel="00D52A19" w:rsidRDefault="00315B0D">
      <w:pPr>
        <w:pStyle w:val="ListParagraph"/>
        <w:ind w:hanging="720"/>
        <w:jc w:val="center"/>
        <w:rPr>
          <w:del w:id="248" w:author="Jade Raposa" w:date="2024-10-15T01:58:00Z" w16du:dateUtc="2024-10-14T17:58:00Z"/>
          <w:rFonts w:ascii="Georgia" w:eastAsia="Times New Roman" w:hAnsi="Georgia" w:cs="Times New Roman"/>
          <w:b/>
          <w:bCs/>
          <w:lang w:eastAsia="en-PH"/>
        </w:rPr>
        <w:pPrChange w:id="249" w:author="Jade Raposa" w:date="2024-10-15T02:02:00Z" w16du:dateUtc="2024-10-14T18:02:00Z">
          <w:pPr>
            <w:spacing w:after="0" w:line="480" w:lineRule="auto"/>
            <w:jc w:val="both"/>
          </w:pPr>
        </w:pPrChange>
      </w:pPr>
    </w:p>
    <w:p w14:paraId="77BAD1E6" w14:textId="77777777" w:rsidR="00315B0D" w:rsidDel="00D52A19" w:rsidRDefault="00315B0D">
      <w:pPr>
        <w:pStyle w:val="ListParagraph"/>
        <w:ind w:hanging="720"/>
        <w:jc w:val="center"/>
        <w:rPr>
          <w:del w:id="250" w:author="Jade Raposa" w:date="2024-10-15T01:58:00Z" w16du:dateUtc="2024-10-14T17:58:00Z"/>
          <w:rFonts w:ascii="Georgia" w:eastAsia="Times New Roman" w:hAnsi="Georgia" w:cs="Times New Roman"/>
          <w:b/>
          <w:bCs/>
          <w:lang w:eastAsia="en-PH"/>
        </w:rPr>
        <w:pPrChange w:id="251" w:author="Jade Raposa" w:date="2024-10-15T02:02:00Z" w16du:dateUtc="2024-10-14T18:02:00Z">
          <w:pPr>
            <w:spacing w:after="0" w:line="480" w:lineRule="auto"/>
            <w:jc w:val="both"/>
          </w:pPr>
        </w:pPrChange>
      </w:pPr>
    </w:p>
    <w:p w14:paraId="611EFA0D" w14:textId="77777777" w:rsidR="00315B0D" w:rsidDel="00D52A19" w:rsidRDefault="00315B0D">
      <w:pPr>
        <w:pStyle w:val="ListParagraph"/>
        <w:ind w:hanging="720"/>
        <w:jc w:val="center"/>
        <w:rPr>
          <w:del w:id="252" w:author="Jade Raposa" w:date="2024-10-15T01:58:00Z" w16du:dateUtc="2024-10-14T17:58:00Z"/>
          <w:rFonts w:ascii="Georgia" w:eastAsia="Times New Roman" w:hAnsi="Georgia" w:cs="Times New Roman"/>
          <w:b/>
          <w:bCs/>
          <w:lang w:eastAsia="en-PH"/>
        </w:rPr>
        <w:pPrChange w:id="253" w:author="Jade Raposa" w:date="2024-10-15T02:02:00Z" w16du:dateUtc="2024-10-14T18:02:00Z">
          <w:pPr>
            <w:spacing w:after="0" w:line="480" w:lineRule="auto"/>
            <w:jc w:val="both"/>
          </w:pPr>
        </w:pPrChange>
      </w:pPr>
    </w:p>
    <w:p w14:paraId="49EAD240" w14:textId="77777777" w:rsidR="00315B0D" w:rsidDel="00D52A19" w:rsidRDefault="00315B0D">
      <w:pPr>
        <w:pStyle w:val="ListParagraph"/>
        <w:ind w:hanging="720"/>
        <w:jc w:val="center"/>
        <w:rPr>
          <w:del w:id="254" w:author="Jade Raposa" w:date="2024-10-15T01:58:00Z" w16du:dateUtc="2024-10-14T17:58:00Z"/>
          <w:rFonts w:ascii="Georgia" w:eastAsia="Times New Roman" w:hAnsi="Georgia" w:cs="Times New Roman"/>
          <w:b/>
          <w:bCs/>
          <w:lang w:eastAsia="en-PH"/>
        </w:rPr>
        <w:pPrChange w:id="255" w:author="Jade Raposa" w:date="2024-10-15T02:02:00Z" w16du:dateUtc="2024-10-14T18:02:00Z">
          <w:pPr>
            <w:spacing w:after="0" w:line="480" w:lineRule="auto"/>
            <w:jc w:val="both"/>
          </w:pPr>
        </w:pPrChange>
      </w:pPr>
    </w:p>
    <w:p w14:paraId="592D0CA2" w14:textId="77777777" w:rsidR="00315B0D" w:rsidDel="00D52A19" w:rsidRDefault="00315B0D">
      <w:pPr>
        <w:pStyle w:val="ListParagraph"/>
        <w:ind w:hanging="720"/>
        <w:jc w:val="center"/>
        <w:rPr>
          <w:del w:id="256" w:author="Jade Raposa" w:date="2024-10-15T01:58:00Z" w16du:dateUtc="2024-10-14T17:58:00Z"/>
          <w:rFonts w:ascii="Georgia" w:eastAsia="Times New Roman" w:hAnsi="Georgia" w:cs="Times New Roman"/>
          <w:b/>
          <w:bCs/>
          <w:lang w:eastAsia="en-PH"/>
        </w:rPr>
        <w:pPrChange w:id="257" w:author="Jade Raposa" w:date="2024-10-15T02:02:00Z" w16du:dateUtc="2024-10-14T18:02:00Z">
          <w:pPr>
            <w:spacing w:after="0" w:line="480" w:lineRule="auto"/>
            <w:jc w:val="both"/>
          </w:pPr>
        </w:pPrChange>
      </w:pPr>
    </w:p>
    <w:p w14:paraId="3619D2E7" w14:textId="77777777" w:rsidR="00315B0D" w:rsidDel="00D52A19" w:rsidRDefault="00315B0D">
      <w:pPr>
        <w:pStyle w:val="ListParagraph"/>
        <w:ind w:hanging="720"/>
        <w:jc w:val="center"/>
        <w:rPr>
          <w:del w:id="258" w:author="Jade Raposa" w:date="2024-10-15T01:58:00Z" w16du:dateUtc="2024-10-14T17:58:00Z"/>
          <w:rFonts w:ascii="Georgia" w:eastAsia="Times New Roman" w:hAnsi="Georgia" w:cs="Times New Roman"/>
          <w:b/>
          <w:bCs/>
          <w:lang w:eastAsia="en-PH"/>
        </w:rPr>
        <w:pPrChange w:id="259" w:author="Jade Raposa" w:date="2024-10-15T02:02:00Z" w16du:dateUtc="2024-10-14T18:02:00Z">
          <w:pPr>
            <w:spacing w:after="0" w:line="480" w:lineRule="auto"/>
            <w:jc w:val="both"/>
          </w:pPr>
        </w:pPrChange>
      </w:pPr>
    </w:p>
    <w:p w14:paraId="3E484DD3" w14:textId="77777777" w:rsidR="00315B0D" w:rsidDel="00D52A19" w:rsidRDefault="00315B0D">
      <w:pPr>
        <w:pStyle w:val="ListParagraph"/>
        <w:ind w:hanging="720"/>
        <w:jc w:val="center"/>
        <w:rPr>
          <w:del w:id="260" w:author="Jade Raposa" w:date="2024-10-15T01:58:00Z" w16du:dateUtc="2024-10-14T17:58:00Z"/>
          <w:rFonts w:ascii="Georgia" w:eastAsia="Times New Roman" w:hAnsi="Georgia" w:cs="Times New Roman"/>
          <w:b/>
          <w:bCs/>
          <w:lang w:eastAsia="en-PH"/>
        </w:rPr>
        <w:pPrChange w:id="261" w:author="Jade Raposa" w:date="2024-10-15T02:02:00Z" w16du:dateUtc="2024-10-14T18:02:00Z">
          <w:pPr>
            <w:spacing w:after="0" w:line="480" w:lineRule="auto"/>
            <w:jc w:val="both"/>
          </w:pPr>
        </w:pPrChange>
      </w:pPr>
    </w:p>
    <w:p w14:paraId="4BEBE085" w14:textId="77777777" w:rsidR="00315B0D" w:rsidDel="00D52A19" w:rsidRDefault="00315B0D">
      <w:pPr>
        <w:pStyle w:val="ListParagraph"/>
        <w:ind w:hanging="720"/>
        <w:jc w:val="center"/>
        <w:rPr>
          <w:del w:id="262" w:author="Jade Raposa" w:date="2024-10-15T01:58:00Z" w16du:dateUtc="2024-10-14T17:58:00Z"/>
          <w:rFonts w:ascii="Georgia" w:eastAsia="Times New Roman" w:hAnsi="Georgia" w:cs="Times New Roman"/>
          <w:b/>
          <w:bCs/>
          <w:lang w:eastAsia="en-PH"/>
        </w:rPr>
        <w:pPrChange w:id="263" w:author="Jade Raposa" w:date="2024-10-15T02:02:00Z" w16du:dateUtc="2024-10-14T18:02:00Z">
          <w:pPr>
            <w:spacing w:after="0" w:line="480" w:lineRule="auto"/>
            <w:jc w:val="both"/>
          </w:pPr>
        </w:pPrChange>
      </w:pPr>
    </w:p>
    <w:p w14:paraId="3221F084" w14:textId="77777777" w:rsidR="00315B0D" w:rsidDel="00D52A19" w:rsidRDefault="00315B0D">
      <w:pPr>
        <w:pStyle w:val="ListParagraph"/>
        <w:ind w:hanging="720"/>
        <w:jc w:val="center"/>
        <w:rPr>
          <w:del w:id="264" w:author="Jade Raposa" w:date="2024-10-15T01:58:00Z" w16du:dateUtc="2024-10-14T17:58:00Z"/>
          <w:rFonts w:ascii="Georgia" w:eastAsia="Times New Roman" w:hAnsi="Georgia" w:cs="Times New Roman"/>
          <w:b/>
          <w:bCs/>
          <w:lang w:eastAsia="en-PH"/>
        </w:rPr>
        <w:pPrChange w:id="265" w:author="Jade Raposa" w:date="2024-10-15T02:02:00Z" w16du:dateUtc="2024-10-14T18:02:00Z">
          <w:pPr>
            <w:spacing w:after="0" w:line="480" w:lineRule="auto"/>
            <w:jc w:val="both"/>
          </w:pPr>
        </w:pPrChange>
      </w:pPr>
    </w:p>
    <w:p w14:paraId="49CF5E43" w14:textId="77777777" w:rsidR="00315B0D" w:rsidDel="00D52A19" w:rsidRDefault="00315B0D">
      <w:pPr>
        <w:pStyle w:val="ListParagraph"/>
        <w:ind w:hanging="720"/>
        <w:jc w:val="center"/>
        <w:rPr>
          <w:del w:id="266" w:author="Jade Raposa" w:date="2024-10-15T01:58:00Z" w16du:dateUtc="2024-10-14T17:58:00Z"/>
          <w:rFonts w:ascii="Georgia" w:eastAsia="Times New Roman" w:hAnsi="Georgia" w:cs="Times New Roman"/>
          <w:b/>
          <w:bCs/>
          <w:lang w:eastAsia="en-PH"/>
        </w:rPr>
        <w:pPrChange w:id="267" w:author="Jade Raposa" w:date="2024-10-15T02:02:00Z" w16du:dateUtc="2024-10-14T18:02:00Z">
          <w:pPr>
            <w:spacing w:after="0" w:line="480" w:lineRule="auto"/>
            <w:jc w:val="both"/>
          </w:pPr>
        </w:pPrChange>
      </w:pPr>
    </w:p>
    <w:p w14:paraId="05D25FA1" w14:textId="77777777" w:rsidR="00315B0D" w:rsidDel="00D52A19" w:rsidRDefault="00315B0D">
      <w:pPr>
        <w:pStyle w:val="ListParagraph"/>
        <w:ind w:hanging="720"/>
        <w:jc w:val="center"/>
        <w:rPr>
          <w:del w:id="268" w:author="Jade Raposa" w:date="2024-10-15T01:58:00Z" w16du:dateUtc="2024-10-14T17:58:00Z"/>
          <w:rFonts w:ascii="Georgia" w:eastAsia="Times New Roman" w:hAnsi="Georgia" w:cs="Times New Roman"/>
          <w:b/>
          <w:bCs/>
          <w:lang w:eastAsia="en-PH"/>
        </w:rPr>
        <w:pPrChange w:id="269" w:author="Jade Raposa" w:date="2024-10-15T02:02:00Z" w16du:dateUtc="2024-10-14T18:02:00Z">
          <w:pPr>
            <w:spacing w:after="0" w:line="480" w:lineRule="auto"/>
            <w:jc w:val="both"/>
          </w:pPr>
        </w:pPrChange>
      </w:pPr>
    </w:p>
    <w:p w14:paraId="4C78EA65" w14:textId="36BA57A4" w:rsidR="0010328F" w:rsidRPr="00947823" w:rsidDel="00D52A19" w:rsidRDefault="0010328F">
      <w:pPr>
        <w:pStyle w:val="ListParagraph"/>
        <w:ind w:hanging="720"/>
        <w:jc w:val="center"/>
        <w:rPr>
          <w:del w:id="270" w:author="Jade Raposa" w:date="2024-10-15T01:59:00Z" w16du:dateUtc="2024-10-14T17:59:00Z"/>
          <w:rFonts w:ascii="Georgia" w:eastAsia="Times New Roman" w:hAnsi="Georgia" w:cs="Times New Roman"/>
          <w:b/>
          <w:bCs/>
          <w:lang w:eastAsia="en-PH"/>
        </w:rPr>
        <w:pPrChange w:id="271" w:author="Jade Raposa" w:date="2024-10-15T02:02:00Z" w16du:dateUtc="2024-10-14T18:02:00Z">
          <w:pPr>
            <w:spacing w:after="0" w:line="480" w:lineRule="auto"/>
            <w:jc w:val="both"/>
          </w:pPr>
        </w:pPrChange>
      </w:pPr>
    </w:p>
    <w:p w14:paraId="5D727A0A" w14:textId="0EC72C20" w:rsidR="006D4C70" w:rsidRPr="00947823" w:rsidRDefault="006D4C70">
      <w:pPr>
        <w:pStyle w:val="ListParagraph"/>
        <w:ind w:hanging="720"/>
        <w:jc w:val="center"/>
        <w:rPr>
          <w:rFonts w:ascii="Georgia" w:eastAsia="Georgia" w:hAnsi="Georgia" w:cs="Georgia"/>
          <w:b/>
          <w:bCs/>
        </w:rPr>
        <w:pPrChange w:id="272" w:author="Jade Raposa" w:date="2024-10-15T02:02:00Z" w16du:dateUtc="2024-10-14T18:02:00Z">
          <w:pPr>
            <w:jc w:val="center"/>
          </w:pPr>
        </w:pPrChange>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4A13889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r w:rsidRPr="00947823">
        <w:rPr>
          <w:rFonts w:ascii="Georgia" w:eastAsia="Times New Roman" w:hAnsi="Georgia" w:cs="Times New Roman"/>
          <w:color w:val="000000"/>
          <w:lang w:eastAsia="en-PH"/>
        </w:rPr>
        <w:br/>
        <w:t>https://www.jdet.net/download/mobile-learning-as-a-solution-for-restricted-learning-during-the-covid-19-pandemic-11584.pdf</w:t>
      </w:r>
    </w:p>
    <w:p w14:paraId="6A6CC0C8"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r w:rsidRPr="00947823">
        <w:rPr>
          <w:rFonts w:ascii="Georgia" w:eastAsia="Times New Roman" w:hAnsi="Georgia" w:cs="Times New Roman"/>
          <w:color w:val="000000"/>
          <w:lang w:eastAsia="en-PH"/>
        </w:rPr>
        <w:br/>
        <w:t>https://multidisciplinaryjournal.com/pdf/pee_monitoring.pdf</w:t>
      </w:r>
    </w:p>
    <w:p w14:paraId="6DDB1524" w14:textId="09314D81" w:rsidR="007D6B4D" w:rsidRPr="007D6B4D" w:rsidRDefault="006D4C70" w:rsidP="007D6B4D">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 xml:space="preserve">Effectiveness of Peer Mentoring in Enhancing the Mathematical </w:t>
      </w:r>
      <w:proofErr w:type="gramStart"/>
      <w:r w:rsidRPr="00947823">
        <w:rPr>
          <w:rFonts w:ascii="Georgia" w:eastAsia="Times New Roman" w:hAnsi="Georgia" w:cs="Times New Roman"/>
          <w:i/>
          <w:iCs/>
          <w:color w:val="000000"/>
          <w:lang w:eastAsia="en-PH"/>
        </w:rPr>
        <w:t>Problem Solving</w:t>
      </w:r>
      <w:proofErr w:type="gramEnd"/>
      <w:r w:rsidRPr="00947823">
        <w:rPr>
          <w:rFonts w:ascii="Georgia" w:eastAsia="Times New Roman" w:hAnsi="Georgia" w:cs="Times New Roman"/>
          <w:i/>
          <w:iCs/>
          <w:color w:val="000000"/>
          <w:lang w:eastAsia="en-PH"/>
        </w:rPr>
        <w:t xml:space="preserve"> Skills of College Students in Bicol University</w:t>
      </w:r>
      <w:r w:rsidRPr="00947823">
        <w:rPr>
          <w:rFonts w:ascii="Georgia" w:eastAsia="Times New Roman" w:hAnsi="Georgia" w:cs="Times New Roman"/>
          <w:color w:val="000000"/>
          <w:lang w:eastAsia="en-PH"/>
        </w:rPr>
        <w:t>, Volume 20. DOI.</w:t>
      </w:r>
      <w:r w:rsidRPr="00947823">
        <w:rPr>
          <w:rFonts w:ascii="Georgia" w:eastAsia="Times New Roman" w:hAnsi="Georgia" w:cs="Times New Roman"/>
          <w:color w:val="000000"/>
          <w:lang w:eastAsia="en-PH"/>
        </w:rPr>
        <w:br/>
        <w:t>https://www.journal.bicol-u.edu.ph/assets/journal_pdf/3%20Bercasio%20Cabrillas_35-55.pdf</w:t>
      </w:r>
    </w:p>
    <w:p w14:paraId="23DFA143" w14:textId="77777777"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5B71AD">
          <w:headerReference w:type="default" r:id="rId87"/>
          <w:headerReference w:type="first" r:id="rId88"/>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r w:rsidRPr="00947823">
        <w:rPr>
          <w:rFonts w:ascii="Georgia" w:eastAsia="Times New Roman" w:hAnsi="Georgia" w:cs="Times New Roman"/>
          <w:color w:val="000000"/>
          <w:lang w:eastAsia="en-PH"/>
        </w:rPr>
        <w:br/>
      </w:r>
    </w:p>
    <w:p w14:paraId="13AA5214" w14:textId="553A508B" w:rsidR="006D4C70" w:rsidRPr="00947823" w:rsidRDefault="00072C49" w:rsidP="006D4C7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w:t>
      </w:r>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24B2327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r w:rsidRPr="00947823">
        <w:rPr>
          <w:rFonts w:ascii="Georgia" w:eastAsia="Times New Roman" w:hAnsi="Georgia" w:cs="Times New Roman"/>
          <w:color w:val="000000"/>
          <w:lang w:eastAsia="en-PH"/>
        </w:rPr>
        <w:br/>
        <w:t>https://er.educause.edu/articles/2023/1/the-evolving-landscape-of-students-mobile-learning-practices-in-higher-education </w:t>
      </w:r>
    </w:p>
    <w:p w14:paraId="6347957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r w:rsidRPr="00947823">
        <w:rPr>
          <w:rFonts w:ascii="Georgia" w:eastAsia="Times New Roman" w:hAnsi="Georgia" w:cs="Times New Roman"/>
          <w:color w:val="000000"/>
          <w:lang w:eastAsia="en-PH"/>
        </w:rPr>
        <w:br/>
        <w:t>https://www.researchgate.net/publication/364628885_MENTOR_-_Intelligent_Mobile_Online_Peer_Tutoring_Application_for_Face-to-Face_and_Remote_Peer_Tutoring</w:t>
      </w:r>
    </w:p>
    <w:p w14:paraId="2981D5A8" w14:textId="6F92FFB4"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r w:rsidRPr="00947823">
        <w:rPr>
          <w:rFonts w:ascii="Georgia" w:eastAsia="Times New Roman" w:hAnsi="Georgia" w:cs="Times New Roman"/>
          <w:color w:val="000000"/>
          <w:lang w:eastAsia="en-PH"/>
        </w:rPr>
        <w:b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783EF14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sidRPr="00947823">
        <w:rPr>
          <w:rFonts w:ascii="Georgia" w:eastAsia="Times New Roman" w:hAnsi="Georgia" w:cs="Times New Roman"/>
          <w:color w:val="000000"/>
          <w:lang w:eastAsia="en-PH"/>
        </w:rPr>
        <w:t>SMAC)I</w:t>
      </w:r>
      <w:proofErr w:type="gramEnd"/>
      <w:r w:rsidRPr="00947823">
        <w:rPr>
          <w:rFonts w:ascii="Georgia" w:eastAsia="Times New Roman" w:hAnsi="Georgia" w:cs="Times New Roman"/>
          <w:color w:val="000000"/>
          <w:lang w:eastAsia="en-PH"/>
        </w:rPr>
        <w:t>-SMAC (IoT in Social, Mobile, Analytics and Cloud) (I-SMAC), IEEE Xplore.</w:t>
      </w:r>
      <w:r w:rsidRPr="00947823">
        <w:rPr>
          <w:rFonts w:ascii="Georgia" w:eastAsia="Times New Roman" w:hAnsi="Georgia" w:cs="Times New Roman"/>
          <w:color w:val="000000"/>
          <w:lang w:eastAsia="en-PH"/>
        </w:rPr>
        <w:br/>
        <w:t>https://ieeexplore.ieee.org/document/8653663</w:t>
      </w:r>
    </w:p>
    <w:p w14:paraId="21BA220F"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r w:rsidRPr="00947823">
        <w:rPr>
          <w:rFonts w:ascii="Georgia" w:eastAsia="Times New Roman" w:hAnsi="Georgia" w:cs="Times New Roman"/>
          <w:color w:val="000000"/>
          <w:lang w:eastAsia="en-PH"/>
        </w:rPr>
        <w:br/>
        <w:t>https://www.aaspjournal.org/uploads/155/5929_pdf.pdf</w:t>
      </w:r>
    </w:p>
    <w:p w14:paraId="225C6AC6" w14:textId="78C4382A" w:rsidR="0010328F" w:rsidRPr="0010328F" w:rsidRDefault="006D4C70" w:rsidP="0010328F">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r w:rsidRPr="00947823">
        <w:rPr>
          <w:rFonts w:ascii="Georgia" w:eastAsia="Times New Roman" w:hAnsi="Georgia" w:cs="Times New Roman"/>
          <w:color w:val="000000"/>
          <w:lang w:eastAsia="en-PH"/>
        </w:rPr>
        <w:b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89"/>
          <w:headerReference w:type="first" r:id="rId90"/>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005D05A7"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r w:rsidRPr="00947823">
        <w:rPr>
          <w:rFonts w:ascii="Georgia" w:eastAsia="Times New Roman" w:hAnsi="Georgia" w:cs="Times New Roman"/>
          <w:color w:val="000000"/>
          <w:lang w:eastAsia="en-PH"/>
        </w:rPr>
        <w:br/>
        <w:t>https://www.researchgate.net/publication/336277449_An_Assessment_of_the_Effectiveness_of_E-Learning_in_AMA_Olongapo_Campus</w:t>
      </w:r>
    </w:p>
    <w:p w14:paraId="0BAE7AA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r w:rsidRPr="00947823">
        <w:rPr>
          <w:rFonts w:ascii="Georgia" w:eastAsia="Times New Roman" w:hAnsi="Georgia" w:cs="Times New Roman"/>
          <w:color w:val="000000"/>
          <w:lang w:eastAsia="en-PH"/>
        </w:rPr>
        <w:br/>
        <w:t>https://www.sciencedirect.com/science/article/abs/pii/S0747563216303843</w:t>
      </w:r>
    </w:p>
    <w:p w14:paraId="3FA4789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r w:rsidRPr="00947823">
        <w:rPr>
          <w:rFonts w:ascii="Georgia" w:eastAsia="Times New Roman" w:hAnsi="Georgia" w:cs="Times New Roman"/>
          <w:color w:val="000000"/>
          <w:lang w:eastAsia="en-PH"/>
        </w:rPr>
        <w:b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6B42FB69"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r w:rsidRPr="00947823">
        <w:rPr>
          <w:rFonts w:ascii="Georgia" w:eastAsia="Times New Roman" w:hAnsi="Georgia" w:cs="Times New Roman"/>
          <w:color w:val="000000"/>
          <w:lang w:eastAsia="en-PH"/>
        </w:rPr>
        <w:br/>
        <w:t>https://doi.org/10.1186/s40561-020-00140-9 </w:t>
      </w:r>
    </w:p>
    <w:p w14:paraId="03B3E2B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r w:rsidRPr="00947823">
        <w:rPr>
          <w:rFonts w:ascii="Georgia" w:eastAsia="Times New Roman" w:hAnsi="Georgia" w:cs="Times New Roman"/>
          <w:color w:val="000000"/>
          <w:lang w:eastAsia="en-PH"/>
        </w:rPr>
        <w:br/>
        <w:t>https://www.researchgate.net/publication/332196330_Online_Mentoring_System_An_Online_Mentor-Student_System</w:t>
      </w:r>
    </w:p>
    <w:p w14:paraId="270DF5E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r w:rsidRPr="00947823">
        <w:rPr>
          <w:rFonts w:ascii="Georgia" w:eastAsia="Times New Roman" w:hAnsi="Georgia" w:cs="Times New Roman"/>
          <w:color w:val="000000"/>
          <w:lang w:eastAsia="en-PH"/>
        </w:rPr>
        <w:br/>
        <w:t>https://www.researchgate.net/publication/372196974_Grab_A_Tutor_A_Decision_Support_Mobile_App_for_Student_Tutoring</w:t>
      </w:r>
    </w:p>
    <w:p w14:paraId="5D9E79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r w:rsidRPr="00947823">
        <w:rPr>
          <w:rFonts w:ascii="Georgia" w:eastAsia="Times New Roman" w:hAnsi="Georgia" w:cs="Times New Roman"/>
          <w:color w:val="000000"/>
          <w:lang w:eastAsia="en-PH"/>
        </w:rPr>
        <w:br/>
        <w:t>https://www.researchgate.net/publication/354606144_Mentoring_Support_of_Cooperating_Teachers_Insights_from_Filipino_Practice_Teachers</w:t>
      </w:r>
    </w:p>
    <w:p w14:paraId="7C9B2D11" w14:textId="77777777"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r w:rsidRPr="00947823">
        <w:rPr>
          <w:rFonts w:ascii="Georgia" w:eastAsia="Times New Roman" w:hAnsi="Georgia" w:cs="Times New Roman"/>
          <w:color w:val="000000"/>
          <w:lang w:eastAsia="en-PH"/>
        </w:rPr>
        <w:br/>
        <w:t>https://www.sciencedirect.com/science/article/abs/pii/S1747938X19306487</w:t>
      </w:r>
    </w:p>
    <w:p w14:paraId="681CD26B"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https://www.buffalo.edu/catt/teach/develop/teach/learning-environments/community-of-inquiry.html </w:t>
      </w:r>
    </w:p>
    <w:p w14:paraId="30037D00"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91"/>
          <w:headerReference w:type="first" r:id="rId92"/>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Appinventiv</w:t>
      </w:r>
      <w:proofErr w:type="spell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br/>
      </w:r>
    </w:p>
    <w:p w14:paraId="23A15506" w14:textId="34C14CC8" w:rsidR="006D4C70" w:rsidRPr="00947823" w:rsidRDefault="006D4C70" w:rsidP="00F00594">
      <w:pPr>
        <w:spacing w:after="0" w:line="480" w:lineRule="auto"/>
        <w:ind w:left="709" w:firstLine="11"/>
        <w:jc w:val="both"/>
        <w:rPr>
          <w:rFonts w:ascii="Georgia" w:eastAsia="Times New Roman" w:hAnsi="Georgia" w:cs="Times New Roman"/>
          <w:color w:val="000000"/>
          <w:lang w:eastAsia="en-PH"/>
        </w:rPr>
        <w:sectPr w:rsidR="006D4C70" w:rsidRPr="00947823" w:rsidSect="005B71AD">
          <w:headerReference w:type="first" r:id="rId93"/>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lastRenderedPageBreak/>
        <w:t>https://appinventiv.com/blog/how-we-integrate-lean-principles-in-software-development/</w:t>
      </w:r>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lastRenderedPageBreak/>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7006B2">
          <w:footerReference w:type="default" r:id="rId94"/>
          <w:headerReference w:type="first" r:id="rId95"/>
          <w:footerReference w:type="first" r:id="rId96"/>
          <w:pgSz w:w="12240" w:h="15840"/>
          <w:pgMar w:top="1440" w:right="1440" w:bottom="1440" w:left="1440" w:header="708" w:footer="708" w:gutter="0"/>
          <w:pgNumType w:start="7"/>
          <w:cols w:space="708"/>
          <w:titlePg/>
          <w:docGrid w:linePitch="360"/>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97"/>
          <w:headerReference w:type="first" r:id="rId98"/>
          <w:footerReference w:type="first" r:id="rId99"/>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00"/>
          <w:headerReference w:type="first" r:id="rId101"/>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proofErr w:type="gram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w:t>
            </w:r>
            <w:proofErr w:type="gram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0F949730" w14:textId="77777777"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7777777" w:rsidR="001E2C32" w:rsidRDefault="001E2C32" w:rsidP="006C3ED2">
      <w:pPr>
        <w:spacing w:after="0" w:line="240" w:lineRule="auto"/>
        <w:jc w:val="center"/>
        <w:rPr>
          <w:rFonts w:ascii="Georgia" w:eastAsia="Times New Roman" w:hAnsi="Georgia" w:cs="Arial"/>
        </w:rPr>
        <w:sectPr w:rsidR="001E2C32" w:rsidSect="006B0480">
          <w:headerReference w:type="default" r:id="rId102"/>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0D679CE8" w14:textId="77777777" w:rsidTr="00AA3FAE">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4A23211"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p>
        </w:tc>
      </w:tr>
      <w:tr w:rsidR="00AA3FAE" w:rsidRPr="00947823" w14:paraId="2654A231" w14:textId="77777777" w:rsidTr="00AA3FAE">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AFB24F4"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FC5991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Time Behavior</w:t>
            </w:r>
          </w:p>
        </w:tc>
        <w:tc>
          <w:tcPr>
            <w:tcW w:w="448" w:type="dxa"/>
            <w:tcBorders>
              <w:top w:val="nil"/>
              <w:left w:val="nil"/>
              <w:bottom w:val="single" w:sz="4" w:space="0" w:color="auto"/>
              <w:right w:val="single" w:sz="4" w:space="0" w:color="auto"/>
            </w:tcBorders>
            <w:shd w:val="clear" w:color="auto" w:fill="auto"/>
            <w:vAlign w:val="center"/>
          </w:tcPr>
          <w:p w14:paraId="0A8E787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AF81B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60FE3D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AA520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C978D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2EA07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6CE912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7DA4621B"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79AE79B"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7DEF95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1103CE"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Resource Utilization</w:t>
            </w:r>
          </w:p>
        </w:tc>
        <w:tc>
          <w:tcPr>
            <w:tcW w:w="448" w:type="dxa"/>
            <w:tcBorders>
              <w:top w:val="nil"/>
              <w:left w:val="nil"/>
              <w:bottom w:val="single" w:sz="4" w:space="0" w:color="auto"/>
              <w:right w:val="single" w:sz="4" w:space="0" w:color="auto"/>
            </w:tcBorders>
            <w:shd w:val="clear" w:color="auto" w:fill="auto"/>
            <w:vAlign w:val="center"/>
          </w:tcPr>
          <w:p w14:paraId="07CBD75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21024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304E858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F6666A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67D459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EE2EC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29C6FE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567D7FC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C0A08B5"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CB3ECA3"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D8A266C"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Capacity</w:t>
            </w:r>
          </w:p>
        </w:tc>
        <w:tc>
          <w:tcPr>
            <w:tcW w:w="448" w:type="dxa"/>
            <w:tcBorders>
              <w:top w:val="nil"/>
              <w:left w:val="nil"/>
              <w:bottom w:val="single" w:sz="4" w:space="0" w:color="auto"/>
              <w:right w:val="single" w:sz="4" w:space="0" w:color="auto"/>
            </w:tcBorders>
            <w:shd w:val="clear" w:color="auto" w:fill="auto"/>
            <w:vAlign w:val="center"/>
          </w:tcPr>
          <w:p w14:paraId="57F0C4C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ABA652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BC6847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9D4D57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0F442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5B7406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2F53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6C9FDDB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1D3666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7FCD3F5"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5C2D6D"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(2)</w:t>
            </w:r>
          </w:p>
        </w:tc>
        <w:tc>
          <w:tcPr>
            <w:tcW w:w="1160" w:type="dxa"/>
            <w:tcBorders>
              <w:top w:val="nil"/>
              <w:left w:val="nil"/>
              <w:bottom w:val="single" w:sz="4" w:space="0" w:color="auto"/>
              <w:right w:val="single" w:sz="4" w:space="0" w:color="auto"/>
            </w:tcBorders>
            <w:shd w:val="clear" w:color="auto" w:fill="auto"/>
            <w:vAlign w:val="center"/>
          </w:tcPr>
          <w:p w14:paraId="60479D1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36635E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154442E" w14:textId="77777777" w:rsidTr="00AA3FAE">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B0747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p>
        </w:tc>
      </w:tr>
      <w:tr w:rsidR="00AA3FAE" w:rsidRPr="00947823" w14:paraId="5174271A" w14:textId="77777777" w:rsidTr="00AA3FAE">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8C87E3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E9FC8C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Co-Existence</w:t>
            </w:r>
          </w:p>
        </w:tc>
        <w:tc>
          <w:tcPr>
            <w:tcW w:w="448" w:type="dxa"/>
            <w:tcBorders>
              <w:top w:val="nil"/>
              <w:left w:val="nil"/>
              <w:bottom w:val="single" w:sz="4" w:space="0" w:color="auto"/>
              <w:right w:val="single" w:sz="4" w:space="0" w:color="auto"/>
            </w:tcBorders>
            <w:shd w:val="clear" w:color="auto" w:fill="auto"/>
            <w:vAlign w:val="center"/>
          </w:tcPr>
          <w:p w14:paraId="62E6FD6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293E9E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0F801C9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0D52A5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CC5230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1DD36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E727C7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91E7B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FD222AE"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00CEF3A"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B427B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48" w:type="dxa"/>
            <w:tcBorders>
              <w:top w:val="nil"/>
              <w:left w:val="nil"/>
              <w:bottom w:val="single" w:sz="4" w:space="0" w:color="auto"/>
              <w:right w:val="single" w:sz="4" w:space="0" w:color="auto"/>
            </w:tcBorders>
            <w:shd w:val="clear" w:color="auto" w:fill="auto"/>
            <w:vAlign w:val="center"/>
          </w:tcPr>
          <w:p w14:paraId="008EB1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7D4E84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483A79A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659C20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754F8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789E5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D6082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A782FE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032BD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B8959C8"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F462F0F"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(3)</w:t>
            </w:r>
          </w:p>
        </w:tc>
        <w:tc>
          <w:tcPr>
            <w:tcW w:w="1160" w:type="dxa"/>
            <w:tcBorders>
              <w:top w:val="nil"/>
              <w:left w:val="nil"/>
              <w:bottom w:val="single" w:sz="4" w:space="0" w:color="auto"/>
              <w:right w:val="single" w:sz="4" w:space="0" w:color="auto"/>
            </w:tcBorders>
            <w:shd w:val="clear" w:color="auto" w:fill="auto"/>
            <w:vAlign w:val="center"/>
          </w:tcPr>
          <w:p w14:paraId="728857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39B199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F8FC917" w14:textId="77777777" w:rsidTr="00AA3FAE">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59CE8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p>
        </w:tc>
      </w:tr>
      <w:tr w:rsidR="00AA3FAE" w:rsidRPr="00947823" w14:paraId="72AE119E"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A2274B6"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E43F9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Appropriateness recognizability</w:t>
            </w:r>
          </w:p>
        </w:tc>
        <w:tc>
          <w:tcPr>
            <w:tcW w:w="448" w:type="dxa"/>
            <w:tcBorders>
              <w:top w:val="nil"/>
              <w:left w:val="nil"/>
              <w:bottom w:val="single" w:sz="4" w:space="0" w:color="auto"/>
              <w:right w:val="single" w:sz="4" w:space="0" w:color="auto"/>
            </w:tcBorders>
            <w:shd w:val="clear" w:color="auto" w:fill="auto"/>
            <w:vAlign w:val="center"/>
          </w:tcPr>
          <w:p w14:paraId="1D6927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610CB9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2D5ECB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8B6915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EF1A23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6EA3237"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952E0A"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314091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DC5C144" w14:textId="77777777" w:rsidTr="00AA3FAE">
        <w:trPr>
          <w:trHeight w:val="812"/>
        </w:trPr>
        <w:tc>
          <w:tcPr>
            <w:tcW w:w="970" w:type="dxa"/>
            <w:vMerge/>
            <w:tcBorders>
              <w:top w:val="nil"/>
              <w:left w:val="single" w:sz="4" w:space="0" w:color="auto"/>
              <w:bottom w:val="single" w:sz="4" w:space="0" w:color="auto"/>
              <w:right w:val="single" w:sz="4" w:space="0" w:color="auto"/>
            </w:tcBorders>
            <w:vAlign w:val="center"/>
            <w:hideMark/>
          </w:tcPr>
          <w:p w14:paraId="1AE6DF2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0C6FB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Learnability</w:t>
            </w:r>
          </w:p>
        </w:tc>
        <w:tc>
          <w:tcPr>
            <w:tcW w:w="448" w:type="dxa"/>
            <w:tcBorders>
              <w:top w:val="nil"/>
              <w:left w:val="nil"/>
              <w:bottom w:val="single" w:sz="4" w:space="0" w:color="auto"/>
              <w:right w:val="single" w:sz="4" w:space="0" w:color="auto"/>
            </w:tcBorders>
            <w:shd w:val="clear" w:color="auto" w:fill="auto"/>
            <w:vAlign w:val="center"/>
          </w:tcPr>
          <w:p w14:paraId="46271D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594EC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D540DF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A75ED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EF4AB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611D65A" w14:textId="77777777" w:rsidR="00AA3FAE" w:rsidRPr="00947823" w:rsidRDefault="00AA3FAE" w:rsidP="00AA3FAE">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1558F10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0231AB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747D9F0F" w14:textId="77777777" w:rsidTr="00AA3FAE">
        <w:trPr>
          <w:trHeight w:val="270"/>
        </w:trPr>
        <w:tc>
          <w:tcPr>
            <w:tcW w:w="970" w:type="dxa"/>
            <w:vMerge/>
            <w:tcBorders>
              <w:top w:val="nil"/>
              <w:left w:val="single" w:sz="4" w:space="0" w:color="auto"/>
              <w:bottom w:val="single" w:sz="4" w:space="0" w:color="auto"/>
              <w:right w:val="single" w:sz="4" w:space="0" w:color="auto"/>
            </w:tcBorders>
            <w:vAlign w:val="center"/>
            <w:hideMark/>
          </w:tcPr>
          <w:p w14:paraId="16942A2B"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D226CA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Operability</w:t>
            </w:r>
          </w:p>
        </w:tc>
        <w:tc>
          <w:tcPr>
            <w:tcW w:w="448" w:type="dxa"/>
            <w:tcBorders>
              <w:top w:val="nil"/>
              <w:left w:val="nil"/>
              <w:bottom w:val="single" w:sz="4" w:space="0" w:color="auto"/>
              <w:right w:val="single" w:sz="4" w:space="0" w:color="auto"/>
            </w:tcBorders>
            <w:shd w:val="clear" w:color="auto" w:fill="auto"/>
            <w:vAlign w:val="center"/>
          </w:tcPr>
          <w:p w14:paraId="3CAEB2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14F690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20EF61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303CA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3791A3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7EFF5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B9B55C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613620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AA3FAE" w:rsidRPr="00947823" w14:paraId="32CCAF60"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24C098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A170685"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User interface aesthetics</w:t>
            </w:r>
          </w:p>
        </w:tc>
        <w:tc>
          <w:tcPr>
            <w:tcW w:w="448" w:type="dxa"/>
            <w:tcBorders>
              <w:top w:val="nil"/>
              <w:left w:val="nil"/>
              <w:bottom w:val="single" w:sz="4" w:space="0" w:color="auto"/>
              <w:right w:val="single" w:sz="4" w:space="0" w:color="auto"/>
            </w:tcBorders>
            <w:shd w:val="clear" w:color="auto" w:fill="auto"/>
            <w:vAlign w:val="center"/>
          </w:tcPr>
          <w:p w14:paraId="3061DAC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13FD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D603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8FF05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0054B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634D3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39699C6"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039629C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39C8E256" w14:textId="77777777" w:rsidTr="00AA3FAE">
        <w:trPr>
          <w:trHeight w:val="541"/>
        </w:trPr>
        <w:tc>
          <w:tcPr>
            <w:tcW w:w="970" w:type="dxa"/>
            <w:vMerge/>
            <w:tcBorders>
              <w:top w:val="nil"/>
              <w:left w:val="single" w:sz="4" w:space="0" w:color="auto"/>
              <w:bottom w:val="single" w:sz="4" w:space="0" w:color="auto"/>
              <w:right w:val="single" w:sz="4" w:space="0" w:color="auto"/>
            </w:tcBorders>
            <w:vAlign w:val="center"/>
            <w:hideMark/>
          </w:tcPr>
          <w:p w14:paraId="7170BCAE"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D035201"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Accessibility</w:t>
            </w:r>
          </w:p>
        </w:tc>
        <w:tc>
          <w:tcPr>
            <w:tcW w:w="448" w:type="dxa"/>
            <w:tcBorders>
              <w:top w:val="nil"/>
              <w:left w:val="nil"/>
              <w:bottom w:val="single" w:sz="4" w:space="0" w:color="auto"/>
              <w:right w:val="single" w:sz="4" w:space="0" w:color="auto"/>
            </w:tcBorders>
            <w:shd w:val="clear" w:color="auto" w:fill="auto"/>
            <w:vAlign w:val="center"/>
          </w:tcPr>
          <w:p w14:paraId="536DAE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C5AE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07CAD46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42433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81859E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93D1DF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8B2CD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E9088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024DB78"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6A9FCF49"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0FE01FC1"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(4)</w:t>
            </w:r>
          </w:p>
        </w:tc>
        <w:tc>
          <w:tcPr>
            <w:tcW w:w="1160" w:type="dxa"/>
            <w:tcBorders>
              <w:top w:val="nil"/>
              <w:left w:val="nil"/>
              <w:bottom w:val="single" w:sz="4" w:space="0" w:color="auto"/>
              <w:right w:val="single" w:sz="4" w:space="0" w:color="auto"/>
            </w:tcBorders>
            <w:shd w:val="clear" w:color="auto" w:fill="auto"/>
            <w:vAlign w:val="center"/>
          </w:tcPr>
          <w:p w14:paraId="242EE8B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36A341E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6DAB093B" w14:textId="77777777" w:rsidTr="00AA3FAE">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10451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 xml:space="preserve">is the capability of the system or component performs specified functions under specified conditions for a specified </w:t>
            </w:r>
            <w:proofErr w:type="gramStart"/>
            <w:r w:rsidRPr="00947823">
              <w:rPr>
                <w:rFonts w:ascii="Georgia" w:eastAsia="Times New Roman" w:hAnsi="Georgia" w:cs="Arial"/>
                <w:i/>
                <w:iCs/>
              </w:rPr>
              <w:t>period of time</w:t>
            </w:r>
            <w:proofErr w:type="gramEnd"/>
            <w:r w:rsidRPr="00947823">
              <w:rPr>
                <w:rFonts w:ascii="Georgia" w:eastAsia="Times New Roman" w:hAnsi="Georgia" w:cs="Arial"/>
                <w:i/>
                <w:iCs/>
              </w:rPr>
              <w:t>.</w:t>
            </w:r>
          </w:p>
        </w:tc>
      </w:tr>
      <w:tr w:rsidR="00AA3FAE" w:rsidRPr="00947823" w14:paraId="330281A9"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58E0D20"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59A65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Maturity</w:t>
            </w:r>
          </w:p>
        </w:tc>
        <w:tc>
          <w:tcPr>
            <w:tcW w:w="448" w:type="dxa"/>
            <w:tcBorders>
              <w:top w:val="nil"/>
              <w:left w:val="nil"/>
              <w:bottom w:val="single" w:sz="4" w:space="0" w:color="auto"/>
              <w:right w:val="single" w:sz="4" w:space="0" w:color="auto"/>
            </w:tcBorders>
            <w:shd w:val="clear" w:color="auto" w:fill="auto"/>
            <w:vAlign w:val="center"/>
          </w:tcPr>
          <w:p w14:paraId="4F3AC07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BF748D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8B11F6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E0E12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DFE44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44E09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167E8A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5A5612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4BF90081"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02350C09"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81B6E5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Availability</w:t>
            </w:r>
          </w:p>
        </w:tc>
        <w:tc>
          <w:tcPr>
            <w:tcW w:w="448" w:type="dxa"/>
            <w:tcBorders>
              <w:top w:val="nil"/>
              <w:left w:val="nil"/>
              <w:bottom w:val="single" w:sz="4" w:space="0" w:color="auto"/>
              <w:right w:val="single" w:sz="4" w:space="0" w:color="auto"/>
            </w:tcBorders>
            <w:shd w:val="clear" w:color="auto" w:fill="auto"/>
            <w:vAlign w:val="center"/>
          </w:tcPr>
          <w:p w14:paraId="5F65CF5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D0EA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6CC676D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4C9C0B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AF3FA2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CCFE4A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6E830579"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3375DF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4DA72A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A953838" w14:textId="77777777" w:rsidR="00AA3FAE" w:rsidRDefault="00AA3FAE" w:rsidP="00AA3FAE">
            <w:pPr>
              <w:spacing w:after="0" w:line="240" w:lineRule="auto"/>
              <w:jc w:val="center"/>
              <w:rPr>
                <w:rFonts w:ascii="Georgia" w:eastAsia="Times New Roman" w:hAnsi="Georgia" w:cs="Arial"/>
                <w:b/>
                <w:bCs/>
              </w:rPr>
            </w:pPr>
          </w:p>
          <w:p w14:paraId="399A90A4" w14:textId="77777777" w:rsidR="00AA3FAE" w:rsidRPr="00A13271" w:rsidRDefault="00AA3FAE" w:rsidP="00AA3FAE">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ABA450"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(5)</w:t>
            </w:r>
          </w:p>
        </w:tc>
        <w:tc>
          <w:tcPr>
            <w:tcW w:w="1160" w:type="dxa"/>
            <w:tcBorders>
              <w:top w:val="nil"/>
              <w:left w:val="nil"/>
              <w:bottom w:val="single" w:sz="4" w:space="0" w:color="auto"/>
              <w:right w:val="single" w:sz="4" w:space="0" w:color="auto"/>
            </w:tcBorders>
            <w:shd w:val="clear" w:color="auto" w:fill="auto"/>
            <w:vAlign w:val="center"/>
          </w:tcPr>
          <w:p w14:paraId="48CB8E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434B397"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4FA9A79C" w14:textId="77777777" w:rsidTr="00AA3FAE">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B6C955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p>
        </w:tc>
      </w:tr>
    </w:tbl>
    <w:p w14:paraId="27F551AB" w14:textId="77777777" w:rsidR="00A13271" w:rsidRDefault="00A13271" w:rsidP="006C3ED2">
      <w:pPr>
        <w:spacing w:after="0" w:line="240" w:lineRule="auto"/>
        <w:jc w:val="center"/>
        <w:rPr>
          <w:rFonts w:ascii="Georgia" w:eastAsia="Times New Roman" w:hAnsi="Georgia" w:cs="Arial"/>
          <w:b/>
          <w:bCs/>
        </w:rPr>
        <w:sectPr w:rsidR="00A13271" w:rsidSect="006B0480">
          <w:headerReference w:type="default" r:id="rId103"/>
          <w:pgSz w:w="12240" w:h="15840"/>
          <w:pgMar w:top="1440" w:right="1440" w:bottom="1440" w:left="1440" w:header="708" w:footer="708" w:gutter="0"/>
          <w:pgNumType w:start="1"/>
          <w:cols w:space="708"/>
          <w:docGrid w:linePitch="360"/>
        </w:sectPr>
      </w:pPr>
    </w:p>
    <w:p w14:paraId="1A078221" w14:textId="77777777" w:rsidR="00A13271" w:rsidRDefault="00A13271" w:rsidP="006C3ED2">
      <w:pPr>
        <w:spacing w:after="0" w:line="240" w:lineRule="auto"/>
        <w:jc w:val="center"/>
        <w:rPr>
          <w:rFonts w:ascii="Georgia" w:eastAsia="Times New Roman" w:hAnsi="Georgia" w:cs="Arial"/>
        </w:rPr>
        <w:sectPr w:rsidR="00A13271" w:rsidSect="006B0480">
          <w:headerReference w:type="default" r:id="rId104"/>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64B77ED" w14:textId="4CF09524" w:rsidR="007C0891" w:rsidRPr="00947823" w:rsidRDefault="007C0891" w:rsidP="007C0891">
      <w:pPr>
        <w:spacing w:line="480" w:lineRule="auto"/>
        <w:jc w:val="center"/>
        <w:rPr>
          <w:rFonts w:ascii="Georgia" w:eastAsia="Georgia" w:hAnsi="Georgia" w:cs="Georgia"/>
          <w:b/>
          <w:bCs/>
          <w:lang w:val="en-US"/>
        </w:rPr>
      </w:pPr>
    </w:p>
    <w:p w14:paraId="7F9F8225" w14:textId="77777777" w:rsidR="00A13271" w:rsidRDefault="00A13271" w:rsidP="0010328F">
      <w:pPr>
        <w:spacing w:line="480" w:lineRule="auto"/>
        <w:ind w:firstLine="720"/>
        <w:jc w:val="both"/>
        <w:rPr>
          <w:rFonts w:ascii="Georgia" w:eastAsia="Georgia" w:hAnsi="Georgia" w:cs="Georgia"/>
          <w:bCs/>
          <w:lang w:val="en-US"/>
        </w:rPr>
        <w:sectPr w:rsidR="00A13271" w:rsidSect="006B0480">
          <w:headerReference w:type="default" r:id="rId105"/>
          <w:pgSz w:w="12240" w:h="15840"/>
          <w:pgMar w:top="1440" w:right="1440" w:bottom="1440" w:left="1440" w:header="708" w:footer="708" w:gutter="0"/>
          <w:pgNumType w:start="1"/>
          <w:cols w:space="708"/>
          <w:docGrid w:linePitch="360"/>
        </w:sectPr>
      </w:pPr>
    </w:p>
    <w:p w14:paraId="32C98173" w14:textId="25D5857A"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lastRenderedPageBreak/>
        <w:t xml:space="preserve">Table C.1 shows the pilot testing results from IT professionals, assessing </w:t>
      </w:r>
      <w:proofErr w:type="spellStart"/>
      <w:r w:rsidRPr="00947823">
        <w:rPr>
          <w:rFonts w:ascii="Georgia" w:eastAsia="Georgia" w:hAnsi="Georgia" w:cs="Georgia"/>
          <w:bCs/>
          <w:lang w:val="en-US"/>
        </w:rPr>
        <w:t>reability</w:t>
      </w:r>
      <w:proofErr w:type="spellEnd"/>
      <w:r w:rsidRPr="00947823">
        <w:rPr>
          <w:rFonts w:ascii="Georgia" w:eastAsia="Georgia" w:hAnsi="Georgia" w:cs="Georgia"/>
          <w:bCs/>
          <w:lang w:val="en-US"/>
        </w:rPr>
        <w:t xml:space="preserve">,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77777777" w:rsidR="00F63D9C" w:rsidRDefault="00F63D9C" w:rsidP="006D4C70">
      <w:pPr>
        <w:spacing w:line="480" w:lineRule="auto"/>
        <w:jc w:val="center"/>
        <w:rPr>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6B0480">
          <w:headerReference w:type="default" r:id="rId106"/>
          <w:pgSz w:w="12240" w:h="15840"/>
          <w:pgMar w:top="1440" w:right="1440" w:bottom="1440" w:left="1440" w:header="708" w:footer="708" w:gutter="0"/>
          <w:pgNumType w:start="1"/>
          <w:cols w:space="708"/>
          <w:docGrid w:linePitch="360"/>
        </w:sectPr>
      </w:pPr>
    </w:p>
    <w:p w14:paraId="5ED0BF09" w14:textId="7C8CC841" w:rsidR="006D4C70" w:rsidRPr="00947823" w:rsidRDefault="006D4C70" w:rsidP="006D4C70">
      <w:pPr>
        <w:spacing w:line="480" w:lineRule="auto"/>
        <w:jc w:val="center"/>
        <w:rPr>
          <w:rFonts w:ascii="Georgia" w:eastAsia="Georgia" w:hAnsi="Georgia" w:cs="Georgia"/>
          <w:b/>
        </w:rPr>
      </w:pPr>
      <w:r w:rsidRPr="00947823">
        <w:rPr>
          <w:rFonts w:ascii="Georgia" w:eastAsia="Georgia" w:hAnsi="Georgia" w:cs="Georgia"/>
          <w:b/>
        </w:rPr>
        <w:lastRenderedPageBreak/>
        <w:t>Appendix D</w:t>
      </w:r>
    </w:p>
    <w:p w14:paraId="6C7FA114" w14:textId="2413437C" w:rsidR="006D4C70" w:rsidRPr="00F63D9C" w:rsidRDefault="006D4C70" w:rsidP="00F63D9C">
      <w:pPr>
        <w:spacing w:line="480" w:lineRule="auto"/>
        <w:jc w:val="center"/>
        <w:rPr>
          <w:rFonts w:ascii="Georgia" w:eastAsia="Georgia" w:hAnsi="Georgia" w:cs="Georgia"/>
          <w:b/>
        </w:rPr>
      </w:pPr>
      <w:r w:rsidRPr="00947823">
        <w:rPr>
          <w:rFonts w:ascii="Georgia" w:eastAsia="Georgia" w:hAnsi="Georgia" w:cs="Georgia"/>
          <w:b/>
        </w:rPr>
        <w:t>USER MANUAL</w:t>
      </w:r>
    </w:p>
    <w:p w14:paraId="41833925" w14:textId="77777777" w:rsidR="00F63D9C" w:rsidRDefault="00F63D9C" w:rsidP="00F63D9C">
      <w:pPr>
        <w:ind w:left="720"/>
        <w:rPr>
          <w:b/>
          <w:bCs/>
        </w:rPr>
      </w:pPr>
      <w:bookmarkStart w:id="273" w:name="_Hlk179778553"/>
      <w:r>
        <w:rPr>
          <w:b/>
          <w:bCs/>
        </w:rPr>
        <w:t>MENTEE SIDE:</w:t>
      </w:r>
    </w:p>
    <w:p w14:paraId="623405AC" w14:textId="77777777" w:rsidR="00F63D9C" w:rsidRDefault="00F63D9C" w:rsidP="00F63D9C">
      <w:pPr>
        <w:pStyle w:val="ListParagraph"/>
        <w:numPr>
          <w:ilvl w:val="0"/>
          <w:numId w:val="17"/>
        </w:numPr>
        <w:ind w:left="2160"/>
        <w:rPr>
          <w:b/>
          <w:bCs/>
        </w:rPr>
      </w:pPr>
      <w:r>
        <w:t xml:space="preserve">Select your role, the option is </w:t>
      </w:r>
      <w:r w:rsidRPr="00CA53DA">
        <w:rPr>
          <w:b/>
          <w:bCs/>
        </w:rPr>
        <w:t>“MENTE</w:t>
      </w:r>
      <w:r>
        <w:rPr>
          <w:b/>
          <w:bCs/>
        </w:rPr>
        <w:t>E”</w:t>
      </w:r>
    </w:p>
    <w:p w14:paraId="00CA9166" w14:textId="77777777" w:rsidR="00F63D9C" w:rsidRDefault="00F63D9C" w:rsidP="00F63D9C">
      <w:pPr>
        <w:ind w:left="720"/>
        <w:rPr>
          <w:b/>
          <w:bCs/>
        </w:rPr>
      </w:pPr>
      <w:r>
        <w:rPr>
          <w:b/>
          <w:bCs/>
          <w:noProof/>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Default="00F63D9C" w:rsidP="00F63D9C">
      <w:pPr>
        <w:ind w:left="720"/>
        <w:rPr>
          <w:b/>
          <w:bCs/>
        </w:rPr>
      </w:pPr>
    </w:p>
    <w:p w14:paraId="7417D73E" w14:textId="77777777" w:rsidR="00F63D9C" w:rsidRDefault="00F63D9C" w:rsidP="00F63D9C">
      <w:pPr>
        <w:ind w:left="720"/>
        <w:rPr>
          <w:b/>
          <w:bCs/>
        </w:rPr>
      </w:pPr>
    </w:p>
    <w:p w14:paraId="51A96C9E" w14:textId="77777777" w:rsidR="00F63D9C" w:rsidRDefault="00F63D9C" w:rsidP="00F63D9C">
      <w:pPr>
        <w:ind w:left="720"/>
        <w:rPr>
          <w:b/>
          <w:bCs/>
        </w:rPr>
      </w:pPr>
    </w:p>
    <w:p w14:paraId="6BB8D66B" w14:textId="77777777" w:rsidR="00F63D9C" w:rsidRDefault="00F63D9C" w:rsidP="00F63D9C">
      <w:pPr>
        <w:ind w:left="720"/>
        <w:rPr>
          <w:b/>
          <w:bCs/>
        </w:rPr>
      </w:pPr>
    </w:p>
    <w:p w14:paraId="2D06ABBA" w14:textId="77777777" w:rsidR="00F63D9C" w:rsidRDefault="00F63D9C" w:rsidP="00F63D9C">
      <w:pPr>
        <w:ind w:left="720"/>
        <w:rPr>
          <w:b/>
          <w:bCs/>
        </w:rPr>
      </w:pPr>
      <w:r>
        <w:rPr>
          <w:b/>
          <w:bCs/>
          <w:noProof/>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Default="00F63D9C" w:rsidP="00F63D9C">
      <w:pPr>
        <w:ind w:left="720"/>
        <w:rPr>
          <w:b/>
          <w:bCs/>
        </w:rPr>
      </w:pPr>
    </w:p>
    <w:p w14:paraId="5CEDA771" w14:textId="77777777" w:rsidR="00F63D9C" w:rsidRDefault="00F63D9C" w:rsidP="00F63D9C">
      <w:pPr>
        <w:ind w:left="720"/>
        <w:rPr>
          <w:b/>
          <w:bCs/>
        </w:rPr>
      </w:pPr>
    </w:p>
    <w:p w14:paraId="243D70E5" w14:textId="77777777" w:rsidR="00F63D9C" w:rsidRPr="00DF7635" w:rsidRDefault="00F63D9C" w:rsidP="00F63D9C">
      <w:pPr>
        <w:ind w:left="720"/>
        <w:rPr>
          <w:b/>
          <w:bCs/>
        </w:rPr>
      </w:pPr>
    </w:p>
    <w:p w14:paraId="6420C8AC" w14:textId="77777777" w:rsidR="00F63D9C" w:rsidRDefault="00F63D9C" w:rsidP="00F63D9C">
      <w:pPr>
        <w:pStyle w:val="ListParagraph"/>
        <w:numPr>
          <w:ilvl w:val="0"/>
          <w:numId w:val="17"/>
        </w:numPr>
        <w:ind w:left="2160"/>
      </w:pPr>
      <w:r>
        <w:t xml:space="preserve">Tap </w:t>
      </w:r>
      <w:r w:rsidRPr="00CA53DA">
        <w:rPr>
          <w:b/>
          <w:bCs/>
        </w:rPr>
        <w:t>“SIGN UP”</w:t>
      </w:r>
      <w:r>
        <w:t xml:space="preserve"> to create an account. Make sure to use your </w:t>
      </w:r>
      <w:r w:rsidRPr="00CA53DA">
        <w:rPr>
          <w:b/>
          <w:bCs/>
        </w:rPr>
        <w:t>“@dwc-legazpi.edu”</w:t>
      </w:r>
      <w:r>
        <w:t xml:space="preserve"> email.</w:t>
      </w:r>
    </w:p>
    <w:p w14:paraId="58BF5343" w14:textId="77777777" w:rsidR="00F63D9C" w:rsidRDefault="00F63D9C" w:rsidP="00F63D9C">
      <w:pPr>
        <w:ind w:left="720"/>
      </w:pPr>
      <w:r>
        <w:rPr>
          <w:b/>
          <w:bCs/>
          <w:noProof/>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Default="00F63D9C" w:rsidP="00F63D9C">
      <w:pPr>
        <w:ind w:left="720"/>
      </w:pPr>
    </w:p>
    <w:p w14:paraId="357F0114" w14:textId="77777777" w:rsidR="00F63D9C" w:rsidRDefault="00F63D9C" w:rsidP="00F63D9C">
      <w:pPr>
        <w:ind w:left="720"/>
      </w:pPr>
    </w:p>
    <w:p w14:paraId="64593AD3" w14:textId="77777777" w:rsidR="00F63D9C" w:rsidRDefault="00F63D9C" w:rsidP="00F63D9C">
      <w:pPr>
        <w:ind w:left="720"/>
      </w:pPr>
    </w:p>
    <w:p w14:paraId="4E329355" w14:textId="77777777" w:rsidR="00F63D9C" w:rsidRDefault="00F63D9C" w:rsidP="00F63D9C">
      <w:pPr>
        <w:ind w:left="720"/>
      </w:pPr>
      <w:r>
        <w:rPr>
          <w:b/>
          <w:bCs/>
          <w:noProof/>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RDefault="00F63D9C" w:rsidP="00F63D9C">
      <w:pPr>
        <w:ind w:left="720"/>
      </w:pPr>
    </w:p>
    <w:p w14:paraId="2A391EE7" w14:textId="77777777" w:rsidR="00F63D9C" w:rsidRDefault="00F63D9C" w:rsidP="00F63D9C">
      <w:pPr>
        <w:ind w:left="720"/>
      </w:pPr>
    </w:p>
    <w:p w14:paraId="6C6357FC" w14:textId="77777777" w:rsidR="00F63D9C" w:rsidRDefault="00F63D9C" w:rsidP="00F63D9C">
      <w:pPr>
        <w:ind w:left="720"/>
      </w:pPr>
    </w:p>
    <w:p w14:paraId="45E57C79" w14:textId="77777777" w:rsidR="0040093C" w:rsidRDefault="00F63D9C" w:rsidP="00F63D9C">
      <w:pPr>
        <w:pStyle w:val="ListParagraph"/>
        <w:numPr>
          <w:ilvl w:val="0"/>
          <w:numId w:val="17"/>
        </w:numPr>
        <w:ind w:left="2160"/>
        <w:rPr>
          <w:b/>
          <w:bCs/>
        </w:rPr>
        <w:sectPr w:rsidR="0040093C" w:rsidSect="006B0480">
          <w:headerReference w:type="default" r:id="rId109"/>
          <w:pgSz w:w="12240" w:h="15840"/>
          <w:pgMar w:top="1440" w:right="1440" w:bottom="1440" w:left="1440" w:header="708" w:footer="708" w:gutter="0"/>
          <w:pgNumType w:start="1"/>
          <w:cols w:space="708"/>
          <w:docGrid w:linePitch="360"/>
        </w:sectPr>
      </w:pPr>
      <w:r>
        <w:t xml:space="preserve">Enter your </w:t>
      </w:r>
      <w:r w:rsidRPr="00CA53DA">
        <w:rPr>
          <w:b/>
          <w:bCs/>
        </w:rPr>
        <w:t>“EMAIL”</w:t>
      </w:r>
      <w:r>
        <w:t xml:space="preserve"> using the school account, and set your </w:t>
      </w:r>
      <w:r w:rsidRPr="00CA53DA">
        <w:rPr>
          <w:b/>
          <w:bCs/>
        </w:rPr>
        <w:t>“PASSWORD”.</w:t>
      </w:r>
      <w:r>
        <w:t xml:space="preserve"> Press </w:t>
      </w:r>
      <w:r w:rsidRPr="00CA53DA">
        <w:rPr>
          <w:b/>
          <w:bCs/>
        </w:rPr>
        <w:t>“Next.”</w:t>
      </w:r>
    </w:p>
    <w:p w14:paraId="3A33571B" w14:textId="77777777" w:rsidR="00F63D9C" w:rsidRDefault="00F63D9C" w:rsidP="0040093C">
      <w:pPr>
        <w:pStyle w:val="ListParagraph"/>
        <w:ind w:left="2160"/>
        <w:rPr>
          <w:b/>
          <w:bCs/>
        </w:rPr>
      </w:pPr>
    </w:p>
    <w:p w14:paraId="5EA18AB0" w14:textId="77777777" w:rsidR="00F63D9C" w:rsidRDefault="00F63D9C" w:rsidP="00F63D9C">
      <w:pPr>
        <w:ind w:left="720"/>
      </w:pPr>
      <w:r>
        <w:rPr>
          <w:noProof/>
        </w:rPr>
        <w:drawing>
          <wp:anchor distT="0" distB="0" distL="114300" distR="114300" simplePos="0" relativeHeight="251676672" behindDoc="0" locked="0" layoutInCell="1" allowOverlap="1" wp14:anchorId="14E96F9B" wp14:editId="1B99E4D7">
            <wp:simplePos x="0" y="0"/>
            <wp:positionH relativeFrom="margin">
              <wp:posOffset>1574800</wp:posOffset>
            </wp:positionH>
            <wp:positionV relativeFrom="paragraph">
              <wp:posOffset>173990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765260A5" w14:textId="77777777" w:rsidR="00F63D9C" w:rsidRDefault="00F63D9C" w:rsidP="00F63D9C">
      <w:pPr>
        <w:ind w:left="720"/>
      </w:pPr>
    </w:p>
    <w:p w14:paraId="51528A8F" w14:textId="77777777" w:rsidR="00F63D9C" w:rsidRDefault="00F63D9C" w:rsidP="00F63D9C">
      <w:pPr>
        <w:ind w:left="720"/>
      </w:pPr>
    </w:p>
    <w:p w14:paraId="669A6A16" w14:textId="77777777" w:rsidR="00F63D9C" w:rsidRDefault="00F63D9C" w:rsidP="00F63D9C">
      <w:pPr>
        <w:ind w:left="720"/>
      </w:pPr>
    </w:p>
    <w:p w14:paraId="4CE4BB89" w14:textId="77777777" w:rsidR="00F63D9C" w:rsidRDefault="00F63D9C" w:rsidP="00F63D9C">
      <w:pPr>
        <w:ind w:left="720"/>
      </w:pPr>
    </w:p>
    <w:p w14:paraId="7DFB6609" w14:textId="77777777" w:rsidR="00F63D9C" w:rsidRDefault="00F63D9C" w:rsidP="00F63D9C">
      <w:pPr>
        <w:ind w:left="720"/>
      </w:pPr>
    </w:p>
    <w:p w14:paraId="30865D5C" w14:textId="77777777" w:rsidR="00F63D9C" w:rsidRDefault="00F63D9C" w:rsidP="00F63D9C">
      <w:pPr>
        <w:ind w:left="720"/>
      </w:pPr>
    </w:p>
    <w:p w14:paraId="2DB85017" w14:textId="77777777" w:rsidR="00F63D9C" w:rsidRDefault="00F63D9C" w:rsidP="00F63D9C">
      <w:pPr>
        <w:ind w:left="720"/>
      </w:pPr>
    </w:p>
    <w:p w14:paraId="12E548A4" w14:textId="77777777" w:rsidR="00F63D9C" w:rsidRDefault="00F63D9C" w:rsidP="00F63D9C">
      <w:pPr>
        <w:pStyle w:val="ListParagraph"/>
        <w:numPr>
          <w:ilvl w:val="0"/>
          <w:numId w:val="17"/>
        </w:numPr>
        <w:ind w:left="2160"/>
        <w:rPr>
          <w:b/>
          <w:bCs/>
        </w:rPr>
      </w:pPr>
      <w:r>
        <w:t xml:space="preserve">You will enter your </w:t>
      </w:r>
      <w:r w:rsidRPr="00CA53DA">
        <w:rPr>
          <w:b/>
          <w:bCs/>
        </w:rPr>
        <w:t>“FIRST NAME”,</w:t>
      </w:r>
      <w:r>
        <w:t xml:space="preserve"> </w:t>
      </w:r>
      <w:r w:rsidRPr="00CA53DA">
        <w:rPr>
          <w:b/>
          <w:bCs/>
        </w:rPr>
        <w:t>“LAST NAME”, “GENDER”,</w:t>
      </w:r>
      <w:r>
        <w:t xml:space="preserve"> and </w:t>
      </w:r>
      <w:r w:rsidRPr="00CA53DA">
        <w:rPr>
          <w:b/>
          <w:bCs/>
        </w:rPr>
        <w:t>“BIRTHDATE.”</w:t>
      </w:r>
      <w:r>
        <w:t xml:space="preserve"> After that, press </w:t>
      </w:r>
      <w:r w:rsidRPr="00CA53DA">
        <w:rPr>
          <w:b/>
          <w:bCs/>
        </w:rPr>
        <w:t>“NEXT.”</w:t>
      </w:r>
    </w:p>
    <w:p w14:paraId="01207D98" w14:textId="77777777" w:rsidR="00F63D9C" w:rsidRDefault="00F63D9C" w:rsidP="00F63D9C">
      <w:pPr>
        <w:ind w:left="720"/>
      </w:pPr>
      <w:r>
        <w:rPr>
          <w:noProof/>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Default="00F63D9C" w:rsidP="00F63D9C">
      <w:pPr>
        <w:ind w:left="720"/>
      </w:pPr>
    </w:p>
    <w:p w14:paraId="5D1753A8" w14:textId="77777777" w:rsidR="00F63D9C" w:rsidRDefault="00F63D9C" w:rsidP="00F63D9C">
      <w:pPr>
        <w:ind w:left="720"/>
      </w:pPr>
    </w:p>
    <w:p w14:paraId="62F129AC" w14:textId="77777777" w:rsidR="00F63D9C" w:rsidRDefault="00F63D9C" w:rsidP="00F63D9C">
      <w:pPr>
        <w:ind w:left="720"/>
      </w:pPr>
    </w:p>
    <w:p w14:paraId="58D89CED" w14:textId="77777777" w:rsidR="00F63D9C" w:rsidRDefault="00F63D9C" w:rsidP="00F63D9C">
      <w:pPr>
        <w:ind w:left="720"/>
      </w:pPr>
    </w:p>
    <w:p w14:paraId="09090A17" w14:textId="77777777" w:rsidR="00F63D9C" w:rsidRDefault="00F63D9C" w:rsidP="00F63D9C">
      <w:pPr>
        <w:ind w:left="720"/>
      </w:pPr>
    </w:p>
    <w:p w14:paraId="3AD4CD9A" w14:textId="77777777" w:rsidR="00F63D9C" w:rsidRDefault="00F63D9C" w:rsidP="00F63D9C">
      <w:pPr>
        <w:pStyle w:val="ListParagraph"/>
        <w:ind w:left="1800"/>
      </w:pPr>
    </w:p>
    <w:p w14:paraId="10E05E19" w14:textId="77777777" w:rsidR="00F63D9C" w:rsidRDefault="00F63D9C" w:rsidP="00F63D9C">
      <w:pPr>
        <w:pStyle w:val="ListParagraph"/>
        <w:ind w:left="1800"/>
      </w:pPr>
    </w:p>
    <w:p w14:paraId="0A868DB2" w14:textId="77777777" w:rsidR="00F63D9C" w:rsidRDefault="00F63D9C" w:rsidP="00F63D9C">
      <w:pPr>
        <w:pStyle w:val="ListParagraph"/>
        <w:ind w:left="1800"/>
      </w:pPr>
    </w:p>
    <w:p w14:paraId="66F6AA5F" w14:textId="77777777" w:rsidR="00F63D9C" w:rsidRDefault="00F63D9C" w:rsidP="00F63D9C">
      <w:pPr>
        <w:pStyle w:val="ListParagraph"/>
        <w:ind w:left="1800"/>
      </w:pPr>
    </w:p>
    <w:p w14:paraId="1FF2EE02" w14:textId="77777777" w:rsidR="00F63D9C" w:rsidRDefault="00F63D9C" w:rsidP="00F63D9C">
      <w:pPr>
        <w:pStyle w:val="ListParagraph"/>
        <w:numPr>
          <w:ilvl w:val="0"/>
          <w:numId w:val="17"/>
        </w:numPr>
        <w:ind w:left="2160"/>
        <w:rPr>
          <w:b/>
          <w:bCs/>
        </w:rPr>
      </w:pPr>
      <w:r>
        <w:t xml:space="preserve">Now, enter your preferred </w:t>
      </w:r>
      <w:r w:rsidRPr="00CA53DA">
        <w:rPr>
          <w:b/>
          <w:bCs/>
        </w:rPr>
        <w:t>“DISPLAY NAME”</w:t>
      </w:r>
      <w:r>
        <w:t xml:space="preserve"> and your </w:t>
      </w:r>
      <w:r w:rsidRPr="00CA53DA">
        <w:rPr>
          <w:b/>
          <w:bCs/>
        </w:rPr>
        <w:t>“YEAR LEVEL.”</w:t>
      </w:r>
      <w:r>
        <w:t xml:space="preserve"> After that, press </w:t>
      </w:r>
      <w:r w:rsidRPr="00CA53DA">
        <w:rPr>
          <w:b/>
          <w:bCs/>
        </w:rPr>
        <w:t>“SUBMIT.”</w:t>
      </w:r>
    </w:p>
    <w:p w14:paraId="45A180FE" w14:textId="77777777" w:rsidR="00F63D9C" w:rsidRDefault="00F63D9C" w:rsidP="00F63D9C">
      <w:pPr>
        <w:ind w:left="720"/>
      </w:pPr>
      <w:r>
        <w:rPr>
          <w:noProof/>
        </w:rPr>
        <w:drawing>
          <wp:anchor distT="0" distB="0" distL="114300" distR="114300" simplePos="0" relativeHeight="251678720" behindDoc="0" locked="0" layoutInCell="1" allowOverlap="1" wp14:anchorId="34566E7A" wp14:editId="0B9B1C00">
            <wp:simplePos x="0" y="0"/>
            <wp:positionH relativeFrom="margin">
              <wp:posOffset>1562100</wp:posOffset>
            </wp:positionH>
            <wp:positionV relativeFrom="paragraph">
              <wp:posOffset>40005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p>
    <w:p w14:paraId="5FDE67F0" w14:textId="77777777" w:rsidR="00F63D9C" w:rsidRDefault="00F63D9C" w:rsidP="00F63D9C">
      <w:pPr>
        <w:ind w:left="720"/>
      </w:pPr>
    </w:p>
    <w:p w14:paraId="72464FF4" w14:textId="77777777" w:rsidR="00F63D9C" w:rsidRDefault="00F63D9C" w:rsidP="00F63D9C">
      <w:pPr>
        <w:ind w:left="720"/>
      </w:pPr>
    </w:p>
    <w:p w14:paraId="0E7647D1" w14:textId="77777777" w:rsidR="00F63D9C" w:rsidRDefault="00F63D9C" w:rsidP="00F63D9C">
      <w:pPr>
        <w:ind w:left="720"/>
      </w:pPr>
    </w:p>
    <w:p w14:paraId="6AADE049" w14:textId="77777777" w:rsidR="00F63D9C" w:rsidRDefault="00F63D9C" w:rsidP="00F63D9C">
      <w:pPr>
        <w:ind w:left="720"/>
      </w:pPr>
    </w:p>
    <w:p w14:paraId="2B8235AD" w14:textId="77777777" w:rsidR="00F63D9C" w:rsidRDefault="00F63D9C" w:rsidP="00F63D9C">
      <w:pPr>
        <w:ind w:left="720"/>
      </w:pPr>
    </w:p>
    <w:p w14:paraId="3D51E991" w14:textId="77777777" w:rsidR="00F63D9C" w:rsidRDefault="00F63D9C" w:rsidP="00F63D9C">
      <w:pPr>
        <w:ind w:left="720"/>
      </w:pPr>
    </w:p>
    <w:p w14:paraId="0A7A309A" w14:textId="77777777" w:rsidR="00F63D9C" w:rsidRDefault="00F63D9C" w:rsidP="00F63D9C">
      <w:pPr>
        <w:ind w:left="720"/>
      </w:pPr>
    </w:p>
    <w:p w14:paraId="340744C4" w14:textId="77777777" w:rsidR="0040093C" w:rsidRDefault="0040093C" w:rsidP="00F63D9C">
      <w:pPr>
        <w:pStyle w:val="ListParagraph"/>
        <w:numPr>
          <w:ilvl w:val="0"/>
          <w:numId w:val="17"/>
        </w:numPr>
        <w:ind w:left="2160"/>
        <w:sectPr w:rsidR="0040093C" w:rsidSect="006B0480">
          <w:headerReference w:type="default" r:id="rId113"/>
          <w:pgSz w:w="12240" w:h="15840"/>
          <w:pgMar w:top="1440" w:right="1440" w:bottom="1440" w:left="1440" w:header="708" w:footer="708" w:gutter="0"/>
          <w:pgNumType w:start="1"/>
          <w:cols w:space="708"/>
          <w:docGrid w:linePitch="360"/>
        </w:sectPr>
      </w:pPr>
    </w:p>
    <w:p w14:paraId="0CA73E05" w14:textId="77777777" w:rsidR="00F63D9C" w:rsidRDefault="00F63D9C" w:rsidP="00F63D9C">
      <w:pPr>
        <w:pStyle w:val="ListParagraph"/>
        <w:numPr>
          <w:ilvl w:val="0"/>
          <w:numId w:val="17"/>
        </w:numPr>
        <w:ind w:left="2160"/>
      </w:pPr>
      <w:r>
        <w:rPr>
          <w:noProof/>
        </w:rPr>
        <w:lastRenderedPageBreak/>
        <w:drawing>
          <wp:anchor distT="0" distB="0" distL="114300" distR="114300" simplePos="0" relativeHeight="251679744" behindDoc="0" locked="0" layoutInCell="1" allowOverlap="1" wp14:anchorId="0C1975BD" wp14:editId="588DED1D">
            <wp:simplePos x="0" y="0"/>
            <wp:positionH relativeFrom="margin">
              <wp:posOffset>1186815</wp:posOffset>
            </wp:positionH>
            <wp:positionV relativeFrom="paragraph">
              <wp:posOffset>393065</wp:posOffset>
            </wp:positionV>
            <wp:extent cx="1016771"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16771" cy="2203450"/>
                    </a:xfrm>
                    <a:prstGeom prst="rect">
                      <a:avLst/>
                    </a:prstGeom>
                  </pic:spPr>
                </pic:pic>
              </a:graphicData>
            </a:graphic>
            <wp14:sizeRelH relativeFrom="margin">
              <wp14:pctWidth>0</wp14:pctWidth>
            </wp14:sizeRelH>
            <wp14:sizeRelV relativeFrom="margin">
              <wp14:pctHeight>0</wp14:pctHeight>
            </wp14:sizeRelV>
          </wp:anchor>
        </w:drawing>
      </w:r>
      <w:r>
        <w:t xml:space="preserve">You have now created an account. Enter your </w:t>
      </w:r>
      <w:r w:rsidRPr="00CA53DA">
        <w:rPr>
          <w:b/>
          <w:bCs/>
        </w:rPr>
        <w:t>“EMAIL”</w:t>
      </w:r>
      <w:r>
        <w:t xml:space="preserve"> and </w:t>
      </w:r>
      <w:r w:rsidRPr="00CA53DA">
        <w:rPr>
          <w:b/>
          <w:bCs/>
        </w:rPr>
        <w:t>“PASSWORD”</w:t>
      </w:r>
      <w:r>
        <w:t xml:space="preserve"> and press </w:t>
      </w:r>
      <w:r w:rsidRPr="00CA53DA">
        <w:rPr>
          <w:b/>
          <w:bCs/>
        </w:rPr>
        <w:t xml:space="preserve">“SIGN IN” </w:t>
      </w:r>
      <w:r>
        <w:t>to log in.</w:t>
      </w:r>
    </w:p>
    <w:p w14:paraId="0702F088" w14:textId="77777777" w:rsidR="00F63D9C" w:rsidRDefault="00F63D9C" w:rsidP="00F63D9C">
      <w:pPr>
        <w:ind w:left="720"/>
      </w:pPr>
    </w:p>
    <w:p w14:paraId="16D2330D" w14:textId="77777777" w:rsidR="00F63D9C" w:rsidRDefault="00F63D9C" w:rsidP="00F63D9C">
      <w:pPr>
        <w:ind w:left="720"/>
      </w:pPr>
    </w:p>
    <w:p w14:paraId="18FD428E" w14:textId="77777777" w:rsidR="00F63D9C" w:rsidRDefault="00F63D9C" w:rsidP="00F63D9C">
      <w:pPr>
        <w:ind w:left="720"/>
      </w:pPr>
    </w:p>
    <w:p w14:paraId="46EF0A57" w14:textId="77777777" w:rsidR="00F63D9C" w:rsidRDefault="00F63D9C" w:rsidP="00F63D9C">
      <w:pPr>
        <w:ind w:left="720"/>
      </w:pPr>
    </w:p>
    <w:p w14:paraId="5B6C93C1" w14:textId="77777777" w:rsidR="00F63D9C" w:rsidRDefault="00F63D9C" w:rsidP="00F63D9C">
      <w:pPr>
        <w:ind w:left="720"/>
      </w:pPr>
    </w:p>
    <w:p w14:paraId="6F6D3F62" w14:textId="77777777" w:rsidR="00F63D9C" w:rsidRDefault="00F63D9C" w:rsidP="00F63D9C">
      <w:pPr>
        <w:ind w:left="720"/>
      </w:pPr>
    </w:p>
    <w:p w14:paraId="4D257E7F" w14:textId="77777777" w:rsidR="00F63D9C" w:rsidRDefault="00F63D9C" w:rsidP="00F63D9C">
      <w:pPr>
        <w:ind w:left="720"/>
      </w:pPr>
    </w:p>
    <w:p w14:paraId="3272BD8E" w14:textId="77777777" w:rsidR="00F63D9C" w:rsidRDefault="00F63D9C" w:rsidP="00F63D9C">
      <w:pPr>
        <w:ind w:left="720"/>
      </w:pPr>
    </w:p>
    <w:p w14:paraId="76DECE3E" w14:textId="77777777" w:rsidR="00F63D9C" w:rsidRDefault="00F63D9C" w:rsidP="00F63D9C">
      <w:pPr>
        <w:pStyle w:val="ListParagraph"/>
        <w:numPr>
          <w:ilvl w:val="0"/>
          <w:numId w:val="17"/>
        </w:numPr>
        <w:ind w:left="2160"/>
      </w:pPr>
      <w:r>
        <w:t>After logging in, click the 3 lines at the top left.</w:t>
      </w:r>
    </w:p>
    <w:p w14:paraId="5C9B22AC" w14:textId="77777777" w:rsidR="00F63D9C" w:rsidRDefault="00F63D9C" w:rsidP="00F63D9C">
      <w:pPr>
        <w:ind w:left="720"/>
      </w:pPr>
      <w:r>
        <w:rPr>
          <w:b/>
          <w:bCs/>
          <w:noProof/>
        </w:rPr>
        <mc:AlternateContent>
          <mc:Choice Requires="wps">
            <w:drawing>
              <wp:anchor distT="0" distB="0" distL="114300" distR="114300" simplePos="0" relativeHeight="251702272" behindDoc="0" locked="0" layoutInCell="1" allowOverlap="1" wp14:anchorId="27438F7E" wp14:editId="65E48C4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4D2C"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r>
        <w:rPr>
          <w:noProof/>
        </w:rPr>
        <w:drawing>
          <wp:anchor distT="0" distB="0" distL="114300" distR="114300" simplePos="0" relativeHeight="251680768" behindDoc="0" locked="0" layoutInCell="1" allowOverlap="1" wp14:anchorId="0BE709F1" wp14:editId="57CE4574">
            <wp:simplePos x="0" y="0"/>
            <wp:positionH relativeFrom="column">
              <wp:posOffset>1219200</wp:posOffset>
            </wp:positionH>
            <wp:positionV relativeFrom="paragraph">
              <wp:posOffset>19050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p>
    <w:p w14:paraId="468E0DF4" w14:textId="77777777" w:rsidR="00F63D9C" w:rsidRDefault="00F63D9C" w:rsidP="00F63D9C">
      <w:pPr>
        <w:ind w:left="720"/>
      </w:pPr>
    </w:p>
    <w:p w14:paraId="52BA31F1" w14:textId="77777777" w:rsidR="00F63D9C" w:rsidRDefault="00F63D9C" w:rsidP="00F63D9C">
      <w:pPr>
        <w:ind w:left="720"/>
      </w:pPr>
    </w:p>
    <w:p w14:paraId="4C1ABE65" w14:textId="77777777" w:rsidR="00F63D9C" w:rsidRDefault="00F63D9C" w:rsidP="00F63D9C">
      <w:pPr>
        <w:ind w:left="720"/>
      </w:pPr>
    </w:p>
    <w:p w14:paraId="39070C59" w14:textId="77777777" w:rsidR="00F63D9C" w:rsidRDefault="00F63D9C" w:rsidP="00F63D9C">
      <w:pPr>
        <w:ind w:left="720"/>
      </w:pPr>
    </w:p>
    <w:p w14:paraId="5E717C23" w14:textId="77777777" w:rsidR="00F63D9C" w:rsidRDefault="00F63D9C" w:rsidP="00F63D9C">
      <w:pPr>
        <w:ind w:left="720"/>
      </w:pPr>
    </w:p>
    <w:p w14:paraId="42B42155" w14:textId="77777777" w:rsidR="00F63D9C" w:rsidRDefault="00F63D9C" w:rsidP="00F63D9C">
      <w:pPr>
        <w:ind w:left="720"/>
      </w:pPr>
    </w:p>
    <w:p w14:paraId="136F92D2" w14:textId="77777777" w:rsidR="00F63D9C" w:rsidRDefault="00F63D9C" w:rsidP="00F63D9C">
      <w:pPr>
        <w:ind w:left="720"/>
      </w:pPr>
    </w:p>
    <w:p w14:paraId="3A604D11" w14:textId="77777777" w:rsidR="00F63D9C" w:rsidRDefault="00F63D9C" w:rsidP="00F63D9C">
      <w:pPr>
        <w:pStyle w:val="ListParagraph"/>
        <w:ind w:left="1800"/>
      </w:pPr>
    </w:p>
    <w:p w14:paraId="1B7969A8" w14:textId="77777777" w:rsidR="00F63D9C" w:rsidRDefault="00F63D9C" w:rsidP="00F63D9C">
      <w:pPr>
        <w:pStyle w:val="ListParagraph"/>
        <w:numPr>
          <w:ilvl w:val="0"/>
          <w:numId w:val="17"/>
        </w:numPr>
        <w:ind w:left="2160"/>
        <w:rPr>
          <w:b/>
          <w:bCs/>
        </w:rPr>
      </w:pPr>
      <w:r>
        <w:t xml:space="preserve">You will see options: </w:t>
      </w:r>
      <w:r w:rsidRPr="00CA53DA">
        <w:rPr>
          <w:b/>
          <w:bCs/>
        </w:rPr>
        <w:t>“HOME”, “INBOX”, “SET PROFILE PIC”, “CHANGE PASSWORD”, “BROWSE SUBJECTS”, “SUBJECT ENROLLED”,</w:t>
      </w:r>
      <w:r>
        <w:t xml:space="preserve"> and </w:t>
      </w:r>
      <w:r w:rsidRPr="00CA53DA">
        <w:rPr>
          <w:b/>
          <w:bCs/>
        </w:rPr>
        <w:t>“LOG OUT.”</w:t>
      </w:r>
    </w:p>
    <w:p w14:paraId="1BD71BC3" w14:textId="77777777" w:rsidR="00F63D9C" w:rsidRDefault="00F63D9C" w:rsidP="00F63D9C">
      <w:pPr>
        <w:ind w:left="720"/>
      </w:pPr>
      <w:r>
        <w:rPr>
          <w:noProof/>
        </w:rPr>
        <w:drawing>
          <wp:anchor distT="0" distB="0" distL="114300" distR="114300" simplePos="0" relativeHeight="251681792" behindDoc="0" locked="0" layoutInCell="1" allowOverlap="1" wp14:anchorId="5CEECFCC" wp14:editId="1F4B5DC4">
            <wp:simplePos x="0" y="0"/>
            <wp:positionH relativeFrom="margin">
              <wp:posOffset>1226185</wp:posOffset>
            </wp:positionH>
            <wp:positionV relativeFrom="paragraph">
              <wp:posOffset>-80010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pic:spPr>
                </pic:pic>
              </a:graphicData>
            </a:graphic>
            <wp14:sizeRelH relativeFrom="margin">
              <wp14:pctWidth>0</wp14:pctWidth>
            </wp14:sizeRelH>
            <wp14:sizeRelV relativeFrom="margin">
              <wp14:pctHeight>0</wp14:pctHeight>
            </wp14:sizeRelV>
          </wp:anchor>
        </w:drawing>
      </w:r>
    </w:p>
    <w:p w14:paraId="2650D77E" w14:textId="77777777" w:rsidR="00F63D9C" w:rsidRDefault="00F63D9C" w:rsidP="00F63D9C">
      <w:pPr>
        <w:ind w:left="720"/>
      </w:pPr>
    </w:p>
    <w:p w14:paraId="0667B37A" w14:textId="77777777" w:rsidR="00F63D9C" w:rsidRDefault="00F63D9C" w:rsidP="00F63D9C">
      <w:pPr>
        <w:ind w:left="720"/>
      </w:pPr>
    </w:p>
    <w:p w14:paraId="535CF35C" w14:textId="77777777" w:rsidR="00F63D9C" w:rsidRDefault="00F63D9C" w:rsidP="00F63D9C">
      <w:pPr>
        <w:ind w:left="720"/>
      </w:pPr>
    </w:p>
    <w:p w14:paraId="2FF0F86C" w14:textId="77777777" w:rsidR="00F63D9C" w:rsidRDefault="00F63D9C" w:rsidP="00F63D9C">
      <w:pPr>
        <w:ind w:left="720"/>
      </w:pPr>
    </w:p>
    <w:p w14:paraId="4A772592" w14:textId="77777777" w:rsidR="00F63D9C" w:rsidRDefault="00F63D9C" w:rsidP="00F63D9C">
      <w:pPr>
        <w:ind w:left="720"/>
      </w:pPr>
    </w:p>
    <w:p w14:paraId="57E91FD0" w14:textId="77777777" w:rsidR="00F63D9C" w:rsidRDefault="00F63D9C" w:rsidP="00F63D9C">
      <w:pPr>
        <w:ind w:left="720"/>
      </w:pPr>
    </w:p>
    <w:p w14:paraId="16A1C03E" w14:textId="77777777" w:rsidR="0040093C" w:rsidRDefault="0040093C" w:rsidP="00F63D9C">
      <w:pPr>
        <w:pStyle w:val="ListParagraph"/>
        <w:numPr>
          <w:ilvl w:val="0"/>
          <w:numId w:val="17"/>
        </w:numPr>
        <w:ind w:left="2160"/>
        <w:sectPr w:rsidR="0040093C" w:rsidSect="006B0480">
          <w:headerReference w:type="default" r:id="rId117"/>
          <w:pgSz w:w="12240" w:h="15840"/>
          <w:pgMar w:top="1440" w:right="1440" w:bottom="1440" w:left="1440" w:header="708" w:footer="708" w:gutter="0"/>
          <w:pgNumType w:start="1"/>
          <w:cols w:space="708"/>
          <w:docGrid w:linePitch="360"/>
        </w:sectPr>
      </w:pPr>
    </w:p>
    <w:p w14:paraId="25765D3C" w14:textId="77777777" w:rsidR="00F63D9C" w:rsidRDefault="00F63D9C" w:rsidP="00F63D9C">
      <w:pPr>
        <w:pStyle w:val="ListParagraph"/>
        <w:numPr>
          <w:ilvl w:val="0"/>
          <w:numId w:val="17"/>
        </w:numPr>
        <w:ind w:left="2160"/>
      </w:pPr>
      <w:r>
        <w:rPr>
          <w:noProof/>
        </w:rPr>
        <w:lastRenderedPageBreak/>
        <w:drawing>
          <wp:anchor distT="0" distB="0" distL="114300" distR="114300" simplePos="0" relativeHeight="251683840" behindDoc="0" locked="0" layoutInCell="1" allowOverlap="1" wp14:anchorId="270F3534" wp14:editId="2958EDE3">
            <wp:simplePos x="0" y="0"/>
            <wp:positionH relativeFrom="column">
              <wp:posOffset>1936750</wp:posOffset>
            </wp:positionH>
            <wp:positionV relativeFrom="paragraph">
              <wp:posOffset>732790</wp:posOffset>
            </wp:positionV>
            <wp:extent cx="1066800" cy="1981835"/>
            <wp:effectExtent l="0" t="0" r="0" b="0"/>
            <wp:wrapSquare wrapText="bothSides"/>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r>
        <w:t xml:space="preserve">Since you are a mentee, click </w:t>
      </w:r>
      <w:r w:rsidRPr="00CA53DA">
        <w:rPr>
          <w:b/>
          <w:bCs/>
        </w:rPr>
        <w:t>“BROWSE SUBJECTS”</w:t>
      </w:r>
      <w:r>
        <w:t xml:space="preserve"> to enroll in the subject you need. Before enrolling, you need to wait for confirmation from the professor. They will decide if you can enroll in their subject. You can check </w:t>
      </w:r>
      <w:r w:rsidRPr="00CA53DA">
        <w:rPr>
          <w:b/>
          <w:bCs/>
        </w:rPr>
        <w:t>“SUBJECT ENROLLED”</w:t>
      </w:r>
      <w:r>
        <w:t xml:space="preserve"> to see if you’ve been enrolled or declined.</w:t>
      </w:r>
    </w:p>
    <w:p w14:paraId="48E38523" w14:textId="77777777" w:rsidR="00F63D9C" w:rsidRDefault="00F63D9C" w:rsidP="00F63D9C">
      <w:pPr>
        <w:ind w:left="720"/>
      </w:pPr>
      <w:r>
        <w:rPr>
          <w:noProof/>
        </w:rPr>
        <w:drawing>
          <wp:anchor distT="0" distB="0" distL="114300" distR="114300" simplePos="0" relativeHeight="251682816" behindDoc="0" locked="0" layoutInCell="1" allowOverlap="1" wp14:anchorId="71099480" wp14:editId="53AAF475">
            <wp:simplePos x="0" y="0"/>
            <wp:positionH relativeFrom="margin">
              <wp:posOffset>3517900</wp:posOffset>
            </wp:positionH>
            <wp:positionV relativeFrom="paragraph">
              <wp:posOffset>-140970</wp:posOffset>
            </wp:positionV>
            <wp:extent cx="1028700" cy="2019935"/>
            <wp:effectExtent l="0" t="0" r="0" b="0"/>
            <wp:wrapSquare wrapText="bothSides"/>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77777777" w:rsidR="00F63D9C" w:rsidRDefault="00F63D9C" w:rsidP="00F63D9C">
      <w:pPr>
        <w:ind w:left="720"/>
      </w:pPr>
    </w:p>
    <w:p w14:paraId="0FD135FC" w14:textId="77777777" w:rsidR="00F63D9C" w:rsidRDefault="00F63D9C" w:rsidP="00F63D9C">
      <w:pPr>
        <w:ind w:left="720"/>
      </w:pPr>
    </w:p>
    <w:p w14:paraId="6810BC5E" w14:textId="77777777" w:rsidR="00F63D9C" w:rsidRDefault="00F63D9C" w:rsidP="00F63D9C">
      <w:pPr>
        <w:ind w:left="720"/>
      </w:pPr>
    </w:p>
    <w:p w14:paraId="65174859" w14:textId="77777777" w:rsidR="00F63D9C" w:rsidRDefault="00F63D9C" w:rsidP="00F63D9C">
      <w:pPr>
        <w:ind w:left="720"/>
      </w:pPr>
    </w:p>
    <w:p w14:paraId="493F753E" w14:textId="77777777" w:rsidR="00F63D9C" w:rsidRDefault="00F63D9C" w:rsidP="00F63D9C">
      <w:pPr>
        <w:ind w:left="720"/>
      </w:pPr>
    </w:p>
    <w:p w14:paraId="2281AF7B" w14:textId="77777777" w:rsidR="00F63D9C" w:rsidRDefault="00F63D9C" w:rsidP="00F63D9C">
      <w:pPr>
        <w:ind w:left="720"/>
      </w:pPr>
    </w:p>
    <w:p w14:paraId="6435C0FF" w14:textId="77777777" w:rsidR="00F63D9C" w:rsidRDefault="00F63D9C" w:rsidP="00F63D9C">
      <w:pPr>
        <w:pStyle w:val="ListParagraph"/>
        <w:numPr>
          <w:ilvl w:val="0"/>
          <w:numId w:val="17"/>
        </w:numPr>
        <w:ind w:left="2160"/>
      </w:pPr>
      <w:r>
        <w:t xml:space="preserve">If you have been enrolled, there will be a blue icon on the right side. Click it, and you will see four buttons: </w:t>
      </w:r>
      <w:r w:rsidRPr="00CA53DA">
        <w:rPr>
          <w:b/>
          <w:bCs/>
        </w:rPr>
        <w:t>“LESSONS”</w:t>
      </w:r>
      <w:r>
        <w:t xml:space="preserve"> (where the professor will post lesson files), </w:t>
      </w:r>
      <w:r w:rsidRPr="00CA53DA">
        <w:rPr>
          <w:b/>
          <w:bCs/>
        </w:rPr>
        <w:t>“ACTIVITY”</w:t>
      </w:r>
      <w:r>
        <w:t xml:space="preserve"> (where quizzes will be posted), and </w:t>
      </w:r>
      <w:r w:rsidRPr="00CA53DA">
        <w:rPr>
          <w:b/>
          <w:bCs/>
        </w:rPr>
        <w:t>“REPORTS”</w:t>
      </w:r>
      <w:r>
        <w:t xml:space="preserve"> (where you will see your progress in the class, your scores, and test details). </w:t>
      </w:r>
      <w:r>
        <w:rPr>
          <w:b/>
          <w:bCs/>
        </w:rPr>
        <w:t>“</w:t>
      </w:r>
      <w:proofErr w:type="gramStart"/>
      <w:r>
        <w:rPr>
          <w:b/>
          <w:bCs/>
        </w:rPr>
        <w:t>PEOPLE”</w:t>
      </w:r>
      <w:r>
        <w:t>(</w:t>
      </w:r>
      <w:proofErr w:type="gramEnd"/>
      <w:r>
        <w:t>you can see here your professor ad your classmates.)</w:t>
      </w:r>
    </w:p>
    <w:p w14:paraId="7D39E321" w14:textId="77777777" w:rsidR="00F63D9C" w:rsidRDefault="00F63D9C" w:rsidP="00F63D9C">
      <w:pPr>
        <w:ind w:left="720"/>
      </w:pPr>
      <w:r>
        <w:rPr>
          <w:noProof/>
        </w:rPr>
        <w:drawing>
          <wp:anchor distT="0" distB="0" distL="114300" distR="114300" simplePos="0" relativeHeight="251684864" behindDoc="0" locked="0" layoutInCell="1" allowOverlap="1" wp14:anchorId="7AB7FDAB" wp14:editId="607101EC">
            <wp:simplePos x="0" y="0"/>
            <wp:positionH relativeFrom="column">
              <wp:posOffset>1809750</wp:posOffset>
            </wp:positionH>
            <wp:positionV relativeFrom="paragraph">
              <wp:posOffset>6985</wp:posOffset>
            </wp:positionV>
            <wp:extent cx="1123950" cy="2028825"/>
            <wp:effectExtent l="0" t="0" r="0" b="9525"/>
            <wp:wrapSquare wrapText="bothSides"/>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p>
    <w:p w14:paraId="30CB69CB" w14:textId="77777777" w:rsidR="00F63D9C" w:rsidRPr="00BF043A" w:rsidRDefault="00F63D9C" w:rsidP="00F63D9C">
      <w:pPr>
        <w:ind w:left="720"/>
      </w:pPr>
      <w:r>
        <w:t xml:space="preserve">    </w:t>
      </w:r>
    </w:p>
    <w:p w14:paraId="06A64D84" w14:textId="77777777" w:rsidR="00F63D9C" w:rsidRDefault="00F63D9C" w:rsidP="00F63D9C">
      <w:pPr>
        <w:pStyle w:val="ListParagraph"/>
        <w:ind w:left="1800"/>
      </w:pPr>
    </w:p>
    <w:p w14:paraId="34F88058" w14:textId="77777777" w:rsidR="00F63D9C" w:rsidRDefault="00F63D9C" w:rsidP="00F63D9C">
      <w:pPr>
        <w:pStyle w:val="ListParagraph"/>
        <w:ind w:left="1800"/>
      </w:pPr>
    </w:p>
    <w:p w14:paraId="3C607D12" w14:textId="77777777" w:rsidR="00F63D9C" w:rsidRDefault="00F63D9C" w:rsidP="00F63D9C">
      <w:pPr>
        <w:pStyle w:val="ListParagraph"/>
        <w:ind w:left="1800"/>
      </w:pPr>
    </w:p>
    <w:p w14:paraId="5CAAF1DB" w14:textId="77777777" w:rsidR="00F63D9C" w:rsidRDefault="00F63D9C" w:rsidP="00F63D9C">
      <w:pPr>
        <w:pStyle w:val="ListParagraph"/>
        <w:ind w:left="1800"/>
      </w:pPr>
    </w:p>
    <w:p w14:paraId="250D41FE" w14:textId="77777777" w:rsidR="00F63D9C" w:rsidRDefault="00F63D9C" w:rsidP="00F63D9C">
      <w:pPr>
        <w:pStyle w:val="ListParagraph"/>
        <w:ind w:left="1800"/>
      </w:pPr>
    </w:p>
    <w:p w14:paraId="08A9622D" w14:textId="77777777" w:rsidR="00F63D9C" w:rsidRDefault="00F63D9C" w:rsidP="00F63D9C">
      <w:pPr>
        <w:pStyle w:val="ListParagraph"/>
        <w:ind w:left="1800"/>
      </w:pPr>
    </w:p>
    <w:p w14:paraId="652814F6" w14:textId="77777777" w:rsidR="00F63D9C" w:rsidRDefault="00F63D9C" w:rsidP="00F63D9C">
      <w:pPr>
        <w:pStyle w:val="ListParagraph"/>
        <w:ind w:left="1800"/>
      </w:pPr>
    </w:p>
    <w:p w14:paraId="4DB91F8C" w14:textId="77777777" w:rsidR="00F63D9C" w:rsidRDefault="00F63D9C" w:rsidP="00F63D9C">
      <w:pPr>
        <w:pStyle w:val="ListParagraph"/>
        <w:ind w:left="1800"/>
      </w:pPr>
    </w:p>
    <w:p w14:paraId="51FC1334" w14:textId="77777777" w:rsidR="00F63D9C" w:rsidRDefault="00F63D9C" w:rsidP="00F63D9C">
      <w:pPr>
        <w:pStyle w:val="ListParagraph"/>
        <w:ind w:left="1800"/>
      </w:pPr>
    </w:p>
    <w:p w14:paraId="4E798775" w14:textId="77777777" w:rsidR="00F63D9C" w:rsidRDefault="00F63D9C" w:rsidP="00F63D9C">
      <w:pPr>
        <w:pStyle w:val="ListParagraph"/>
        <w:ind w:left="1800"/>
      </w:pPr>
      <w:r>
        <w:t>11.</w:t>
      </w:r>
      <w:r>
        <w:tab/>
        <w:t xml:space="preserve">After completing quizzes and finishing the subject, you can view your certificate by clicking </w:t>
      </w:r>
      <w:r w:rsidRPr="00CA53DA">
        <w:rPr>
          <w:b/>
          <w:bCs/>
        </w:rPr>
        <w:t>“VIEW CERTIFICATE.”</w:t>
      </w:r>
    </w:p>
    <w:p w14:paraId="274E7DFB" w14:textId="77777777" w:rsidR="00F63D9C" w:rsidRDefault="00F63D9C" w:rsidP="00F63D9C">
      <w:pPr>
        <w:pStyle w:val="ListParagraph"/>
        <w:ind w:left="1800"/>
        <w:rPr>
          <w:b/>
          <w:bCs/>
        </w:rPr>
      </w:pPr>
      <w:r>
        <w:t>12.</w:t>
      </w:r>
      <w:r>
        <w:tab/>
        <w:t xml:space="preserve">When you are done with everything, click </w:t>
      </w:r>
      <w:r w:rsidRPr="00CA53DA">
        <w:rPr>
          <w:b/>
          <w:bCs/>
        </w:rPr>
        <w:t>“LOG OUT.”</w:t>
      </w:r>
    </w:p>
    <w:p w14:paraId="0943BDEF" w14:textId="77777777" w:rsidR="00F63D9C" w:rsidRDefault="00F63D9C" w:rsidP="00F63D9C">
      <w:pPr>
        <w:pStyle w:val="ListParagraph"/>
        <w:ind w:left="1800"/>
        <w:rPr>
          <w:b/>
          <w:bCs/>
        </w:rPr>
      </w:pPr>
    </w:p>
    <w:p w14:paraId="06DA32B3" w14:textId="77777777" w:rsidR="00F63D9C" w:rsidRDefault="00F63D9C" w:rsidP="00F63D9C">
      <w:pPr>
        <w:pStyle w:val="ListParagraph"/>
        <w:ind w:left="1800"/>
        <w:rPr>
          <w:b/>
          <w:bCs/>
        </w:rPr>
      </w:pPr>
    </w:p>
    <w:p w14:paraId="7BD7AB54" w14:textId="77777777" w:rsidR="00F63D9C" w:rsidRDefault="00F63D9C" w:rsidP="00F63D9C">
      <w:pPr>
        <w:pStyle w:val="ListParagraph"/>
        <w:ind w:left="1800"/>
        <w:rPr>
          <w:b/>
          <w:bCs/>
        </w:rPr>
      </w:pPr>
    </w:p>
    <w:p w14:paraId="1BD4BF76" w14:textId="77777777" w:rsidR="00F63D9C" w:rsidRDefault="00F63D9C" w:rsidP="00F63D9C">
      <w:pPr>
        <w:pStyle w:val="ListParagraph"/>
        <w:ind w:left="1800"/>
        <w:rPr>
          <w:b/>
          <w:bCs/>
        </w:rPr>
      </w:pPr>
    </w:p>
    <w:p w14:paraId="4BC1D4C7" w14:textId="77777777" w:rsidR="00F63D9C" w:rsidRDefault="00F63D9C" w:rsidP="00F63D9C">
      <w:pPr>
        <w:ind w:left="720"/>
        <w:rPr>
          <w:b/>
          <w:bCs/>
        </w:rPr>
      </w:pPr>
    </w:p>
    <w:p w14:paraId="10FBAC73" w14:textId="77777777" w:rsidR="00F63D9C" w:rsidRDefault="00F63D9C" w:rsidP="00F63D9C">
      <w:pPr>
        <w:rPr>
          <w:b/>
          <w:bCs/>
        </w:rPr>
      </w:pPr>
    </w:p>
    <w:p w14:paraId="0E298585" w14:textId="77777777" w:rsidR="0040093C" w:rsidRDefault="0040093C" w:rsidP="00F63D9C">
      <w:pPr>
        <w:ind w:left="720"/>
        <w:rPr>
          <w:b/>
          <w:bCs/>
        </w:rPr>
        <w:sectPr w:rsidR="0040093C" w:rsidSect="006B0480">
          <w:headerReference w:type="default" r:id="rId121"/>
          <w:pgSz w:w="12240" w:h="15840"/>
          <w:pgMar w:top="1440" w:right="1440" w:bottom="1440" w:left="1440" w:header="708" w:footer="708" w:gutter="0"/>
          <w:pgNumType w:start="1"/>
          <w:cols w:space="708"/>
          <w:docGrid w:linePitch="360"/>
        </w:sectPr>
      </w:pPr>
    </w:p>
    <w:p w14:paraId="22136017" w14:textId="77777777" w:rsidR="00F63D9C" w:rsidRDefault="00F63D9C" w:rsidP="00F63D9C">
      <w:pPr>
        <w:ind w:left="720"/>
        <w:rPr>
          <w:b/>
          <w:bCs/>
        </w:rPr>
      </w:pPr>
      <w:r>
        <w:rPr>
          <w:b/>
          <w:bCs/>
        </w:rPr>
        <w:lastRenderedPageBreak/>
        <w:t>MENTOR SIDE:</w:t>
      </w:r>
    </w:p>
    <w:p w14:paraId="5C5A218E" w14:textId="77777777" w:rsidR="00F63D9C" w:rsidRPr="008F394E" w:rsidRDefault="00F63D9C" w:rsidP="00F63D9C">
      <w:pPr>
        <w:pStyle w:val="ListParagraph"/>
        <w:numPr>
          <w:ilvl w:val="0"/>
          <w:numId w:val="18"/>
        </w:numPr>
        <w:ind w:left="2160"/>
        <w:rPr>
          <w:b/>
          <w:bCs/>
        </w:rPr>
      </w:pPr>
      <w:r w:rsidRPr="00033199">
        <w:t xml:space="preserve">Select your role, the option is </w:t>
      </w:r>
      <w:r w:rsidRPr="00033199">
        <w:rPr>
          <w:b/>
          <w:bCs/>
        </w:rPr>
        <w:t>“MENTOR.”</w:t>
      </w:r>
    </w:p>
    <w:p w14:paraId="08C61E34" w14:textId="77777777" w:rsidR="00F63D9C" w:rsidRDefault="00F63D9C" w:rsidP="00F63D9C">
      <w:pPr>
        <w:ind w:left="720"/>
      </w:pPr>
      <w:r>
        <w:rPr>
          <w:noProof/>
        </w:rPr>
        <w:drawing>
          <wp:anchor distT="0" distB="0" distL="114300" distR="114300" simplePos="0" relativeHeight="251685888" behindDoc="0" locked="0" layoutInCell="1" allowOverlap="1" wp14:anchorId="289E55A0" wp14:editId="6A639745">
            <wp:simplePos x="0" y="0"/>
            <wp:positionH relativeFrom="margin">
              <wp:posOffset>850900</wp:posOffset>
            </wp:positionH>
            <wp:positionV relativeFrom="paragraph">
              <wp:posOffset>6350</wp:posOffset>
            </wp:positionV>
            <wp:extent cx="1320800" cy="2863215"/>
            <wp:effectExtent l="0" t="0" r="0" b="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20800" cy="2863215"/>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Default="00F63D9C" w:rsidP="00F63D9C">
      <w:pPr>
        <w:ind w:left="720"/>
      </w:pPr>
    </w:p>
    <w:p w14:paraId="0758ABCA" w14:textId="77777777" w:rsidR="00F63D9C" w:rsidRDefault="00F63D9C" w:rsidP="00F63D9C">
      <w:pPr>
        <w:ind w:left="720"/>
      </w:pPr>
    </w:p>
    <w:p w14:paraId="6FC30B1E" w14:textId="77777777" w:rsidR="00F63D9C" w:rsidRDefault="00F63D9C" w:rsidP="00F63D9C">
      <w:pPr>
        <w:ind w:left="720"/>
      </w:pPr>
    </w:p>
    <w:p w14:paraId="288E7A95" w14:textId="77777777" w:rsidR="00F63D9C" w:rsidRDefault="00F63D9C" w:rsidP="00F63D9C">
      <w:pPr>
        <w:ind w:left="720"/>
      </w:pPr>
    </w:p>
    <w:p w14:paraId="7D016331" w14:textId="77777777" w:rsidR="00F63D9C" w:rsidRDefault="00F63D9C" w:rsidP="00F63D9C">
      <w:pPr>
        <w:ind w:left="720"/>
      </w:pPr>
    </w:p>
    <w:p w14:paraId="3947506D" w14:textId="77777777" w:rsidR="00F63D9C" w:rsidRDefault="00F63D9C" w:rsidP="00F63D9C">
      <w:pPr>
        <w:ind w:left="720"/>
      </w:pPr>
      <w:r>
        <w:rPr>
          <w:b/>
          <w:bCs/>
          <w:noProof/>
        </w:rPr>
        <mc:AlternateContent>
          <mc:Choice Requires="wps">
            <w:drawing>
              <wp:anchor distT="0" distB="0" distL="114300" distR="114300" simplePos="0" relativeHeight="251703296" behindDoc="0" locked="0" layoutInCell="1" allowOverlap="1" wp14:anchorId="21414D10" wp14:editId="61361E6D">
                <wp:simplePos x="0" y="0"/>
                <wp:positionH relativeFrom="column">
                  <wp:posOffset>1663700</wp:posOffset>
                </wp:positionH>
                <wp:positionV relativeFrom="paragraph">
                  <wp:posOffset>136948</wp:posOffset>
                </wp:positionV>
                <wp:extent cx="135466" cy="270933"/>
                <wp:effectExtent l="19050" t="19050" r="36195" b="15240"/>
                <wp:wrapNone/>
                <wp:docPr id="940163613"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A7AD25" id="Arrow: Up 6" o:spid="_x0000_s1026" type="#_x0000_t68" style="position:absolute;margin-left:131pt;margin-top:10.8pt;width:10.65pt;height:2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" fillcolor="#c00000" strokecolor="#09101d [484]" strokeweight="1pt"/>
            </w:pict>
          </mc:Fallback>
        </mc:AlternateContent>
      </w:r>
    </w:p>
    <w:p w14:paraId="7FE548B9" w14:textId="77777777" w:rsidR="00F63D9C" w:rsidRDefault="00F63D9C" w:rsidP="00F63D9C">
      <w:pPr>
        <w:ind w:left="720"/>
      </w:pPr>
    </w:p>
    <w:p w14:paraId="1A23ED53" w14:textId="77777777" w:rsidR="00F63D9C" w:rsidRDefault="00F63D9C" w:rsidP="00F63D9C">
      <w:pPr>
        <w:ind w:left="720"/>
      </w:pPr>
    </w:p>
    <w:p w14:paraId="6F545667" w14:textId="77777777" w:rsidR="00F63D9C" w:rsidRDefault="00F63D9C" w:rsidP="00F63D9C">
      <w:pPr>
        <w:ind w:left="720"/>
      </w:pPr>
    </w:p>
    <w:p w14:paraId="118391AD" w14:textId="77777777" w:rsidR="00F63D9C" w:rsidRPr="00033199" w:rsidRDefault="00F63D9C" w:rsidP="00F63D9C">
      <w:pPr>
        <w:ind w:left="720"/>
      </w:pPr>
    </w:p>
    <w:p w14:paraId="7F784ED2" w14:textId="77777777" w:rsidR="00F63D9C" w:rsidRDefault="00F63D9C" w:rsidP="00F63D9C">
      <w:pPr>
        <w:pStyle w:val="ListParagraph"/>
        <w:numPr>
          <w:ilvl w:val="0"/>
          <w:numId w:val="18"/>
        </w:numPr>
        <w:ind w:left="2160"/>
      </w:pPr>
      <w:r w:rsidRPr="00033199">
        <w:t xml:space="preserve">Tap </w:t>
      </w:r>
      <w:r w:rsidRPr="00033199">
        <w:rPr>
          <w:b/>
          <w:bCs/>
        </w:rPr>
        <w:t>“SIGN UP”</w:t>
      </w:r>
      <w:r w:rsidRPr="00033199">
        <w:t xml:space="preserve"> to create an account. Make sure to use your </w:t>
      </w:r>
      <w:r w:rsidRPr="00033199">
        <w:rPr>
          <w:b/>
          <w:bCs/>
        </w:rPr>
        <w:t>“@dwc-legazpi.edu”</w:t>
      </w:r>
      <w:r w:rsidRPr="00033199">
        <w:t xml:space="preserve"> email.</w:t>
      </w:r>
    </w:p>
    <w:p w14:paraId="4574B83D" w14:textId="77777777" w:rsidR="00F63D9C" w:rsidRDefault="00F63D9C" w:rsidP="00F63D9C">
      <w:pPr>
        <w:ind w:left="720"/>
      </w:pPr>
      <w:r>
        <w:rPr>
          <w:noProof/>
        </w:rPr>
        <w:drawing>
          <wp:anchor distT="0" distB="0" distL="114300" distR="114300" simplePos="0" relativeHeight="251686912" behindDoc="0" locked="0" layoutInCell="1" allowOverlap="1" wp14:anchorId="743A1D9A" wp14:editId="09AF186C">
            <wp:simplePos x="0" y="0"/>
            <wp:positionH relativeFrom="margin">
              <wp:posOffset>920750</wp:posOffset>
            </wp:positionH>
            <wp:positionV relativeFrom="paragraph">
              <wp:posOffset>28575</wp:posOffset>
            </wp:positionV>
            <wp:extent cx="1028700" cy="1968500"/>
            <wp:effectExtent l="0" t="0" r="0" b="0"/>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28700" cy="1968500"/>
                    </a:xfrm>
                    <a:prstGeom prst="rect">
                      <a:avLst/>
                    </a:prstGeom>
                  </pic:spPr>
                </pic:pic>
              </a:graphicData>
            </a:graphic>
            <wp14:sizeRelH relativeFrom="margin">
              <wp14:pctWidth>0</wp14:pctWidth>
            </wp14:sizeRelH>
            <wp14:sizeRelV relativeFrom="margin">
              <wp14:pctHeight>0</wp14:pctHeight>
            </wp14:sizeRelV>
          </wp:anchor>
        </w:drawing>
      </w:r>
    </w:p>
    <w:p w14:paraId="29CCD002" w14:textId="77777777" w:rsidR="00F63D9C" w:rsidRDefault="00F63D9C" w:rsidP="00F63D9C">
      <w:pPr>
        <w:ind w:left="720"/>
      </w:pPr>
    </w:p>
    <w:p w14:paraId="31549A05" w14:textId="77777777" w:rsidR="00F63D9C" w:rsidRDefault="00F63D9C" w:rsidP="00F63D9C">
      <w:pPr>
        <w:ind w:left="720"/>
      </w:pPr>
    </w:p>
    <w:p w14:paraId="15A57BA0" w14:textId="77777777" w:rsidR="00F63D9C" w:rsidRDefault="00F63D9C" w:rsidP="00F63D9C">
      <w:pPr>
        <w:ind w:left="720"/>
      </w:pPr>
    </w:p>
    <w:p w14:paraId="08845962" w14:textId="77777777" w:rsidR="00F63D9C" w:rsidRDefault="00F63D9C" w:rsidP="00F63D9C">
      <w:pPr>
        <w:ind w:left="720"/>
      </w:pPr>
    </w:p>
    <w:p w14:paraId="5865B72D" w14:textId="77777777" w:rsidR="00F63D9C" w:rsidRDefault="00F63D9C" w:rsidP="00F63D9C">
      <w:pPr>
        <w:ind w:left="720"/>
      </w:pPr>
    </w:p>
    <w:p w14:paraId="51312A7D" w14:textId="77777777" w:rsidR="00F63D9C" w:rsidRDefault="00F63D9C" w:rsidP="00F63D9C">
      <w:pPr>
        <w:ind w:left="720"/>
      </w:pPr>
    </w:p>
    <w:p w14:paraId="6637E1E3" w14:textId="77777777" w:rsidR="00F63D9C" w:rsidRDefault="00F63D9C" w:rsidP="00F63D9C">
      <w:pPr>
        <w:ind w:left="720"/>
      </w:pPr>
    </w:p>
    <w:p w14:paraId="4DD4537A" w14:textId="77777777" w:rsidR="0040093C" w:rsidRDefault="0040093C" w:rsidP="0040093C">
      <w:pPr>
        <w:sectPr w:rsidR="0040093C" w:rsidSect="006B0480">
          <w:headerReference w:type="default" r:id="rId124"/>
          <w:pgSz w:w="12240" w:h="15840"/>
          <w:pgMar w:top="1440" w:right="1440" w:bottom="1440" w:left="1440" w:header="708" w:footer="708" w:gutter="0"/>
          <w:pgNumType w:start="1"/>
          <w:cols w:space="708"/>
          <w:docGrid w:linePitch="360"/>
        </w:sectPr>
      </w:pPr>
    </w:p>
    <w:p w14:paraId="6D8E9AF7" w14:textId="77777777" w:rsidR="00F63D9C" w:rsidRDefault="00F63D9C" w:rsidP="0040093C"/>
    <w:p w14:paraId="12DBDA83" w14:textId="77777777" w:rsidR="00F63D9C" w:rsidRPr="00033199" w:rsidRDefault="00F63D9C" w:rsidP="00F63D9C">
      <w:pPr>
        <w:ind w:firstLine="720"/>
      </w:pPr>
      <w:r w:rsidRPr="00033199">
        <w:t xml:space="preserve">3. Enter your </w:t>
      </w:r>
      <w:r w:rsidRPr="00F63D9C">
        <w:rPr>
          <w:b/>
          <w:bCs/>
        </w:rPr>
        <w:t>“EMAIL”</w:t>
      </w:r>
      <w:r w:rsidRPr="00033199">
        <w:t xml:space="preserve"> using the school account, and set your </w:t>
      </w:r>
      <w:r w:rsidRPr="00F63D9C">
        <w:rPr>
          <w:b/>
          <w:bCs/>
        </w:rPr>
        <w:t>“PASSWORD.”</w:t>
      </w:r>
      <w:r w:rsidRPr="00033199">
        <w:t xml:space="preserve"> Press </w:t>
      </w:r>
      <w:r w:rsidRPr="00F63D9C">
        <w:rPr>
          <w:b/>
          <w:bCs/>
        </w:rPr>
        <w:t>“Next.”</w:t>
      </w:r>
    </w:p>
    <w:p w14:paraId="175A92E8" w14:textId="77777777" w:rsidR="00F63D9C" w:rsidRDefault="00F63D9C" w:rsidP="00F63D9C">
      <w:pPr>
        <w:pStyle w:val="ListParagraph"/>
        <w:ind w:left="1800"/>
      </w:pPr>
      <w:r>
        <w:rPr>
          <w:noProof/>
        </w:rPr>
        <w:drawing>
          <wp:anchor distT="0" distB="0" distL="114300" distR="114300" simplePos="0" relativeHeight="251687936" behindDoc="0" locked="0" layoutInCell="1" allowOverlap="1" wp14:anchorId="1BCE27F9" wp14:editId="1D489F5C">
            <wp:simplePos x="0" y="0"/>
            <wp:positionH relativeFrom="margin">
              <wp:posOffset>920750</wp:posOffset>
            </wp:positionH>
            <wp:positionV relativeFrom="paragraph">
              <wp:posOffset>127000</wp:posOffset>
            </wp:positionV>
            <wp:extent cx="1058545" cy="2295525"/>
            <wp:effectExtent l="0" t="0" r="8255" b="9525"/>
            <wp:wrapSquare wrapText="bothSides"/>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58545" cy="2295525"/>
                    </a:xfrm>
                    <a:prstGeom prst="rect">
                      <a:avLst/>
                    </a:prstGeom>
                  </pic:spPr>
                </pic:pic>
              </a:graphicData>
            </a:graphic>
            <wp14:sizeRelH relativeFrom="margin">
              <wp14:pctWidth>0</wp14:pctWidth>
            </wp14:sizeRelH>
            <wp14:sizeRelV relativeFrom="margin">
              <wp14:pctHeight>0</wp14:pctHeight>
            </wp14:sizeRelV>
          </wp:anchor>
        </w:drawing>
      </w:r>
    </w:p>
    <w:p w14:paraId="08C2946B" w14:textId="77777777" w:rsidR="00F63D9C" w:rsidRDefault="00F63D9C" w:rsidP="00F63D9C">
      <w:pPr>
        <w:pStyle w:val="ListParagraph"/>
        <w:ind w:left="1800"/>
      </w:pPr>
    </w:p>
    <w:p w14:paraId="2BC480F3" w14:textId="77777777" w:rsidR="00F63D9C" w:rsidRDefault="00F63D9C" w:rsidP="00F63D9C">
      <w:pPr>
        <w:pStyle w:val="ListParagraph"/>
        <w:ind w:left="1800"/>
      </w:pPr>
    </w:p>
    <w:p w14:paraId="2C93A6F9" w14:textId="77777777" w:rsidR="00F63D9C" w:rsidRDefault="00F63D9C" w:rsidP="00F63D9C">
      <w:pPr>
        <w:pStyle w:val="ListParagraph"/>
        <w:ind w:left="1800"/>
      </w:pPr>
    </w:p>
    <w:p w14:paraId="377956E1" w14:textId="77777777" w:rsidR="00F63D9C" w:rsidRDefault="00F63D9C" w:rsidP="00F63D9C">
      <w:pPr>
        <w:pStyle w:val="ListParagraph"/>
        <w:ind w:left="1800"/>
      </w:pPr>
    </w:p>
    <w:p w14:paraId="4506C6F6" w14:textId="77777777" w:rsidR="00F63D9C" w:rsidRDefault="00F63D9C" w:rsidP="00F63D9C">
      <w:pPr>
        <w:pStyle w:val="ListParagraph"/>
        <w:ind w:left="1800"/>
      </w:pPr>
    </w:p>
    <w:p w14:paraId="300BA150" w14:textId="77777777" w:rsidR="00F63D9C" w:rsidRDefault="00F63D9C" w:rsidP="00F63D9C">
      <w:pPr>
        <w:pStyle w:val="ListParagraph"/>
        <w:ind w:left="1800"/>
      </w:pPr>
    </w:p>
    <w:p w14:paraId="49383AA7" w14:textId="77777777" w:rsidR="00F63D9C" w:rsidRDefault="00F63D9C" w:rsidP="00F63D9C">
      <w:pPr>
        <w:pStyle w:val="ListParagraph"/>
        <w:ind w:left="1800"/>
      </w:pPr>
    </w:p>
    <w:p w14:paraId="0D2EE22D" w14:textId="77777777" w:rsidR="00F63D9C" w:rsidRDefault="00F63D9C" w:rsidP="00F63D9C">
      <w:pPr>
        <w:pStyle w:val="ListParagraph"/>
        <w:ind w:left="1800"/>
      </w:pPr>
    </w:p>
    <w:p w14:paraId="5AA79317" w14:textId="77777777" w:rsidR="00F63D9C" w:rsidRDefault="00F63D9C" w:rsidP="00F63D9C">
      <w:pPr>
        <w:pStyle w:val="ListParagraph"/>
        <w:ind w:left="1800"/>
      </w:pPr>
    </w:p>
    <w:p w14:paraId="69C2C2C7" w14:textId="77777777" w:rsidR="00F63D9C" w:rsidRDefault="00F63D9C" w:rsidP="00F63D9C">
      <w:pPr>
        <w:pStyle w:val="ListParagraph"/>
        <w:ind w:left="1800"/>
      </w:pPr>
    </w:p>
    <w:p w14:paraId="6FB73BEF" w14:textId="77777777" w:rsidR="00F63D9C" w:rsidRDefault="00F63D9C" w:rsidP="00F63D9C">
      <w:pPr>
        <w:pStyle w:val="ListParagraph"/>
        <w:ind w:left="1800"/>
      </w:pPr>
    </w:p>
    <w:p w14:paraId="63833263" w14:textId="77777777" w:rsidR="00F63D9C" w:rsidRDefault="00F63D9C" w:rsidP="00F63D9C">
      <w:pPr>
        <w:pStyle w:val="ListParagraph"/>
        <w:ind w:left="1800"/>
      </w:pPr>
    </w:p>
    <w:p w14:paraId="3B30F5D4" w14:textId="77777777" w:rsidR="00F63D9C" w:rsidRDefault="00F63D9C" w:rsidP="00F63D9C">
      <w:pPr>
        <w:pStyle w:val="ListParagraph"/>
        <w:ind w:left="1800"/>
      </w:pPr>
    </w:p>
    <w:p w14:paraId="60539523" w14:textId="1F923963" w:rsidR="00F63D9C" w:rsidRPr="00F63D9C" w:rsidRDefault="00F63D9C" w:rsidP="00F63D9C">
      <w:r>
        <w:t>4.</w:t>
      </w:r>
      <w:r w:rsidRPr="00033199">
        <w:t xml:space="preserve">Enter your </w:t>
      </w:r>
      <w:r w:rsidRPr="00F63D9C">
        <w:rPr>
          <w:b/>
          <w:bCs/>
        </w:rPr>
        <w:t>“FIRST NAME,” “LAST NAME,” “GENDER,”</w:t>
      </w:r>
      <w:r w:rsidRPr="00033199">
        <w:t xml:space="preserve"> and </w:t>
      </w:r>
      <w:r w:rsidRPr="00F63D9C">
        <w:rPr>
          <w:b/>
          <w:bCs/>
        </w:rPr>
        <w:t>“BIRTHDATE.”</w:t>
      </w:r>
      <w:r w:rsidRPr="00033199">
        <w:t xml:space="preserve"> After that, press </w:t>
      </w:r>
      <w:r w:rsidRPr="00F63D9C">
        <w:rPr>
          <w:b/>
          <w:bCs/>
        </w:rPr>
        <w:t>“NEXT.”</w:t>
      </w:r>
    </w:p>
    <w:p w14:paraId="018D58BA" w14:textId="77777777" w:rsidR="00F63D9C" w:rsidRDefault="00F63D9C" w:rsidP="00F63D9C">
      <w:pPr>
        <w:ind w:left="720"/>
      </w:pPr>
      <w:r>
        <w:rPr>
          <w:noProof/>
        </w:rPr>
        <w:drawing>
          <wp:anchor distT="0" distB="0" distL="114300" distR="114300" simplePos="0" relativeHeight="251688960" behindDoc="0" locked="0" layoutInCell="1" allowOverlap="1" wp14:anchorId="0924DC1F" wp14:editId="061641C6">
            <wp:simplePos x="0" y="0"/>
            <wp:positionH relativeFrom="column">
              <wp:posOffset>1041400</wp:posOffset>
            </wp:positionH>
            <wp:positionV relativeFrom="paragraph">
              <wp:posOffset>123190</wp:posOffset>
            </wp:positionV>
            <wp:extent cx="858520" cy="1860550"/>
            <wp:effectExtent l="0" t="0" r="0" b="6350"/>
            <wp:wrapSquare wrapText="bothSides"/>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p>
    <w:p w14:paraId="26919876" w14:textId="77777777" w:rsidR="00F63D9C" w:rsidRDefault="00F63D9C" w:rsidP="00F63D9C">
      <w:pPr>
        <w:ind w:left="720"/>
      </w:pPr>
    </w:p>
    <w:p w14:paraId="3A92A5E2" w14:textId="77777777" w:rsidR="00F63D9C" w:rsidRDefault="00F63D9C" w:rsidP="00F63D9C">
      <w:pPr>
        <w:ind w:left="720"/>
      </w:pPr>
    </w:p>
    <w:p w14:paraId="26F2AB3A" w14:textId="77777777" w:rsidR="00F63D9C" w:rsidRDefault="00F63D9C" w:rsidP="00F63D9C">
      <w:pPr>
        <w:ind w:left="720"/>
      </w:pPr>
    </w:p>
    <w:p w14:paraId="469FA33E" w14:textId="77777777" w:rsidR="00F63D9C" w:rsidRDefault="00F63D9C" w:rsidP="00F63D9C">
      <w:pPr>
        <w:ind w:left="720"/>
      </w:pPr>
    </w:p>
    <w:p w14:paraId="75464CD3" w14:textId="77777777" w:rsidR="00F63D9C" w:rsidRDefault="00F63D9C" w:rsidP="00F63D9C">
      <w:pPr>
        <w:ind w:left="720"/>
      </w:pPr>
    </w:p>
    <w:p w14:paraId="24FE298C" w14:textId="77777777" w:rsidR="00F63D9C" w:rsidRDefault="00F63D9C" w:rsidP="00F63D9C">
      <w:pPr>
        <w:ind w:left="720"/>
      </w:pPr>
    </w:p>
    <w:p w14:paraId="458CB31B" w14:textId="77777777" w:rsidR="00F63D9C" w:rsidRPr="00033199" w:rsidRDefault="00F63D9C" w:rsidP="00F63D9C">
      <w:r w:rsidRPr="00033199">
        <w:t xml:space="preserve">5. Now, enter your preferred </w:t>
      </w:r>
      <w:r w:rsidRPr="00F63D9C">
        <w:rPr>
          <w:b/>
          <w:bCs/>
        </w:rPr>
        <w:t>“DISPLAY NAME.”</w:t>
      </w:r>
      <w:r w:rsidRPr="00033199">
        <w:t xml:space="preserve"> After that, press </w:t>
      </w:r>
      <w:r w:rsidRPr="00F63D9C">
        <w:rPr>
          <w:b/>
          <w:bCs/>
        </w:rPr>
        <w:t>“SUBMIT.”</w:t>
      </w:r>
    </w:p>
    <w:p w14:paraId="41BFE515" w14:textId="77777777" w:rsidR="00F63D9C" w:rsidRDefault="00F63D9C" w:rsidP="00F63D9C">
      <w:pPr>
        <w:pStyle w:val="ListParagraph"/>
        <w:ind w:left="1800"/>
      </w:pPr>
      <w:r>
        <w:rPr>
          <w:noProof/>
        </w:rPr>
        <w:drawing>
          <wp:anchor distT="0" distB="0" distL="114300" distR="114300" simplePos="0" relativeHeight="251689984" behindDoc="0" locked="0" layoutInCell="1" allowOverlap="1" wp14:anchorId="0BDD1898" wp14:editId="1EE608FF">
            <wp:simplePos x="0" y="0"/>
            <wp:positionH relativeFrom="column">
              <wp:posOffset>1188720</wp:posOffset>
            </wp:positionH>
            <wp:positionV relativeFrom="paragraph">
              <wp:posOffset>5080</wp:posOffset>
            </wp:positionV>
            <wp:extent cx="857250" cy="1857375"/>
            <wp:effectExtent l="0" t="0" r="0" b="9525"/>
            <wp:wrapSquare wrapText="bothSides"/>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p>
    <w:p w14:paraId="79C41B09" w14:textId="77777777" w:rsidR="00F63D9C" w:rsidRDefault="00F63D9C" w:rsidP="00F63D9C">
      <w:pPr>
        <w:pStyle w:val="ListParagraph"/>
        <w:ind w:left="1800"/>
      </w:pPr>
    </w:p>
    <w:p w14:paraId="734E2240" w14:textId="77777777" w:rsidR="00F63D9C" w:rsidRDefault="00F63D9C" w:rsidP="00F63D9C">
      <w:pPr>
        <w:pStyle w:val="ListParagraph"/>
        <w:ind w:left="1800"/>
      </w:pPr>
    </w:p>
    <w:p w14:paraId="1784E65E" w14:textId="77777777" w:rsidR="00F63D9C" w:rsidRDefault="00F63D9C" w:rsidP="00F63D9C">
      <w:pPr>
        <w:pStyle w:val="ListParagraph"/>
        <w:ind w:left="1800"/>
      </w:pPr>
    </w:p>
    <w:p w14:paraId="60865407" w14:textId="77777777" w:rsidR="00F63D9C" w:rsidRDefault="00F63D9C" w:rsidP="00F63D9C">
      <w:pPr>
        <w:pStyle w:val="ListParagraph"/>
        <w:ind w:left="1800"/>
      </w:pPr>
    </w:p>
    <w:p w14:paraId="1C526D02" w14:textId="77777777" w:rsidR="00F63D9C" w:rsidRDefault="00F63D9C" w:rsidP="00F63D9C">
      <w:pPr>
        <w:pStyle w:val="ListParagraph"/>
        <w:ind w:left="1800"/>
      </w:pPr>
    </w:p>
    <w:p w14:paraId="212C9EC0" w14:textId="77777777" w:rsidR="00F63D9C" w:rsidRDefault="00F63D9C" w:rsidP="00F63D9C">
      <w:pPr>
        <w:pStyle w:val="ListParagraph"/>
        <w:ind w:left="1800"/>
      </w:pPr>
    </w:p>
    <w:p w14:paraId="47D2E7FE" w14:textId="77777777" w:rsidR="00F63D9C" w:rsidRDefault="00F63D9C" w:rsidP="00F63D9C">
      <w:pPr>
        <w:pStyle w:val="ListParagraph"/>
        <w:ind w:left="1800"/>
      </w:pPr>
    </w:p>
    <w:p w14:paraId="011AD69D" w14:textId="77777777" w:rsidR="00F63D9C" w:rsidRDefault="00F63D9C" w:rsidP="00F63D9C">
      <w:pPr>
        <w:pStyle w:val="ListParagraph"/>
        <w:ind w:left="1800"/>
      </w:pPr>
    </w:p>
    <w:p w14:paraId="7DA8089E" w14:textId="77777777" w:rsidR="00F63D9C" w:rsidRDefault="00F63D9C" w:rsidP="00F63D9C">
      <w:pPr>
        <w:pStyle w:val="ListParagraph"/>
        <w:ind w:left="1800"/>
      </w:pPr>
    </w:p>
    <w:p w14:paraId="325F8F75" w14:textId="77777777" w:rsidR="00F63D9C" w:rsidRDefault="00F63D9C" w:rsidP="00F63D9C">
      <w:pPr>
        <w:pStyle w:val="ListParagraph"/>
        <w:ind w:left="1800"/>
      </w:pPr>
    </w:p>
    <w:p w14:paraId="571DBD1B" w14:textId="77777777" w:rsidR="0040093C" w:rsidRDefault="0040093C" w:rsidP="0040093C">
      <w:pPr>
        <w:sectPr w:rsidR="0040093C" w:rsidSect="006B0480">
          <w:headerReference w:type="default" r:id="rId128"/>
          <w:pgSz w:w="12240" w:h="15840"/>
          <w:pgMar w:top="1440" w:right="1440" w:bottom="1440" w:left="1440" w:header="708" w:footer="708" w:gutter="0"/>
          <w:pgNumType w:start="1"/>
          <w:cols w:space="708"/>
          <w:docGrid w:linePitch="360"/>
        </w:sectPr>
      </w:pPr>
    </w:p>
    <w:p w14:paraId="436955B5" w14:textId="77777777" w:rsidR="00F63D9C" w:rsidRDefault="00F63D9C" w:rsidP="0040093C"/>
    <w:p w14:paraId="3B09E409" w14:textId="77777777" w:rsidR="00F63D9C" w:rsidRPr="00033199" w:rsidRDefault="00F63D9C" w:rsidP="00F63D9C">
      <w:pPr>
        <w:pStyle w:val="ListParagraph"/>
        <w:ind w:left="1800"/>
      </w:pPr>
      <w:r w:rsidRPr="00033199">
        <w:t xml:space="preserve">6. You have now created an account. Enter your </w:t>
      </w:r>
      <w:r w:rsidRPr="00033199">
        <w:rPr>
          <w:b/>
          <w:bCs/>
        </w:rPr>
        <w:t>“EMAIL”</w:t>
      </w:r>
      <w:r w:rsidRPr="00033199">
        <w:t xml:space="preserve"> and </w:t>
      </w:r>
      <w:r w:rsidRPr="00033199">
        <w:rPr>
          <w:b/>
          <w:bCs/>
        </w:rPr>
        <w:t>“PASSWORD,”</w:t>
      </w:r>
      <w:r w:rsidRPr="00033199">
        <w:t xml:space="preserve"> then press </w:t>
      </w:r>
      <w:r w:rsidRPr="00033199">
        <w:rPr>
          <w:b/>
          <w:bCs/>
        </w:rPr>
        <w:t>“SIGN IN”</w:t>
      </w:r>
      <w:r w:rsidRPr="00033199">
        <w:t xml:space="preserve"> to log in.</w:t>
      </w:r>
    </w:p>
    <w:p w14:paraId="057DFA99" w14:textId="77777777" w:rsidR="00F63D9C" w:rsidRDefault="00F63D9C" w:rsidP="00F63D9C">
      <w:pPr>
        <w:pStyle w:val="ListParagraph"/>
        <w:ind w:left="1800"/>
      </w:pPr>
      <w:r>
        <w:rPr>
          <w:noProof/>
        </w:rPr>
        <w:drawing>
          <wp:anchor distT="0" distB="0" distL="114300" distR="114300" simplePos="0" relativeHeight="251691008" behindDoc="0" locked="0" layoutInCell="1" allowOverlap="1" wp14:anchorId="2FA19AE3" wp14:editId="79F3DDB9">
            <wp:simplePos x="0" y="0"/>
            <wp:positionH relativeFrom="column">
              <wp:posOffset>1358900</wp:posOffset>
            </wp:positionH>
            <wp:positionV relativeFrom="paragraph">
              <wp:posOffset>82550</wp:posOffset>
            </wp:positionV>
            <wp:extent cx="1104900" cy="2393950"/>
            <wp:effectExtent l="0" t="0" r="0" b="635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4900" cy="2393950"/>
                    </a:xfrm>
                    <a:prstGeom prst="rect">
                      <a:avLst/>
                    </a:prstGeom>
                  </pic:spPr>
                </pic:pic>
              </a:graphicData>
            </a:graphic>
            <wp14:sizeRelH relativeFrom="margin">
              <wp14:pctWidth>0</wp14:pctWidth>
            </wp14:sizeRelH>
            <wp14:sizeRelV relativeFrom="margin">
              <wp14:pctHeight>0</wp14:pctHeight>
            </wp14:sizeRelV>
          </wp:anchor>
        </w:drawing>
      </w:r>
    </w:p>
    <w:p w14:paraId="4D038471" w14:textId="77777777" w:rsidR="00F63D9C" w:rsidRDefault="00F63D9C" w:rsidP="00F63D9C">
      <w:pPr>
        <w:pStyle w:val="ListParagraph"/>
        <w:ind w:left="1800"/>
      </w:pPr>
    </w:p>
    <w:p w14:paraId="1AFCBA1F" w14:textId="77777777" w:rsidR="00F63D9C" w:rsidRDefault="00F63D9C" w:rsidP="00F63D9C">
      <w:pPr>
        <w:pStyle w:val="ListParagraph"/>
        <w:ind w:left="1800"/>
      </w:pPr>
    </w:p>
    <w:p w14:paraId="6C7CED48" w14:textId="77777777" w:rsidR="00F63D9C" w:rsidRDefault="00F63D9C" w:rsidP="00F63D9C">
      <w:pPr>
        <w:pStyle w:val="ListParagraph"/>
        <w:ind w:left="1800"/>
      </w:pPr>
    </w:p>
    <w:p w14:paraId="0FA7E1F0" w14:textId="77777777" w:rsidR="00F63D9C" w:rsidRDefault="00F63D9C" w:rsidP="00F63D9C">
      <w:pPr>
        <w:pStyle w:val="ListParagraph"/>
        <w:ind w:left="1800"/>
      </w:pPr>
    </w:p>
    <w:p w14:paraId="3693748D" w14:textId="77777777" w:rsidR="00F63D9C" w:rsidRDefault="00F63D9C" w:rsidP="00F63D9C">
      <w:pPr>
        <w:pStyle w:val="ListParagraph"/>
        <w:ind w:left="1800"/>
      </w:pPr>
    </w:p>
    <w:p w14:paraId="51EB202F" w14:textId="77777777" w:rsidR="00F63D9C" w:rsidRDefault="00F63D9C" w:rsidP="00F63D9C">
      <w:pPr>
        <w:pStyle w:val="ListParagraph"/>
        <w:ind w:left="1800"/>
      </w:pPr>
    </w:p>
    <w:p w14:paraId="443E988B" w14:textId="77777777" w:rsidR="00F63D9C" w:rsidRDefault="00F63D9C" w:rsidP="00F63D9C">
      <w:pPr>
        <w:pStyle w:val="ListParagraph"/>
        <w:ind w:left="1800"/>
      </w:pPr>
    </w:p>
    <w:p w14:paraId="306EF4CC" w14:textId="77777777" w:rsidR="00F63D9C" w:rsidRDefault="00F63D9C" w:rsidP="00F63D9C">
      <w:pPr>
        <w:pStyle w:val="ListParagraph"/>
        <w:ind w:left="1800"/>
      </w:pPr>
    </w:p>
    <w:p w14:paraId="2BB209F5" w14:textId="77777777" w:rsidR="00F63D9C" w:rsidRDefault="00F63D9C" w:rsidP="00F63D9C">
      <w:pPr>
        <w:pStyle w:val="ListParagraph"/>
        <w:ind w:left="1800"/>
      </w:pPr>
    </w:p>
    <w:p w14:paraId="6834B94B" w14:textId="77777777" w:rsidR="00F63D9C" w:rsidRDefault="00F63D9C" w:rsidP="00F63D9C">
      <w:pPr>
        <w:pStyle w:val="ListParagraph"/>
        <w:ind w:left="1800"/>
      </w:pPr>
    </w:p>
    <w:p w14:paraId="49B5626A" w14:textId="77777777" w:rsidR="00F63D9C" w:rsidRDefault="00F63D9C" w:rsidP="00F63D9C">
      <w:pPr>
        <w:pStyle w:val="ListParagraph"/>
        <w:ind w:left="1800"/>
      </w:pPr>
    </w:p>
    <w:p w14:paraId="4E8D5320" w14:textId="77777777" w:rsidR="00F63D9C" w:rsidRDefault="00F63D9C" w:rsidP="00F63D9C">
      <w:pPr>
        <w:pStyle w:val="ListParagraph"/>
        <w:ind w:left="1800"/>
      </w:pPr>
    </w:p>
    <w:p w14:paraId="1EBACB91" w14:textId="77777777" w:rsidR="00F63D9C" w:rsidRDefault="00F63D9C" w:rsidP="00F63D9C">
      <w:pPr>
        <w:pStyle w:val="ListParagraph"/>
        <w:ind w:left="1800"/>
      </w:pPr>
    </w:p>
    <w:p w14:paraId="7F204473" w14:textId="77777777" w:rsidR="00F63D9C" w:rsidRDefault="00F63D9C" w:rsidP="00F63D9C">
      <w:pPr>
        <w:pStyle w:val="ListParagraph"/>
        <w:ind w:left="1800"/>
      </w:pPr>
      <w:r w:rsidRPr="00033199">
        <w:t>7. After logging in, click the 3 lines at the top left.</w:t>
      </w:r>
    </w:p>
    <w:p w14:paraId="13EEFA9F" w14:textId="77777777" w:rsidR="00F63D9C" w:rsidRDefault="00F63D9C" w:rsidP="00F63D9C">
      <w:pPr>
        <w:pStyle w:val="ListParagraph"/>
        <w:ind w:left="1800"/>
      </w:pPr>
    </w:p>
    <w:p w14:paraId="52116F91" w14:textId="77777777" w:rsidR="00F63D9C" w:rsidRDefault="00F63D9C" w:rsidP="00F63D9C">
      <w:pPr>
        <w:pStyle w:val="ListParagraph"/>
        <w:ind w:left="1800"/>
      </w:pPr>
      <w:r>
        <w:rPr>
          <w:noProof/>
        </w:rPr>
        <w:drawing>
          <wp:anchor distT="0" distB="0" distL="114300" distR="114300" simplePos="0" relativeHeight="251692032" behindDoc="0" locked="0" layoutInCell="1" allowOverlap="1" wp14:anchorId="0998DE2B" wp14:editId="1B8E002A">
            <wp:simplePos x="0" y="0"/>
            <wp:positionH relativeFrom="column">
              <wp:posOffset>1219200</wp:posOffset>
            </wp:positionH>
            <wp:positionV relativeFrom="paragraph">
              <wp:posOffset>8255</wp:posOffset>
            </wp:positionV>
            <wp:extent cx="1066800" cy="2312035"/>
            <wp:effectExtent l="0" t="0" r="0" b="0"/>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066800" cy="2312035"/>
                    </a:xfrm>
                    <a:prstGeom prst="rect">
                      <a:avLst/>
                    </a:prstGeom>
                  </pic:spPr>
                </pic:pic>
              </a:graphicData>
            </a:graphic>
            <wp14:sizeRelH relativeFrom="margin">
              <wp14:pctWidth>0</wp14:pctWidth>
            </wp14:sizeRelH>
            <wp14:sizeRelV relativeFrom="margin">
              <wp14:pctHeight>0</wp14:pctHeight>
            </wp14:sizeRelV>
          </wp:anchor>
        </w:drawing>
      </w:r>
    </w:p>
    <w:p w14:paraId="01F1E44C" w14:textId="77777777" w:rsidR="00F63D9C" w:rsidRDefault="00F63D9C" w:rsidP="00F63D9C">
      <w:pPr>
        <w:pStyle w:val="ListParagraph"/>
        <w:ind w:left="1800"/>
      </w:pPr>
      <w:r>
        <w:rPr>
          <w:b/>
          <w:bCs/>
          <w:noProof/>
        </w:rPr>
        <mc:AlternateContent>
          <mc:Choice Requires="wps">
            <w:drawing>
              <wp:anchor distT="0" distB="0" distL="114300" distR="114300" simplePos="0" relativeHeight="251704320" behindDoc="0" locked="0" layoutInCell="1" allowOverlap="1" wp14:anchorId="4FEDCA10" wp14:editId="706DABB0">
                <wp:simplePos x="0" y="0"/>
                <wp:positionH relativeFrom="column">
                  <wp:posOffset>1348740</wp:posOffset>
                </wp:positionH>
                <wp:positionV relativeFrom="paragraph">
                  <wp:posOffset>22224</wp:posOffset>
                </wp:positionV>
                <wp:extent cx="135466" cy="270933"/>
                <wp:effectExtent l="57150" t="19050" r="36195" b="15240"/>
                <wp:wrapNone/>
                <wp:docPr id="427847531" name="Arrow: Up 6"/>
                <wp:cNvGraphicFramePr/>
                <a:graphic xmlns:a="http://schemas.openxmlformats.org/drawingml/2006/main">
                  <a:graphicData uri="http://schemas.microsoft.com/office/word/2010/wordprocessingShape">
                    <wps:wsp>
                      <wps:cNvSpPr/>
                      <wps:spPr>
                        <a:xfrm rot="20148001">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D9C23" id="Arrow: Up 6" o:spid="_x0000_s1026" type="#_x0000_t68" style="position:absolute;margin-left:106.2pt;margin-top:1.75pt;width:10.65pt;height:21.35pt;rotation:-1585970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" fillcolor="#c00000" strokecolor="#09101d [484]" strokeweight="1pt"/>
            </w:pict>
          </mc:Fallback>
        </mc:AlternateContent>
      </w:r>
    </w:p>
    <w:p w14:paraId="37CFEA30" w14:textId="77777777" w:rsidR="00F63D9C" w:rsidRDefault="00F63D9C" w:rsidP="00F63D9C">
      <w:pPr>
        <w:pStyle w:val="ListParagraph"/>
        <w:ind w:left="1800"/>
      </w:pPr>
    </w:p>
    <w:p w14:paraId="3E57FE38" w14:textId="77777777" w:rsidR="00F63D9C" w:rsidRDefault="00F63D9C" w:rsidP="00F63D9C">
      <w:pPr>
        <w:pStyle w:val="ListParagraph"/>
        <w:ind w:left="1800"/>
      </w:pPr>
    </w:p>
    <w:p w14:paraId="50C07F76" w14:textId="77777777" w:rsidR="00F63D9C" w:rsidRDefault="00F63D9C" w:rsidP="00F63D9C">
      <w:pPr>
        <w:pStyle w:val="ListParagraph"/>
        <w:ind w:left="1800"/>
      </w:pPr>
    </w:p>
    <w:p w14:paraId="03E6B8E6" w14:textId="77777777" w:rsidR="00F63D9C" w:rsidRDefault="00F63D9C" w:rsidP="00F63D9C">
      <w:pPr>
        <w:pStyle w:val="ListParagraph"/>
        <w:ind w:left="1800"/>
      </w:pPr>
    </w:p>
    <w:p w14:paraId="454FF9AA" w14:textId="77777777" w:rsidR="00F63D9C" w:rsidRDefault="00F63D9C" w:rsidP="00F63D9C">
      <w:pPr>
        <w:pStyle w:val="ListParagraph"/>
        <w:ind w:left="1800"/>
      </w:pPr>
    </w:p>
    <w:p w14:paraId="2829CBBF" w14:textId="77777777" w:rsidR="00F63D9C" w:rsidRDefault="00F63D9C" w:rsidP="00F63D9C">
      <w:pPr>
        <w:pStyle w:val="ListParagraph"/>
        <w:ind w:left="1800"/>
      </w:pPr>
    </w:p>
    <w:p w14:paraId="667A21D2" w14:textId="77777777" w:rsidR="00F63D9C" w:rsidRDefault="00F63D9C" w:rsidP="00F63D9C">
      <w:pPr>
        <w:pStyle w:val="ListParagraph"/>
        <w:ind w:left="1800"/>
      </w:pPr>
    </w:p>
    <w:p w14:paraId="76706168" w14:textId="77777777" w:rsidR="00F63D9C" w:rsidRDefault="00F63D9C" w:rsidP="00F63D9C">
      <w:pPr>
        <w:pStyle w:val="ListParagraph"/>
        <w:ind w:left="1800"/>
      </w:pPr>
    </w:p>
    <w:p w14:paraId="5055D71B" w14:textId="77777777" w:rsidR="00F63D9C" w:rsidRDefault="00F63D9C" w:rsidP="00F63D9C">
      <w:pPr>
        <w:pStyle w:val="ListParagraph"/>
        <w:ind w:left="1800"/>
      </w:pPr>
    </w:p>
    <w:p w14:paraId="0829F842" w14:textId="77777777" w:rsidR="00F63D9C" w:rsidRDefault="00F63D9C" w:rsidP="00F63D9C">
      <w:pPr>
        <w:pStyle w:val="ListParagraph"/>
        <w:ind w:left="1800"/>
      </w:pPr>
    </w:p>
    <w:p w14:paraId="4D25C076" w14:textId="77777777" w:rsidR="00F63D9C" w:rsidRPr="00033199" w:rsidRDefault="00F63D9C" w:rsidP="00F63D9C">
      <w:pPr>
        <w:pStyle w:val="ListParagraph"/>
        <w:ind w:left="1800"/>
      </w:pPr>
    </w:p>
    <w:p w14:paraId="146844FD" w14:textId="77777777" w:rsidR="0040093C" w:rsidRDefault="00F63D9C" w:rsidP="00F63D9C">
      <w:pPr>
        <w:pStyle w:val="ListParagraph"/>
        <w:ind w:left="1800"/>
        <w:rPr>
          <w:b/>
          <w:bCs/>
        </w:rPr>
        <w:sectPr w:rsidR="0040093C" w:rsidSect="006B0480">
          <w:headerReference w:type="default" r:id="rId131"/>
          <w:pgSz w:w="12240" w:h="15840"/>
          <w:pgMar w:top="1440" w:right="1440" w:bottom="1440" w:left="1440" w:header="708" w:footer="708" w:gutter="0"/>
          <w:pgNumType w:start="1"/>
          <w:cols w:space="708"/>
          <w:docGrid w:linePitch="360"/>
        </w:sectPr>
      </w:pPr>
      <w:r w:rsidRPr="00033199">
        <w:t xml:space="preserve">8. You will see the options: </w:t>
      </w:r>
      <w:r w:rsidRPr="00033199">
        <w:rPr>
          <w:b/>
          <w:bCs/>
        </w:rPr>
        <w:t xml:space="preserve">“HOME,” “INBOX,” “SET PROFILE PIC,” “CHANGE PASSWORD,” “SUBJECTS,” </w:t>
      </w:r>
      <w:r w:rsidRPr="00033199">
        <w:t>and</w:t>
      </w:r>
      <w:r w:rsidRPr="00033199">
        <w:rPr>
          <w:b/>
          <w:bCs/>
        </w:rPr>
        <w:t xml:space="preserve"> “LOG OUT.”</w:t>
      </w:r>
    </w:p>
    <w:p w14:paraId="3C554975" w14:textId="77777777" w:rsidR="00F63D9C" w:rsidRDefault="00F63D9C" w:rsidP="00F63D9C">
      <w:pPr>
        <w:pStyle w:val="ListParagraph"/>
        <w:ind w:left="1800"/>
        <w:rPr>
          <w:b/>
          <w:bCs/>
        </w:rPr>
      </w:pPr>
    </w:p>
    <w:p w14:paraId="2EEFD822" w14:textId="77777777" w:rsidR="00F63D9C" w:rsidRDefault="00F63D9C" w:rsidP="00F63D9C">
      <w:pPr>
        <w:pStyle w:val="ListParagraph"/>
        <w:ind w:left="1800"/>
        <w:rPr>
          <w:b/>
          <w:bCs/>
        </w:rPr>
      </w:pPr>
      <w:r>
        <w:rPr>
          <w:b/>
          <w:bCs/>
          <w:noProof/>
        </w:rPr>
        <w:drawing>
          <wp:anchor distT="0" distB="0" distL="114300" distR="114300" simplePos="0" relativeHeight="251693056" behindDoc="0" locked="0" layoutInCell="1" allowOverlap="1" wp14:anchorId="3A608403" wp14:editId="31A90BC6">
            <wp:simplePos x="0" y="0"/>
            <wp:positionH relativeFrom="column">
              <wp:posOffset>1231900</wp:posOffset>
            </wp:positionH>
            <wp:positionV relativeFrom="paragraph">
              <wp:posOffset>76835</wp:posOffset>
            </wp:positionV>
            <wp:extent cx="984250" cy="2133043"/>
            <wp:effectExtent l="0" t="0" r="6350" b="635"/>
            <wp:wrapSquare wrapText="bothSides"/>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84250" cy="2133043"/>
                    </a:xfrm>
                    <a:prstGeom prst="rect">
                      <a:avLst/>
                    </a:prstGeom>
                  </pic:spPr>
                </pic:pic>
              </a:graphicData>
            </a:graphic>
            <wp14:sizeRelH relativeFrom="margin">
              <wp14:pctWidth>0</wp14:pctWidth>
            </wp14:sizeRelH>
            <wp14:sizeRelV relativeFrom="margin">
              <wp14:pctHeight>0</wp14:pctHeight>
            </wp14:sizeRelV>
          </wp:anchor>
        </w:drawing>
      </w:r>
    </w:p>
    <w:p w14:paraId="424366E5" w14:textId="77777777" w:rsidR="00F63D9C" w:rsidRDefault="00F63D9C" w:rsidP="00F63D9C">
      <w:pPr>
        <w:pStyle w:val="ListParagraph"/>
        <w:ind w:left="1800"/>
        <w:rPr>
          <w:b/>
          <w:bCs/>
        </w:rPr>
      </w:pPr>
    </w:p>
    <w:p w14:paraId="2ECF312A" w14:textId="77777777" w:rsidR="00F63D9C" w:rsidRDefault="00F63D9C" w:rsidP="00F63D9C">
      <w:pPr>
        <w:pStyle w:val="ListParagraph"/>
        <w:ind w:left="1800"/>
        <w:rPr>
          <w:b/>
          <w:bCs/>
        </w:rPr>
      </w:pPr>
    </w:p>
    <w:p w14:paraId="5D9DE728" w14:textId="77777777" w:rsidR="00F63D9C" w:rsidRDefault="00F63D9C" w:rsidP="00F63D9C">
      <w:pPr>
        <w:pStyle w:val="ListParagraph"/>
        <w:ind w:left="1800"/>
        <w:rPr>
          <w:b/>
          <w:bCs/>
        </w:rPr>
      </w:pPr>
    </w:p>
    <w:p w14:paraId="0DB9CDA4" w14:textId="77777777" w:rsidR="00F63D9C" w:rsidRDefault="00F63D9C" w:rsidP="00F63D9C">
      <w:pPr>
        <w:pStyle w:val="ListParagraph"/>
        <w:ind w:left="1800"/>
        <w:rPr>
          <w:b/>
          <w:bCs/>
        </w:rPr>
      </w:pPr>
    </w:p>
    <w:p w14:paraId="2C12B378" w14:textId="77777777" w:rsidR="00F63D9C" w:rsidRDefault="00F63D9C" w:rsidP="00F63D9C">
      <w:pPr>
        <w:pStyle w:val="ListParagraph"/>
        <w:ind w:left="1800"/>
        <w:rPr>
          <w:b/>
          <w:bCs/>
        </w:rPr>
      </w:pPr>
    </w:p>
    <w:p w14:paraId="647BC07C" w14:textId="77777777" w:rsidR="00F63D9C" w:rsidRDefault="00F63D9C" w:rsidP="00F63D9C">
      <w:pPr>
        <w:pStyle w:val="ListParagraph"/>
        <w:ind w:left="1800"/>
        <w:rPr>
          <w:b/>
          <w:bCs/>
        </w:rPr>
      </w:pPr>
    </w:p>
    <w:p w14:paraId="7A94303B" w14:textId="77777777" w:rsidR="00F63D9C" w:rsidRDefault="00F63D9C" w:rsidP="00F63D9C">
      <w:pPr>
        <w:pStyle w:val="ListParagraph"/>
        <w:ind w:left="1800"/>
        <w:rPr>
          <w:b/>
          <w:bCs/>
        </w:rPr>
      </w:pPr>
    </w:p>
    <w:p w14:paraId="220B49D0" w14:textId="77777777" w:rsidR="00F63D9C" w:rsidRDefault="00F63D9C" w:rsidP="00F63D9C">
      <w:pPr>
        <w:pStyle w:val="ListParagraph"/>
        <w:ind w:left="1800"/>
        <w:rPr>
          <w:b/>
          <w:bCs/>
        </w:rPr>
      </w:pPr>
    </w:p>
    <w:p w14:paraId="261B6623" w14:textId="77777777" w:rsidR="00F63D9C" w:rsidRDefault="00F63D9C" w:rsidP="00F63D9C">
      <w:pPr>
        <w:pStyle w:val="ListParagraph"/>
        <w:ind w:left="1800"/>
        <w:rPr>
          <w:b/>
          <w:bCs/>
        </w:rPr>
      </w:pPr>
    </w:p>
    <w:p w14:paraId="042A21B0" w14:textId="77777777" w:rsidR="00F63D9C" w:rsidRPr="00033199" w:rsidRDefault="00F63D9C" w:rsidP="00F63D9C">
      <w:pPr>
        <w:pStyle w:val="ListParagraph"/>
        <w:ind w:left="1800"/>
        <w:rPr>
          <w:b/>
          <w:bCs/>
        </w:rPr>
      </w:pPr>
    </w:p>
    <w:p w14:paraId="5F5B0FAA" w14:textId="77777777" w:rsidR="00F63D9C" w:rsidRDefault="00F63D9C" w:rsidP="00F63D9C">
      <w:pPr>
        <w:pStyle w:val="ListParagraph"/>
        <w:ind w:left="1800"/>
      </w:pPr>
    </w:p>
    <w:p w14:paraId="4374C579" w14:textId="77777777" w:rsidR="00F63D9C" w:rsidRDefault="00F63D9C" w:rsidP="00F63D9C">
      <w:pPr>
        <w:pStyle w:val="ListParagraph"/>
        <w:ind w:left="1800"/>
      </w:pPr>
    </w:p>
    <w:p w14:paraId="71C88F31" w14:textId="77777777" w:rsidR="00F63D9C" w:rsidRPr="00033199" w:rsidRDefault="00F63D9C" w:rsidP="00F63D9C">
      <w:pPr>
        <w:pStyle w:val="ListParagraph"/>
        <w:ind w:left="1800"/>
      </w:pPr>
      <w:r w:rsidRPr="00033199">
        <w:t xml:space="preserve">9. Click </w:t>
      </w:r>
      <w:r w:rsidRPr="00033199">
        <w:rPr>
          <w:b/>
          <w:bCs/>
        </w:rPr>
        <w:t>“SUBJECTS”</w:t>
      </w:r>
      <w:r w:rsidRPr="00033199">
        <w:t xml:space="preserve"> so that you can start adding the subjects you will teach.</w:t>
      </w:r>
    </w:p>
    <w:p w14:paraId="362A3BA5" w14:textId="77777777" w:rsidR="00F63D9C" w:rsidRDefault="00F63D9C" w:rsidP="00F63D9C">
      <w:pPr>
        <w:pStyle w:val="ListParagraph"/>
        <w:ind w:left="1800"/>
      </w:pPr>
      <w:r w:rsidRPr="00033199">
        <w:t xml:space="preserve">10. After clicking </w:t>
      </w:r>
      <w:r w:rsidRPr="00033199">
        <w:rPr>
          <w:b/>
          <w:bCs/>
        </w:rPr>
        <w:t>“SUBJECTS,”</w:t>
      </w:r>
      <w:r w:rsidRPr="00033199">
        <w:t xml:space="preserve"> click the </w:t>
      </w:r>
      <w:r w:rsidRPr="00033199">
        <w:rPr>
          <w:b/>
          <w:bCs/>
        </w:rPr>
        <w:t>“ADD”</w:t>
      </w:r>
      <w:r w:rsidRPr="00033199">
        <w:t xml:space="preserve"> button to add the subjects you want.</w:t>
      </w:r>
    </w:p>
    <w:p w14:paraId="0D3EF1B3" w14:textId="77777777" w:rsidR="00F63D9C" w:rsidRDefault="00F63D9C" w:rsidP="00F63D9C">
      <w:pPr>
        <w:pStyle w:val="ListParagraph"/>
        <w:ind w:left="1800"/>
      </w:pPr>
      <w:r>
        <w:rPr>
          <w:noProof/>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Default="00F63D9C" w:rsidP="00F63D9C">
      <w:pPr>
        <w:pStyle w:val="ListParagraph"/>
        <w:ind w:left="1800"/>
      </w:pPr>
    </w:p>
    <w:p w14:paraId="05DD14D6" w14:textId="77777777" w:rsidR="00F63D9C" w:rsidRDefault="00F63D9C" w:rsidP="00F63D9C">
      <w:pPr>
        <w:pStyle w:val="ListParagraph"/>
        <w:ind w:left="1800"/>
      </w:pPr>
    </w:p>
    <w:p w14:paraId="0D751B47" w14:textId="77777777" w:rsidR="00F63D9C" w:rsidRDefault="00F63D9C" w:rsidP="00F63D9C">
      <w:pPr>
        <w:pStyle w:val="ListParagraph"/>
        <w:ind w:left="1800"/>
      </w:pPr>
    </w:p>
    <w:p w14:paraId="60A43BD9" w14:textId="77777777" w:rsidR="00F63D9C" w:rsidRDefault="00F63D9C" w:rsidP="00F63D9C">
      <w:pPr>
        <w:pStyle w:val="ListParagraph"/>
        <w:ind w:left="1800"/>
      </w:pPr>
    </w:p>
    <w:p w14:paraId="1798D17F" w14:textId="77777777" w:rsidR="00F63D9C" w:rsidRDefault="00F63D9C" w:rsidP="00F63D9C">
      <w:pPr>
        <w:pStyle w:val="ListParagraph"/>
        <w:ind w:left="1800"/>
      </w:pPr>
    </w:p>
    <w:p w14:paraId="5CA9AA8F" w14:textId="77777777" w:rsidR="00F63D9C" w:rsidRDefault="00F63D9C" w:rsidP="00F63D9C">
      <w:pPr>
        <w:pStyle w:val="ListParagraph"/>
        <w:ind w:left="1800"/>
      </w:pPr>
    </w:p>
    <w:p w14:paraId="74011D57" w14:textId="77777777" w:rsidR="00F63D9C" w:rsidRDefault="00F63D9C" w:rsidP="00F63D9C">
      <w:pPr>
        <w:pStyle w:val="ListParagraph"/>
        <w:ind w:left="1800"/>
      </w:pPr>
    </w:p>
    <w:p w14:paraId="69CF9A4C" w14:textId="77777777" w:rsidR="00F63D9C" w:rsidRDefault="00F63D9C" w:rsidP="00F63D9C">
      <w:pPr>
        <w:pStyle w:val="ListParagraph"/>
        <w:ind w:left="1800"/>
      </w:pPr>
    </w:p>
    <w:p w14:paraId="5C5F5403" w14:textId="77777777" w:rsidR="00F63D9C" w:rsidRDefault="00F63D9C" w:rsidP="00F63D9C">
      <w:pPr>
        <w:pStyle w:val="ListParagraph"/>
        <w:ind w:left="1800"/>
      </w:pPr>
    </w:p>
    <w:p w14:paraId="5026E156" w14:textId="77777777" w:rsidR="00F63D9C" w:rsidRDefault="00F63D9C" w:rsidP="00F63D9C">
      <w:pPr>
        <w:pStyle w:val="ListParagraph"/>
        <w:ind w:left="1800"/>
      </w:pPr>
    </w:p>
    <w:p w14:paraId="7E9F8FCF" w14:textId="77777777" w:rsidR="00F63D9C" w:rsidRDefault="00F63D9C" w:rsidP="00F63D9C">
      <w:pPr>
        <w:pStyle w:val="ListParagraph"/>
        <w:ind w:left="1800"/>
      </w:pPr>
    </w:p>
    <w:p w14:paraId="4A5CE3CC" w14:textId="77777777" w:rsidR="00F63D9C" w:rsidRPr="00033199" w:rsidRDefault="00F63D9C" w:rsidP="00F63D9C">
      <w:pPr>
        <w:pStyle w:val="ListParagraph"/>
        <w:ind w:left="1800"/>
      </w:pPr>
      <w:r w:rsidRPr="00033199">
        <w:t>11. You will have to wait for students to enroll in your class, but before they can enroll, you have the right to accept or decline their enrollment. If you accept, they will be automatically enrolled in your class.</w:t>
      </w:r>
    </w:p>
    <w:p w14:paraId="689BDCA7" w14:textId="77777777" w:rsidR="00F63D9C" w:rsidRPr="00033199" w:rsidRDefault="00F63D9C" w:rsidP="00F63D9C">
      <w:pPr>
        <w:pStyle w:val="ListParagraph"/>
        <w:ind w:left="1800"/>
        <w:rPr>
          <w:b/>
          <w:bCs/>
        </w:rPr>
      </w:pPr>
      <w:r w:rsidRPr="00033199">
        <w:t xml:space="preserve">12. In the dashboard, you’ll see the subjects you added, along with </w:t>
      </w:r>
      <w:r w:rsidRPr="00033199">
        <w:rPr>
          <w:b/>
          <w:bCs/>
        </w:rPr>
        <w:t>“SUBJECT,” “NO. OF STUDENTS,”</w:t>
      </w:r>
      <w:r w:rsidRPr="00033199">
        <w:t xml:space="preserve"> and</w:t>
      </w:r>
      <w:r w:rsidRPr="00033199">
        <w:rPr>
          <w:b/>
          <w:bCs/>
        </w:rPr>
        <w:t xml:space="preserve"> “ACTIONS.”</w:t>
      </w:r>
    </w:p>
    <w:p w14:paraId="11A00C89" w14:textId="77777777" w:rsidR="0040093C" w:rsidRDefault="00F63D9C" w:rsidP="00F63D9C">
      <w:pPr>
        <w:pStyle w:val="ListParagraph"/>
        <w:ind w:left="1800"/>
        <w:sectPr w:rsidR="0040093C" w:rsidSect="006B0480">
          <w:headerReference w:type="default" r:id="rId135"/>
          <w:pgSz w:w="12240" w:h="15840"/>
          <w:pgMar w:top="1440" w:right="1440" w:bottom="1440" w:left="1440" w:header="708" w:footer="708" w:gutter="0"/>
          <w:pgNumType w:start="1"/>
          <w:cols w:space="708"/>
          <w:docGrid w:linePitch="360"/>
        </w:sectPr>
      </w:pPr>
      <w:r w:rsidRPr="00033199">
        <w:t xml:space="preserve">13. Click the blue icon under </w:t>
      </w:r>
      <w:r w:rsidRPr="00033199">
        <w:rPr>
          <w:b/>
          <w:bCs/>
        </w:rPr>
        <w:t>“ACTIONS,”</w:t>
      </w:r>
      <w:r w:rsidRPr="00033199">
        <w:t xml:space="preserve"> which will direct you to: </w:t>
      </w:r>
      <w:r w:rsidRPr="00033199">
        <w:rPr>
          <w:b/>
          <w:bCs/>
        </w:rPr>
        <w:t>“LESSONS”</w:t>
      </w:r>
      <w:r w:rsidRPr="00033199">
        <w:t xml:space="preserve"> (where you will post lesson files), </w:t>
      </w:r>
      <w:r w:rsidRPr="00033199">
        <w:rPr>
          <w:b/>
          <w:bCs/>
        </w:rPr>
        <w:t>“ACTIVITY”</w:t>
      </w:r>
      <w:r w:rsidRPr="00033199">
        <w:t xml:space="preserve"> (where you will upload quizzes), </w:t>
      </w:r>
      <w:r w:rsidRPr="00033199">
        <w:rPr>
          <w:b/>
          <w:bCs/>
        </w:rPr>
        <w:t>“REPORTS”</w:t>
      </w:r>
      <w:r w:rsidRPr="00033199">
        <w:t xml:space="preserve"> (where you will track your students' progress), and </w:t>
      </w:r>
      <w:r w:rsidRPr="00033199">
        <w:rPr>
          <w:b/>
          <w:bCs/>
        </w:rPr>
        <w:t>“PEOPLE”</w:t>
      </w:r>
      <w:r w:rsidRPr="00033199">
        <w:t xml:space="preserve"> (where you can see and message your students).</w:t>
      </w:r>
    </w:p>
    <w:p w14:paraId="3E6CE0D0" w14:textId="77777777" w:rsidR="00F63D9C" w:rsidRDefault="00F63D9C" w:rsidP="00F63D9C">
      <w:pPr>
        <w:pStyle w:val="ListParagraph"/>
        <w:ind w:left="1800"/>
      </w:pPr>
    </w:p>
    <w:p w14:paraId="71F965D9" w14:textId="77777777" w:rsidR="00F63D9C" w:rsidRDefault="00F63D9C" w:rsidP="00F63D9C">
      <w:pPr>
        <w:pStyle w:val="ListParagraph"/>
        <w:ind w:left="1800"/>
      </w:pPr>
    </w:p>
    <w:p w14:paraId="07C53151" w14:textId="77777777" w:rsidR="00F63D9C" w:rsidRDefault="00F63D9C" w:rsidP="00F63D9C">
      <w:pPr>
        <w:pStyle w:val="ListParagraph"/>
        <w:ind w:left="1800"/>
      </w:pPr>
      <w:r>
        <w:rPr>
          <w:b/>
          <w:bCs/>
          <w:noProof/>
        </w:rPr>
        <w:drawing>
          <wp:anchor distT="0" distB="0" distL="114300" distR="114300" simplePos="0" relativeHeight="251696128" behindDoc="0" locked="0" layoutInCell="1" allowOverlap="1" wp14:anchorId="32CBE6B1" wp14:editId="584F988D">
            <wp:simplePos x="0" y="0"/>
            <wp:positionH relativeFrom="column">
              <wp:posOffset>1206500</wp:posOffset>
            </wp:positionH>
            <wp:positionV relativeFrom="paragraph">
              <wp:posOffset>145415</wp:posOffset>
            </wp:positionV>
            <wp:extent cx="946150" cy="2050415"/>
            <wp:effectExtent l="0" t="0" r="6350" b="6985"/>
            <wp:wrapSquare wrapText="bothSides"/>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p>
    <w:p w14:paraId="3301B117" w14:textId="77777777" w:rsidR="00F63D9C" w:rsidRDefault="00F63D9C" w:rsidP="00F63D9C">
      <w:pPr>
        <w:pStyle w:val="ListParagraph"/>
        <w:ind w:left="1800"/>
      </w:pPr>
    </w:p>
    <w:p w14:paraId="62F38FD4" w14:textId="77777777" w:rsidR="00F63D9C" w:rsidRDefault="00F63D9C" w:rsidP="00F63D9C">
      <w:pPr>
        <w:pStyle w:val="ListParagraph"/>
        <w:ind w:left="1800"/>
      </w:pPr>
    </w:p>
    <w:p w14:paraId="34E19501" w14:textId="77777777" w:rsidR="00F63D9C" w:rsidRDefault="00F63D9C" w:rsidP="00F63D9C">
      <w:pPr>
        <w:pStyle w:val="ListParagraph"/>
        <w:ind w:left="1800"/>
      </w:pPr>
    </w:p>
    <w:p w14:paraId="4D1E0ACC" w14:textId="77777777" w:rsidR="00F63D9C" w:rsidRPr="00033199" w:rsidRDefault="00F63D9C" w:rsidP="00F63D9C">
      <w:pPr>
        <w:pStyle w:val="ListParagraph"/>
        <w:ind w:left="1800"/>
      </w:pPr>
    </w:p>
    <w:p w14:paraId="1491203C" w14:textId="77777777" w:rsidR="00F63D9C" w:rsidRDefault="00F63D9C" w:rsidP="00F63D9C">
      <w:pPr>
        <w:pStyle w:val="ListParagraph"/>
        <w:ind w:left="1800"/>
      </w:pPr>
    </w:p>
    <w:p w14:paraId="1E8E5565" w14:textId="77777777" w:rsidR="00F63D9C" w:rsidRDefault="00F63D9C" w:rsidP="00F63D9C">
      <w:pPr>
        <w:pStyle w:val="ListParagraph"/>
        <w:ind w:left="1800"/>
      </w:pPr>
    </w:p>
    <w:p w14:paraId="556ED4FD" w14:textId="77777777" w:rsidR="00F63D9C" w:rsidRDefault="00F63D9C" w:rsidP="00F63D9C">
      <w:pPr>
        <w:pStyle w:val="ListParagraph"/>
        <w:ind w:left="1800"/>
      </w:pPr>
    </w:p>
    <w:p w14:paraId="17EDCAD3" w14:textId="77777777" w:rsidR="00F63D9C" w:rsidRDefault="00F63D9C" w:rsidP="00F63D9C">
      <w:pPr>
        <w:pStyle w:val="ListParagraph"/>
        <w:ind w:left="1800"/>
      </w:pPr>
    </w:p>
    <w:p w14:paraId="188ABD1F" w14:textId="77777777" w:rsidR="00F63D9C" w:rsidRDefault="00F63D9C" w:rsidP="00F63D9C">
      <w:pPr>
        <w:pStyle w:val="ListParagraph"/>
        <w:ind w:left="1800"/>
      </w:pPr>
    </w:p>
    <w:p w14:paraId="1D861825" w14:textId="77777777" w:rsidR="00F63D9C" w:rsidRDefault="00F63D9C" w:rsidP="00F63D9C">
      <w:pPr>
        <w:pStyle w:val="ListParagraph"/>
        <w:ind w:left="1800"/>
      </w:pPr>
    </w:p>
    <w:p w14:paraId="3C58FAAA" w14:textId="77777777" w:rsidR="00F63D9C" w:rsidRDefault="00F63D9C" w:rsidP="00F63D9C">
      <w:pPr>
        <w:pStyle w:val="ListParagraph"/>
        <w:ind w:left="1800"/>
      </w:pPr>
    </w:p>
    <w:p w14:paraId="3C952094" w14:textId="77777777" w:rsidR="00F63D9C" w:rsidRDefault="00F63D9C" w:rsidP="00F63D9C">
      <w:pPr>
        <w:pStyle w:val="ListParagraph"/>
        <w:ind w:left="1800"/>
      </w:pPr>
    </w:p>
    <w:p w14:paraId="400F98EB" w14:textId="77777777" w:rsidR="00F63D9C" w:rsidRDefault="00F63D9C" w:rsidP="00F63D9C">
      <w:pPr>
        <w:pStyle w:val="ListParagraph"/>
        <w:ind w:left="1800"/>
      </w:pPr>
    </w:p>
    <w:p w14:paraId="316A5054" w14:textId="77777777" w:rsidR="00F63D9C" w:rsidRDefault="00F63D9C" w:rsidP="00F63D9C">
      <w:pPr>
        <w:pStyle w:val="ListParagraph"/>
        <w:ind w:left="1800"/>
      </w:pPr>
    </w:p>
    <w:p w14:paraId="56988201" w14:textId="77777777" w:rsidR="00F63D9C" w:rsidRPr="00033199" w:rsidRDefault="00F63D9C" w:rsidP="00F63D9C">
      <w:pPr>
        <w:pStyle w:val="ListParagraph"/>
        <w:ind w:left="1800"/>
      </w:pPr>
      <w:r w:rsidRPr="00033199">
        <w:t xml:space="preserve">14. You can add lessons by clicking </w:t>
      </w:r>
      <w:r w:rsidRPr="00033199">
        <w:rPr>
          <w:b/>
          <w:bCs/>
        </w:rPr>
        <w:t>“VIDEO”</w:t>
      </w:r>
      <w:r w:rsidRPr="00033199">
        <w:t xml:space="preserve"> and </w:t>
      </w:r>
      <w:r w:rsidRPr="00033199">
        <w:rPr>
          <w:b/>
          <w:bCs/>
        </w:rPr>
        <w:t>“EBOOK.”</w:t>
      </w:r>
      <w:r w:rsidRPr="00033199">
        <w:t xml:space="preserve"> You can choose to upload lessons as video </w:t>
      </w:r>
      <w:proofErr w:type="spellStart"/>
      <w:r>
        <w:t>url</w:t>
      </w:r>
      <w:proofErr w:type="spellEnd"/>
      <w:r>
        <w:t xml:space="preserve"> link from </w:t>
      </w:r>
      <w:proofErr w:type="spellStart"/>
      <w:r>
        <w:t>Youtube</w:t>
      </w:r>
      <w:proofErr w:type="spellEnd"/>
      <w:r w:rsidRPr="00033199">
        <w:t xml:space="preserve"> or PDF files.</w:t>
      </w:r>
    </w:p>
    <w:p w14:paraId="33C031E3" w14:textId="77777777" w:rsidR="00F63D9C" w:rsidRPr="00033199" w:rsidRDefault="00F63D9C" w:rsidP="00F63D9C">
      <w:pPr>
        <w:pStyle w:val="ListParagraph"/>
        <w:ind w:left="1800"/>
      </w:pPr>
      <w:r w:rsidRPr="00033199">
        <w:t xml:space="preserve">15. If you want to hold a Google Meet, click the “ACTIVITY” button. There, you will see two options: </w:t>
      </w:r>
      <w:r w:rsidRPr="00F005F0">
        <w:rPr>
          <w:b/>
          <w:bCs/>
        </w:rPr>
        <w:t>“Virtual meetings”</w:t>
      </w:r>
      <w:r w:rsidRPr="00033199">
        <w:t xml:space="preserve"> (to interact with your students online) and </w:t>
      </w:r>
      <w:r w:rsidRPr="00F005F0">
        <w:rPr>
          <w:b/>
          <w:bCs/>
        </w:rPr>
        <w:t>“Google Form”</w:t>
      </w:r>
      <w:r>
        <w:rPr>
          <w:b/>
          <w:bCs/>
        </w:rPr>
        <w:t xml:space="preserve"> </w:t>
      </w:r>
      <w:r w:rsidRPr="00F005F0">
        <w:t>(</w:t>
      </w:r>
      <w:r>
        <w:t>this is where you will put your quizzes)</w:t>
      </w:r>
    </w:p>
    <w:p w14:paraId="6F469CEA" w14:textId="77777777" w:rsidR="00F63D9C" w:rsidRDefault="00F63D9C" w:rsidP="00F63D9C">
      <w:pPr>
        <w:pStyle w:val="ListParagraph"/>
        <w:ind w:left="1800"/>
      </w:pPr>
      <w:r w:rsidRPr="00033199">
        <w:t xml:space="preserve">16. After quizzes or when the term ends, you can issue certificates to your students. To do this, click the </w:t>
      </w:r>
      <w:r w:rsidRPr="00F005F0">
        <w:rPr>
          <w:b/>
          <w:bCs/>
        </w:rPr>
        <w:t xml:space="preserve">“PEOPLE” </w:t>
      </w:r>
      <w:r w:rsidRPr="00033199">
        <w:t xml:space="preserve">button, find the student you wish to give the certificate to, and click the </w:t>
      </w:r>
      <w:r w:rsidRPr="00F005F0">
        <w:rPr>
          <w:b/>
          <w:bCs/>
        </w:rPr>
        <w:t>“CERTIFICATE”</w:t>
      </w:r>
      <w:r w:rsidRPr="00033199">
        <w:t xml:space="preserve"> button next to the </w:t>
      </w:r>
      <w:r w:rsidRPr="00F005F0">
        <w:rPr>
          <w:b/>
          <w:bCs/>
        </w:rPr>
        <w:t>“MESSAGE”</w:t>
      </w:r>
      <w:r w:rsidRPr="00033199">
        <w:t xml:space="preserve"> button.</w:t>
      </w:r>
    </w:p>
    <w:p w14:paraId="02FEB9D8" w14:textId="77777777" w:rsidR="00F63D9C" w:rsidRDefault="00F63D9C" w:rsidP="00F63D9C">
      <w:pPr>
        <w:pStyle w:val="ListParagraph"/>
        <w:ind w:left="1800"/>
      </w:pPr>
    </w:p>
    <w:p w14:paraId="012C3843" w14:textId="77777777" w:rsidR="00F63D9C" w:rsidRDefault="00F63D9C" w:rsidP="00F63D9C">
      <w:pPr>
        <w:pStyle w:val="ListParagraph"/>
        <w:ind w:left="1800"/>
      </w:pPr>
      <w:r>
        <w:rPr>
          <w:noProof/>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Default="00F63D9C" w:rsidP="00F63D9C">
      <w:pPr>
        <w:pStyle w:val="ListParagraph"/>
        <w:ind w:left="1800"/>
      </w:pPr>
    </w:p>
    <w:p w14:paraId="2C9DEF4F" w14:textId="77777777" w:rsidR="00F63D9C" w:rsidRDefault="00F63D9C" w:rsidP="00F63D9C">
      <w:pPr>
        <w:pStyle w:val="ListParagraph"/>
        <w:ind w:left="1800"/>
      </w:pPr>
    </w:p>
    <w:p w14:paraId="41F28565" w14:textId="77777777" w:rsidR="00F63D9C" w:rsidRDefault="00F63D9C" w:rsidP="00F63D9C">
      <w:pPr>
        <w:pStyle w:val="ListParagraph"/>
        <w:ind w:left="1800"/>
      </w:pPr>
    </w:p>
    <w:p w14:paraId="0FF43BA0" w14:textId="77777777" w:rsidR="00F63D9C" w:rsidRDefault="00F63D9C" w:rsidP="00F63D9C">
      <w:pPr>
        <w:pStyle w:val="ListParagraph"/>
        <w:ind w:left="1800"/>
      </w:pPr>
    </w:p>
    <w:p w14:paraId="27A02AFD" w14:textId="77777777" w:rsidR="00F63D9C" w:rsidRDefault="00F63D9C" w:rsidP="00F63D9C">
      <w:pPr>
        <w:pStyle w:val="ListParagraph"/>
        <w:ind w:left="1800"/>
      </w:pPr>
    </w:p>
    <w:p w14:paraId="469DF8C9" w14:textId="77777777" w:rsidR="00F63D9C" w:rsidRPr="00033199" w:rsidRDefault="00F63D9C" w:rsidP="00F63D9C">
      <w:pPr>
        <w:pStyle w:val="ListParagraph"/>
        <w:ind w:left="1800"/>
      </w:pPr>
    </w:p>
    <w:p w14:paraId="355E1ECC" w14:textId="77777777" w:rsidR="00F63D9C" w:rsidRDefault="00F63D9C" w:rsidP="00F63D9C">
      <w:pPr>
        <w:pStyle w:val="ListParagraph"/>
        <w:ind w:left="1800"/>
      </w:pPr>
    </w:p>
    <w:p w14:paraId="76D04189" w14:textId="77777777" w:rsidR="00F63D9C" w:rsidRDefault="00F63D9C" w:rsidP="00F63D9C">
      <w:pPr>
        <w:pStyle w:val="ListParagraph"/>
        <w:ind w:left="1800"/>
      </w:pPr>
    </w:p>
    <w:p w14:paraId="2E6F2546" w14:textId="77777777" w:rsidR="00F63D9C" w:rsidRDefault="00F63D9C" w:rsidP="00F63D9C">
      <w:pPr>
        <w:pStyle w:val="ListParagraph"/>
        <w:ind w:left="1800"/>
      </w:pPr>
    </w:p>
    <w:p w14:paraId="78F5B5AF" w14:textId="77777777" w:rsidR="00F63D9C" w:rsidRDefault="00F63D9C" w:rsidP="00F63D9C">
      <w:pPr>
        <w:pStyle w:val="ListParagraph"/>
        <w:ind w:left="1800"/>
      </w:pPr>
    </w:p>
    <w:p w14:paraId="0547F0D1" w14:textId="77777777" w:rsidR="00F63D9C" w:rsidRDefault="00F63D9C" w:rsidP="00F63D9C">
      <w:pPr>
        <w:pStyle w:val="ListParagraph"/>
        <w:ind w:left="1800"/>
      </w:pPr>
      <w:r>
        <w:rPr>
          <w:noProof/>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Default="00F63D9C" w:rsidP="00F63D9C">
      <w:pPr>
        <w:pStyle w:val="ListParagraph"/>
        <w:ind w:left="1800"/>
      </w:pPr>
    </w:p>
    <w:p w14:paraId="52671A67" w14:textId="77777777" w:rsidR="00F63D9C" w:rsidRDefault="00F63D9C" w:rsidP="00F63D9C">
      <w:pPr>
        <w:pStyle w:val="ListParagraph"/>
        <w:ind w:left="1800"/>
      </w:pPr>
    </w:p>
    <w:p w14:paraId="586CC24D" w14:textId="77777777" w:rsidR="00F63D9C" w:rsidRDefault="00F63D9C" w:rsidP="00F63D9C">
      <w:pPr>
        <w:pStyle w:val="ListParagraph"/>
        <w:ind w:left="1800"/>
      </w:pPr>
    </w:p>
    <w:p w14:paraId="5F66D87D" w14:textId="77777777" w:rsidR="00F63D9C" w:rsidRDefault="00F63D9C" w:rsidP="00F63D9C">
      <w:pPr>
        <w:pStyle w:val="ListParagraph"/>
        <w:ind w:left="1800"/>
      </w:pPr>
    </w:p>
    <w:p w14:paraId="5BCA247E" w14:textId="77777777" w:rsidR="009D6953" w:rsidRDefault="00F63D9C" w:rsidP="00F63D9C">
      <w:pPr>
        <w:ind w:left="709"/>
        <w:sectPr w:rsidR="009D6953" w:rsidSect="006B0480">
          <w:headerReference w:type="default" r:id="rId139"/>
          <w:pgSz w:w="12240" w:h="15840"/>
          <w:pgMar w:top="1440" w:right="1440" w:bottom="1440" w:left="1440" w:header="708" w:footer="708" w:gutter="0"/>
          <w:pgNumType w:start="1"/>
          <w:cols w:space="708"/>
          <w:docGrid w:linePitch="360"/>
        </w:sectPr>
      </w:pPr>
      <w:r w:rsidRPr="00033199">
        <w:t xml:space="preserve">17. When the session is done, click the </w:t>
      </w:r>
      <w:r w:rsidRPr="00F005F0">
        <w:rPr>
          <w:b/>
          <w:bCs/>
        </w:rPr>
        <w:t>“LOG OUT”</w:t>
      </w:r>
      <w:r w:rsidRPr="00033199">
        <w:t xml:space="preserve"> button.</w:t>
      </w:r>
      <w:bookmarkEnd w:id="273"/>
    </w:p>
    <w:p w14:paraId="5DC7DDFE" w14:textId="579C4DC9" w:rsidR="006D4C70" w:rsidRPr="00947823" w:rsidRDefault="006D4C70" w:rsidP="009D6953">
      <w:pPr>
        <w:rPr>
          <w:rFonts w:ascii="Georgia" w:hAnsi="Georgia"/>
        </w:rPr>
      </w:pPr>
    </w:p>
    <w:p w14:paraId="0D5ECC8B" w14:textId="72C808C5" w:rsidR="006D4C70" w:rsidRPr="00947823" w:rsidRDefault="006D4C70" w:rsidP="006D4C70">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947823">
        <w:rPr>
          <w:rFonts w:ascii="Georgia" w:eastAsia="Georgia" w:hAnsi="Georgia" w:cs="Georgia"/>
          <w:b/>
        </w:rPr>
        <w:t xml:space="preserve">CURRICULUM VITAE </w:t>
      </w:r>
    </w:p>
    <w:p w14:paraId="5F6D67F9" w14:textId="6430B142" w:rsidR="006D4C70" w:rsidRPr="00947823" w:rsidRDefault="006D4C7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7D332A35">
            <wp:simplePos x="0" y="0"/>
            <wp:positionH relativeFrom="margin">
              <wp:posOffset>4544695</wp:posOffset>
            </wp:positionH>
            <wp:positionV relativeFrom="paragraph">
              <wp:posOffset>59690</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78C18C64"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29FB74BF" w14:textId="77777777" w:rsidR="00C154FB" w:rsidRDefault="006D4C70" w:rsidP="0051764D">
      <w:pPr>
        <w:spacing w:line="480" w:lineRule="auto"/>
        <w:rPr>
          <w:rFonts w:ascii="Georgia" w:eastAsia="Georgia" w:hAnsi="Georgia" w:cs="Georgia"/>
        </w:rPr>
        <w:sectPr w:rsidR="00C154FB" w:rsidSect="006B0480">
          <w:headerReference w:type="default" r:id="rId141"/>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72F6B5A" w14:textId="3839CCFA" w:rsidR="006D4C70" w:rsidRDefault="006D4C70" w:rsidP="00C154FB">
      <w:pPr>
        <w:rPr>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5BA0F035" w14:textId="77777777" w:rsidR="00C154FB" w:rsidRDefault="0051764D" w:rsidP="00B00B08">
      <w:pPr>
        <w:spacing w:line="480" w:lineRule="auto"/>
        <w:ind w:left="4320" w:hanging="4320"/>
        <w:rPr>
          <w:rFonts w:ascii="Georgia" w:eastAsia="Georgia" w:hAnsi="Georgia" w:cs="Georgia"/>
        </w:rPr>
        <w:sectPr w:rsidR="00C154FB" w:rsidSect="006B0480">
          <w:headerReference w:type="default" r:id="rId143"/>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D9B275D" w14:textId="011BACEF" w:rsidR="0051764D" w:rsidRPr="00947823" w:rsidRDefault="0051764D" w:rsidP="00C154FB">
      <w:pPr>
        <w:spacing w:line="480" w:lineRule="auto"/>
        <w:rPr>
          <w:rFonts w:ascii="Georgia" w:eastAsia="Georgia" w:hAnsi="Georgia" w:cs="Georgia"/>
        </w:rPr>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 xml:space="preserve">Year </w:t>
      </w:r>
      <w:proofErr w:type="gramStart"/>
      <w:r w:rsidRPr="00947823">
        <w:rPr>
          <w:rFonts w:ascii="Georgia" w:eastAsia="Georgia" w:hAnsi="Georgia" w:cs="Georgia"/>
        </w:rPr>
        <w:t>Graduated :</w:t>
      </w:r>
      <w:proofErr w:type="gramEnd"/>
      <w:r w:rsidRPr="00947823">
        <w:rPr>
          <w:rFonts w:ascii="Georgia" w:eastAsia="Georgia" w:hAnsi="Georgia" w:cs="Georgia"/>
        </w:rPr>
        <w:t xml:space="preserve">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xml:space="preserve">: Tabaco South Central Elementary School   Year </w:t>
      </w:r>
      <w:proofErr w:type="gramStart"/>
      <w:r w:rsidRPr="00947823">
        <w:rPr>
          <w:rFonts w:ascii="Georgia" w:eastAsia="Georgia" w:hAnsi="Georgia" w:cs="Georgia"/>
        </w:rPr>
        <w:t>Graduated :</w:t>
      </w:r>
      <w:proofErr w:type="gramEnd"/>
      <w:r w:rsidRPr="00947823">
        <w:rPr>
          <w:rFonts w:ascii="Georgia" w:eastAsia="Georgia" w:hAnsi="Georgia" w:cs="Georgia"/>
        </w:rPr>
        <w:t xml:space="preserve"> 2015</w:t>
      </w:r>
    </w:p>
    <w:sectPr w:rsidR="0051764D" w:rsidRPr="00947823" w:rsidSect="006B0480">
      <w:headerReference w:type="default" r:id="rId14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69"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proofErr w:type="gramStart"/>
      <w:r w:rsidR="00C80D75">
        <w:t>introduction..</w:t>
      </w:r>
      <w:proofErr w:type="gramEnd"/>
    </w:p>
  </w:comment>
  <w:comment w:id="70" w:author="Jade Raposa" w:date="2024-10-15T01:51:00Z" w:initials="JR">
    <w:p w14:paraId="7FC98DF5" w14:textId="71D32ED4" w:rsidR="00C80D75" w:rsidRDefault="00C80D75">
      <w:pPr>
        <w:pStyle w:val="CommentText"/>
      </w:pPr>
      <w:r>
        <w:rPr>
          <w:rStyle w:val="CommentReference"/>
        </w:rPr>
        <w:annotationRef/>
      </w:r>
      <w:r>
        <w:t>done</w:t>
      </w:r>
    </w:p>
  </w:comment>
  <w:comment w:id="74" w:author="Jade Raposa" w:date="2024-10-15T02:13:00Z" w:initials="JR">
    <w:p w14:paraId="6B721C3E" w14:textId="77777777" w:rsidR="008C13CD" w:rsidRDefault="008C13CD" w:rsidP="008C13CD">
      <w:pPr>
        <w:pStyle w:val="CommentText"/>
      </w:pPr>
      <w:r>
        <w:rPr>
          <w:rStyle w:val="CommentReference"/>
        </w:rPr>
        <w:annotationRef/>
      </w:r>
      <w:r>
        <w:t>“Focus on Gap, give examples with supporting RRLs”</w:t>
      </w:r>
    </w:p>
    <w:p w14:paraId="13B254B6" w14:textId="77777777" w:rsidR="008C13CD" w:rsidRDefault="008C13CD" w:rsidP="008C13CD">
      <w:pPr>
        <w:pStyle w:val="CommentText"/>
      </w:pPr>
    </w:p>
    <w:p w14:paraId="28F0977E" w14:textId="3B688A08" w:rsidR="008C13CD" w:rsidRDefault="008C13CD" w:rsidP="008C13CD">
      <w:pPr>
        <w:pStyle w:val="CommentText"/>
      </w:pPr>
      <w:r>
        <w:t>- Sir Vic</w:t>
      </w:r>
    </w:p>
  </w:comment>
  <w:comment w:id="75" w:author="Jade Raposa" w:date="2024-10-15T02:13:00Z" w:initials="JR">
    <w:p w14:paraId="7B25F8E2" w14:textId="77777777" w:rsidR="008C13CD" w:rsidRDefault="008C13CD" w:rsidP="008C13CD">
      <w:pPr>
        <w:pStyle w:val="CommentText"/>
      </w:pPr>
      <w:r>
        <w:rPr>
          <w:rStyle w:val="CommentReference"/>
        </w:rPr>
        <w:annotationRef/>
      </w:r>
      <w:r>
        <w:t>“Focus on Global Settings, include RRLs”</w:t>
      </w:r>
    </w:p>
    <w:p w14:paraId="7AC9EA9D" w14:textId="77777777" w:rsidR="008C13CD" w:rsidRDefault="008C13CD" w:rsidP="008C13CD">
      <w:pPr>
        <w:pStyle w:val="CommentText"/>
      </w:pPr>
    </w:p>
    <w:p w14:paraId="3FCFC52B" w14:textId="2F3A7442" w:rsidR="008C13CD" w:rsidRDefault="008C13CD" w:rsidP="008C13CD">
      <w:pPr>
        <w:pStyle w:val="CommentText"/>
      </w:pPr>
      <w:r>
        <w:t>-</w:t>
      </w:r>
      <w:r>
        <w:tab/>
        <w:t xml:space="preserve"> Sir Vic</w:t>
      </w:r>
    </w:p>
  </w:comment>
  <w:comment w:id="78" w:author="Jade Raposa" w:date="2024-10-15T02:14:00Z" w:initials="JR">
    <w:p w14:paraId="1399DA9C" w14:textId="77777777" w:rsidR="008C13CD" w:rsidRDefault="008C13CD" w:rsidP="008C13CD">
      <w:pPr>
        <w:pStyle w:val="CommentText"/>
      </w:pPr>
      <w:r>
        <w:rPr>
          <w:rStyle w:val="CommentReference"/>
        </w:rPr>
        <w:annotationRef/>
      </w:r>
      <w:r>
        <w:t>“What can you derive from these Lits?”</w:t>
      </w:r>
    </w:p>
    <w:p w14:paraId="10645A3B" w14:textId="77777777" w:rsidR="008C13CD" w:rsidRDefault="008C13CD" w:rsidP="008C13CD">
      <w:pPr>
        <w:pStyle w:val="CommentText"/>
      </w:pPr>
      <w:r>
        <w:t>“Do not just list RRLs”</w:t>
      </w:r>
    </w:p>
    <w:p w14:paraId="74E64ED0" w14:textId="77777777" w:rsidR="008C13CD" w:rsidRDefault="008C13CD" w:rsidP="008C13CD">
      <w:pPr>
        <w:pStyle w:val="CommentText"/>
      </w:pPr>
    </w:p>
    <w:p w14:paraId="3BD43395" w14:textId="426A8968" w:rsidR="008C13CD" w:rsidRDefault="008C13CD" w:rsidP="008C13CD">
      <w:pPr>
        <w:pStyle w:val="CommentText"/>
      </w:pPr>
      <w:r>
        <w:t>-</w:t>
      </w:r>
      <w:r>
        <w:tab/>
        <w:t xml:space="preserve"> Sir Vic</w:t>
      </w:r>
    </w:p>
  </w:comment>
  <w:comment w:id="79" w:author="Jade Raposa" w:date="2024-10-15T02:14:00Z" w:initials="JR">
    <w:p w14:paraId="0022F8A9" w14:textId="77777777" w:rsidR="008C13CD" w:rsidRDefault="008C13CD" w:rsidP="008C13CD">
      <w:pPr>
        <w:pStyle w:val="CommentText"/>
      </w:pPr>
      <w:r>
        <w:rPr>
          <w:rStyle w:val="CommentReference"/>
        </w:rPr>
        <w:annotationRef/>
      </w:r>
      <w:r>
        <w:t>Conceptual + Operational</w:t>
      </w:r>
    </w:p>
    <w:p w14:paraId="58AA1B46" w14:textId="77777777" w:rsidR="008C13CD" w:rsidRDefault="008C13CD" w:rsidP="008C13CD">
      <w:pPr>
        <w:pStyle w:val="CommentText"/>
      </w:pPr>
      <w:r>
        <w:t xml:space="preserve">       ^</w:t>
      </w:r>
    </w:p>
    <w:p w14:paraId="10E528E5" w14:textId="77777777" w:rsidR="008C13CD" w:rsidRDefault="008C13CD" w:rsidP="008C13CD">
      <w:pPr>
        <w:pStyle w:val="CommentText"/>
      </w:pPr>
      <w:r>
        <w:t xml:space="preserve">        l</w:t>
      </w:r>
    </w:p>
    <w:p w14:paraId="425EA099" w14:textId="77777777" w:rsidR="008C13CD" w:rsidRDefault="008C13CD" w:rsidP="008C13CD">
      <w:pPr>
        <w:pStyle w:val="CommentText"/>
      </w:pPr>
      <w:r>
        <w:t>“I can’t see this”</w:t>
      </w:r>
    </w:p>
    <w:p w14:paraId="4343EB64" w14:textId="77777777" w:rsidR="008C13CD" w:rsidRDefault="008C13CD" w:rsidP="008C13CD">
      <w:pPr>
        <w:pStyle w:val="CommentText"/>
      </w:pPr>
    </w:p>
    <w:p w14:paraId="74286692" w14:textId="1FAA450E" w:rsidR="008C13CD" w:rsidRDefault="008C13CD" w:rsidP="008C13CD">
      <w:pPr>
        <w:pStyle w:val="CommentText"/>
      </w:pPr>
      <w:r>
        <w:t>-</w:t>
      </w:r>
      <w:r>
        <w:tab/>
        <w:t xml:space="preserve"> Sir Vic</w:t>
      </w:r>
    </w:p>
  </w:comment>
  <w:comment w:id="80"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81"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82"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84"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85"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86"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87"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EEDE19" w15:done="0"/>
  <w15:commentEx w15:paraId="047CF448" w15:done="1"/>
  <w15:commentEx w15:paraId="7FC98DF5" w15:paraIdParent="047CF448" w15:done="1"/>
  <w15:commentEx w15:paraId="28F0977E" w15:done="0"/>
  <w15:commentEx w15:paraId="3FCFC52B" w15:done="0"/>
  <w15:commentEx w15:paraId="3BD43395"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33FF1B" w16cex:dateUtc="2024-10-14T14:17:00Z"/>
  <w16cex:commentExtensible w16cex:durableId="7D2AAB64" w16cex:dateUtc="2024-10-14T15:32:00Z"/>
  <w16cex:commentExtensible w16cex:durableId="6B2D1E47" w16cex:dateUtc="2024-10-14T17:51:00Z"/>
  <w16cex:commentExtensible w16cex:durableId="3BF7D131" w16cex:dateUtc="2024-10-14T18:13:00Z"/>
  <w16cex:commentExtensible w16cex:durableId="28322CC6" w16cex:dateUtc="2024-10-14T18:13:00Z"/>
  <w16cex:commentExtensible w16cex:durableId="5467B82E" w16cex:dateUtc="2024-10-14T18:14:00Z"/>
  <w16cex:commentExtensible w16cex:durableId="5E1604ED" w16cex:dateUtc="2024-10-14T18:14: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EEDE19" w16cid:durableId="7533FF1B"/>
  <w16cid:commentId w16cid:paraId="047CF448" w16cid:durableId="7D2AAB64"/>
  <w16cid:commentId w16cid:paraId="7FC98DF5" w16cid:durableId="6B2D1E47"/>
  <w16cid:commentId w16cid:paraId="28F0977E" w16cid:durableId="3BF7D131"/>
  <w16cid:commentId w16cid:paraId="3FCFC52B" w16cid:durableId="28322CC6"/>
  <w16cid:commentId w16cid:paraId="3BD43395" w16cid:durableId="5467B82E"/>
  <w16cid:commentId w16cid:paraId="74286692" w16cid:durableId="5E1604ED"/>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00F5C" w14:textId="77777777" w:rsidR="00A33400" w:rsidRDefault="00A33400" w:rsidP="002D4F66">
      <w:pPr>
        <w:spacing w:after="0" w:line="240" w:lineRule="auto"/>
      </w:pPr>
      <w:r>
        <w:separator/>
      </w:r>
    </w:p>
  </w:endnote>
  <w:endnote w:type="continuationSeparator" w:id="0">
    <w:p w14:paraId="08A3F610" w14:textId="77777777" w:rsidR="00A33400" w:rsidRDefault="00A33400"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11971AC8"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AD945" w14:textId="77777777" w:rsidR="00A33400" w:rsidRDefault="00A33400" w:rsidP="002D4F66">
      <w:pPr>
        <w:spacing w:after="0" w:line="240" w:lineRule="auto"/>
      </w:pPr>
      <w:r>
        <w:separator/>
      </w:r>
    </w:p>
  </w:footnote>
  <w:footnote w:type="continuationSeparator" w:id="0">
    <w:p w14:paraId="06454199" w14:textId="77777777" w:rsidR="00A33400" w:rsidRDefault="00A33400"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5CB6897" w:rsidR="006A3271" w:rsidRPr="006A3271" w:rsidRDefault="006A3271" w:rsidP="006A3271">
    <w:pPr>
      <w:pStyle w:val="Header"/>
      <w:jc w:val="right"/>
      <w:rPr>
        <w:rFonts w:ascii="Georgia" w:hAnsi="Georgia"/>
      </w:rPr>
    </w:pPr>
    <w:r>
      <w:rPr>
        <w:noProof/>
        <w:lang w:val="en-US"/>
      </w:rPr>
      <w:drawing>
        <wp:anchor distT="0" distB="0" distL="114300" distR="114300" simplePos="0" relativeHeight="251683840" behindDoc="1" locked="0" layoutInCell="1" allowOverlap="1" wp14:anchorId="4CFF8279" wp14:editId="3D0B4E66">
          <wp:simplePos x="0" y="0"/>
          <wp:positionH relativeFrom="margin">
            <wp:posOffset>0</wp:posOffset>
          </wp:positionH>
          <wp:positionV relativeFrom="paragraph">
            <wp:posOffset>-410210</wp:posOffset>
          </wp:positionV>
          <wp:extent cx="5057775" cy="680085"/>
          <wp:effectExtent l="0" t="0" r="9525" b="5715"/>
          <wp:wrapTopAndBottom/>
          <wp:docPr id="693442738" name="Picture 69344273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
      <w:sdtPr>
        <w:id w:val="-254749712"/>
        <w:docPartObj>
          <w:docPartGallery w:val="Page Numbers (Top of Page)"/>
          <w:docPartUnique/>
        </w:docPartObj>
      </w:sdtPr>
      <w:sdtEndPr>
        <w:rPr>
          <w:rFonts w:ascii="Georgia" w:hAnsi="Georgia"/>
          <w:noProof/>
        </w:rPr>
      </w:sdtEndPr>
      <w:sdtContent>
        <w:r w:rsidRPr="006A3271">
          <w:rPr>
            <w:rFonts w:ascii="Georgia" w:hAnsi="Georgia"/>
          </w:rPr>
          <w:fldChar w:fldCharType="begin"/>
        </w:r>
        <w:r w:rsidRPr="006A3271">
          <w:rPr>
            <w:rFonts w:ascii="Georgia" w:hAnsi="Georgia"/>
          </w:rPr>
          <w:instrText xml:space="preserve"> PAGE   \* MERGEFORMAT </w:instrText>
        </w:r>
        <w:r w:rsidRPr="006A3271">
          <w:rPr>
            <w:rFonts w:ascii="Georgia" w:hAnsi="Georgia"/>
          </w:rPr>
          <w:fldChar w:fldCharType="separate"/>
        </w:r>
        <w:r w:rsidRPr="006A3271">
          <w:rPr>
            <w:rFonts w:ascii="Georgia" w:hAnsi="Georgia"/>
            <w:noProof/>
          </w:rPr>
          <w:t>2</w:t>
        </w:r>
        <w:r w:rsidRPr="006A3271">
          <w:rPr>
            <w:rFonts w:ascii="Georgia" w:hAnsi="Georgia"/>
            <w:noProof/>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68B05556" w:rsidR="00D047A9" w:rsidRDefault="00D047A9">
        <w:pPr>
          <w:pStyle w:val="Header"/>
          <w:jc w:val="right"/>
        </w:pPr>
        <w:r w:rsidRPr="00E96DAF">
          <w:rPr>
            <w:rFonts w:ascii="Georgia" w:hAnsi="Georgia"/>
            <w:noProof/>
            <w:lang w:val="en-US"/>
          </w:rPr>
          <w:drawing>
            <wp:anchor distT="0" distB="0" distL="114300" distR="114300" simplePos="0" relativeHeight="251692032" behindDoc="1" locked="0" layoutInCell="1" allowOverlap="1" wp14:anchorId="138CEEFA" wp14:editId="20B8B2CE">
              <wp:simplePos x="0" y="0"/>
              <wp:positionH relativeFrom="margin">
                <wp:align>center</wp:align>
              </wp:positionH>
              <wp:positionV relativeFrom="page">
                <wp:align>top</wp:align>
              </wp:positionV>
              <wp:extent cx="5057775" cy="680224"/>
              <wp:effectExtent l="0" t="0" r="0" b="5715"/>
              <wp:wrapNone/>
              <wp:docPr id="861487446" name="Picture 8614874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58738D7B" w14:textId="77777777" w:rsidR="00D047A9" w:rsidRDefault="00D047A9">
        <w:pPr>
          <w:pStyle w:val="Header"/>
          <w:jc w:val="right"/>
        </w:pPr>
      </w:p>
      <w:p w14:paraId="64079FDE" w14:textId="47B1CC8C" w:rsidR="00D047A9" w:rsidRPr="00BE3E01" w:rsidRDefault="00D047A9" w:rsidP="00717F2A">
        <w:pPr>
          <w:pStyle w:val="Header"/>
          <w:ind w:left="6480"/>
          <w:rPr>
            <w:rFonts w:ascii="Georgia" w:hAnsi="Georgia"/>
          </w:rPr>
        </w:pPr>
        <w:r>
          <w:rPr>
            <w:rFonts w:ascii="Georgia" w:hAnsi="Georgia"/>
          </w:rPr>
          <w:br/>
          <w:t xml:space="preserve">    Scope and Delimitation</w:t>
        </w:r>
        <w:r w:rsidRPr="00E96DAF">
          <w:rPr>
            <w:rFonts w:ascii="Georgia" w:hAnsi="Georgia"/>
          </w:rPr>
          <w:t xml:space="preserve"> </w:t>
        </w:r>
        <w:r>
          <w:rPr>
            <w:rFonts w:ascii="Georgia" w:hAnsi="Georgia"/>
          </w:rPr>
          <w:t>|1</w:t>
        </w:r>
        <w:r w:rsidR="00D65807">
          <w:rPr>
            <w:rFonts w:ascii="Georgia" w:hAnsi="Georgia"/>
          </w:rPr>
          <w:t>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77777777" w:rsidR="005F1D01" w:rsidRDefault="005F1D01">
        <w:pPr>
          <w:pStyle w:val="Header"/>
          <w:jc w:val="right"/>
        </w:pPr>
        <w:r w:rsidRPr="00E96DAF">
          <w:rPr>
            <w:rFonts w:ascii="Georgia" w:hAnsi="Georgia"/>
            <w:noProof/>
            <w:lang w:val="en-US"/>
          </w:rPr>
          <w:drawing>
            <wp:anchor distT="0" distB="0" distL="114300" distR="114300" simplePos="0" relativeHeight="251696128" behindDoc="1" locked="0" layoutInCell="1" allowOverlap="1" wp14:anchorId="6F2FDBD1" wp14:editId="1A10D571">
              <wp:simplePos x="0" y="0"/>
              <wp:positionH relativeFrom="margin">
                <wp:align>center</wp:align>
              </wp:positionH>
              <wp:positionV relativeFrom="page">
                <wp:align>top</wp:align>
              </wp:positionV>
              <wp:extent cx="5057775" cy="680224"/>
              <wp:effectExtent l="0" t="0" r="0" b="5715"/>
              <wp:wrapNone/>
              <wp:docPr id="1166196291" name="Picture 11661962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331FDAEC" w14:textId="77777777" w:rsidR="005F1D01" w:rsidRDefault="005F1D01">
        <w:pPr>
          <w:pStyle w:val="Header"/>
          <w:jc w:val="right"/>
        </w:pPr>
      </w:p>
      <w:p w14:paraId="681E5856" w14:textId="02AEABAB" w:rsidR="005F1D01" w:rsidRPr="00BE3E01" w:rsidRDefault="005F1D01" w:rsidP="00717F2A">
        <w:pPr>
          <w:pStyle w:val="Header"/>
          <w:ind w:left="6480"/>
          <w:rPr>
            <w:rFonts w:ascii="Georgia" w:hAnsi="Georgia"/>
          </w:rPr>
        </w:pPr>
        <w:r>
          <w:rPr>
            <w:rFonts w:ascii="Georgia" w:hAnsi="Georgia"/>
          </w:rPr>
          <w:br/>
          <w:t xml:space="preserve">  </w:t>
        </w:r>
        <w:r>
          <w:rPr>
            <w:rFonts w:ascii="Georgia" w:hAnsi="Georgia"/>
          </w:rPr>
          <w:tab/>
          <w:t xml:space="preserve"> Technical Term|1</w:t>
        </w:r>
        <w:r w:rsidR="00D65807">
          <w:rPr>
            <w:rFonts w:ascii="Georgia" w:hAnsi="Georgia"/>
          </w:rPr>
          <w:t>3</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069B459E">
          <wp:simplePos x="0" y="0"/>
          <wp:positionH relativeFrom="margin">
            <wp:posOffset>441960</wp:posOffset>
          </wp:positionH>
          <wp:positionV relativeFrom="paragraph">
            <wp:posOffset>-320040</wp:posOffset>
          </wp:positionV>
          <wp:extent cx="5057775" cy="680085"/>
          <wp:effectExtent l="0" t="0" r="9525" b="5715"/>
          <wp:wrapTopAndBottom/>
          <wp:docPr id="247188990" name="Picture 24718899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1FC669D" w:rsidR="00B05AA0" w:rsidRPr="006D5A85" w:rsidRDefault="00000000" w:rsidP="006D5A85">
    <w:pPr>
      <w:pStyle w:val="Footer"/>
      <w:rPr>
        <w:rFonts w:ascii="Georgia" w:hAnsi="Georgia"/>
      </w:rPr>
    </w:pPr>
    <w:sdt>
      <w:sdtPr>
        <w:id w:val="-847644586"/>
        <w:docPartObj>
          <w:docPartGallery w:val="Page Numbers (Top of Page)"/>
          <w:docPartUnique/>
        </w:docPartObj>
      </w:sdtPr>
      <w:sdtEndPr>
        <w:rPr>
          <w:rFonts w:ascii="Georgia" w:hAnsi="Georgia"/>
          <w:noProof/>
        </w:rPr>
      </w:sdtEndPr>
      <w:sdtContent>
        <w:r w:rsidR="00B05AA0" w:rsidRPr="00E96DAF">
          <w:rPr>
            <w:rFonts w:ascii="Georgia" w:hAnsi="Georgia"/>
            <w:noProof/>
            <w:lang w:val="en-US"/>
          </w:rPr>
          <w:drawing>
            <wp:anchor distT="0" distB="0" distL="114300" distR="114300" simplePos="0" relativeHeight="251698176" behindDoc="1" locked="0" layoutInCell="1" allowOverlap="1" wp14:anchorId="142D32AD" wp14:editId="136B7CFD">
              <wp:simplePos x="0" y="0"/>
              <wp:positionH relativeFrom="margin">
                <wp:posOffset>441960</wp:posOffset>
              </wp:positionH>
              <wp:positionV relativeFrom="paragraph">
                <wp:posOffset>-449580</wp:posOffset>
              </wp:positionV>
              <wp:extent cx="5057775" cy="680085"/>
              <wp:effectExtent l="0" t="0" r="9525" b="5715"/>
              <wp:wrapTopAndBottom/>
              <wp:docPr id="1475991204" name="Picture 14759912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5C2EDD68" w:rsidR="006D5A85" w:rsidRPr="006D5A85" w:rsidRDefault="00000000" w:rsidP="006D5A85">
    <w:pPr>
      <w:pStyle w:val="Footer"/>
      <w:rPr>
        <w:rFonts w:ascii="Georgia" w:hAnsi="Georgia"/>
      </w:rPr>
    </w:pPr>
    <w:sdt>
      <w:sdtPr>
        <w:id w:val="1791546640"/>
        <w:docPartObj>
          <w:docPartGallery w:val="Page Numbers (Top of Page)"/>
          <w:docPartUnique/>
        </w:docPartObj>
      </w:sdtPr>
      <w:sdtEndPr>
        <w:rPr>
          <w:rFonts w:ascii="Georgia" w:hAnsi="Georgia"/>
          <w:noProof/>
        </w:rPr>
      </w:sdtEndPr>
      <w:sdtContent>
        <w:r w:rsidR="006D5A85" w:rsidRPr="00E96DAF">
          <w:rPr>
            <w:rFonts w:ascii="Georgia" w:hAnsi="Georgia"/>
            <w:noProof/>
            <w:lang w:val="en-US"/>
          </w:rPr>
          <w:drawing>
            <wp:anchor distT="0" distB="0" distL="114300" distR="114300" simplePos="0" relativeHeight="251702272" behindDoc="1" locked="0" layoutInCell="1" allowOverlap="1" wp14:anchorId="3561279C" wp14:editId="6B3948D0">
              <wp:simplePos x="0" y="0"/>
              <wp:positionH relativeFrom="margin">
                <wp:posOffset>441960</wp:posOffset>
              </wp:positionH>
              <wp:positionV relativeFrom="paragraph">
                <wp:posOffset>-449580</wp:posOffset>
              </wp:positionV>
              <wp:extent cx="5057775" cy="680085"/>
              <wp:effectExtent l="0" t="0" r="9525" b="5715"/>
              <wp:wrapTopAndBottom/>
              <wp:docPr id="782657480" name="Picture 78265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t xml:space="preserve">                                                                          Purpose, Deliverables, and Development Activities</w:t>
    </w:r>
    <w:r w:rsidR="006D5A85" w:rsidRPr="001F1F65">
      <w:rPr>
        <w:rFonts w:ascii="Georgia" w:hAnsi="Georgia"/>
      </w:rPr>
      <w:t xml:space="preserve"> | 1</w:t>
    </w:r>
    <w:r w:rsidR="00D65807">
      <w:rPr>
        <w:rFonts w:ascii="Georgia" w:hAnsi="Georgia"/>
      </w:rPr>
      <w:t>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39D01E89" w:rsidR="00FD494C" w:rsidRPr="001F1F65" w:rsidRDefault="00FD494C" w:rsidP="00B05AA0">
    <w:pPr>
      <w:pStyle w:val="Footer"/>
      <w:rPr>
        <w:rFonts w:ascii="Georgia" w:hAnsi="Georgia"/>
      </w:rPr>
    </w:pPr>
    <w:r>
      <w:rPr>
        <w:noProof/>
        <w:lang w:val="en-US"/>
      </w:rPr>
      <w:drawing>
        <wp:anchor distT="0" distB="0" distL="114300" distR="114300" simplePos="0" relativeHeight="251704320" behindDoc="1" locked="0" layoutInCell="1" allowOverlap="1" wp14:anchorId="3A4CF68E" wp14:editId="359B7B9B">
          <wp:simplePos x="0" y="0"/>
          <wp:positionH relativeFrom="margin">
            <wp:posOffset>441960</wp:posOffset>
          </wp:positionH>
          <wp:positionV relativeFrom="paragraph">
            <wp:posOffset>-320040</wp:posOffset>
          </wp:positionV>
          <wp:extent cx="5057775" cy="680085"/>
          <wp:effectExtent l="0" t="0" r="9525" b="5715"/>
          <wp:wrapTopAndBottom/>
          <wp:docPr id="1509445081" name="Picture 150944508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So</w:t>
    </w:r>
    <w:r>
      <w:rPr>
        <w:rFonts w:ascii="Georgia" w:hAnsi="Georgia"/>
      </w:rPr>
      <w:t>urce Data</w:t>
    </w:r>
    <w:r w:rsidRPr="001F1F65">
      <w:rPr>
        <w:rFonts w:ascii="Georgia" w:hAnsi="Georgia"/>
      </w:rPr>
      <w:t xml:space="preserve"> | </w:t>
    </w:r>
    <w:r w:rsidR="00D65807">
      <w:rPr>
        <w:rFonts w:ascii="Georgia" w:hAnsi="Georgia"/>
      </w:rPr>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473F45DC" w:rsidR="00FD494C" w:rsidRPr="006D5A85" w:rsidRDefault="00000000" w:rsidP="006D5A85">
    <w:pPr>
      <w:pStyle w:val="Footer"/>
      <w:rPr>
        <w:rFonts w:ascii="Georgia" w:hAnsi="Georgia"/>
      </w:rPr>
    </w:pPr>
    <w:sdt>
      <w:sdtPr>
        <w:id w:val="423391391"/>
        <w:docPartObj>
          <w:docPartGallery w:val="Page Numbers (Top of Page)"/>
          <w:docPartUnique/>
        </w:docPartObj>
      </w:sdtPr>
      <w:sdtEndPr>
        <w:rPr>
          <w:rFonts w:ascii="Georgia" w:hAnsi="Georgia"/>
          <w:noProof/>
        </w:rPr>
      </w:sdtEndPr>
      <w:sdtContent>
        <w:r w:rsidR="00FD494C" w:rsidRPr="00E96DAF">
          <w:rPr>
            <w:rFonts w:ascii="Georgia" w:hAnsi="Georgia"/>
            <w:noProof/>
            <w:lang w:val="en-US"/>
          </w:rPr>
          <w:drawing>
            <wp:anchor distT="0" distB="0" distL="114300" distR="114300" simplePos="0" relativeHeight="251706368" behindDoc="1" locked="0" layoutInCell="1" allowOverlap="1" wp14:anchorId="045DEFA9" wp14:editId="22BFCBA3">
              <wp:simplePos x="0" y="0"/>
              <wp:positionH relativeFrom="margin">
                <wp:posOffset>441960</wp:posOffset>
              </wp:positionH>
              <wp:positionV relativeFrom="paragraph">
                <wp:posOffset>-449580</wp:posOffset>
              </wp:positionV>
              <wp:extent cx="5057775" cy="680085"/>
              <wp:effectExtent l="0" t="0" r="9525" b="5715"/>
              <wp:wrapTopAndBottom/>
              <wp:docPr id="483092730" name="Picture 48309273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D494C" w:rsidRPr="006D5A85">
      <w:rPr>
        <w:rFonts w:ascii="Georgia" w:hAnsi="Georgia"/>
      </w:rPr>
      <w:t xml:space="preserve"> </w:t>
    </w:r>
    <w:r w:rsidR="00FD494C">
      <w:rPr>
        <w:rFonts w:ascii="Georgia" w:hAnsi="Georgia"/>
      </w:rPr>
      <w:tab/>
      <w:t xml:space="preserve">                                                                                                                       Data Gathering Technique</w:t>
    </w:r>
    <w:r w:rsidR="00FD494C" w:rsidRPr="001F1F65">
      <w:rPr>
        <w:rFonts w:ascii="Georgia" w:hAnsi="Georgia"/>
      </w:rPr>
      <w:t xml:space="preserve"> | 1</w:t>
    </w:r>
    <w:r w:rsidR="00D65807">
      <w:rPr>
        <w:rFonts w:ascii="Georgia" w:hAnsi="Georgia"/>
      </w:rPr>
      <w:t>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453EDF21" w:rsidR="003710EA" w:rsidRPr="001F1F65" w:rsidRDefault="003710EA" w:rsidP="00B05AA0">
    <w:pPr>
      <w:pStyle w:val="Footer"/>
      <w:rPr>
        <w:rFonts w:ascii="Georgia" w:hAnsi="Georgia"/>
      </w:rPr>
    </w:pPr>
    <w:r>
      <w:rPr>
        <w:noProof/>
        <w:lang w:val="en-US"/>
      </w:rPr>
      <w:drawing>
        <wp:anchor distT="0" distB="0" distL="114300" distR="114300" simplePos="0" relativeHeight="251710464" behindDoc="1" locked="0" layoutInCell="1" allowOverlap="1" wp14:anchorId="48F948CC" wp14:editId="1E6A8FC1">
          <wp:simplePos x="0" y="0"/>
          <wp:positionH relativeFrom="margin">
            <wp:posOffset>441960</wp:posOffset>
          </wp:positionH>
          <wp:positionV relativeFrom="paragraph">
            <wp:posOffset>-320040</wp:posOffset>
          </wp:positionV>
          <wp:extent cx="5057775" cy="680085"/>
          <wp:effectExtent l="0" t="0" r="9525" b="5715"/>
          <wp:wrapTopAndBottom/>
          <wp:docPr id="1295525033" name="Picture 1295525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467D404" w:rsidR="003710EA" w:rsidRPr="006D5A85" w:rsidRDefault="00000000" w:rsidP="006D5A85">
    <w:pPr>
      <w:pStyle w:val="Footer"/>
      <w:rPr>
        <w:rFonts w:ascii="Georgia" w:hAnsi="Georgia"/>
      </w:rPr>
    </w:pPr>
    <w:sdt>
      <w:sdtPr>
        <w:id w:val="-307252720"/>
        <w:docPartObj>
          <w:docPartGallery w:val="Page Numbers (Top of Page)"/>
          <w:docPartUnique/>
        </w:docPartObj>
      </w:sdtPr>
      <w:sdtEndPr>
        <w:rPr>
          <w:rFonts w:ascii="Georgia" w:hAnsi="Georgia"/>
          <w:noProof/>
        </w:rPr>
      </w:sdtEndPr>
      <w:sdtContent>
        <w:r w:rsidR="003710EA" w:rsidRPr="00E96DAF">
          <w:rPr>
            <w:rFonts w:ascii="Georgia" w:hAnsi="Georgia"/>
            <w:noProof/>
            <w:lang w:val="en-US"/>
          </w:rPr>
          <w:drawing>
            <wp:anchor distT="0" distB="0" distL="114300" distR="114300" simplePos="0" relativeHeight="251708416" behindDoc="1" locked="0" layoutInCell="1" allowOverlap="1" wp14:anchorId="4E7EB573" wp14:editId="6E03E826">
              <wp:simplePos x="0" y="0"/>
              <wp:positionH relativeFrom="margin">
                <wp:posOffset>441960</wp:posOffset>
              </wp:positionH>
              <wp:positionV relativeFrom="paragraph">
                <wp:posOffset>-449580</wp:posOffset>
              </wp:positionV>
              <wp:extent cx="5057775" cy="680085"/>
              <wp:effectExtent l="0" t="0" r="9525" b="5715"/>
              <wp:wrapTopAndBottom/>
              <wp:docPr id="1614388883" name="Picture 16143888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3710EA" w:rsidRPr="006D5A85">
      <w:rPr>
        <w:rFonts w:ascii="Georgia" w:hAnsi="Georgia"/>
      </w:rPr>
      <w:t xml:space="preserve"> </w:t>
    </w:r>
    <w:r w:rsidR="003710EA">
      <w:rPr>
        <w:rFonts w:ascii="Georgia" w:hAnsi="Georgia"/>
      </w:rPr>
      <w:tab/>
      <w:t xml:space="preserve">                                                                                                                                            Survey Results</w:t>
    </w:r>
    <w:r w:rsidR="003710EA" w:rsidRPr="001F1F65">
      <w:rPr>
        <w:rFonts w:ascii="Georgia" w:hAnsi="Georgia"/>
      </w:rPr>
      <w:t xml:space="preserve"> | </w:t>
    </w:r>
    <w:r w:rsidR="00D65807">
      <w:rPr>
        <w:rFonts w:ascii="Georgia" w:hAnsi="Georgia"/>
      </w:rPr>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54EE3D30" w:rsidR="00225740" w:rsidRPr="001F1F65" w:rsidRDefault="00225740" w:rsidP="00B05AA0">
    <w:pPr>
      <w:pStyle w:val="Footer"/>
      <w:rPr>
        <w:rFonts w:ascii="Georgia" w:hAnsi="Georgia"/>
      </w:rPr>
    </w:pPr>
    <w:r>
      <w:rPr>
        <w:noProof/>
        <w:lang w:val="en-US"/>
      </w:rPr>
      <w:drawing>
        <wp:anchor distT="0" distB="0" distL="114300" distR="114300" simplePos="0" relativeHeight="251714560" behindDoc="1" locked="0" layoutInCell="1" allowOverlap="1" wp14:anchorId="5A7042FE" wp14:editId="1FC6FEB7">
          <wp:simplePos x="0" y="0"/>
          <wp:positionH relativeFrom="margin">
            <wp:posOffset>441960</wp:posOffset>
          </wp:positionH>
          <wp:positionV relativeFrom="paragraph">
            <wp:posOffset>-320040</wp:posOffset>
          </wp:positionV>
          <wp:extent cx="5057775" cy="680085"/>
          <wp:effectExtent l="0" t="0" r="9525" b="5715"/>
          <wp:wrapTopAndBottom/>
          <wp:docPr id="1650363529" name="Picture 16503635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47FC7A6" w:rsidR="005B39A4" w:rsidRDefault="005B39A4" w:rsidP="005B39A4">
    <w:pPr>
      <w:pStyle w:val="Header"/>
      <w:tabs>
        <w:tab w:val="clear" w:pos="4680"/>
        <w:tab w:val="clear" w:pos="9360"/>
        <w:tab w:val="right" w:pos="864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3C86868E" w:rsidR="00225740" w:rsidRPr="006D5A85" w:rsidRDefault="00000000" w:rsidP="006D5A85">
    <w:pPr>
      <w:pStyle w:val="Footer"/>
      <w:rPr>
        <w:rFonts w:ascii="Georgia" w:hAnsi="Georgia"/>
      </w:rPr>
    </w:pPr>
    <w:sdt>
      <w:sdtPr>
        <w:id w:val="1987429678"/>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2512" behindDoc="1" locked="0" layoutInCell="1" allowOverlap="1" wp14:anchorId="691121FD" wp14:editId="5151E0AB">
              <wp:simplePos x="0" y="0"/>
              <wp:positionH relativeFrom="margin">
                <wp:posOffset>441960</wp:posOffset>
              </wp:positionH>
              <wp:positionV relativeFrom="paragraph">
                <wp:posOffset>-449580</wp:posOffset>
              </wp:positionV>
              <wp:extent cx="5057775" cy="680085"/>
              <wp:effectExtent l="0" t="0" r="9525" b="5715"/>
              <wp:wrapTopAndBottom/>
              <wp:docPr id="970178723" name="Picture 970178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69BF782D" w:rsidR="00225740" w:rsidRPr="001F1F65" w:rsidRDefault="00225740" w:rsidP="00B05AA0">
    <w:pPr>
      <w:pStyle w:val="Footer"/>
      <w:rPr>
        <w:rFonts w:ascii="Georgia" w:hAnsi="Georgia"/>
      </w:rPr>
    </w:pPr>
    <w:r>
      <w:rPr>
        <w:noProof/>
        <w:lang w:val="en-US"/>
      </w:rPr>
      <w:drawing>
        <wp:anchor distT="0" distB="0" distL="114300" distR="114300" simplePos="0" relativeHeight="251718656" behindDoc="1" locked="0" layoutInCell="1" allowOverlap="1" wp14:anchorId="79BE3085" wp14:editId="1058614B">
          <wp:simplePos x="0" y="0"/>
          <wp:positionH relativeFrom="margin">
            <wp:posOffset>441960</wp:posOffset>
          </wp:positionH>
          <wp:positionV relativeFrom="paragraph">
            <wp:posOffset>-320040</wp:posOffset>
          </wp:positionV>
          <wp:extent cx="5057775" cy="680085"/>
          <wp:effectExtent l="0" t="0" r="9525" b="5715"/>
          <wp:wrapTopAndBottom/>
          <wp:docPr id="195445496" name="Picture 19544549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000CD9FD" w:rsidR="00225740" w:rsidRPr="006D5A85" w:rsidRDefault="00000000" w:rsidP="006D5A85">
    <w:pPr>
      <w:pStyle w:val="Footer"/>
      <w:rPr>
        <w:rFonts w:ascii="Georgia" w:hAnsi="Georgia"/>
      </w:rPr>
    </w:pPr>
    <w:sdt>
      <w:sdtPr>
        <w:id w:val="-157313612"/>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6608" behindDoc="1" locked="0" layoutInCell="1" allowOverlap="1" wp14:anchorId="00D68F05" wp14:editId="42396A57">
              <wp:simplePos x="0" y="0"/>
              <wp:positionH relativeFrom="margin">
                <wp:posOffset>441960</wp:posOffset>
              </wp:positionH>
              <wp:positionV relativeFrom="paragraph">
                <wp:posOffset>-449580</wp:posOffset>
              </wp:positionV>
              <wp:extent cx="5057775" cy="680085"/>
              <wp:effectExtent l="0" t="0" r="9525" b="5715"/>
              <wp:wrapTopAndBottom/>
              <wp:docPr id="1618672129" name="Picture 16186721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18230AE5" w:rsidR="00F43BDA" w:rsidRPr="001F1F65" w:rsidRDefault="00F43BDA" w:rsidP="00B05AA0">
    <w:pPr>
      <w:pStyle w:val="Footer"/>
      <w:rPr>
        <w:rFonts w:ascii="Georgia" w:hAnsi="Georgia"/>
      </w:rPr>
    </w:pPr>
    <w:r>
      <w:rPr>
        <w:noProof/>
        <w:lang w:val="en-US"/>
      </w:rPr>
      <w:drawing>
        <wp:anchor distT="0" distB="0" distL="114300" distR="114300" simplePos="0" relativeHeight="251722752" behindDoc="1" locked="0" layoutInCell="1" allowOverlap="1" wp14:anchorId="16B8001B" wp14:editId="2BE8D803">
          <wp:simplePos x="0" y="0"/>
          <wp:positionH relativeFrom="margin">
            <wp:posOffset>441960</wp:posOffset>
          </wp:positionH>
          <wp:positionV relativeFrom="paragraph">
            <wp:posOffset>-320040</wp:posOffset>
          </wp:positionV>
          <wp:extent cx="5057775" cy="680085"/>
          <wp:effectExtent l="0" t="0" r="9525" b="5715"/>
          <wp:wrapTopAndBottom/>
          <wp:docPr id="1168479813" name="Picture 11684798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46BB5385" w:rsidR="00F43BDA" w:rsidRPr="006D5A85" w:rsidRDefault="00000000" w:rsidP="006D5A85">
    <w:pPr>
      <w:pStyle w:val="Footer"/>
      <w:rPr>
        <w:rFonts w:ascii="Georgia" w:hAnsi="Georgia"/>
      </w:rPr>
    </w:pPr>
    <w:sdt>
      <w:sdtPr>
        <w:id w:val="1966235395"/>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0704" behindDoc="1" locked="0" layoutInCell="1" allowOverlap="1" wp14:anchorId="78FF790F" wp14:editId="7BD4310D">
              <wp:simplePos x="0" y="0"/>
              <wp:positionH relativeFrom="margin">
                <wp:posOffset>441960</wp:posOffset>
              </wp:positionH>
              <wp:positionV relativeFrom="paragraph">
                <wp:posOffset>-449580</wp:posOffset>
              </wp:positionV>
              <wp:extent cx="5057775" cy="680085"/>
              <wp:effectExtent l="0" t="0" r="9525" b="5715"/>
              <wp:wrapTopAndBottom/>
              <wp:docPr id="1985803485" name="Picture 198580348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31BF213B" w:rsidR="00F43BDA" w:rsidRPr="001F1F65" w:rsidRDefault="00F43BDA" w:rsidP="00B05AA0">
    <w:pPr>
      <w:pStyle w:val="Footer"/>
      <w:rPr>
        <w:rFonts w:ascii="Georgia" w:hAnsi="Georgia"/>
      </w:rPr>
    </w:pPr>
    <w:r>
      <w:rPr>
        <w:noProof/>
        <w:lang w:val="en-US"/>
      </w:rPr>
      <w:drawing>
        <wp:anchor distT="0" distB="0" distL="114300" distR="114300" simplePos="0" relativeHeight="251726848" behindDoc="1" locked="0" layoutInCell="1" allowOverlap="1" wp14:anchorId="757552F1" wp14:editId="30FBEB80">
          <wp:simplePos x="0" y="0"/>
          <wp:positionH relativeFrom="margin">
            <wp:posOffset>441960</wp:posOffset>
          </wp:positionH>
          <wp:positionV relativeFrom="paragraph">
            <wp:posOffset>-320040</wp:posOffset>
          </wp:positionV>
          <wp:extent cx="5057775" cy="680085"/>
          <wp:effectExtent l="0" t="0" r="9525" b="5715"/>
          <wp:wrapTopAndBottom/>
          <wp:docPr id="1781627226" name="Picture 17816272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urve</w:t>
    </w:r>
    <w:r w:rsidR="00885E8A">
      <w:rPr>
        <w:rFonts w:ascii="Georgia" w:hAnsi="Georgia"/>
      </w:rPr>
      <w:t>y</w:t>
    </w:r>
    <w:r>
      <w:rPr>
        <w:rFonts w:ascii="Georgia" w:hAnsi="Georgia"/>
      </w:rPr>
      <w:t xml:space="preserve"> Results </w:t>
    </w:r>
    <w:r w:rsidRPr="001F1F65">
      <w:rPr>
        <w:rFonts w:ascii="Georgia" w:hAnsi="Georgia"/>
      </w:rPr>
      <w:t xml:space="preserve">| </w:t>
    </w:r>
    <w:r w:rsidR="00D65807">
      <w:rPr>
        <w:rFonts w:ascii="Georgia" w:hAnsi="Georgia"/>
      </w:rPr>
      <w:t>28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3C870D81" w:rsidR="00F43BDA" w:rsidRPr="006D5A85" w:rsidRDefault="00000000" w:rsidP="006D5A85">
    <w:pPr>
      <w:pStyle w:val="Footer"/>
      <w:rPr>
        <w:rFonts w:ascii="Georgia" w:hAnsi="Georgia"/>
      </w:rPr>
    </w:pPr>
    <w:sdt>
      <w:sdtPr>
        <w:id w:val="1732730346"/>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4800" behindDoc="1" locked="0" layoutInCell="1" allowOverlap="1" wp14:anchorId="18165E7D" wp14:editId="2D33B1E2">
              <wp:simplePos x="0" y="0"/>
              <wp:positionH relativeFrom="margin">
                <wp:posOffset>441960</wp:posOffset>
              </wp:positionH>
              <wp:positionV relativeFrom="paragraph">
                <wp:posOffset>-449580</wp:posOffset>
              </wp:positionV>
              <wp:extent cx="5057775" cy="680085"/>
              <wp:effectExtent l="0" t="0" r="9525" b="5715"/>
              <wp:wrapTopAndBottom/>
              <wp:docPr id="1267015177" name="Picture 12670151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381387A5"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36CE0711">
          <wp:simplePos x="0" y="0"/>
          <wp:positionH relativeFrom="margin">
            <wp:posOffset>441960</wp:posOffset>
          </wp:positionH>
          <wp:positionV relativeFrom="paragraph">
            <wp:posOffset>-320040</wp:posOffset>
          </wp:positionV>
          <wp:extent cx="5057775" cy="680085"/>
          <wp:effectExtent l="0" t="0" r="9525" b="5715"/>
          <wp:wrapTopAndBottom/>
          <wp:docPr id="1384985074" name="Picture 1384985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Conceptual Framework </w:t>
    </w:r>
    <w:r w:rsidRPr="001F1F65">
      <w:rPr>
        <w:rFonts w:ascii="Georgia" w:hAnsi="Georgia"/>
      </w:rPr>
      <w:t xml:space="preserve">| </w:t>
    </w:r>
    <w:r>
      <w:rPr>
        <w:rFonts w:ascii="Georgia" w:hAnsi="Georgia"/>
      </w:rPr>
      <w:t>3</w:t>
    </w:r>
    <w:r w:rsidR="00D65807">
      <w:rPr>
        <w:rFonts w:ascii="Georgia" w:hAnsi="Georgia"/>
      </w:rPr>
      <w:t>0</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69ACD849" w:rsidR="00CB1392" w:rsidRPr="00885E8A" w:rsidRDefault="00CB1392" w:rsidP="00885E8A">
    <w:pPr>
      <w:pStyle w:val="Footer"/>
      <w:rPr>
        <w:rFonts w:ascii="Georgia" w:hAnsi="Georgia"/>
      </w:rPr>
    </w:pPr>
    <w:r>
      <w:rPr>
        <w:rFonts w:ascii="Georgia" w:hAnsi="Georgia"/>
      </w:rPr>
      <w:tab/>
    </w:r>
    <w:r>
      <w:rPr>
        <w:noProof/>
        <w:lang w:val="en-US"/>
      </w:rPr>
      <w:drawing>
        <wp:anchor distT="0" distB="0" distL="114300" distR="114300" simplePos="0" relativeHeight="251730944" behindDoc="1" locked="0" layoutInCell="1" allowOverlap="1" wp14:anchorId="38E70542" wp14:editId="11C187ED">
          <wp:simplePos x="0" y="0"/>
          <wp:positionH relativeFrom="margin">
            <wp:posOffset>373380</wp:posOffset>
          </wp:positionH>
          <wp:positionV relativeFrom="paragraph">
            <wp:posOffset>-343535</wp:posOffset>
          </wp:positionV>
          <wp:extent cx="5057775" cy="680085"/>
          <wp:effectExtent l="0" t="0" r="9525" b="5715"/>
          <wp:wrapTopAndBottom/>
          <wp:docPr id="228027819" name="Picture 2280278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 xml:space="preserve"> </w:t>
    </w:r>
    <w:r w:rsidR="00D65807">
      <w:rPr>
        <w:rFonts w:ascii="Georgia" w:hAnsi="Georgia"/>
      </w:rPr>
      <w:tab/>
      <w:t>Theoretical Framework | 29</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2FA6FE2F" w:rsidR="00E9738A" w:rsidRPr="00885E8A" w:rsidRDefault="00E9738A" w:rsidP="00885E8A">
    <w:pPr>
      <w:pStyle w:val="Footer"/>
      <w:rPr>
        <w:rFonts w:ascii="Georgia" w:hAnsi="Georgia"/>
      </w:rPr>
    </w:pPr>
    <w:r>
      <w:rPr>
        <w:rFonts w:ascii="Georgia" w:hAnsi="Georgia"/>
      </w:rPr>
      <w:tab/>
    </w:r>
    <w:r>
      <w:rPr>
        <w:rFonts w:ascii="Georgia" w:hAnsi="Georgia"/>
      </w:rPr>
      <w:tab/>
      <w:t xml:space="preserve">Conceptual Framework </w:t>
    </w:r>
    <w:r w:rsidRPr="001F1F65">
      <w:rPr>
        <w:rFonts w:ascii="Georgia" w:hAnsi="Georgia"/>
      </w:rPr>
      <w:t xml:space="preserve">| </w:t>
    </w:r>
    <w:r>
      <w:rPr>
        <w:rFonts w:ascii="Georgia" w:hAnsi="Georgia"/>
      </w:rPr>
      <w:t>3</w:t>
    </w:r>
    <w:r w:rsidR="00D65807">
      <w:rPr>
        <w:rFonts w:ascii="Georgia" w:hAnsi="Georgia"/>
      </w:rPr>
      <w:t>1</w:t>
    </w:r>
    <w:r>
      <w:rPr>
        <w:rFonts w:ascii="Georgia" w:hAnsi="Georgia"/>
      </w:rPr>
      <w:tab/>
    </w:r>
    <w:r>
      <w:rPr>
        <w:noProof/>
        <w:lang w:val="en-US"/>
      </w:rPr>
      <w:drawing>
        <wp:anchor distT="0" distB="0" distL="114300" distR="114300" simplePos="0" relativeHeight="251735040" behindDoc="1" locked="0" layoutInCell="1" allowOverlap="1" wp14:anchorId="1D581A54" wp14:editId="57F6BED6">
          <wp:simplePos x="0" y="0"/>
          <wp:positionH relativeFrom="margin">
            <wp:posOffset>373380</wp:posOffset>
          </wp:positionH>
          <wp:positionV relativeFrom="paragraph">
            <wp:posOffset>-343535</wp:posOffset>
          </wp:positionV>
          <wp:extent cx="5057775" cy="680085"/>
          <wp:effectExtent l="0" t="0" r="9525" b="5715"/>
          <wp:wrapTopAndBottom/>
          <wp:docPr id="343265532" name="Picture 3432655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77777777" w:rsidR="001B0268" w:rsidRDefault="001B0268" w:rsidP="00BE3E01">
    <w:pPr>
      <w:pStyle w:val="Footer"/>
      <w:jc w:val="right"/>
    </w:pPr>
    <w:r>
      <w:rPr>
        <w:noProof/>
        <w:lang w:val="en-US"/>
      </w:rPr>
      <w:drawing>
        <wp:anchor distT="0" distB="0" distL="114300" distR="114300" simplePos="0" relativeHeight="251673600" behindDoc="1" locked="0" layoutInCell="1" allowOverlap="1" wp14:anchorId="0945B5C3" wp14:editId="525ABD80">
          <wp:simplePos x="0" y="0"/>
          <wp:positionH relativeFrom="margin">
            <wp:align>center</wp:align>
          </wp:positionH>
          <wp:positionV relativeFrom="page">
            <wp:align>top</wp:align>
          </wp:positionV>
          <wp:extent cx="5057775" cy="680224"/>
          <wp:effectExtent l="0" t="0" r="0" b="5715"/>
          <wp:wrapNone/>
          <wp:docPr id="377041924" name="Picture 3770419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4F66AD2B" w14:textId="77777777" w:rsidR="001B0268" w:rsidRPr="00BE3E01" w:rsidRDefault="001B0268" w:rsidP="00BE3E01">
    <w:pPr>
      <w:pStyle w:val="Footer"/>
      <w:jc w:val="right"/>
    </w:pPr>
  </w:p>
  <w:p w14:paraId="60D3C6DA" w14:textId="77777777" w:rsidR="001B0268" w:rsidRDefault="001B0268" w:rsidP="001B0268">
    <w:pPr>
      <w:pStyle w:val="Footer"/>
      <w:jc w:val="both"/>
      <w:rPr>
        <w:rFonts w:ascii="Georgia" w:hAnsi="Georgia"/>
      </w:rPr>
    </w:pPr>
    <w:r>
      <w:rPr>
        <w:rFonts w:ascii="Georgia" w:hAnsi="Georgia"/>
      </w:rPr>
      <w:tab/>
    </w:r>
    <w:r>
      <w:rPr>
        <w:rFonts w:ascii="Georgia" w:hAnsi="Georgia"/>
      </w:rPr>
      <w:tab/>
    </w:r>
  </w:p>
  <w:p w14:paraId="310E364B" w14:textId="18F6DD8A" w:rsidR="001B0268" w:rsidRPr="00D4279B" w:rsidRDefault="00212BAE" w:rsidP="001B0268">
    <w:pPr>
      <w:pStyle w:val="Footer"/>
      <w:jc w:val="both"/>
      <w:rPr>
        <w:rFonts w:ascii="Georgia" w:hAnsi="Georgia"/>
        <w:noProof/>
      </w:rPr>
    </w:pPr>
    <w:r>
      <w:rPr>
        <w:rFonts w:ascii="Georgia" w:hAnsi="Georgia"/>
      </w:rPr>
      <w:tab/>
    </w:r>
    <w:r>
      <w:rPr>
        <w:rFonts w:ascii="Georgia" w:hAnsi="Georgia"/>
      </w:rPr>
      <w:tab/>
    </w:r>
    <w:r w:rsidR="001B0268" w:rsidRPr="00D4279B">
      <w:rPr>
        <w:rFonts w:ascii="Georgia" w:hAnsi="Georgia"/>
      </w:rPr>
      <w:t>Project Context</w:t>
    </w:r>
    <w:r w:rsidRPr="00D4279B">
      <w:rPr>
        <w:rFonts w:ascii="Georgia" w:hAnsi="Georgia"/>
      </w:rPr>
      <w:t xml:space="preserve"> | </w:t>
    </w:r>
    <w:sdt>
      <w:sdtPr>
        <w:id w:val="470639248"/>
        <w:docPartObj>
          <w:docPartGallery w:val="Page Numbers (Bottom of Page)"/>
          <w:docPartUnique/>
        </w:docPartObj>
      </w:sdtPr>
      <w:sdtEndPr>
        <w:rPr>
          <w:rFonts w:ascii="Georgia" w:hAnsi="Georgia"/>
          <w:noProof/>
        </w:rPr>
      </w:sdtEndPr>
      <w:sdtContent>
        <w:r w:rsidR="001B0268" w:rsidRPr="00D4279B">
          <w:rPr>
            <w:rFonts w:ascii="Georgia" w:hAnsi="Georgia"/>
          </w:rPr>
          <w:fldChar w:fldCharType="begin"/>
        </w:r>
        <w:r w:rsidR="001B0268" w:rsidRPr="00D4279B">
          <w:rPr>
            <w:rFonts w:ascii="Georgia" w:hAnsi="Georgia"/>
          </w:rPr>
          <w:instrText xml:space="preserve"> PAGE   \* MERGEFORMAT </w:instrText>
        </w:r>
        <w:r w:rsidR="001B0268" w:rsidRPr="00D4279B">
          <w:rPr>
            <w:rFonts w:ascii="Georgia" w:hAnsi="Georgia"/>
          </w:rPr>
          <w:fldChar w:fldCharType="separate"/>
        </w:r>
        <w:r w:rsidR="001B0268" w:rsidRPr="00D4279B">
          <w:rPr>
            <w:rFonts w:ascii="Georgia" w:hAnsi="Georgia"/>
          </w:rPr>
          <w:t>ii</w:t>
        </w:r>
        <w:r w:rsidR="001B0268" w:rsidRPr="00D4279B">
          <w:rPr>
            <w:rFonts w:ascii="Georgia" w:hAnsi="Georgia"/>
            <w:noProof/>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19A0534C" w:rsidR="00811EB1" w:rsidRPr="001F1F65" w:rsidRDefault="00811EB1" w:rsidP="00B05AA0">
    <w:pPr>
      <w:pStyle w:val="Footer"/>
      <w:rPr>
        <w:rFonts w:ascii="Georgia" w:hAnsi="Georgia"/>
      </w:rPr>
    </w:pPr>
    <w:r>
      <w:rPr>
        <w:noProof/>
        <w:lang w:val="en-US"/>
      </w:rPr>
      <w:drawing>
        <wp:anchor distT="0" distB="0" distL="114300" distR="114300" simplePos="0" relativeHeight="251739136" behindDoc="1" locked="0" layoutInCell="1" allowOverlap="1" wp14:anchorId="206EA363" wp14:editId="4F7ECFBA">
          <wp:simplePos x="0" y="0"/>
          <wp:positionH relativeFrom="margin">
            <wp:posOffset>441960</wp:posOffset>
          </wp:positionH>
          <wp:positionV relativeFrom="paragraph">
            <wp:posOffset>-320040</wp:posOffset>
          </wp:positionV>
          <wp:extent cx="5057775" cy="680085"/>
          <wp:effectExtent l="0" t="0" r="9525" b="5715"/>
          <wp:wrapTopAndBottom/>
          <wp:docPr id="56867769" name="Picture 568677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Flowchart </w:t>
    </w:r>
    <w:r w:rsidRPr="001F1F65">
      <w:rPr>
        <w:rFonts w:ascii="Georgia" w:hAnsi="Georgia"/>
      </w:rPr>
      <w:t xml:space="preserve">| </w:t>
    </w:r>
    <w:r>
      <w:rPr>
        <w:rFonts w:ascii="Georgia" w:hAnsi="Georgia"/>
      </w:rPr>
      <w:t>3</w:t>
    </w:r>
    <w:r w:rsidR="00D65807">
      <w:rPr>
        <w:rFonts w:ascii="Georgia" w:hAnsi="Georgia"/>
      </w:rPr>
      <w:t>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FD24994" w:rsidR="00E9738A" w:rsidRPr="00885E8A" w:rsidRDefault="00E9738A" w:rsidP="00885E8A">
    <w:pPr>
      <w:pStyle w:val="Foote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noProof/>
        <w:lang w:val="en-US"/>
      </w:rPr>
      <w:drawing>
        <wp:anchor distT="0" distB="0" distL="114300" distR="114300" simplePos="0" relativeHeight="251737088" behindDoc="1" locked="0" layoutInCell="1" allowOverlap="1" wp14:anchorId="7AB96B9F" wp14:editId="36629A9D">
          <wp:simplePos x="0" y="0"/>
          <wp:positionH relativeFrom="margin">
            <wp:posOffset>373380</wp:posOffset>
          </wp:positionH>
          <wp:positionV relativeFrom="paragraph">
            <wp:posOffset>-343535</wp:posOffset>
          </wp:positionV>
          <wp:extent cx="5057775" cy="680085"/>
          <wp:effectExtent l="0" t="0" r="9525" b="5715"/>
          <wp:wrapTopAndBottom/>
          <wp:docPr id="297240427" name="Picture 2972404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6279FF5C" w:rsidR="00D03AFC" w:rsidRPr="001F1F65" w:rsidRDefault="00D03AFC" w:rsidP="00B05AA0">
    <w:pPr>
      <w:pStyle w:val="Footer"/>
      <w:rPr>
        <w:rFonts w:ascii="Georgia" w:hAnsi="Georgia"/>
      </w:rPr>
    </w:pPr>
    <w:r>
      <w:rPr>
        <w:noProof/>
        <w:lang w:val="en-US"/>
      </w:rPr>
      <w:drawing>
        <wp:anchor distT="0" distB="0" distL="114300" distR="114300" simplePos="0" relativeHeight="251743232" behindDoc="1" locked="0" layoutInCell="1" allowOverlap="1" wp14:anchorId="760DB295" wp14:editId="0688E310">
          <wp:simplePos x="0" y="0"/>
          <wp:positionH relativeFrom="margin">
            <wp:posOffset>441960</wp:posOffset>
          </wp:positionH>
          <wp:positionV relativeFrom="paragraph">
            <wp:posOffset>-320040</wp:posOffset>
          </wp:positionV>
          <wp:extent cx="5057775" cy="680085"/>
          <wp:effectExtent l="0" t="0" r="9525" b="5715"/>
          <wp:wrapTopAndBottom/>
          <wp:docPr id="911636337" name="Picture 91163633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Use-Case Diagram </w:t>
    </w:r>
    <w:r w:rsidRPr="001F1F65">
      <w:rPr>
        <w:rFonts w:ascii="Georgia" w:hAnsi="Georgia"/>
      </w:rPr>
      <w:t xml:space="preserve">| </w:t>
    </w:r>
    <w:r>
      <w:rPr>
        <w:rFonts w:ascii="Georgia" w:hAnsi="Georgia"/>
      </w:rPr>
      <w:t>3</w:t>
    </w:r>
    <w:r w:rsidR="00D65807">
      <w:rPr>
        <w:rFonts w:ascii="Georgia" w:hAnsi="Georgia"/>
      </w:rPr>
      <w:t>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01D7B41" w:rsidR="00811EB1" w:rsidRPr="00885E8A" w:rsidRDefault="00811EB1" w:rsidP="00885E8A">
    <w:pPr>
      <w:pStyle w:val="Footer"/>
      <w:rPr>
        <w:rFonts w:ascii="Georgia" w:hAnsi="Georgia"/>
      </w:rPr>
    </w:pPr>
    <w:r>
      <w:rPr>
        <w:rFonts w:ascii="Georgia" w:hAnsi="Georgia"/>
      </w:rPr>
      <w:tab/>
    </w:r>
    <w:r>
      <w:rPr>
        <w:rFonts w:ascii="Georgia" w:hAnsi="Georgia"/>
      </w:rPr>
      <w:tab/>
      <w:t>System Architecture | 3</w:t>
    </w:r>
    <w:r w:rsidR="00D65807">
      <w:rPr>
        <w:rFonts w:ascii="Georgia" w:hAnsi="Georgia"/>
      </w:rPr>
      <w:t>4</w:t>
    </w:r>
    <w:r>
      <w:rPr>
        <w:rFonts w:ascii="Georgia" w:hAnsi="Georgia"/>
      </w:rPr>
      <w:tab/>
    </w:r>
    <w:r>
      <w:rPr>
        <w:noProof/>
        <w:lang w:val="en-US"/>
      </w:rPr>
      <w:drawing>
        <wp:anchor distT="0" distB="0" distL="114300" distR="114300" simplePos="0" relativeHeight="251741184" behindDoc="1" locked="0" layoutInCell="1" allowOverlap="1" wp14:anchorId="4483C4B1" wp14:editId="0E1DA5AD">
          <wp:simplePos x="0" y="0"/>
          <wp:positionH relativeFrom="margin">
            <wp:posOffset>373380</wp:posOffset>
          </wp:positionH>
          <wp:positionV relativeFrom="paragraph">
            <wp:posOffset>-343535</wp:posOffset>
          </wp:positionV>
          <wp:extent cx="5057775" cy="680085"/>
          <wp:effectExtent l="0" t="0" r="9525" b="5715"/>
          <wp:wrapTopAndBottom/>
          <wp:docPr id="1427011867" name="Picture 14270118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6E2585D2" w:rsidR="00D25A31" w:rsidRPr="001F1F65" w:rsidRDefault="00D25A31" w:rsidP="00B05AA0">
    <w:pPr>
      <w:pStyle w:val="Footer"/>
      <w:rPr>
        <w:rFonts w:ascii="Georgia" w:hAnsi="Georgia"/>
      </w:rPr>
    </w:pPr>
    <w:r>
      <w:rPr>
        <w:noProof/>
        <w:lang w:val="en-US"/>
      </w:rPr>
      <w:drawing>
        <wp:anchor distT="0" distB="0" distL="114300" distR="114300" simplePos="0" relativeHeight="251747328" behindDoc="1" locked="0" layoutInCell="1" allowOverlap="1" wp14:anchorId="3B97EF65" wp14:editId="4EC7C5A4">
          <wp:simplePos x="0" y="0"/>
          <wp:positionH relativeFrom="margin">
            <wp:posOffset>441960</wp:posOffset>
          </wp:positionH>
          <wp:positionV relativeFrom="paragraph">
            <wp:posOffset>-320040</wp:posOffset>
          </wp:positionV>
          <wp:extent cx="5057775" cy="680085"/>
          <wp:effectExtent l="0" t="0" r="9525" b="5715"/>
          <wp:wrapTopAndBottom/>
          <wp:docPr id="171083849" name="Picture 1710838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Sequence Diagram </w:t>
    </w:r>
    <w:r w:rsidRPr="001F1F65">
      <w:rPr>
        <w:rFonts w:ascii="Georgia" w:hAnsi="Georgia"/>
      </w:rPr>
      <w:t xml:space="preserve">| </w:t>
    </w:r>
    <w:r>
      <w:rPr>
        <w:rFonts w:ascii="Georgia" w:hAnsi="Georgia"/>
      </w:rPr>
      <w:t>3</w:t>
    </w:r>
    <w:r w:rsidR="00D65807">
      <w:rPr>
        <w:rFonts w:ascii="Georgia" w:hAnsi="Georgia"/>
      </w:rPr>
      <w:t>7</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0C2D6813" w:rsidR="00D25A31" w:rsidRPr="00885E8A" w:rsidRDefault="00D25A31" w:rsidP="00885E8A">
    <w:pPr>
      <w:pStyle w:val="Footer"/>
      <w:rPr>
        <w:rFonts w:ascii="Georgia" w:hAnsi="Georgia"/>
      </w:rPr>
    </w:pPr>
    <w:r>
      <w:rPr>
        <w:rFonts w:ascii="Georgia" w:hAnsi="Georgia"/>
      </w:rPr>
      <w:tab/>
    </w:r>
    <w:r>
      <w:rPr>
        <w:rFonts w:ascii="Georgia" w:hAnsi="Georgia"/>
      </w:rPr>
      <w:tab/>
      <w:t>Sequence Diagram | 3</w:t>
    </w:r>
    <w:r w:rsidR="00D65807">
      <w:rPr>
        <w:rFonts w:ascii="Georgia" w:hAnsi="Georgia"/>
      </w:rPr>
      <w:t>6</w:t>
    </w:r>
    <w:r>
      <w:rPr>
        <w:rFonts w:ascii="Georgia" w:hAnsi="Georgia"/>
      </w:rPr>
      <w:tab/>
    </w:r>
    <w:r>
      <w:rPr>
        <w:noProof/>
        <w:lang w:val="en-US"/>
      </w:rPr>
      <w:drawing>
        <wp:anchor distT="0" distB="0" distL="114300" distR="114300" simplePos="0" relativeHeight="251745280" behindDoc="1" locked="0" layoutInCell="1" allowOverlap="1" wp14:anchorId="793F0CC4" wp14:editId="02D9B1F8">
          <wp:simplePos x="0" y="0"/>
          <wp:positionH relativeFrom="margin">
            <wp:posOffset>373380</wp:posOffset>
          </wp:positionH>
          <wp:positionV relativeFrom="paragraph">
            <wp:posOffset>-343535</wp:posOffset>
          </wp:positionV>
          <wp:extent cx="5057775" cy="680085"/>
          <wp:effectExtent l="0" t="0" r="9525" b="5715"/>
          <wp:wrapTopAndBottom/>
          <wp:docPr id="733805414" name="Picture 7338054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173C631C" w:rsidR="00D25A31" w:rsidRPr="001F1F65" w:rsidRDefault="00D25A31" w:rsidP="00B05AA0">
    <w:pPr>
      <w:pStyle w:val="Footer"/>
      <w:rPr>
        <w:rFonts w:ascii="Georgia" w:hAnsi="Georgia"/>
      </w:rPr>
    </w:pPr>
    <w:r>
      <w:rPr>
        <w:noProof/>
        <w:lang w:val="en-US"/>
      </w:rPr>
      <w:drawing>
        <wp:anchor distT="0" distB="0" distL="114300" distR="114300" simplePos="0" relativeHeight="251751424" behindDoc="1" locked="0" layoutInCell="1" allowOverlap="1" wp14:anchorId="59A12A3A" wp14:editId="16DDE8DC">
          <wp:simplePos x="0" y="0"/>
          <wp:positionH relativeFrom="margin">
            <wp:posOffset>441960</wp:posOffset>
          </wp:positionH>
          <wp:positionV relativeFrom="paragraph">
            <wp:posOffset>-320040</wp:posOffset>
          </wp:positionV>
          <wp:extent cx="5057775" cy="680085"/>
          <wp:effectExtent l="0" t="0" r="9525" b="5715"/>
          <wp:wrapTopAndBottom/>
          <wp:docPr id="421591154" name="Picture 42159115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sidR="00D65807">
      <w:rPr>
        <w:rFonts w:ascii="Georgia" w:hAnsi="Georgia"/>
      </w:rPr>
      <w:t>39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763AD37" w:rsidR="00D25A31" w:rsidRPr="00885E8A" w:rsidRDefault="00D25A31" w:rsidP="00885E8A">
    <w:pPr>
      <w:pStyle w:val="Footer"/>
      <w:rPr>
        <w:rFonts w:ascii="Georgia" w:hAnsi="Georgia"/>
      </w:rPr>
    </w:pPr>
    <w:r>
      <w:rPr>
        <w:rFonts w:ascii="Georgia" w:hAnsi="Georgia"/>
      </w:rPr>
      <w:tab/>
    </w:r>
    <w:r>
      <w:rPr>
        <w:rFonts w:ascii="Georgia" w:hAnsi="Georgia"/>
      </w:rPr>
      <w:tab/>
    </w:r>
    <w:r w:rsidR="00D65807">
      <w:rPr>
        <w:rFonts w:ascii="Georgia" w:hAnsi="Georgia"/>
      </w:rPr>
      <w:t>Class Diagram</w:t>
    </w:r>
    <w:r>
      <w:rPr>
        <w:rFonts w:ascii="Georgia" w:hAnsi="Georgia"/>
      </w:rPr>
      <w:t xml:space="preserve"> | </w:t>
    </w:r>
    <w:r>
      <w:rPr>
        <w:noProof/>
        <w:lang w:val="en-US"/>
      </w:rPr>
      <w:drawing>
        <wp:anchor distT="0" distB="0" distL="114300" distR="114300" simplePos="0" relativeHeight="251749376" behindDoc="1" locked="0" layoutInCell="1" allowOverlap="1" wp14:anchorId="70063FD6" wp14:editId="3ACBD9E5">
          <wp:simplePos x="0" y="0"/>
          <wp:positionH relativeFrom="margin">
            <wp:posOffset>373380</wp:posOffset>
          </wp:positionH>
          <wp:positionV relativeFrom="paragraph">
            <wp:posOffset>-343535</wp:posOffset>
          </wp:positionV>
          <wp:extent cx="5057775" cy="680085"/>
          <wp:effectExtent l="0" t="0" r="9525" b="5715"/>
          <wp:wrapTopAndBottom/>
          <wp:docPr id="342762439" name="Picture 34276243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38</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590AC7AB" w:rsidR="00D25A31" w:rsidRPr="001F1F65" w:rsidRDefault="00D25A31" w:rsidP="00B05AA0">
    <w:pPr>
      <w:pStyle w:val="Footer"/>
      <w:rPr>
        <w:rFonts w:ascii="Georgia" w:hAnsi="Georgia"/>
      </w:rPr>
    </w:pPr>
    <w:r>
      <w:rPr>
        <w:noProof/>
        <w:lang w:val="en-US"/>
      </w:rPr>
      <w:drawing>
        <wp:anchor distT="0" distB="0" distL="114300" distR="114300" simplePos="0" relativeHeight="251753472" behindDoc="1" locked="0" layoutInCell="1" allowOverlap="1" wp14:anchorId="52AFD107" wp14:editId="3DF2E0F2">
          <wp:simplePos x="0" y="0"/>
          <wp:positionH relativeFrom="margin">
            <wp:posOffset>441960</wp:posOffset>
          </wp:positionH>
          <wp:positionV relativeFrom="paragraph">
            <wp:posOffset>-320040</wp:posOffset>
          </wp:positionV>
          <wp:extent cx="5057775" cy="680085"/>
          <wp:effectExtent l="0" t="0" r="9525" b="5715"/>
          <wp:wrapTopAndBottom/>
          <wp:docPr id="1047979876" name="Picture 10479798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1919C143" w:rsidR="00D65807" w:rsidRPr="00885E8A" w:rsidRDefault="00D65807" w:rsidP="00885E8A">
    <w:pPr>
      <w:pStyle w:val="Footer"/>
      <w:rPr>
        <w:rFonts w:ascii="Georgia" w:hAnsi="Georgia"/>
      </w:rPr>
    </w:pPr>
    <w:r>
      <w:rPr>
        <w:rFonts w:ascii="Georgia" w:hAnsi="Georgia"/>
      </w:rPr>
      <w:tab/>
    </w:r>
    <w:r>
      <w:rPr>
        <w:rFonts w:ascii="Georgia" w:hAnsi="Georgia"/>
      </w:rPr>
      <w:tab/>
      <w:t xml:space="preserve">Database Design | </w:t>
    </w:r>
    <w:r>
      <w:rPr>
        <w:noProof/>
        <w:lang w:val="en-US"/>
      </w:rPr>
      <w:drawing>
        <wp:anchor distT="0" distB="0" distL="114300" distR="114300" simplePos="0" relativeHeight="251782144" behindDoc="1" locked="0" layoutInCell="1" allowOverlap="1" wp14:anchorId="5FC34A61" wp14:editId="62095CAE">
          <wp:simplePos x="0" y="0"/>
          <wp:positionH relativeFrom="margin">
            <wp:posOffset>373380</wp:posOffset>
          </wp:positionH>
          <wp:positionV relativeFrom="paragraph">
            <wp:posOffset>-343535</wp:posOffset>
          </wp:positionV>
          <wp:extent cx="5057775" cy="680085"/>
          <wp:effectExtent l="0" t="0" r="9525" b="5715"/>
          <wp:wrapTopAndBottom/>
          <wp:docPr id="382211546" name="Picture 3822115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77777777" w:rsidR="00B8001B" w:rsidRDefault="00B8001B" w:rsidP="005B39A4">
    <w:pPr>
      <w:pStyle w:val="Header"/>
      <w:tabs>
        <w:tab w:val="clear" w:pos="4680"/>
        <w:tab w:val="clear" w:pos="9360"/>
        <w:tab w:val="right" w:pos="8640"/>
      </w:tabs>
    </w:pPr>
    <w:r>
      <w:rPr>
        <w:noProof/>
        <w:lang w:val="en-US"/>
      </w:rPr>
      <w:drawing>
        <wp:anchor distT="0" distB="0" distL="114300" distR="114300" simplePos="0" relativeHeight="251685888" behindDoc="1" locked="0" layoutInCell="1" allowOverlap="1" wp14:anchorId="5F1DBF84" wp14:editId="26E3A7C3">
          <wp:simplePos x="0" y="0"/>
          <wp:positionH relativeFrom="margin">
            <wp:posOffset>411480</wp:posOffset>
          </wp:positionH>
          <wp:positionV relativeFrom="paragraph">
            <wp:posOffset>-22860</wp:posOffset>
          </wp:positionV>
          <wp:extent cx="5057775" cy="680085"/>
          <wp:effectExtent l="0" t="0" r="9525" b="5715"/>
          <wp:wrapTopAndBottom/>
          <wp:docPr id="502412656" name="Picture 5024126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5C116B56" w:rsidR="00D25A31" w:rsidRPr="001F1F65" w:rsidRDefault="00D25A31" w:rsidP="00B05AA0">
    <w:pPr>
      <w:pStyle w:val="Footer"/>
      <w:rPr>
        <w:rFonts w:ascii="Georgia" w:hAnsi="Georgia"/>
      </w:rPr>
    </w:pPr>
    <w:r>
      <w:rPr>
        <w:noProof/>
        <w:lang w:val="en-US"/>
      </w:rPr>
      <w:drawing>
        <wp:anchor distT="0" distB="0" distL="114300" distR="114300" simplePos="0" relativeHeight="251757568" behindDoc="1" locked="0" layoutInCell="1" allowOverlap="1" wp14:anchorId="74B5F396" wp14:editId="034EA6B9">
          <wp:simplePos x="0" y="0"/>
          <wp:positionH relativeFrom="margin">
            <wp:posOffset>441960</wp:posOffset>
          </wp:positionH>
          <wp:positionV relativeFrom="paragraph">
            <wp:posOffset>-320040</wp:posOffset>
          </wp:positionV>
          <wp:extent cx="5057775" cy="680085"/>
          <wp:effectExtent l="0" t="0" r="9525" b="5715"/>
          <wp:wrapTopAndBottom/>
          <wp:docPr id="637773732" name="Picture 6377737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07AACA36" w:rsidR="00D25A31" w:rsidRPr="00885E8A" w:rsidRDefault="00D25A31" w:rsidP="00885E8A">
    <w:pPr>
      <w:pStyle w:val="Footer"/>
      <w:rPr>
        <w:rFonts w:ascii="Georgia" w:hAnsi="Georgia"/>
      </w:rPr>
    </w:pPr>
    <w:r>
      <w:rPr>
        <w:rFonts w:ascii="Georgia" w:hAnsi="Georgia"/>
      </w:rPr>
      <w:tab/>
    </w:r>
    <w:r>
      <w:rPr>
        <w:rFonts w:ascii="Georgia" w:hAnsi="Georgia"/>
      </w:rPr>
      <w:tab/>
      <w:t>Database Design | 4</w:t>
    </w:r>
    <w:r>
      <w:rPr>
        <w:noProof/>
        <w:lang w:val="en-US"/>
      </w:rPr>
      <w:drawing>
        <wp:anchor distT="0" distB="0" distL="114300" distR="114300" simplePos="0" relativeHeight="251755520" behindDoc="1" locked="0" layoutInCell="1" allowOverlap="1" wp14:anchorId="54DEB5C7" wp14:editId="7EF0869B">
          <wp:simplePos x="0" y="0"/>
          <wp:positionH relativeFrom="margin">
            <wp:posOffset>373380</wp:posOffset>
          </wp:positionH>
          <wp:positionV relativeFrom="paragraph">
            <wp:posOffset>-343535</wp:posOffset>
          </wp:positionV>
          <wp:extent cx="5057775" cy="680085"/>
          <wp:effectExtent l="0" t="0" r="9525" b="5715"/>
          <wp:wrapTopAndBottom/>
          <wp:docPr id="774988133" name="Picture 7749881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672BF0D2" w:rsidR="00D25A31" w:rsidRPr="001F1F65" w:rsidRDefault="00D25A31" w:rsidP="00B05AA0">
    <w:pPr>
      <w:pStyle w:val="Footer"/>
      <w:rPr>
        <w:rFonts w:ascii="Georgia" w:hAnsi="Georgia"/>
      </w:rPr>
    </w:pPr>
    <w:r>
      <w:rPr>
        <w:noProof/>
        <w:lang w:val="en-US"/>
      </w:rPr>
      <w:drawing>
        <wp:anchor distT="0" distB="0" distL="114300" distR="114300" simplePos="0" relativeHeight="251761664" behindDoc="1" locked="0" layoutInCell="1" allowOverlap="1" wp14:anchorId="3C6CE0EF" wp14:editId="37FE07D1">
          <wp:simplePos x="0" y="0"/>
          <wp:positionH relativeFrom="margin">
            <wp:posOffset>441960</wp:posOffset>
          </wp:positionH>
          <wp:positionV relativeFrom="paragraph">
            <wp:posOffset>-320040</wp:posOffset>
          </wp:positionV>
          <wp:extent cx="5057775" cy="680085"/>
          <wp:effectExtent l="0" t="0" r="9525" b="5715"/>
          <wp:wrapTopAndBottom/>
          <wp:docPr id="1458350973" name="Picture 14583509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BB324F">
      <w:rPr>
        <w:rFonts w:ascii="Georgia" w:hAnsi="Georgia"/>
      </w:rPr>
      <w:t xml:space="preserve">Hardware Requirements </w:t>
    </w:r>
    <w:r w:rsidRPr="001F1F65">
      <w:rPr>
        <w:rFonts w:ascii="Georgia" w:hAnsi="Georgia"/>
      </w:rPr>
      <w:t xml:space="preserve">| </w:t>
    </w:r>
    <w:r>
      <w:rPr>
        <w:rFonts w:ascii="Georgia" w:hAnsi="Georgia"/>
      </w:rPr>
      <w:t>4</w:t>
    </w:r>
    <w:r w:rsidR="00D65807">
      <w:rPr>
        <w:rFonts w:ascii="Georgia" w:hAnsi="Georgia"/>
      </w:rPr>
      <w:t>5</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402F22C9" w:rsidR="00D25A31" w:rsidRPr="00885E8A" w:rsidRDefault="00D25A31" w:rsidP="00885E8A">
    <w:pPr>
      <w:pStyle w:val="Footer"/>
      <w:rPr>
        <w:rFonts w:ascii="Georgia" w:hAnsi="Georgia"/>
      </w:rPr>
    </w:pPr>
    <w:r>
      <w:rPr>
        <w:rFonts w:ascii="Georgia" w:hAnsi="Georgia"/>
      </w:rPr>
      <w:tab/>
    </w:r>
    <w:r>
      <w:rPr>
        <w:rFonts w:ascii="Georgia" w:hAnsi="Georgia"/>
      </w:rPr>
      <w:tab/>
      <w:t>Hardware Requirements | 4</w:t>
    </w:r>
    <w:r>
      <w:rPr>
        <w:noProof/>
        <w:lang w:val="en-US"/>
      </w:rPr>
      <w:drawing>
        <wp:anchor distT="0" distB="0" distL="114300" distR="114300" simplePos="0" relativeHeight="251759616" behindDoc="1" locked="0" layoutInCell="1" allowOverlap="1" wp14:anchorId="32A33659" wp14:editId="3A68D3CB">
          <wp:simplePos x="0" y="0"/>
          <wp:positionH relativeFrom="margin">
            <wp:posOffset>373380</wp:posOffset>
          </wp:positionH>
          <wp:positionV relativeFrom="paragraph">
            <wp:posOffset>-343535</wp:posOffset>
          </wp:positionV>
          <wp:extent cx="5057775" cy="680085"/>
          <wp:effectExtent l="0" t="0" r="9525" b="5715"/>
          <wp:wrapTopAndBottom/>
          <wp:docPr id="2144360415" name="Picture 21443604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60C95B09" w:rsidR="000730EC" w:rsidRPr="001F1F65" w:rsidRDefault="000730EC" w:rsidP="00B05AA0">
    <w:pPr>
      <w:pStyle w:val="Footer"/>
      <w:rPr>
        <w:rFonts w:ascii="Georgia" w:hAnsi="Georgia"/>
      </w:rPr>
    </w:pPr>
    <w:r>
      <w:rPr>
        <w:noProof/>
        <w:lang w:val="en-US"/>
      </w:rPr>
      <w:drawing>
        <wp:anchor distT="0" distB="0" distL="114300" distR="114300" simplePos="0" relativeHeight="251765760" behindDoc="1" locked="0" layoutInCell="1" allowOverlap="1" wp14:anchorId="227F7BFB" wp14:editId="0FC407AE">
          <wp:simplePos x="0" y="0"/>
          <wp:positionH relativeFrom="margin">
            <wp:posOffset>441960</wp:posOffset>
          </wp:positionH>
          <wp:positionV relativeFrom="paragraph">
            <wp:posOffset>-320040</wp:posOffset>
          </wp:positionV>
          <wp:extent cx="5057775" cy="680085"/>
          <wp:effectExtent l="0" t="0" r="9525" b="5715"/>
          <wp:wrapTopAndBottom/>
          <wp:docPr id="136048059" name="Picture 1360480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System Tradeoffs </w:t>
    </w:r>
    <w:r w:rsidRPr="001F1F65">
      <w:rPr>
        <w:rFonts w:ascii="Georgia" w:hAnsi="Georgia"/>
      </w:rPr>
      <w:t xml:space="preserve">| </w:t>
    </w:r>
    <w:r>
      <w:rPr>
        <w:rFonts w:ascii="Georgia" w:hAnsi="Georgia"/>
      </w:rPr>
      <w:t>4</w:t>
    </w:r>
    <w:r w:rsidR="00D65807">
      <w:rPr>
        <w:rFonts w:ascii="Georgia" w:hAnsi="Georgia"/>
      </w:rPr>
      <w:t>7</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46FA1638" w:rsidR="000730EC" w:rsidRPr="00885E8A" w:rsidRDefault="000730EC" w:rsidP="00885E8A">
    <w:pPr>
      <w:pStyle w:val="Footer"/>
      <w:rPr>
        <w:rFonts w:ascii="Georgia" w:hAnsi="Georgia"/>
      </w:rPr>
    </w:pPr>
    <w:r>
      <w:rPr>
        <w:rFonts w:ascii="Georgia" w:hAnsi="Georgia"/>
      </w:rPr>
      <w:tab/>
    </w:r>
    <w:r>
      <w:rPr>
        <w:rFonts w:ascii="Georgia" w:hAnsi="Georgia"/>
      </w:rPr>
      <w:tab/>
    </w:r>
    <w:r w:rsidR="00D65807">
      <w:rPr>
        <w:rFonts w:ascii="Georgia" w:hAnsi="Georgia"/>
      </w:rPr>
      <w:t>Hardware Requirements</w:t>
    </w:r>
    <w:r>
      <w:rPr>
        <w:rFonts w:ascii="Georgia" w:hAnsi="Georgia"/>
      </w:rPr>
      <w:t xml:space="preserve"> | </w:t>
    </w:r>
    <w:r>
      <w:rPr>
        <w:noProof/>
        <w:lang w:val="en-US"/>
      </w:rPr>
      <w:drawing>
        <wp:anchor distT="0" distB="0" distL="114300" distR="114300" simplePos="0" relativeHeight="251763712" behindDoc="1" locked="0" layoutInCell="1" allowOverlap="1" wp14:anchorId="14170ECD" wp14:editId="539F8758">
          <wp:simplePos x="0" y="0"/>
          <wp:positionH relativeFrom="margin">
            <wp:posOffset>373380</wp:posOffset>
          </wp:positionH>
          <wp:positionV relativeFrom="paragraph">
            <wp:posOffset>-343535</wp:posOffset>
          </wp:positionV>
          <wp:extent cx="5057775" cy="680085"/>
          <wp:effectExtent l="0" t="0" r="9525" b="5715"/>
          <wp:wrapTopAndBottom/>
          <wp:docPr id="146771423" name="Picture 1467714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2DEFE54E" w:rsidR="000730EC" w:rsidRPr="001F1F65" w:rsidRDefault="000730EC" w:rsidP="00B05AA0">
    <w:pPr>
      <w:pStyle w:val="Footer"/>
      <w:rPr>
        <w:rFonts w:ascii="Georgia" w:hAnsi="Georgia"/>
      </w:rPr>
    </w:pPr>
    <w:r>
      <w:rPr>
        <w:noProof/>
        <w:lang w:val="en-US"/>
      </w:rPr>
      <w:drawing>
        <wp:anchor distT="0" distB="0" distL="114300" distR="114300" simplePos="0" relativeHeight="251767808" behindDoc="1" locked="0" layoutInCell="1" allowOverlap="1" wp14:anchorId="39FEF844" wp14:editId="05872CF6">
          <wp:simplePos x="0" y="0"/>
          <wp:positionH relativeFrom="margin">
            <wp:posOffset>441960</wp:posOffset>
          </wp:positionH>
          <wp:positionV relativeFrom="paragraph">
            <wp:posOffset>-320040</wp:posOffset>
          </wp:positionV>
          <wp:extent cx="5057775" cy="680085"/>
          <wp:effectExtent l="0" t="0" r="9525" b="5715"/>
          <wp:wrapTopAndBottom/>
          <wp:docPr id="378226497" name="Picture 37822649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AE089B">
      <w:rPr>
        <w:rFonts w:ascii="Georgia" w:hAnsi="Georgia"/>
      </w:rPr>
      <w:t>Operational</w:t>
    </w:r>
    <w:r>
      <w:rPr>
        <w:rFonts w:ascii="Georgia" w:hAnsi="Georgia"/>
      </w:rPr>
      <w:t xml:space="preserve"> Issues</w:t>
    </w:r>
    <w:r w:rsidR="00AE089B">
      <w:rPr>
        <w:rFonts w:ascii="Georgia" w:hAnsi="Georgia"/>
      </w:rPr>
      <w:t xml:space="preserve"> </w:t>
    </w:r>
    <w:r w:rsidRPr="001F1F65">
      <w:rPr>
        <w:rFonts w:ascii="Georgia" w:hAnsi="Georgia"/>
      </w:rPr>
      <w:t xml:space="preserve">| </w:t>
    </w:r>
    <w:r w:rsidR="00AE089B">
      <w:rPr>
        <w:rFonts w:ascii="Georgia" w:hAnsi="Georgia"/>
      </w:rPr>
      <w:t>49</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6034CA4" w:rsidR="00D65807" w:rsidRPr="00885E8A" w:rsidRDefault="00D65807" w:rsidP="00885E8A">
    <w:pPr>
      <w:pStyle w:val="Footer"/>
      <w:rPr>
        <w:rFonts w:ascii="Georgia" w:hAnsi="Georgia"/>
      </w:rPr>
    </w:pPr>
    <w:r>
      <w:rPr>
        <w:rFonts w:ascii="Georgia" w:hAnsi="Georgia"/>
      </w:rPr>
      <w:tab/>
    </w:r>
    <w:r>
      <w:rPr>
        <w:rFonts w:ascii="Georgia" w:hAnsi="Georgia"/>
      </w:rPr>
      <w:tab/>
      <w:t xml:space="preserve">Technical Issues | </w:t>
    </w:r>
    <w:r>
      <w:rPr>
        <w:noProof/>
        <w:lang w:val="en-US"/>
      </w:rPr>
      <w:drawing>
        <wp:anchor distT="0" distB="0" distL="114300" distR="114300" simplePos="0" relativeHeight="251784192" behindDoc="1" locked="0" layoutInCell="1" allowOverlap="1" wp14:anchorId="0ED2F74E" wp14:editId="4E661A04">
          <wp:simplePos x="0" y="0"/>
          <wp:positionH relativeFrom="margin">
            <wp:posOffset>373380</wp:posOffset>
          </wp:positionH>
          <wp:positionV relativeFrom="paragraph">
            <wp:posOffset>-343535</wp:posOffset>
          </wp:positionV>
          <wp:extent cx="5057775" cy="680085"/>
          <wp:effectExtent l="0" t="0" r="9525" b="5715"/>
          <wp:wrapTopAndBottom/>
          <wp:docPr id="1736375211" name="Picture 17363752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48</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0C1A5A9F" w:rsidR="00AE089B" w:rsidRPr="009D124E" w:rsidRDefault="00AE089B" w:rsidP="00B05AA0">
    <w:pPr>
      <w:pStyle w:val="Footer"/>
      <w:rPr>
        <w:rFonts w:ascii="Georgia" w:hAnsi="Georgia"/>
      </w:rPr>
    </w:pPr>
    <w:r>
      <w:rPr>
        <w:noProof/>
        <w:lang w:val="en-US"/>
      </w:rPr>
      <w:drawing>
        <wp:anchor distT="0" distB="0" distL="114300" distR="114300" simplePos="0" relativeHeight="251786240" behindDoc="1" locked="0" layoutInCell="1" allowOverlap="1" wp14:anchorId="2C61AD38" wp14:editId="3A3EF936">
          <wp:simplePos x="0" y="0"/>
          <wp:positionH relativeFrom="margin">
            <wp:posOffset>441960</wp:posOffset>
          </wp:positionH>
          <wp:positionV relativeFrom="paragraph">
            <wp:posOffset>-320040</wp:posOffset>
          </wp:positionV>
          <wp:extent cx="5057775" cy="680085"/>
          <wp:effectExtent l="0" t="0" r="9525" b="5715"/>
          <wp:wrapTopAndBottom/>
          <wp:docPr id="437018551" name="Picture 4370185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9D124E" w:rsidRPr="009D124E">
      <w:rPr>
        <w:rFonts w:ascii="Georgia" w:hAnsi="Georgia"/>
      </w:rPr>
      <w:t>Functional Requirements | 5</w:t>
    </w:r>
    <w:r w:rsidR="00C95ECB">
      <w:rPr>
        <w:rFonts w:ascii="Georgia" w:hAnsi="Georgia"/>
      </w:rPr>
      <w:t>1</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1AD5C4EC" w:rsidR="002804F9" w:rsidRPr="00885E8A" w:rsidRDefault="002804F9" w:rsidP="00885E8A">
    <w:pPr>
      <w:pStyle w:val="Footer"/>
      <w:rPr>
        <w:rFonts w:ascii="Georgia" w:hAnsi="Georgia"/>
      </w:rPr>
    </w:pPr>
    <w:r>
      <w:rPr>
        <w:rFonts w:ascii="Georgia" w:hAnsi="Georgia"/>
      </w:rPr>
      <w:tab/>
    </w:r>
    <w:r>
      <w:rPr>
        <w:rFonts w:ascii="Georgia" w:hAnsi="Georgia"/>
      </w:rPr>
      <w:tab/>
    </w:r>
    <w:r w:rsidR="009D124E">
      <w:rPr>
        <w:rFonts w:ascii="Georgia" w:hAnsi="Georgia"/>
      </w:rPr>
      <w:t>Economic Issues</w:t>
    </w:r>
    <w:r>
      <w:rPr>
        <w:rFonts w:ascii="Georgia" w:hAnsi="Georgia"/>
      </w:rPr>
      <w:t xml:space="preserve"> | </w:t>
    </w:r>
    <w:r>
      <w:rPr>
        <w:noProof/>
        <w:lang w:val="en-US"/>
      </w:rPr>
      <w:drawing>
        <wp:anchor distT="0" distB="0" distL="114300" distR="114300" simplePos="0" relativeHeight="251780096" behindDoc="1" locked="0" layoutInCell="1" allowOverlap="1" wp14:anchorId="54FF57BE" wp14:editId="62D5E5B2">
          <wp:simplePos x="0" y="0"/>
          <wp:positionH relativeFrom="margin">
            <wp:posOffset>373380</wp:posOffset>
          </wp:positionH>
          <wp:positionV relativeFrom="paragraph">
            <wp:posOffset>-343535</wp:posOffset>
          </wp:positionV>
          <wp:extent cx="5057775" cy="680085"/>
          <wp:effectExtent l="0" t="0" r="9525" b="5715"/>
          <wp:wrapTopAndBottom/>
          <wp:docPr id="815197257" name="Picture 81519725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w:t>
    </w:r>
    <w:r w:rsidR="009D124E">
      <w:rPr>
        <w:rFonts w:ascii="Georgia" w:hAnsi="Georgia"/>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77777777" w:rsidR="00DA27E8" w:rsidRDefault="00DA27E8" w:rsidP="00BE3E01">
    <w:pPr>
      <w:pStyle w:val="Footer"/>
      <w:jc w:val="right"/>
    </w:pPr>
    <w:r>
      <w:rPr>
        <w:noProof/>
        <w:lang w:val="en-US"/>
      </w:rPr>
      <w:drawing>
        <wp:anchor distT="0" distB="0" distL="114300" distR="114300" simplePos="0" relativeHeight="251679744" behindDoc="1" locked="0" layoutInCell="1" allowOverlap="1" wp14:anchorId="12AFC8C5" wp14:editId="7CB5FA84">
          <wp:simplePos x="0" y="0"/>
          <wp:positionH relativeFrom="margin">
            <wp:align>center</wp:align>
          </wp:positionH>
          <wp:positionV relativeFrom="page">
            <wp:align>top</wp:align>
          </wp:positionV>
          <wp:extent cx="5057775" cy="680224"/>
          <wp:effectExtent l="0" t="0" r="0" b="5715"/>
          <wp:wrapNone/>
          <wp:docPr id="597837934" name="Picture 5978379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704314A6" w14:textId="77777777" w:rsidR="00DA27E8" w:rsidRPr="00BE3E01" w:rsidRDefault="00DA27E8" w:rsidP="00BE3E01">
    <w:pPr>
      <w:pStyle w:val="Footer"/>
      <w:jc w:val="right"/>
    </w:pPr>
  </w:p>
  <w:p w14:paraId="587C0662" w14:textId="77777777" w:rsidR="00DA27E8" w:rsidRDefault="00DA27E8" w:rsidP="001B0268">
    <w:pPr>
      <w:pStyle w:val="Footer"/>
      <w:jc w:val="both"/>
      <w:rPr>
        <w:rFonts w:ascii="Georgia" w:hAnsi="Georgia"/>
      </w:rPr>
    </w:pPr>
    <w:r>
      <w:rPr>
        <w:rFonts w:ascii="Georgia" w:hAnsi="Georgia"/>
      </w:rPr>
      <w:tab/>
    </w:r>
    <w:r>
      <w:rPr>
        <w:rFonts w:ascii="Georgia" w:hAnsi="Georgia"/>
      </w:rPr>
      <w:tab/>
    </w:r>
  </w:p>
  <w:p w14:paraId="290DD4F7" w14:textId="0C77AE22" w:rsidR="00DA27E8" w:rsidRPr="00BE3E01" w:rsidRDefault="00C743FC" w:rsidP="001B0268">
    <w:pPr>
      <w:pStyle w:val="Footer"/>
      <w:jc w:val="both"/>
      <w:rPr>
        <w:rFonts w:ascii="Georgia" w:hAnsi="Georgia"/>
        <w:noProof/>
        <w:sz w:val="24"/>
        <w:szCs w:val="24"/>
      </w:rPr>
    </w:pPr>
    <w:r>
      <w:rPr>
        <w:rFonts w:ascii="Georgia" w:hAnsi="Georgia"/>
      </w:rPr>
      <w:tab/>
    </w:r>
    <w:r>
      <w:rPr>
        <w:rFonts w:ascii="Georgia" w:hAnsi="Georgia"/>
      </w:rPr>
      <w:tab/>
    </w:r>
    <w:r w:rsidR="00DA27E8">
      <w:rPr>
        <w:rFonts w:ascii="Georgia" w:hAnsi="Georgia"/>
      </w:rPr>
      <w:t>Description of the Proposed System</w:t>
    </w:r>
    <w:r w:rsidRPr="00282E19">
      <w:rPr>
        <w:rFonts w:ascii="Georgia" w:hAnsi="Georgia"/>
      </w:rPr>
      <w:t xml:space="preserve"> | </w:t>
    </w:r>
    <w:sdt>
      <w:sdtPr>
        <w:id w:val="-75518685"/>
        <w:docPartObj>
          <w:docPartGallery w:val="Page Numbers (Bottom of Page)"/>
          <w:docPartUnique/>
        </w:docPartObj>
      </w:sdtPr>
      <w:sdtEndPr>
        <w:rPr>
          <w:rFonts w:ascii="Georgia" w:hAnsi="Georgia"/>
          <w:noProof/>
        </w:rPr>
      </w:sdtEndPr>
      <w:sdtContent>
        <w:r w:rsidR="00DA27E8" w:rsidRPr="00282E19">
          <w:rPr>
            <w:rFonts w:ascii="Georgia" w:hAnsi="Georgia"/>
          </w:rPr>
          <w:fldChar w:fldCharType="begin"/>
        </w:r>
        <w:r w:rsidR="00DA27E8" w:rsidRPr="00282E19">
          <w:rPr>
            <w:rFonts w:ascii="Georgia" w:hAnsi="Georgia"/>
          </w:rPr>
          <w:instrText xml:space="preserve"> PAGE   \* MERGEFORMAT </w:instrText>
        </w:r>
        <w:r w:rsidR="00DA27E8" w:rsidRPr="00282E19">
          <w:rPr>
            <w:rFonts w:ascii="Georgia" w:hAnsi="Georgia"/>
          </w:rPr>
          <w:fldChar w:fldCharType="separate"/>
        </w:r>
        <w:r w:rsidR="00DA27E8" w:rsidRPr="00282E19">
          <w:rPr>
            <w:rFonts w:ascii="Georgia" w:hAnsi="Georgia"/>
          </w:rPr>
          <w:t>ii</w:t>
        </w:r>
        <w:r w:rsidR="00DA27E8" w:rsidRPr="00282E19">
          <w:rPr>
            <w:rFonts w:ascii="Georgia" w:hAnsi="Georgia"/>
            <w:noProof/>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45A55E6" w:rsidR="00C95ECB" w:rsidRPr="009D124E" w:rsidRDefault="00C95ECB" w:rsidP="00B05AA0">
    <w:pPr>
      <w:pStyle w:val="Footer"/>
      <w:rPr>
        <w:rFonts w:ascii="Georgia" w:hAnsi="Georgia"/>
      </w:rPr>
    </w:pPr>
    <w:r>
      <w:rPr>
        <w:noProof/>
        <w:lang w:val="en-US"/>
      </w:rPr>
      <w:drawing>
        <wp:anchor distT="0" distB="0" distL="114300" distR="114300" simplePos="0" relativeHeight="251790336" behindDoc="1" locked="0" layoutInCell="1" allowOverlap="1" wp14:anchorId="5FA55845" wp14:editId="65383604">
          <wp:simplePos x="0" y="0"/>
          <wp:positionH relativeFrom="margin">
            <wp:posOffset>441960</wp:posOffset>
          </wp:positionH>
          <wp:positionV relativeFrom="paragraph">
            <wp:posOffset>-320040</wp:posOffset>
          </wp:positionV>
          <wp:extent cx="5057775" cy="680085"/>
          <wp:effectExtent l="0" t="0" r="9525" b="5715"/>
          <wp:wrapTopAndBottom/>
          <wp:docPr id="1898035829" name="Picture 18980358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9D124E">
      <w:rPr>
        <w:rFonts w:ascii="Georgia" w:hAnsi="Georgia"/>
      </w:rPr>
      <w:t>Functional Requirements | 5</w:t>
    </w:r>
    <w:r>
      <w:rPr>
        <w:rFonts w:ascii="Georgia" w:hAnsi="Georgia"/>
      </w:rPr>
      <w:t>3</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1447B94A" w:rsidR="00C95ECB" w:rsidRPr="00885E8A" w:rsidRDefault="00C95ECB"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88288" behindDoc="1" locked="0" layoutInCell="1" allowOverlap="1" wp14:anchorId="0DC4791D" wp14:editId="4567146B">
          <wp:simplePos x="0" y="0"/>
          <wp:positionH relativeFrom="margin">
            <wp:posOffset>373380</wp:posOffset>
          </wp:positionH>
          <wp:positionV relativeFrom="paragraph">
            <wp:posOffset>-343535</wp:posOffset>
          </wp:positionV>
          <wp:extent cx="5057775" cy="680085"/>
          <wp:effectExtent l="0" t="0" r="9525" b="5715"/>
          <wp:wrapTopAndBottom/>
          <wp:docPr id="226413773" name="Picture 2264137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48E1AAD9" w:rsidR="00A522FD" w:rsidRPr="00885E8A" w:rsidRDefault="00A522FD"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96480" behindDoc="1" locked="0" layoutInCell="1" allowOverlap="1" wp14:anchorId="2907F362" wp14:editId="3110B0BF">
          <wp:simplePos x="0" y="0"/>
          <wp:positionH relativeFrom="margin">
            <wp:posOffset>373380</wp:posOffset>
          </wp:positionH>
          <wp:positionV relativeFrom="paragraph">
            <wp:posOffset>-343535</wp:posOffset>
          </wp:positionV>
          <wp:extent cx="5057775" cy="680085"/>
          <wp:effectExtent l="0" t="0" r="9525" b="5715"/>
          <wp:wrapTopAndBottom/>
          <wp:docPr id="2122231465" name="Picture 21222314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56</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517620723" name="Picture 1517620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88296123" name="Picture 882961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6382AFE5"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493989877" name="Picture 14939898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r w:rsidRPr="009D124E">
      <w:rPr>
        <w:rFonts w:ascii="Georgia" w:hAnsi="Georgia"/>
      </w:rPr>
      <w:t>| 5</w:t>
    </w:r>
    <w:r>
      <w:rPr>
        <w:rFonts w:ascii="Georgia" w:hAnsi="Georgia"/>
      </w:rPr>
      <w:t>9</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56E29952"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902214433" name="Picture 9022144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Findings | 58</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01411071" w:rsidR="00636046" w:rsidRPr="009D124E" w:rsidRDefault="00636046" w:rsidP="00B05AA0">
    <w:pPr>
      <w:pStyle w:val="Footer"/>
      <w:rPr>
        <w:rFonts w:ascii="Georgia" w:hAnsi="Georgia"/>
      </w:rPr>
    </w:pPr>
    <w:r>
      <w:rPr>
        <w:noProof/>
        <w:lang w:val="en-US"/>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807247420" name="Picture 8072474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61</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53ECA96A"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38220075" name="Picture 20382200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Recommendations | 60</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9AB77D" w:rsidR="00072C49" w:rsidRPr="009D124E" w:rsidRDefault="00072C49" w:rsidP="00B05AA0">
    <w:pPr>
      <w:pStyle w:val="Footer"/>
      <w:rPr>
        <w:rFonts w:ascii="Georgia" w:hAnsi="Georgia"/>
      </w:rPr>
    </w:pPr>
    <w:r>
      <w:rPr>
        <w:noProof/>
        <w:lang w:val="en-US"/>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737544387" name="Picture 1737544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77777777" w:rsidR="00DA27E8" w:rsidRDefault="00DA27E8">
        <w:pPr>
          <w:pStyle w:val="Header"/>
          <w:jc w:val="right"/>
        </w:pPr>
      </w:p>
      <w:p w14:paraId="6949E054" w14:textId="77777777" w:rsidR="00DA27E8" w:rsidRDefault="00DA27E8">
        <w:pPr>
          <w:pStyle w:val="Header"/>
          <w:jc w:val="right"/>
        </w:pPr>
      </w:p>
      <w:p w14:paraId="522FEF13" w14:textId="77777777" w:rsidR="00DA27E8" w:rsidRDefault="00DA27E8">
        <w:pPr>
          <w:pStyle w:val="Header"/>
          <w:jc w:val="right"/>
        </w:pPr>
      </w:p>
      <w:p w14:paraId="13F38FB6" w14:textId="784D838C" w:rsidR="00DA27E8" w:rsidRPr="00BE3E01" w:rsidRDefault="00DA27E8" w:rsidP="00C743FC">
        <w:pPr>
          <w:pStyle w:val="Header"/>
          <w:ind w:firstLine="2880"/>
          <w:jc w:val="both"/>
          <w:rPr>
            <w:rFonts w:ascii="Georgia" w:hAnsi="Georgia"/>
          </w:rPr>
        </w:pPr>
        <w:r w:rsidRPr="00CF2E71">
          <w:rPr>
            <w:rFonts w:ascii="Georgia" w:hAnsi="Georgia"/>
            <w:noProof/>
            <w:lang w:val="en-US"/>
          </w:rPr>
          <w:drawing>
            <wp:anchor distT="0" distB="0" distL="114300" distR="114300" simplePos="0" relativeHeight="251677696" behindDoc="1" locked="0" layoutInCell="1" allowOverlap="1" wp14:anchorId="131CD884" wp14:editId="54AAF348">
              <wp:simplePos x="0" y="0"/>
              <wp:positionH relativeFrom="margin">
                <wp:align>center</wp:align>
              </wp:positionH>
              <wp:positionV relativeFrom="page">
                <wp:align>top</wp:align>
              </wp:positionV>
              <wp:extent cx="5057775" cy="680224"/>
              <wp:effectExtent l="0" t="0" r="0" b="5715"/>
              <wp:wrapNone/>
              <wp:docPr id="1204135391" name="Picture 12041353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rsidR="00C743FC">
          <w:rPr>
            <w:rFonts w:ascii="Georgia" w:hAnsi="Georgia"/>
          </w:rPr>
          <w:t xml:space="preserve">           </w:t>
        </w:r>
        <w:r>
          <w:rPr>
            <w:rFonts w:ascii="Georgia" w:hAnsi="Georgia"/>
          </w:rPr>
          <w:t xml:space="preserve">Company Profile and Description of the </w:t>
        </w:r>
        <w:r w:rsidR="00282E19">
          <w:rPr>
            <w:rFonts w:ascii="Georgia" w:hAnsi="Georgia"/>
          </w:rPr>
          <w:t>Existing</w:t>
        </w:r>
        <w:r>
          <w:rPr>
            <w:rFonts w:ascii="Georgia" w:hAnsi="Georgia"/>
          </w:rPr>
          <w:t xml:space="preserve"> System</w:t>
        </w:r>
        <w:r w:rsidR="00C743FC">
          <w:rPr>
            <w:rFonts w:ascii="Georgia" w:hAnsi="Georgia"/>
          </w:rPr>
          <w:t xml:space="preserve"> | </w:t>
        </w:r>
        <w:r w:rsidRPr="00CF2E71">
          <w:rPr>
            <w:rFonts w:ascii="Georgia" w:hAnsi="Georgia"/>
          </w:rPr>
          <w:fldChar w:fldCharType="begin"/>
        </w:r>
        <w:r w:rsidRPr="00CF2E71">
          <w:rPr>
            <w:rFonts w:ascii="Georgia" w:hAnsi="Georgia"/>
          </w:rPr>
          <w:instrText xml:space="preserve"> PAGE   \* MERGEFORMAT </w:instrText>
        </w:r>
        <w:r w:rsidRPr="00CF2E71">
          <w:rPr>
            <w:rFonts w:ascii="Georgia" w:hAnsi="Georgia"/>
          </w:rPr>
          <w:fldChar w:fldCharType="separate"/>
        </w:r>
        <w:r w:rsidRPr="00CF2E71">
          <w:rPr>
            <w:rFonts w:ascii="Georgia" w:hAnsi="Georgia"/>
            <w:noProof/>
          </w:rPr>
          <w:t>2</w:t>
        </w:r>
        <w:r w:rsidRPr="00CF2E71">
          <w:rPr>
            <w:rFonts w:ascii="Georgia" w:hAnsi="Georgia"/>
            <w:noProof/>
          </w:rPr>
          <w:fldChar w:fldCharType="end"/>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52E5BB31" w:rsidR="00072C49" w:rsidRPr="00885E8A" w:rsidRDefault="00072C49" w:rsidP="00885E8A">
    <w:pPr>
      <w:pStyle w:val="Footer"/>
      <w:rPr>
        <w:rFonts w:ascii="Georgia" w:hAnsi="Georgia"/>
      </w:rPr>
    </w:pPr>
    <w:r>
      <w:rPr>
        <w:rFonts w:ascii="Georgia" w:hAnsi="Georgia"/>
      </w:rPr>
      <w:tab/>
      <w:t xml:space="preserve">                                                                                                                References</w:t>
    </w:r>
    <w:r w:rsidRPr="009D124E">
      <w:rPr>
        <w:rFonts w:ascii="Georgia" w:hAnsi="Georgia"/>
      </w:rPr>
      <w:t xml:space="preserve">| </w:t>
    </w:r>
    <w:r w:rsidR="00636046">
      <w:rPr>
        <w:rFonts w:ascii="Georgia" w:hAnsi="Georgia"/>
      </w:rPr>
      <w:t>62</w:t>
    </w:r>
    <w:r>
      <w:rPr>
        <w:rFonts w:ascii="Georgia" w:hAnsi="Georgia"/>
      </w:rPr>
      <w:tab/>
    </w:r>
    <w:r>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769815707" name="Picture 17698157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98395" w14:textId="1D83A141" w:rsidR="00F00594" w:rsidRPr="009D124E" w:rsidRDefault="00F00594" w:rsidP="00B05AA0">
    <w:pPr>
      <w:pStyle w:val="Footer"/>
      <w:rPr>
        <w:rFonts w:ascii="Georgia" w:hAnsi="Georgia"/>
      </w:rPr>
    </w:pPr>
    <w:r>
      <w:rPr>
        <w:noProof/>
        <w:lang w:val="en-US"/>
      </w:rPr>
      <w:drawing>
        <wp:anchor distT="0" distB="0" distL="114300" distR="114300" simplePos="0" relativeHeight="251808768" behindDoc="1" locked="0" layoutInCell="1" allowOverlap="1" wp14:anchorId="06899398" wp14:editId="66EFE4FD">
          <wp:simplePos x="0" y="0"/>
          <wp:positionH relativeFrom="margin">
            <wp:posOffset>441960</wp:posOffset>
          </wp:positionH>
          <wp:positionV relativeFrom="paragraph">
            <wp:posOffset>-320040</wp:posOffset>
          </wp:positionV>
          <wp:extent cx="5057775" cy="680085"/>
          <wp:effectExtent l="0" t="0" r="9525" b="5715"/>
          <wp:wrapTopAndBottom/>
          <wp:docPr id="1870775856" name="Picture 18707758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5</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46C3" w14:textId="1A0FC11F"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636046">
      <w:rPr>
        <w:rFonts w:ascii="Georgia" w:hAnsi="Georgia"/>
      </w:rPr>
      <w:t>4</w:t>
    </w:r>
    <w:r>
      <w:rPr>
        <w:rFonts w:ascii="Georgia" w:hAnsi="Georgia"/>
      </w:rPr>
      <w:tab/>
    </w:r>
    <w:r>
      <w:rPr>
        <w:noProof/>
        <w:lang w:val="en-US"/>
      </w:rPr>
      <w:drawing>
        <wp:anchor distT="0" distB="0" distL="114300" distR="114300" simplePos="0" relativeHeight="251806720" behindDoc="1" locked="0" layoutInCell="1" allowOverlap="1" wp14:anchorId="798A6D45" wp14:editId="2D36ABC1">
          <wp:simplePos x="0" y="0"/>
          <wp:positionH relativeFrom="margin">
            <wp:posOffset>373380</wp:posOffset>
          </wp:positionH>
          <wp:positionV relativeFrom="paragraph">
            <wp:posOffset>-343535</wp:posOffset>
          </wp:positionV>
          <wp:extent cx="5057775" cy="680085"/>
          <wp:effectExtent l="0" t="0" r="9525" b="5715"/>
          <wp:wrapTopAndBottom/>
          <wp:docPr id="2125851576" name="Picture 21258515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511AE94"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AA3FAE">
      <w:rPr>
        <w:rFonts w:ascii="Georgia" w:hAnsi="Georgia"/>
      </w:rPr>
      <w:t>6</w:t>
    </w:r>
    <w:r>
      <w:rPr>
        <w:rFonts w:ascii="Georgia" w:hAnsi="Georgia"/>
      </w:rPr>
      <w:tab/>
    </w:r>
    <w:r>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353861370" name="Picture 353861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A245115" w:rsidR="007D28B1" w:rsidRPr="00885E8A" w:rsidRDefault="007D28B1" w:rsidP="00885E8A">
    <w:pPr>
      <w:pStyle w:val="Footer"/>
      <w:rPr>
        <w:rFonts w:ascii="Georgia" w:hAnsi="Georgia"/>
      </w:rPr>
    </w:pPr>
    <w:r>
      <w:rPr>
        <w:rFonts w:ascii="Georgia" w:hAnsi="Georgia"/>
      </w:rPr>
      <w:tab/>
      <w:t xml:space="preserve">                                                                                                                                              Appendix A </w:t>
    </w:r>
    <w:r w:rsidRPr="009D124E">
      <w:rPr>
        <w:rFonts w:ascii="Georgia" w:hAnsi="Georgia"/>
      </w:rPr>
      <w:t xml:space="preserve">| </w:t>
    </w:r>
    <w:r>
      <w:rPr>
        <w:rFonts w:ascii="Georgia" w:hAnsi="Georgia"/>
      </w:rPr>
      <w:t>6</w:t>
    </w:r>
    <w:r w:rsidR="00AA3FAE">
      <w:rPr>
        <w:rFonts w:ascii="Georgia" w:hAnsi="Georgia"/>
      </w:rPr>
      <w:t>7</w:t>
    </w:r>
    <w:r>
      <w:rPr>
        <w:rFonts w:ascii="Georgia" w:hAnsi="Georgia"/>
      </w:rPr>
      <w:tab/>
    </w:r>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706069455" name="Picture 70606945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4517DB50" w:rsidR="00980EF0" w:rsidRPr="009D124E" w:rsidRDefault="00980EF0" w:rsidP="00B05AA0">
    <w:pPr>
      <w:pStyle w:val="Footer"/>
      <w:rPr>
        <w:rFonts w:ascii="Georgia" w:hAnsi="Georgia"/>
      </w:rPr>
    </w:pPr>
    <w:r>
      <w:rPr>
        <w:noProof/>
        <w:lang w:val="en-US"/>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B</w:t>
    </w:r>
    <w:r w:rsidRPr="009D124E">
      <w:rPr>
        <w:rFonts w:ascii="Georgia" w:hAnsi="Georgia"/>
      </w:rPr>
      <w:t xml:space="preserve"> | </w:t>
    </w:r>
    <w:r>
      <w:rPr>
        <w:rFonts w:ascii="Georgia" w:hAnsi="Georgia"/>
      </w:rPr>
      <w:t>6</w:t>
    </w:r>
    <w:r w:rsidR="00AA3FAE">
      <w:rPr>
        <w:rFonts w:ascii="Georgia" w:hAnsi="Georgia"/>
      </w:rPr>
      <w:t>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880023A" w:rsidR="00980EF0" w:rsidRPr="00885E8A" w:rsidRDefault="00980EF0" w:rsidP="00885E8A">
    <w:pPr>
      <w:pStyle w:val="Footer"/>
      <w:rPr>
        <w:rFonts w:ascii="Georgia" w:hAnsi="Georgia"/>
      </w:rPr>
    </w:pPr>
    <w:r>
      <w:rPr>
        <w:rFonts w:ascii="Georgia" w:hAnsi="Georgia"/>
      </w:rPr>
      <w:tab/>
      <w:t xml:space="preserve">                                                                                                                                              Appendix B</w:t>
    </w:r>
    <w:r w:rsidRPr="009D124E">
      <w:rPr>
        <w:rFonts w:ascii="Georgia" w:hAnsi="Georgia"/>
      </w:rPr>
      <w:t xml:space="preserve">| </w:t>
    </w:r>
    <w:r>
      <w:rPr>
        <w:rFonts w:ascii="Georgia" w:hAnsi="Georgia"/>
      </w:rPr>
      <w:t>6</w:t>
    </w:r>
    <w:r>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AA3FAE">
      <w:rPr>
        <w:rFonts w:ascii="Georgia" w:hAnsi="Georgia"/>
      </w:rPr>
      <w:t>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166FC8B6" w:rsidR="00E91BEE" w:rsidRPr="009D124E" w:rsidRDefault="00E91BEE" w:rsidP="00B05AA0">
    <w:pPr>
      <w:pStyle w:val="Footer"/>
      <w:rPr>
        <w:rFonts w:ascii="Georgia" w:hAnsi="Georgia"/>
      </w:rPr>
    </w:pPr>
    <w:r>
      <w:rPr>
        <w:noProof/>
        <w:lang w:val="en-US"/>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70</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E10E18F" w:rsidR="00E91BEE" w:rsidRPr="00885E8A" w:rsidRDefault="00E91BEE" w:rsidP="00885E8A">
    <w:pPr>
      <w:pStyle w:val="Footer"/>
      <w:rPr>
        <w:rFonts w:ascii="Georgia" w:hAnsi="Georgia"/>
      </w:rPr>
    </w:pPr>
    <w:r>
      <w:rPr>
        <w:rFonts w:ascii="Georgia" w:hAnsi="Georgia"/>
      </w:rPr>
      <w:tab/>
      <w:t xml:space="preserve">                                                                                                                                              Appendix C</w:t>
    </w:r>
    <w:r w:rsidRPr="009D124E">
      <w:rPr>
        <w:rFonts w:ascii="Georgia" w:hAnsi="Georgia"/>
      </w:rPr>
      <w:t xml:space="preserve">| </w:t>
    </w:r>
    <w:r>
      <w:rPr>
        <w:rFonts w:ascii="Georgia" w:hAnsi="Georgia"/>
      </w:rPr>
      <w:t>6</w:t>
    </w:r>
    <w:r>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6FF3EFD3" w:rsidR="00AA3FAE" w:rsidRPr="009D124E" w:rsidRDefault="00AA3FAE" w:rsidP="00B05AA0">
    <w:pPr>
      <w:pStyle w:val="Footer"/>
      <w:rPr>
        <w:rFonts w:ascii="Georgia" w:hAnsi="Georgia"/>
      </w:rPr>
    </w:pPr>
    <w:r>
      <w:rPr>
        <w:noProof/>
        <w:lang w:val="en-US"/>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134528647" name="Picture 11345286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68602D62">
          <wp:simplePos x="0" y="0"/>
          <wp:positionH relativeFrom="margin">
            <wp:align>center</wp:align>
          </wp:positionH>
          <wp:positionV relativeFrom="page">
            <wp:align>top</wp:align>
          </wp:positionV>
          <wp:extent cx="5057775" cy="680224"/>
          <wp:effectExtent l="0" t="0" r="0" b="5715"/>
          <wp:wrapNone/>
          <wp:docPr id="1983277909" name="Picture 19832779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2783A3CE" w:rsidR="00717F2A" w:rsidRPr="00BE3E01" w:rsidRDefault="00717F2A" w:rsidP="001B0268">
    <w:pPr>
      <w:pStyle w:val="Footer"/>
      <w:jc w:val="both"/>
      <w:rPr>
        <w:rFonts w:ascii="Georgia" w:hAnsi="Georgia"/>
        <w:noProof/>
        <w:sz w:val="24"/>
        <w:szCs w:val="24"/>
      </w:rPr>
    </w:pPr>
    <w:r>
      <w:rPr>
        <w:rFonts w:ascii="Georgia" w:hAnsi="Georgia"/>
      </w:rPr>
      <w:tab/>
    </w:r>
    <w:r>
      <w:rPr>
        <w:rFonts w:ascii="Georgia" w:hAnsi="Georgia"/>
      </w:rPr>
      <w:tab/>
    </w:r>
    <w:r w:rsidR="00942C04">
      <w:rPr>
        <w:rFonts w:ascii="Georgia" w:hAnsi="Georgia"/>
      </w:rPr>
      <w:t>Purpose and Description</w:t>
    </w:r>
    <w:r w:rsidRPr="00E96DAF">
      <w:rPr>
        <w:rFonts w:ascii="Georgia" w:hAnsi="Georgia"/>
      </w:rPr>
      <w:t xml:space="preserve"> </w:t>
    </w:r>
    <w:r>
      <w:rPr>
        <w:rFonts w:ascii="Georgia" w:hAnsi="Georgia"/>
      </w:rPr>
      <w:t xml:space="preserve">| </w:t>
    </w:r>
    <w:sdt>
      <w:sdtPr>
        <w:id w:val="-1671177837"/>
        <w:docPartObj>
          <w:docPartGallery w:val="Page Numbers (Bottom of Page)"/>
          <w:docPartUnique/>
        </w:docPartObj>
      </w:sdtPr>
      <w:sdtEndPr>
        <w:rPr>
          <w:rFonts w:ascii="Georgia" w:hAnsi="Georgia"/>
          <w:noProof/>
          <w:sz w:val="24"/>
          <w:szCs w:val="24"/>
        </w:rPr>
      </w:sdtEndPr>
      <w:sdtContent>
        <w:r w:rsidR="00D65807">
          <w:rPr>
            <w:rFonts w:ascii="Georgia" w:hAnsi="Georgia"/>
            <w:sz w:val="24"/>
            <w:szCs w:val="24"/>
          </w:rPr>
          <w:t>10</w:t>
        </w:r>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3122CE65" w:rsidR="001E2C32" w:rsidRPr="009D124E" w:rsidRDefault="001E2C32" w:rsidP="00B05AA0">
    <w:pPr>
      <w:pStyle w:val="Footer"/>
      <w:rPr>
        <w:rFonts w:ascii="Georgia" w:hAnsi="Georgia"/>
      </w:rPr>
    </w:pPr>
    <w:r>
      <w:rPr>
        <w:noProof/>
        <w:lang w:val="en-US"/>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1026089036" name="Picture 102608903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289593848" name="Picture 12895938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5BED061B" w:rsidR="00A13271" w:rsidRPr="009D124E" w:rsidRDefault="00A13271" w:rsidP="00B05AA0">
    <w:pPr>
      <w:pStyle w:val="Footer"/>
      <w:rPr>
        <w:rFonts w:ascii="Georgia" w:hAnsi="Georgia"/>
      </w:rPr>
    </w:pPr>
    <w:r>
      <w:rPr>
        <w:noProof/>
        <w:lang w:val="en-US"/>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591885863" name="Picture 5918858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r w:rsidR="00AA3FAE">
      <w:rPr>
        <w:rFonts w:ascii="Georgia" w:hAnsi="Georgia"/>
      </w:rPr>
      <w:t>3</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6C4FB5D"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227118927" name="Picture 2271189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301CF2A3" w:rsidR="00833024" w:rsidRPr="009D124E" w:rsidRDefault="00833024" w:rsidP="00B05AA0">
    <w:pPr>
      <w:pStyle w:val="Footer"/>
      <w:rPr>
        <w:rFonts w:ascii="Georgia" w:hAnsi="Georgia"/>
      </w:rPr>
    </w:pPr>
    <w:r>
      <w:rPr>
        <w:noProof/>
        <w:lang w:val="en-US"/>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2036190263" name="Picture 20361902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72</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55302BA5" w:rsidR="0040093C" w:rsidRPr="009D124E" w:rsidRDefault="0040093C" w:rsidP="00B05AA0">
    <w:pPr>
      <w:pStyle w:val="Footer"/>
      <w:rPr>
        <w:rFonts w:ascii="Georgia" w:hAnsi="Georgia"/>
      </w:rPr>
    </w:pPr>
    <w:r>
      <w:rPr>
        <w:noProof/>
        <w:lang w:val="en-US"/>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297700179" name="Picture 2977001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73</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241112970" name="Picture 2411129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697680117" name="Picture 6976801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1B6CC71A"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533247210" name="Picture 53324721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889028553" name="Picture 8890285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59E48595" w:rsidR="00E96DAF" w:rsidRPr="00BE3E01" w:rsidRDefault="00CF2E71" w:rsidP="00392D50">
        <w:pPr>
          <w:pStyle w:val="Header"/>
          <w:rPr>
            <w:rFonts w:ascii="Georgia" w:hAnsi="Georgia"/>
          </w:rPr>
        </w:pPr>
        <w:r w:rsidRPr="00E96DAF">
          <w:rPr>
            <w:rFonts w:ascii="Georgia" w:hAnsi="Georgia"/>
            <w:noProof/>
            <w:lang w:val="en-US"/>
          </w:rPr>
          <w:drawing>
            <wp:anchor distT="0" distB="0" distL="114300" distR="114300" simplePos="0" relativeHeight="251669504" behindDoc="1" locked="0" layoutInCell="1" allowOverlap="1" wp14:anchorId="73CDB4A9" wp14:editId="7141F82D">
              <wp:simplePos x="0" y="0"/>
              <wp:positionH relativeFrom="margin">
                <wp:posOffset>440055</wp:posOffset>
              </wp:positionH>
              <wp:positionV relativeFrom="paragraph">
                <wp:posOffset>-182880</wp:posOffset>
              </wp:positionV>
              <wp:extent cx="5057775" cy="680085"/>
              <wp:effectExtent l="0" t="0" r="9525" b="5715"/>
              <wp:wrapTopAndBottom/>
              <wp:docPr id="210283891" name="Picture 2102838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392D50">
          <w:tab/>
          <w:t xml:space="preserve">                                                                               </w:t>
        </w:r>
        <w:r w:rsidR="00717F2A">
          <w:rPr>
            <w:rFonts w:ascii="Georgia" w:hAnsi="Georgia"/>
          </w:rPr>
          <w:t>Statement of the Problem</w:t>
        </w:r>
        <w:r w:rsidR="00392D50">
          <w:rPr>
            <w:rFonts w:ascii="Georgia" w:hAnsi="Georgia"/>
          </w:rPr>
          <w:t xml:space="preserve"> and Objective of the Study</w:t>
        </w:r>
        <w:r w:rsidRPr="00E96DAF">
          <w:rPr>
            <w:rFonts w:ascii="Georgia" w:hAnsi="Georgia"/>
          </w:rPr>
          <w:t xml:space="preserve"> </w:t>
        </w:r>
        <w:r w:rsidR="00717F2A">
          <w:rPr>
            <w:rFonts w:ascii="Georgia" w:hAnsi="Georgia"/>
          </w:rPr>
          <w:t>|</w:t>
        </w:r>
        <w:r w:rsidR="00392D50">
          <w:rPr>
            <w:rFonts w:ascii="Georgia" w:hAnsi="Georgia"/>
          </w:rPr>
          <w:t xml:space="preserve"> </w:t>
        </w:r>
        <w:r w:rsidR="00282E19">
          <w:rPr>
            <w:rFonts w:ascii="Georgia" w:hAnsi="Georgia"/>
          </w:rPr>
          <w:t>9</w:t>
        </w:r>
      </w:p>
    </w:sdtContent>
  </w:sdt>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19E1" w14:textId="2982A7B3" w:rsidR="0040093C" w:rsidRPr="009D124E" w:rsidRDefault="0040093C" w:rsidP="00B05AA0">
    <w:pPr>
      <w:pStyle w:val="Footer"/>
      <w:rPr>
        <w:rFonts w:ascii="Georgia" w:hAnsi="Georgia"/>
      </w:rPr>
    </w:pPr>
    <w:r>
      <w:rPr>
        <w:noProof/>
        <w:lang w:val="en-US"/>
      </w:rPr>
      <w:drawing>
        <wp:anchor distT="0" distB="0" distL="114300" distR="114300" simplePos="0" relativeHeight="251841536" behindDoc="1" locked="0" layoutInCell="1" allowOverlap="1" wp14:anchorId="14FB7B6C" wp14:editId="0EBA97EF">
          <wp:simplePos x="0" y="0"/>
          <wp:positionH relativeFrom="margin">
            <wp:posOffset>441960</wp:posOffset>
          </wp:positionH>
          <wp:positionV relativeFrom="paragraph">
            <wp:posOffset>-320040</wp:posOffset>
          </wp:positionV>
          <wp:extent cx="5057775" cy="680085"/>
          <wp:effectExtent l="0" t="0" r="9525" b="5715"/>
          <wp:wrapTopAndBottom/>
          <wp:docPr id="308052534" name="Picture 3080525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78</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1306570158" name="Picture 130657015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1957185348" name="Picture 19571853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753790471" name="Picture 7537904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D047A9" w:rsidRDefault="00D047A9" w:rsidP="00BE3E01">
    <w:pPr>
      <w:pStyle w:val="Footer"/>
      <w:jc w:val="right"/>
    </w:pPr>
    <w:r>
      <w:rPr>
        <w:noProof/>
        <w:lang w:val="en-US"/>
      </w:rPr>
      <w:drawing>
        <wp:anchor distT="0" distB="0" distL="114300" distR="114300" simplePos="0" relativeHeight="251694080" behindDoc="1" locked="0" layoutInCell="1" allowOverlap="1" wp14:anchorId="64C793E0" wp14:editId="5780D403">
          <wp:simplePos x="0" y="0"/>
          <wp:positionH relativeFrom="margin">
            <wp:align>center</wp:align>
          </wp:positionH>
          <wp:positionV relativeFrom="page">
            <wp:align>top</wp:align>
          </wp:positionV>
          <wp:extent cx="5057775" cy="680224"/>
          <wp:effectExtent l="0" t="0" r="0" b="5715"/>
          <wp:wrapNone/>
          <wp:docPr id="508715776" name="Picture 5087157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827838B" w14:textId="77777777" w:rsidR="00D047A9" w:rsidRPr="00BE3E01" w:rsidRDefault="00D047A9" w:rsidP="00BE3E01">
    <w:pPr>
      <w:pStyle w:val="Footer"/>
      <w:jc w:val="right"/>
    </w:pPr>
  </w:p>
  <w:p w14:paraId="5EEE38AC" w14:textId="77777777" w:rsidR="00D047A9" w:rsidRDefault="00D047A9" w:rsidP="001B0268">
    <w:pPr>
      <w:pStyle w:val="Footer"/>
      <w:jc w:val="both"/>
      <w:rPr>
        <w:rFonts w:ascii="Georgia" w:hAnsi="Georgia"/>
      </w:rPr>
    </w:pPr>
    <w:r>
      <w:rPr>
        <w:rFonts w:ascii="Georgia" w:hAnsi="Georgia"/>
      </w:rPr>
      <w:tab/>
    </w:r>
    <w:r>
      <w:rPr>
        <w:rFonts w:ascii="Georgia" w:hAnsi="Georgia"/>
      </w:rPr>
      <w:tab/>
    </w:r>
  </w:p>
  <w:p w14:paraId="7400FBC4" w14:textId="016A46CB" w:rsidR="00D047A9" w:rsidRPr="00BE3E01" w:rsidRDefault="00D047A9" w:rsidP="001B0268">
    <w:pPr>
      <w:pStyle w:val="Footer"/>
      <w:jc w:val="both"/>
      <w:rPr>
        <w:rFonts w:ascii="Georgia" w:hAnsi="Georgia"/>
        <w:noProof/>
        <w:sz w:val="24"/>
        <w:szCs w:val="24"/>
      </w:rPr>
    </w:pPr>
    <w:r>
      <w:rPr>
        <w:rFonts w:ascii="Georgia" w:hAnsi="Georgia"/>
      </w:rPr>
      <w:tab/>
    </w:r>
    <w:r>
      <w:rPr>
        <w:rFonts w:ascii="Georgia" w:hAnsi="Georgia"/>
      </w:rPr>
      <w:tab/>
      <w:t>Technical Terms</w:t>
    </w:r>
    <w:r w:rsidRPr="00E96DAF">
      <w:rPr>
        <w:rFonts w:ascii="Georgia" w:hAnsi="Georgia"/>
      </w:rPr>
      <w:t xml:space="preserve"> </w:t>
    </w:r>
    <w:r>
      <w:rPr>
        <w:rFonts w:ascii="Georgia" w:hAnsi="Georgia"/>
      </w:rPr>
      <w:t>|</w:t>
    </w:r>
    <w:r w:rsidRPr="00D047A9">
      <w:rPr>
        <w:rFonts w:ascii="Georgia" w:hAnsi="Georgia"/>
      </w:rPr>
      <w:t xml:space="preserve"> </w:t>
    </w:r>
    <w:sdt>
      <w:sdtPr>
        <w:rPr>
          <w:rFonts w:ascii="Georgia" w:hAnsi="Georgia"/>
        </w:rPr>
        <w:id w:val="-1699073264"/>
        <w:docPartObj>
          <w:docPartGallery w:val="Page Numbers (Bottom of Page)"/>
          <w:docPartUnique/>
        </w:docPartObj>
      </w:sdtPr>
      <w:sdtEndPr>
        <w:rPr>
          <w:noProof/>
        </w:rPr>
      </w:sdtEndPr>
      <w:sdtContent>
        <w:r w:rsidR="00D65807">
          <w:rPr>
            <w:rFonts w:ascii="Georgia" w:hAnsi="Georgia"/>
          </w:rPr>
          <w:t>12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70F42"/>
    <w:multiLevelType w:val="hybridMultilevel"/>
    <w:tmpl w:val="5B50923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56BB8"/>
    <w:multiLevelType w:val="multilevel"/>
    <w:tmpl w:val="68BA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4"/>
  </w:num>
  <w:num w:numId="2" w16cid:durableId="77988090">
    <w:abstractNumId w:val="14"/>
    <w:lvlOverride w:ilvl="0">
      <w:lvl w:ilvl="0">
        <w:numFmt w:val="lowerLetter"/>
        <w:lvlText w:val="%1."/>
        <w:lvlJc w:val="left"/>
      </w:lvl>
    </w:lvlOverride>
  </w:num>
  <w:num w:numId="3" w16cid:durableId="1632855880">
    <w:abstractNumId w:val="15"/>
  </w:num>
  <w:num w:numId="4" w16cid:durableId="383875542">
    <w:abstractNumId w:val="15"/>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8"/>
  </w:num>
  <w:num w:numId="15" w16cid:durableId="1337147511">
    <w:abstractNumId w:val="16"/>
  </w:num>
  <w:num w:numId="16" w16cid:durableId="1147478873">
    <w:abstractNumId w:val="11"/>
  </w:num>
  <w:num w:numId="17" w16cid:durableId="628778496">
    <w:abstractNumId w:val="8"/>
  </w:num>
  <w:num w:numId="18" w16cid:durableId="36249041">
    <w:abstractNumId w:val="13"/>
  </w:num>
  <w:num w:numId="19" w16cid:durableId="1404379002">
    <w:abstractNumId w:val="10"/>
  </w:num>
  <w:num w:numId="20" w16cid:durableId="329793776">
    <w:abstractNumId w:val="17"/>
  </w:num>
  <w:num w:numId="21" w16cid:durableId="1724214729">
    <w:abstractNumId w:val="1"/>
  </w:num>
  <w:num w:numId="22" w16cid:durableId="198668972">
    <w:abstractNumId w:val="9"/>
  </w:num>
  <w:num w:numId="23" w16cid:durableId="197718177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6E6A"/>
    <w:rsid w:val="0002130C"/>
    <w:rsid w:val="00023F3F"/>
    <w:rsid w:val="0002501F"/>
    <w:rsid w:val="000321BD"/>
    <w:rsid w:val="00035720"/>
    <w:rsid w:val="00035FAB"/>
    <w:rsid w:val="0006137D"/>
    <w:rsid w:val="00066D70"/>
    <w:rsid w:val="000717F3"/>
    <w:rsid w:val="00072C49"/>
    <w:rsid w:val="000730EC"/>
    <w:rsid w:val="00084CB8"/>
    <w:rsid w:val="000A01ED"/>
    <w:rsid w:val="000A08CD"/>
    <w:rsid w:val="000C4E16"/>
    <w:rsid w:val="000D3B07"/>
    <w:rsid w:val="000E4B52"/>
    <w:rsid w:val="000F6601"/>
    <w:rsid w:val="0010328F"/>
    <w:rsid w:val="00116EBE"/>
    <w:rsid w:val="001325A4"/>
    <w:rsid w:val="00133DEA"/>
    <w:rsid w:val="00142F21"/>
    <w:rsid w:val="00151634"/>
    <w:rsid w:val="00170627"/>
    <w:rsid w:val="00172E6B"/>
    <w:rsid w:val="00174EDA"/>
    <w:rsid w:val="00175BCC"/>
    <w:rsid w:val="00193C96"/>
    <w:rsid w:val="00195B8E"/>
    <w:rsid w:val="001A40A8"/>
    <w:rsid w:val="001A431B"/>
    <w:rsid w:val="001B0268"/>
    <w:rsid w:val="001C243C"/>
    <w:rsid w:val="001C747D"/>
    <w:rsid w:val="001D10A9"/>
    <w:rsid w:val="001D147D"/>
    <w:rsid w:val="001E2C32"/>
    <w:rsid w:val="001F14FE"/>
    <w:rsid w:val="001F1F65"/>
    <w:rsid w:val="00207F21"/>
    <w:rsid w:val="00212BAE"/>
    <w:rsid w:val="00225740"/>
    <w:rsid w:val="0023212F"/>
    <w:rsid w:val="002412B9"/>
    <w:rsid w:val="00247ED7"/>
    <w:rsid w:val="002537FF"/>
    <w:rsid w:val="002627B8"/>
    <w:rsid w:val="00265009"/>
    <w:rsid w:val="002652BA"/>
    <w:rsid w:val="00274569"/>
    <w:rsid w:val="00276C84"/>
    <w:rsid w:val="00277960"/>
    <w:rsid w:val="00277E9C"/>
    <w:rsid w:val="0028002D"/>
    <w:rsid w:val="002804F9"/>
    <w:rsid w:val="002810CD"/>
    <w:rsid w:val="00282E19"/>
    <w:rsid w:val="002917F2"/>
    <w:rsid w:val="00294238"/>
    <w:rsid w:val="002943B9"/>
    <w:rsid w:val="00294C9B"/>
    <w:rsid w:val="00294CC3"/>
    <w:rsid w:val="002A4036"/>
    <w:rsid w:val="002D4A56"/>
    <w:rsid w:val="002D4F66"/>
    <w:rsid w:val="002D6E04"/>
    <w:rsid w:val="002E11F7"/>
    <w:rsid w:val="002F5B72"/>
    <w:rsid w:val="00306E71"/>
    <w:rsid w:val="0031509C"/>
    <w:rsid w:val="00315B0D"/>
    <w:rsid w:val="00321671"/>
    <w:rsid w:val="003219B3"/>
    <w:rsid w:val="00337866"/>
    <w:rsid w:val="003400AB"/>
    <w:rsid w:val="00341A86"/>
    <w:rsid w:val="003561AC"/>
    <w:rsid w:val="003633BD"/>
    <w:rsid w:val="003710EA"/>
    <w:rsid w:val="0038049B"/>
    <w:rsid w:val="00392D50"/>
    <w:rsid w:val="00395DDB"/>
    <w:rsid w:val="003A0C5B"/>
    <w:rsid w:val="003A36A6"/>
    <w:rsid w:val="003B3B50"/>
    <w:rsid w:val="003B7418"/>
    <w:rsid w:val="003C3A16"/>
    <w:rsid w:val="003D3B33"/>
    <w:rsid w:val="003E2A30"/>
    <w:rsid w:val="003E3502"/>
    <w:rsid w:val="003F32CB"/>
    <w:rsid w:val="003F7A10"/>
    <w:rsid w:val="0040093C"/>
    <w:rsid w:val="00401E7D"/>
    <w:rsid w:val="00410E0C"/>
    <w:rsid w:val="0041569F"/>
    <w:rsid w:val="00416219"/>
    <w:rsid w:val="00422AE4"/>
    <w:rsid w:val="004276C2"/>
    <w:rsid w:val="00431977"/>
    <w:rsid w:val="0043265C"/>
    <w:rsid w:val="00433593"/>
    <w:rsid w:val="00435F52"/>
    <w:rsid w:val="00440B99"/>
    <w:rsid w:val="00447C25"/>
    <w:rsid w:val="00450DAF"/>
    <w:rsid w:val="0045104A"/>
    <w:rsid w:val="00457262"/>
    <w:rsid w:val="0047226D"/>
    <w:rsid w:val="00472F80"/>
    <w:rsid w:val="00474309"/>
    <w:rsid w:val="00477861"/>
    <w:rsid w:val="004853B0"/>
    <w:rsid w:val="0048572D"/>
    <w:rsid w:val="00486E14"/>
    <w:rsid w:val="004970F4"/>
    <w:rsid w:val="004A4245"/>
    <w:rsid w:val="004A7DEE"/>
    <w:rsid w:val="004B0326"/>
    <w:rsid w:val="004B333C"/>
    <w:rsid w:val="004C4382"/>
    <w:rsid w:val="004C4DC7"/>
    <w:rsid w:val="004D362F"/>
    <w:rsid w:val="004E39F0"/>
    <w:rsid w:val="00505E8F"/>
    <w:rsid w:val="005115BB"/>
    <w:rsid w:val="0051764D"/>
    <w:rsid w:val="005177A4"/>
    <w:rsid w:val="00527EF4"/>
    <w:rsid w:val="005314EC"/>
    <w:rsid w:val="005352BC"/>
    <w:rsid w:val="005518CD"/>
    <w:rsid w:val="00561BB1"/>
    <w:rsid w:val="00566C43"/>
    <w:rsid w:val="00571605"/>
    <w:rsid w:val="00580E98"/>
    <w:rsid w:val="0058174D"/>
    <w:rsid w:val="005860B0"/>
    <w:rsid w:val="005B2921"/>
    <w:rsid w:val="005B39A4"/>
    <w:rsid w:val="005B409B"/>
    <w:rsid w:val="005B668F"/>
    <w:rsid w:val="005B71AD"/>
    <w:rsid w:val="005C333F"/>
    <w:rsid w:val="005D1765"/>
    <w:rsid w:val="005D3E30"/>
    <w:rsid w:val="005F1D01"/>
    <w:rsid w:val="006011E7"/>
    <w:rsid w:val="00602F85"/>
    <w:rsid w:val="00617169"/>
    <w:rsid w:val="00621298"/>
    <w:rsid w:val="00624E05"/>
    <w:rsid w:val="006319FD"/>
    <w:rsid w:val="00636046"/>
    <w:rsid w:val="00637121"/>
    <w:rsid w:val="00640481"/>
    <w:rsid w:val="00641650"/>
    <w:rsid w:val="00641A9A"/>
    <w:rsid w:val="00650131"/>
    <w:rsid w:val="006522DE"/>
    <w:rsid w:val="00661753"/>
    <w:rsid w:val="00667FBA"/>
    <w:rsid w:val="00682BB0"/>
    <w:rsid w:val="00683DE8"/>
    <w:rsid w:val="0069007C"/>
    <w:rsid w:val="0069207F"/>
    <w:rsid w:val="006925E7"/>
    <w:rsid w:val="006A3271"/>
    <w:rsid w:val="006B0480"/>
    <w:rsid w:val="006B45E7"/>
    <w:rsid w:val="006B7169"/>
    <w:rsid w:val="006C3ED2"/>
    <w:rsid w:val="006D4C70"/>
    <w:rsid w:val="006D5A85"/>
    <w:rsid w:val="006E670C"/>
    <w:rsid w:val="006E7B7B"/>
    <w:rsid w:val="006F2EB8"/>
    <w:rsid w:val="007006B2"/>
    <w:rsid w:val="0071096E"/>
    <w:rsid w:val="0071195E"/>
    <w:rsid w:val="00717F2A"/>
    <w:rsid w:val="00721906"/>
    <w:rsid w:val="00724EAD"/>
    <w:rsid w:val="0072754E"/>
    <w:rsid w:val="00731B67"/>
    <w:rsid w:val="00743CC4"/>
    <w:rsid w:val="00756F8F"/>
    <w:rsid w:val="00765D28"/>
    <w:rsid w:val="0077757E"/>
    <w:rsid w:val="00786058"/>
    <w:rsid w:val="0078643E"/>
    <w:rsid w:val="007B30BA"/>
    <w:rsid w:val="007B6A2D"/>
    <w:rsid w:val="007B7A0C"/>
    <w:rsid w:val="007C0891"/>
    <w:rsid w:val="007D28B1"/>
    <w:rsid w:val="007D6B4D"/>
    <w:rsid w:val="007E0EA7"/>
    <w:rsid w:val="007F5B4E"/>
    <w:rsid w:val="0080214E"/>
    <w:rsid w:val="0080223B"/>
    <w:rsid w:val="0080342D"/>
    <w:rsid w:val="008052D6"/>
    <w:rsid w:val="00811EB1"/>
    <w:rsid w:val="00813342"/>
    <w:rsid w:val="0081345B"/>
    <w:rsid w:val="008144CE"/>
    <w:rsid w:val="00833024"/>
    <w:rsid w:val="0083310C"/>
    <w:rsid w:val="00842E30"/>
    <w:rsid w:val="00857CCA"/>
    <w:rsid w:val="008642E7"/>
    <w:rsid w:val="008650B8"/>
    <w:rsid w:val="00884CAA"/>
    <w:rsid w:val="00885E8A"/>
    <w:rsid w:val="008927FD"/>
    <w:rsid w:val="0089452D"/>
    <w:rsid w:val="008A5E2D"/>
    <w:rsid w:val="008B1E4F"/>
    <w:rsid w:val="008C13CD"/>
    <w:rsid w:val="008D33A4"/>
    <w:rsid w:val="008D6083"/>
    <w:rsid w:val="008E26CC"/>
    <w:rsid w:val="008F1830"/>
    <w:rsid w:val="008F4CDE"/>
    <w:rsid w:val="008F6A3D"/>
    <w:rsid w:val="008F6E12"/>
    <w:rsid w:val="00926C97"/>
    <w:rsid w:val="00931D48"/>
    <w:rsid w:val="00940218"/>
    <w:rsid w:val="009409CE"/>
    <w:rsid w:val="00942BB0"/>
    <w:rsid w:val="00942C04"/>
    <w:rsid w:val="009440EA"/>
    <w:rsid w:val="00944F39"/>
    <w:rsid w:val="009466BC"/>
    <w:rsid w:val="00947823"/>
    <w:rsid w:val="00947DBD"/>
    <w:rsid w:val="00960983"/>
    <w:rsid w:val="009619FF"/>
    <w:rsid w:val="00961BC1"/>
    <w:rsid w:val="009634E6"/>
    <w:rsid w:val="00963C4D"/>
    <w:rsid w:val="009673CD"/>
    <w:rsid w:val="00980EF0"/>
    <w:rsid w:val="009968DD"/>
    <w:rsid w:val="009978BF"/>
    <w:rsid w:val="00997999"/>
    <w:rsid w:val="009A47BB"/>
    <w:rsid w:val="009A6B1F"/>
    <w:rsid w:val="009C29C8"/>
    <w:rsid w:val="009C78CA"/>
    <w:rsid w:val="009C7B4C"/>
    <w:rsid w:val="009D124E"/>
    <w:rsid w:val="009D6953"/>
    <w:rsid w:val="009E1FEA"/>
    <w:rsid w:val="009F0416"/>
    <w:rsid w:val="009F5E1C"/>
    <w:rsid w:val="009F6DC2"/>
    <w:rsid w:val="00A13271"/>
    <w:rsid w:val="00A16E35"/>
    <w:rsid w:val="00A17322"/>
    <w:rsid w:val="00A23429"/>
    <w:rsid w:val="00A27272"/>
    <w:rsid w:val="00A2733C"/>
    <w:rsid w:val="00A33400"/>
    <w:rsid w:val="00A44E02"/>
    <w:rsid w:val="00A473B5"/>
    <w:rsid w:val="00A522FD"/>
    <w:rsid w:val="00A53BD0"/>
    <w:rsid w:val="00A85397"/>
    <w:rsid w:val="00A86CDE"/>
    <w:rsid w:val="00A90576"/>
    <w:rsid w:val="00AA3FAE"/>
    <w:rsid w:val="00AC39CE"/>
    <w:rsid w:val="00AC5E65"/>
    <w:rsid w:val="00AC60DD"/>
    <w:rsid w:val="00AC7EE8"/>
    <w:rsid w:val="00AD17BF"/>
    <w:rsid w:val="00AD4360"/>
    <w:rsid w:val="00AE089B"/>
    <w:rsid w:val="00AE2277"/>
    <w:rsid w:val="00AE4F6E"/>
    <w:rsid w:val="00AF3539"/>
    <w:rsid w:val="00B00B08"/>
    <w:rsid w:val="00B04722"/>
    <w:rsid w:val="00B05AA0"/>
    <w:rsid w:val="00B11358"/>
    <w:rsid w:val="00B142AE"/>
    <w:rsid w:val="00B170BB"/>
    <w:rsid w:val="00B212F0"/>
    <w:rsid w:val="00B23F64"/>
    <w:rsid w:val="00B332FF"/>
    <w:rsid w:val="00B412C2"/>
    <w:rsid w:val="00B4283E"/>
    <w:rsid w:val="00B8001B"/>
    <w:rsid w:val="00B86A29"/>
    <w:rsid w:val="00B879B0"/>
    <w:rsid w:val="00B9653A"/>
    <w:rsid w:val="00BA4258"/>
    <w:rsid w:val="00BA6556"/>
    <w:rsid w:val="00BA6AE1"/>
    <w:rsid w:val="00BA70F0"/>
    <w:rsid w:val="00BA7C11"/>
    <w:rsid w:val="00BB324F"/>
    <w:rsid w:val="00BC3C76"/>
    <w:rsid w:val="00BC6A6A"/>
    <w:rsid w:val="00BD6A8C"/>
    <w:rsid w:val="00BD74DF"/>
    <w:rsid w:val="00BD7542"/>
    <w:rsid w:val="00BE3E01"/>
    <w:rsid w:val="00BE56F8"/>
    <w:rsid w:val="00BE7F13"/>
    <w:rsid w:val="00C02E64"/>
    <w:rsid w:val="00C0613D"/>
    <w:rsid w:val="00C10A50"/>
    <w:rsid w:val="00C1236F"/>
    <w:rsid w:val="00C1357C"/>
    <w:rsid w:val="00C154FB"/>
    <w:rsid w:val="00C205B9"/>
    <w:rsid w:val="00C2643E"/>
    <w:rsid w:val="00C33689"/>
    <w:rsid w:val="00C56093"/>
    <w:rsid w:val="00C743FC"/>
    <w:rsid w:val="00C77602"/>
    <w:rsid w:val="00C80D75"/>
    <w:rsid w:val="00C92B67"/>
    <w:rsid w:val="00C95ECB"/>
    <w:rsid w:val="00C976DF"/>
    <w:rsid w:val="00CA795E"/>
    <w:rsid w:val="00CB1392"/>
    <w:rsid w:val="00CB5A4A"/>
    <w:rsid w:val="00CB7D44"/>
    <w:rsid w:val="00CD0D74"/>
    <w:rsid w:val="00CF2C83"/>
    <w:rsid w:val="00CF2E71"/>
    <w:rsid w:val="00CF4CA3"/>
    <w:rsid w:val="00D03AFC"/>
    <w:rsid w:val="00D047A9"/>
    <w:rsid w:val="00D13453"/>
    <w:rsid w:val="00D13BCB"/>
    <w:rsid w:val="00D16186"/>
    <w:rsid w:val="00D25035"/>
    <w:rsid w:val="00D250D0"/>
    <w:rsid w:val="00D25A31"/>
    <w:rsid w:val="00D269CF"/>
    <w:rsid w:val="00D4279B"/>
    <w:rsid w:val="00D43D7A"/>
    <w:rsid w:val="00D50247"/>
    <w:rsid w:val="00D52A19"/>
    <w:rsid w:val="00D65807"/>
    <w:rsid w:val="00D72BC1"/>
    <w:rsid w:val="00DA27E8"/>
    <w:rsid w:val="00DA3531"/>
    <w:rsid w:val="00DB6622"/>
    <w:rsid w:val="00DC13A9"/>
    <w:rsid w:val="00DE03B4"/>
    <w:rsid w:val="00DE3BCD"/>
    <w:rsid w:val="00DF2B21"/>
    <w:rsid w:val="00DF5940"/>
    <w:rsid w:val="00E00308"/>
    <w:rsid w:val="00E10B76"/>
    <w:rsid w:val="00E12A2C"/>
    <w:rsid w:val="00E14670"/>
    <w:rsid w:val="00E17267"/>
    <w:rsid w:val="00E25C6F"/>
    <w:rsid w:val="00E2635E"/>
    <w:rsid w:val="00E31BD1"/>
    <w:rsid w:val="00E346C1"/>
    <w:rsid w:val="00E464F1"/>
    <w:rsid w:val="00E47D5D"/>
    <w:rsid w:val="00E62A67"/>
    <w:rsid w:val="00E7266D"/>
    <w:rsid w:val="00E822AF"/>
    <w:rsid w:val="00E86435"/>
    <w:rsid w:val="00E91BEE"/>
    <w:rsid w:val="00E96DAF"/>
    <w:rsid w:val="00E9738A"/>
    <w:rsid w:val="00EA2225"/>
    <w:rsid w:val="00EA7D96"/>
    <w:rsid w:val="00EB256D"/>
    <w:rsid w:val="00EF7078"/>
    <w:rsid w:val="00F00594"/>
    <w:rsid w:val="00F1782A"/>
    <w:rsid w:val="00F22834"/>
    <w:rsid w:val="00F33A26"/>
    <w:rsid w:val="00F34321"/>
    <w:rsid w:val="00F43BDA"/>
    <w:rsid w:val="00F47788"/>
    <w:rsid w:val="00F525EE"/>
    <w:rsid w:val="00F63467"/>
    <w:rsid w:val="00F63D9C"/>
    <w:rsid w:val="00F831FF"/>
    <w:rsid w:val="00FA3F95"/>
    <w:rsid w:val="00FB430C"/>
    <w:rsid w:val="00FC2D77"/>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76.xml"/><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header" Target="header36.xml"/><Relationship Id="rId68" Type="http://schemas.openxmlformats.org/officeDocument/2006/relationships/header" Target="header41.xml"/><Relationship Id="rId84" Type="http://schemas.openxmlformats.org/officeDocument/2006/relationships/header" Target="header54.xml"/><Relationship Id="rId89" Type="http://schemas.openxmlformats.org/officeDocument/2006/relationships/header" Target="header59.xml"/><Relationship Id="rId112" Type="http://schemas.openxmlformats.org/officeDocument/2006/relationships/image" Target="media/image15.jpeg"/><Relationship Id="rId133" Type="http://schemas.openxmlformats.org/officeDocument/2006/relationships/image" Target="media/image30.jpeg"/><Relationship Id="rId138" Type="http://schemas.openxmlformats.org/officeDocument/2006/relationships/image" Target="media/image34.jpeg"/><Relationship Id="rId16" Type="http://schemas.openxmlformats.org/officeDocument/2006/relationships/header" Target="header4.xml"/><Relationship Id="rId107" Type="http://schemas.openxmlformats.org/officeDocument/2006/relationships/image" Target="media/image11.jpeg"/><Relationship Id="rId11" Type="http://schemas.microsoft.com/office/2018/08/relationships/commentsExtensible" Target="commentsExtensible.xml"/><Relationship Id="rId32" Type="http://schemas.openxmlformats.org/officeDocument/2006/relationships/header" Target="header16.xml"/><Relationship Id="rId37" Type="http://schemas.openxmlformats.org/officeDocument/2006/relationships/header" Target="header20.xml"/><Relationship Id="rId53" Type="http://schemas.openxmlformats.org/officeDocument/2006/relationships/footer" Target="footer7.xml"/><Relationship Id="rId58" Type="http://schemas.openxmlformats.org/officeDocument/2006/relationships/footer" Target="footer8.xml"/><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eader" Target="header69.xml"/><Relationship Id="rId123" Type="http://schemas.openxmlformats.org/officeDocument/2006/relationships/image" Target="media/image23.jpeg"/><Relationship Id="rId128" Type="http://schemas.openxmlformats.org/officeDocument/2006/relationships/header" Target="header79.xml"/><Relationship Id="rId144" Type="http://schemas.openxmlformats.org/officeDocument/2006/relationships/image" Target="media/image37.jpeg"/><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4.xml"/><Relationship Id="rId22" Type="http://schemas.openxmlformats.org/officeDocument/2006/relationships/header" Target="header9.xml"/><Relationship Id="rId27" Type="http://schemas.openxmlformats.org/officeDocument/2006/relationships/footer" Target="footer3.xml"/><Relationship Id="rId43" Type="http://schemas.openxmlformats.org/officeDocument/2006/relationships/header" Target="header26.xml"/><Relationship Id="rId48" Type="http://schemas.openxmlformats.org/officeDocument/2006/relationships/footer" Target="footer6.xml"/><Relationship Id="rId64" Type="http://schemas.openxmlformats.org/officeDocument/2006/relationships/header" Target="header37.xml"/><Relationship Id="rId69" Type="http://schemas.openxmlformats.org/officeDocument/2006/relationships/header" Target="header42.xml"/><Relationship Id="rId113" Type="http://schemas.openxmlformats.org/officeDocument/2006/relationships/header" Target="header75.xml"/><Relationship Id="rId118" Type="http://schemas.openxmlformats.org/officeDocument/2006/relationships/image" Target="media/image19.jpeg"/><Relationship Id="rId134" Type="http://schemas.openxmlformats.org/officeDocument/2006/relationships/image" Target="media/image31.jpeg"/><Relationship Id="rId139" Type="http://schemas.openxmlformats.org/officeDocument/2006/relationships/header" Target="header82.xml"/><Relationship Id="rId80" Type="http://schemas.openxmlformats.org/officeDocument/2006/relationships/header" Target="header51.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2.gif"/><Relationship Id="rId33" Type="http://schemas.openxmlformats.org/officeDocument/2006/relationships/footer" Target="footer5.xml"/><Relationship Id="rId38" Type="http://schemas.openxmlformats.org/officeDocument/2006/relationships/header" Target="header21.xml"/><Relationship Id="rId46" Type="http://schemas.openxmlformats.org/officeDocument/2006/relationships/header" Target="header27.xml"/><Relationship Id="rId59" Type="http://schemas.openxmlformats.org/officeDocument/2006/relationships/image" Target="media/image8.png"/><Relationship Id="rId67" Type="http://schemas.openxmlformats.org/officeDocument/2006/relationships/header" Target="header40.xml"/><Relationship Id="rId103" Type="http://schemas.openxmlformats.org/officeDocument/2006/relationships/header" Target="header70.xml"/><Relationship Id="rId108" Type="http://schemas.openxmlformats.org/officeDocument/2006/relationships/image" Target="media/image12.jpeg"/><Relationship Id="rId116" Type="http://schemas.openxmlformats.org/officeDocument/2006/relationships/image" Target="media/image18.jpeg"/><Relationship Id="rId124" Type="http://schemas.openxmlformats.org/officeDocument/2006/relationships/header" Target="header78.xml"/><Relationship Id="rId129" Type="http://schemas.openxmlformats.org/officeDocument/2006/relationships/image" Target="media/image27.jpeg"/><Relationship Id="rId137" Type="http://schemas.openxmlformats.org/officeDocument/2006/relationships/image" Target="media/image33.jpeg"/><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header" Target="header43.xml"/><Relationship Id="rId75" Type="http://schemas.openxmlformats.org/officeDocument/2006/relationships/footer" Target="footer9.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oter" Target="footer12.xml"/><Relationship Id="rId111" Type="http://schemas.openxmlformats.org/officeDocument/2006/relationships/image" Target="media/image14.jpeg"/><Relationship Id="rId132" Type="http://schemas.openxmlformats.org/officeDocument/2006/relationships/image" Target="media/image29.jpeg"/><Relationship Id="rId140" Type="http://schemas.openxmlformats.org/officeDocument/2006/relationships/image" Target="media/image35.jpeg"/><Relationship Id="rId145" Type="http://schemas.openxmlformats.org/officeDocument/2006/relationships/header" Target="header8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header" Target="header19.xml"/><Relationship Id="rId49" Type="http://schemas.openxmlformats.org/officeDocument/2006/relationships/header" Target="header29.xml"/><Relationship Id="rId57" Type="http://schemas.openxmlformats.org/officeDocument/2006/relationships/header" Target="header33.xml"/><Relationship Id="rId106" Type="http://schemas.openxmlformats.org/officeDocument/2006/relationships/header" Target="header73.xml"/><Relationship Id="rId114" Type="http://schemas.openxmlformats.org/officeDocument/2006/relationships/image" Target="media/image16.jpeg"/><Relationship Id="rId119" Type="http://schemas.openxmlformats.org/officeDocument/2006/relationships/image" Target="media/image20.jpeg"/><Relationship Id="rId127" Type="http://schemas.openxmlformats.org/officeDocument/2006/relationships/image" Target="media/image26.jpeg"/><Relationship Id="rId10" Type="http://schemas.microsoft.com/office/2016/09/relationships/commentsIds" Target="commentsIds.xml"/><Relationship Id="rId31" Type="http://schemas.openxmlformats.org/officeDocument/2006/relationships/header" Target="header15.xml"/><Relationship Id="rId44" Type="http://schemas.openxmlformats.org/officeDocument/2006/relationships/image" Target="media/image3.png"/><Relationship Id="rId52" Type="http://schemas.openxmlformats.org/officeDocument/2006/relationships/header" Target="header31.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6.xml"/><Relationship Id="rId78" Type="http://schemas.openxmlformats.org/officeDocument/2006/relationships/footer" Target="footer10.xml"/><Relationship Id="rId81" Type="http://schemas.openxmlformats.org/officeDocument/2006/relationships/image" Target="media/image10.png"/><Relationship Id="rId86" Type="http://schemas.openxmlformats.org/officeDocument/2006/relationships/header" Target="header56.xml"/><Relationship Id="rId94" Type="http://schemas.openxmlformats.org/officeDocument/2006/relationships/footer" Target="footer11.xml"/><Relationship Id="rId99" Type="http://schemas.openxmlformats.org/officeDocument/2006/relationships/footer" Target="footer13.xml"/><Relationship Id="rId101" Type="http://schemas.openxmlformats.org/officeDocument/2006/relationships/header" Target="header68.xml"/><Relationship Id="rId122" Type="http://schemas.openxmlformats.org/officeDocument/2006/relationships/image" Target="media/image22.jpeg"/><Relationship Id="rId130" Type="http://schemas.openxmlformats.org/officeDocument/2006/relationships/image" Target="media/image28.jpeg"/><Relationship Id="rId135" Type="http://schemas.openxmlformats.org/officeDocument/2006/relationships/header" Target="header81.xml"/><Relationship Id="rId143" Type="http://schemas.openxmlformats.org/officeDocument/2006/relationships/header" Target="header84.xml"/><Relationship Id="rId14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22.xml"/><Relationship Id="rId109" Type="http://schemas.openxmlformats.org/officeDocument/2006/relationships/header" Target="header74.xml"/><Relationship Id="rId34" Type="http://schemas.openxmlformats.org/officeDocument/2006/relationships/header" Target="header17.xm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header" Target="header48.xml"/><Relationship Id="rId97" Type="http://schemas.openxmlformats.org/officeDocument/2006/relationships/header" Target="header65.xml"/><Relationship Id="rId104" Type="http://schemas.openxmlformats.org/officeDocument/2006/relationships/header" Target="header71.xml"/><Relationship Id="rId120" Type="http://schemas.openxmlformats.org/officeDocument/2006/relationships/image" Target="media/image21.jpeg"/><Relationship Id="rId125" Type="http://schemas.openxmlformats.org/officeDocument/2006/relationships/image" Target="media/image24.jpeg"/><Relationship Id="rId141" Type="http://schemas.openxmlformats.org/officeDocument/2006/relationships/header" Target="header83.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4.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image" Target="media/image4.png"/><Relationship Id="rId66" Type="http://schemas.openxmlformats.org/officeDocument/2006/relationships/header" Target="header39.xml"/><Relationship Id="rId87" Type="http://schemas.openxmlformats.org/officeDocument/2006/relationships/header" Target="header57.xml"/><Relationship Id="rId110" Type="http://schemas.openxmlformats.org/officeDocument/2006/relationships/image" Target="media/image13.jpeg"/><Relationship Id="rId115" Type="http://schemas.openxmlformats.org/officeDocument/2006/relationships/image" Target="media/image17.jpeg"/><Relationship Id="rId131" Type="http://schemas.openxmlformats.org/officeDocument/2006/relationships/header" Target="header80.xml"/><Relationship Id="rId136" Type="http://schemas.openxmlformats.org/officeDocument/2006/relationships/image" Target="media/image32.jpeg"/><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header" Target="header14.xml"/><Relationship Id="rId35" Type="http://schemas.openxmlformats.org/officeDocument/2006/relationships/header" Target="header18.xml"/><Relationship Id="rId56" Type="http://schemas.openxmlformats.org/officeDocument/2006/relationships/header" Target="header32.xml"/><Relationship Id="rId77" Type="http://schemas.openxmlformats.org/officeDocument/2006/relationships/header" Target="header49.xml"/><Relationship Id="rId100" Type="http://schemas.openxmlformats.org/officeDocument/2006/relationships/header" Target="header67.xml"/><Relationship Id="rId105" Type="http://schemas.openxmlformats.org/officeDocument/2006/relationships/header" Target="header72.xml"/><Relationship Id="rId126" Type="http://schemas.openxmlformats.org/officeDocument/2006/relationships/image" Target="media/image25.jpeg"/><Relationship Id="rId147" Type="http://schemas.microsoft.com/office/2011/relationships/people" Target="people.xml"/><Relationship Id="rId8" Type="http://schemas.openxmlformats.org/officeDocument/2006/relationships/comments" Target="comment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6.xml"/><Relationship Id="rId121" Type="http://schemas.openxmlformats.org/officeDocument/2006/relationships/header" Target="header77.xml"/><Relationship Id="rId142"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s>
</file>

<file path=word/_rels/header79.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s>
</file>

<file path=word/_rels/header83.xml.rels><?xml version="1.0" encoding="UTF-8" standalone="yes"?>
<Relationships xmlns="http://schemas.openxmlformats.org/package/2006/relationships"><Relationship Id="rId1" Type="http://schemas.openxmlformats.org/officeDocument/2006/relationships/image" Target="media/image1.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85.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100</Pages>
  <Words>18066</Words>
  <Characters>102980</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8</cp:revision>
  <cp:lastPrinted>2024-10-14T00:35:00Z</cp:lastPrinted>
  <dcterms:created xsi:type="dcterms:W3CDTF">2024-10-14T00:06:00Z</dcterms:created>
  <dcterms:modified xsi:type="dcterms:W3CDTF">2024-10-14T18:16:00Z</dcterms:modified>
</cp:coreProperties>
</file>