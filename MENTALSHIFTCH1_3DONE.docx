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1.xml" ContentType="application/vnd.openxmlformats-officedocument.wordprocessingml.foot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1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14AA93EE" w:rsidR="002D4F66" w:rsidRPr="00947823" w:rsidRDefault="00151634" w:rsidP="00151634">
      <w:pPr>
        <w:tabs>
          <w:tab w:val="center" w:pos="4320"/>
          <w:tab w:val="right" w:pos="8640"/>
        </w:tabs>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2D4F66"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r w:rsidRPr="00947823">
        <w:rPr>
          <w:rFonts w:ascii="Georgia" w:eastAsia="Times New Roman" w:hAnsi="Georgia" w:cs="Times New Roman"/>
          <w:color w:val="000000"/>
          <w:lang w:eastAsia="en-PH"/>
        </w:rPr>
        <w:tab/>
      </w:r>
    </w:p>
    <w:p w14:paraId="4A39981D"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Bonagua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Bonagua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RDefault="00447C25" w:rsidP="00431977">
      <w:pPr>
        <w:spacing w:before="240" w:after="240" w:line="240" w:lineRule="auto"/>
        <w:jc w:val="center"/>
        <w:rPr>
          <w:rFonts w:ascii="Georgia" w:eastAsia="Times New Roman" w:hAnsi="Georgia" w:cs="Times New Roman"/>
          <w:color w:val="000000"/>
          <w:lang w:eastAsia="en-PH"/>
        </w:rPr>
      </w:pPr>
    </w:p>
    <w:p w14:paraId="1D698DBD" w14:textId="77777777" w:rsidR="00447C25" w:rsidRPr="00947823" w:rsidRDefault="00447C25" w:rsidP="00431977">
      <w:pPr>
        <w:spacing w:before="240" w:after="240" w:line="240" w:lineRule="auto"/>
        <w:jc w:val="center"/>
        <w:rPr>
          <w:rFonts w:ascii="Georgia" w:eastAsia="Times New Roman" w:hAnsi="Georgia" w:cs="Times New Roman"/>
          <w:color w:val="000000"/>
          <w:lang w:eastAsia="en-PH"/>
        </w:rPr>
      </w:pPr>
    </w:p>
    <w:p w14:paraId="2D2B845C"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 OF THE FINAL DEFENSE </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Bonagua</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r w:rsidR="00431977" w:rsidRPr="00947823">
        <w:rPr>
          <w:rFonts w:ascii="Georgia" w:eastAsia="Georgia" w:hAnsi="Georgia" w:cs="Georgia"/>
        </w:rPr>
        <w:t>SoECS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2F5B72">
        <w:rPr>
          <w:rFonts w:ascii="Georgia" w:eastAsia="Times New Roman" w:hAnsi="Georgia" w:cs="Times New Roman"/>
          <w:b/>
          <w:bCs/>
          <w:color w:val="000000"/>
          <w:lang w:eastAsia="en-PH"/>
        </w:rPr>
        <w:t xml:space="preserve"> V.</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E788638" w14:textId="286B650F" w:rsidR="00431977" w:rsidRPr="00947823" w:rsidRDefault="00084CB8" w:rsidP="00431977">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1A3088E9" w14:textId="77777777" w:rsidR="00084CB8" w:rsidRPr="00947823" w:rsidRDefault="00084CB8" w:rsidP="00084CB8">
      <w:pPr>
        <w:spacing w:after="0" w:line="240" w:lineRule="auto"/>
        <w:rPr>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r w:rsidRPr="00947823">
        <w:rPr>
          <w:rFonts w:ascii="Georgia" w:eastAsia="Times New Roman" w:hAnsi="Georgia" w:cs="Times New Roman"/>
          <w:color w:val="000000"/>
          <w:lang w:eastAsia="en-PH"/>
        </w:rPr>
        <w:t>Bonagua</w:t>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171D1EDB" w14:textId="7E667B2C" w:rsidR="00C33689" w:rsidRPr="00947823" w:rsidRDefault="00084CB8" w:rsidP="00AC5E65">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49D2466D" w14:textId="77777777" w:rsidR="002943B9" w:rsidRPr="00947823" w:rsidRDefault="002943B9" w:rsidP="00AC5E65">
      <w:pPr>
        <w:spacing w:before="240" w:after="240" w:line="240" w:lineRule="auto"/>
        <w:jc w:val="center"/>
        <w:rPr>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EXECUTIVE SUMMARY</w:t>
      </w:r>
    </w:p>
    <w:p w14:paraId="6BB2A573"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Bonagua</w:t>
      </w:r>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77777777" w:rsidR="009466BC" w:rsidRPr="009466BC" w:rsidRDefault="009466BC" w:rsidP="00B412C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"MENTOR-SHIFT: A Mobile Platform Solution for Personalized Tutoring" is an application designed to enhance the mentorship and tutoring experience in academic settings. This mobile platform addresses the </w:t>
      </w:r>
      <w:commentRangeStart w:id="0"/>
      <w:r w:rsidRPr="009466BC">
        <w:rPr>
          <w:rFonts w:ascii="Georgia" w:eastAsia="Times New Roman" w:hAnsi="Georgia" w:cs="Times New Roman"/>
          <w:lang w:eastAsia="en-PH"/>
        </w:rPr>
        <w:t>increasing need</w:t>
      </w:r>
      <w:commentRangeEnd w:id="0"/>
      <w:r w:rsidR="002A4036">
        <w:rPr>
          <w:rStyle w:val="CommentReference"/>
        </w:rPr>
        <w:commentReference w:id="0"/>
      </w:r>
      <w:r w:rsidRPr="009466BC">
        <w:rPr>
          <w:rFonts w:ascii="Georgia" w:eastAsia="Times New Roman" w:hAnsi="Georgia" w:cs="Times New Roman"/>
          <w:lang w:eastAsia="en-PH"/>
        </w:rPr>
        <w:t xml:space="preserve"> for 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t>
      </w:r>
    </w:p>
    <w:p w14:paraId="583C301E" w14:textId="23FDD6AA" w:rsidR="00B412C2" w:rsidRDefault="009466BC" w:rsidP="00602F85">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t>
      </w:r>
    </w:p>
    <w:p w14:paraId="5B0E941A" w14:textId="77777777" w:rsidR="000E4B52" w:rsidRDefault="009466BC" w:rsidP="000E4B5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p>
    <w:p w14:paraId="1AB05405" w14:textId="77777777" w:rsidR="000E4B52" w:rsidRDefault="000E4B52">
      <w:pPr>
        <w:rPr>
          <w:rFonts w:ascii="Georgia" w:eastAsia="Times New Roman" w:hAnsi="Georgia" w:cs="Times New Roman"/>
          <w:lang w:eastAsia="en-PH"/>
        </w:rPr>
      </w:pPr>
      <w:r>
        <w:rPr>
          <w:rFonts w:ascii="Georgia" w:eastAsia="Times New Roman" w:hAnsi="Georgia" w:cs="Times New Roman"/>
          <w:lang w:eastAsia="en-PH"/>
        </w:rPr>
        <w:br w:type="page"/>
      </w:r>
    </w:p>
    <w:p w14:paraId="28F555F7" w14:textId="4DE426FA" w:rsidR="00084CB8" w:rsidRPr="000E4B52" w:rsidRDefault="00084CB8" w:rsidP="00D13BCB">
      <w:pPr>
        <w:spacing w:after="240" w:line="480" w:lineRule="auto"/>
        <w:ind w:left="2160" w:firstLine="720"/>
        <w:rPr>
          <w:rFonts w:ascii="Georgia" w:eastAsia="Times New Roman" w:hAnsi="Georgia" w:cs="Times New Roman"/>
          <w:lang w:eastAsia="en-PH"/>
        </w:rPr>
      </w:pPr>
      <w:r w:rsidRPr="00947823">
        <w:rPr>
          <w:rFonts w:ascii="Georgia" w:eastAsia="Times New Roman" w:hAnsi="Georgia" w:cs="Times New Roman"/>
          <w:b/>
          <w:bCs/>
          <w:color w:val="000000"/>
          <w:lang w:eastAsia="en-PH"/>
        </w:rPr>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MIT ,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color w:val="000000"/>
          <w:lang w:eastAsia="en-PH"/>
        </w:rPr>
        <w:t xml:space="preserve"> ,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RDefault="00BD74DF" w:rsidP="00084CB8">
      <w:pPr>
        <w:spacing w:after="240" w:line="240" w:lineRule="auto"/>
        <w:rPr>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Page .  .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w:t>
      </w:r>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Defense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Result of Final Defense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Completion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Approval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Executive Summary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Acknowledgement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Contents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List of Tables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Figures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1  </w:t>
      </w:r>
      <w:r w:rsidR="00C33689"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Project Context .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System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Problem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Study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Description .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Delimitation .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Terms .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RDefault="00BD74DF" w:rsidP="00084CB8">
      <w:pPr>
        <w:spacing w:after="0" w:line="480" w:lineRule="auto"/>
        <w:jc w:val="both"/>
        <w:rPr>
          <w:rFonts w:ascii="Georgia" w:eastAsia="Times New Roman" w:hAnsi="Georgia" w:cs="Times New Roman"/>
          <w:lang w:eastAsia="en-PH"/>
        </w:rPr>
      </w:pPr>
    </w:p>
    <w:p w14:paraId="1ACC568F" w14:textId="77777777" w:rsidR="00BE3E01" w:rsidRDefault="00BE3E01" w:rsidP="00084CB8">
      <w:pPr>
        <w:spacing w:after="0" w:line="480" w:lineRule="auto"/>
        <w:jc w:val="both"/>
        <w:rPr>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1145B220" w14:textId="4A6F15E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2  </w:t>
      </w:r>
      <w:r w:rsidRPr="00947823">
        <w:rPr>
          <w:rFonts w:ascii="Georgia" w:eastAsia="Times New Roman" w:hAnsi="Georgia" w:cs="Times New Roman"/>
          <w:b/>
          <w:bCs/>
          <w:color w:val="000000"/>
          <w:lang w:eastAsia="en-PH"/>
        </w:rPr>
        <w:tab/>
        <w:t>METHODOLOGY</w:t>
      </w:r>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Cycle .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Activities .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Techniques .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Data .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Results .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Framework .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Framework .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3  </w:t>
      </w:r>
      <w:r w:rsidRPr="00947823">
        <w:rPr>
          <w:rFonts w:ascii="Georgia" w:eastAsia="Times New Roman" w:hAnsi="Georgia" w:cs="Times New Roman"/>
          <w:b/>
          <w:bCs/>
          <w:color w:val="000000"/>
          <w:lang w:eastAsia="en-PH"/>
        </w:rPr>
        <w:tab/>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Flowchart.  .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Architecture .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Design .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Design .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Requirements .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Tradeoffs .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Design .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Timeline .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47537610" w14:textId="4DF1CDAE"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Summary .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Findings .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Conclusions .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Recommendations .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Letter .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Questionnaires .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Code .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Manual .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Chart .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VITAE </w:t>
      </w:r>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2BE8419C" w14:textId="77777777" w:rsidR="00B4283E" w:rsidRDefault="00B4283E" w:rsidP="00084CB8">
      <w:pPr>
        <w:spacing w:after="240" w:line="240" w:lineRule="auto"/>
        <w:rPr>
          <w:rFonts w:ascii="Georgia" w:eastAsia="Times New Roman" w:hAnsi="Georgia" w:cs="Times New Roman"/>
          <w:lang w:eastAsia="en-PH"/>
        </w:rPr>
      </w:pPr>
    </w:p>
    <w:p w14:paraId="467A4291" w14:textId="77777777" w:rsidR="00B4283E" w:rsidRPr="00947823" w:rsidRDefault="00B4283E" w:rsidP="00084CB8">
      <w:pPr>
        <w:spacing w:after="240" w:line="240" w:lineRule="auto"/>
        <w:rPr>
          <w:rFonts w:ascii="Georgia" w:eastAsia="Times New Roman" w:hAnsi="Georgia" w:cs="Times New Roman"/>
          <w:lang w:eastAsia="en-PH"/>
        </w:rPr>
      </w:pPr>
    </w:p>
    <w:p w14:paraId="7234C2C0" w14:textId="77777777" w:rsidR="00BE3E01" w:rsidRPr="00947823" w:rsidRDefault="00BE3E01" w:rsidP="00084CB8">
      <w:pPr>
        <w:spacing w:after="240" w:line="240" w:lineRule="auto"/>
        <w:rPr>
          <w:rFonts w:ascii="Georgia" w:eastAsia="Times New Roman" w:hAnsi="Georgia" w:cs="Times New Roman"/>
          <w:lang w:eastAsia="en-PH"/>
        </w:rPr>
      </w:pPr>
    </w:p>
    <w:p w14:paraId="31C7273E"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FIGURE</w:t>
      </w:r>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Agile Lean Methodology .  .  .  .  .  .  .  .  .  .  .  .  .  .  .   .  .  .  .</w:t>
      </w:r>
      <w:ins w:id="1" w:author="Jade Raposa" w:date="2024-10-14T22:57:00Z" w16du:dateUtc="2024-10-14T14:57:00Z">
        <w:r w:rsidR="006E7B7B">
          <w:rPr>
            <w:rFonts w:ascii="Georgia" w:eastAsia="Times New Roman" w:hAnsi="Georgia" w:cs="Times New Roman"/>
            <w:color w:val="000000"/>
            <w:lang w:eastAsia="en-PH"/>
          </w:rPr>
          <w:t xml:space="preserve">  .  .  .  .  .   </w:t>
        </w:r>
      </w:ins>
      <w:del w:id="2"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(CoI) .  .  .  .  .  .  .  .  .  .  .  .  .  .  .   .  .</w:t>
      </w:r>
      <w:ins w:id="3" w:author="Jade Raposa" w:date="2024-10-14T22:57:00Z" w16du:dateUtc="2024-10-14T14:57:00Z">
        <w:r w:rsidR="006E7B7B">
          <w:rPr>
            <w:rFonts w:ascii="Georgia" w:eastAsia="Times New Roman" w:hAnsi="Georgia" w:cs="Times New Roman"/>
            <w:color w:val="000000"/>
            <w:lang w:eastAsia="en-PH"/>
          </w:rPr>
          <w:t xml:space="preserve">  .  .  .  .  .  </w:t>
        </w:r>
      </w:ins>
      <w:del w:id="4"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Conceptual Framework of the Proposed System .  .  .  .  .  .</w:t>
      </w:r>
      <w:ins w:id="5" w:author="Jade Raposa" w:date="2024-10-14T22:57:00Z" w16du:dateUtc="2024-10-14T14:57:00Z">
        <w:r w:rsidR="006E7B7B">
          <w:rPr>
            <w:rFonts w:ascii="Georgia" w:eastAsia="Times New Roman" w:hAnsi="Georgia" w:cs="Times New Roman"/>
            <w:color w:val="000000"/>
            <w:lang w:eastAsia="en-PH"/>
          </w:rPr>
          <w:t xml:space="preserve">  .  .  .  .  .  </w:t>
        </w:r>
      </w:ins>
      <w:del w:id="6"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Flowchart of the Manual Process.  .  .  .  .  .  .  .  .  .  .  .  .  .  . </w:t>
      </w:r>
      <w:ins w:id="7" w:author="Jade Raposa" w:date="2024-10-14T22:56:00Z" w16du:dateUtc="2024-10-14T14:56:00Z">
        <w:r w:rsidR="006E7B7B">
          <w:rPr>
            <w:rFonts w:ascii="Georgia" w:eastAsia="Times New Roman" w:hAnsi="Georgia" w:cs="Times New Roman"/>
            <w:color w:val="000000"/>
            <w:lang w:eastAsia="en-PH"/>
          </w:rPr>
          <w:t xml:space="preserve"> .  </w:t>
        </w:r>
      </w:ins>
      <w:ins w:id="8" w:author="Jade Raposa" w:date="2024-10-14T22:57:00Z" w16du:dateUtc="2024-10-14T14:57:00Z">
        <w:r w:rsidR="006E7B7B">
          <w:rPr>
            <w:rFonts w:ascii="Georgia" w:eastAsia="Times New Roman" w:hAnsi="Georgia" w:cs="Times New Roman"/>
            <w:color w:val="000000"/>
            <w:lang w:eastAsia="en-PH"/>
          </w:rPr>
          <w:t xml:space="preserve">.  .  .  .  </w:t>
        </w:r>
      </w:ins>
      <w:del w:id="9"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System Architecture of the Proposed System.  .  .  .   .  .  .  .</w:t>
      </w:r>
      <w:ins w:id="10" w:author="Jade Raposa" w:date="2024-10-14T22:56:00Z" w16du:dateUtc="2024-10-14T14:56:00Z">
        <w:r w:rsidR="006E7B7B">
          <w:rPr>
            <w:rFonts w:ascii="Georgia" w:eastAsia="Times New Roman" w:hAnsi="Georgia" w:cs="Times New Roman"/>
            <w:color w:val="000000"/>
            <w:lang w:eastAsia="en-PH"/>
          </w:rPr>
          <w:t xml:space="preserve">  .  .  .  .  .  </w:t>
        </w:r>
      </w:ins>
      <w:del w:id="11"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Use-Case Diagram.  .  .  .  .  .  .  .  .   .  .  .  .  .  .  .  .  .  .  .  .  .  .</w:t>
      </w:r>
      <w:ins w:id="12" w:author="Jade Raposa" w:date="2024-10-14T22:56:00Z" w16du:dateUtc="2024-10-14T14:56:00Z">
        <w:r w:rsidR="00A44E02">
          <w:rPr>
            <w:rFonts w:ascii="Georgia" w:eastAsia="Times New Roman" w:hAnsi="Georgia" w:cs="Times New Roman"/>
            <w:color w:val="000000"/>
            <w:lang w:eastAsia="en-PH"/>
          </w:rPr>
          <w:t xml:space="preserve">  .  .  .  .  .  </w:t>
        </w:r>
      </w:ins>
      <w:del w:id="13"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Sequence Diagram.  .  .  .  .  .  .  .  .  .  .  .  .  .  .  .  .  .  .  .  .  .  .</w:t>
      </w:r>
      <w:ins w:id="14" w:author="Jade Raposa" w:date="2024-10-14T22:56:00Z" w16du:dateUtc="2024-10-14T14:56:00Z">
        <w:r w:rsidR="00A44E02">
          <w:rPr>
            <w:rFonts w:ascii="Georgia" w:eastAsia="Times New Roman" w:hAnsi="Georgia" w:cs="Times New Roman"/>
            <w:color w:val="000000"/>
            <w:lang w:eastAsia="en-PH"/>
          </w:rPr>
          <w:t xml:space="preserve">  .  .  .  .  .   </w:t>
        </w:r>
      </w:ins>
      <w:del w:id="15"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Diagram.  .  .  .  .  .  .  .  .  .  .  .  .  .  .  .  .  .  .  .  .  .   .  .  .  </w:t>
      </w:r>
      <w:ins w:id="16" w:author="Jade Raposa" w:date="2024-10-14T22:55:00Z" w16du:dateUtc="2024-10-14T14:55:00Z">
        <w:r w:rsidR="00A44E02">
          <w:rPr>
            <w:rFonts w:ascii="Georgia" w:eastAsia="Times New Roman" w:hAnsi="Georgia" w:cs="Times New Roman"/>
            <w:color w:val="000000"/>
            <w:lang w:eastAsia="en-PH"/>
          </w:rPr>
          <w:t xml:space="preserve">.  .  .  .  .  </w:t>
        </w:r>
      </w:ins>
      <w:ins w:id="17" w:author="Jade Raposa" w:date="2024-10-14T22:57:00Z" w16du:dateUtc="2024-10-14T14:57:00Z">
        <w:r w:rsidR="006E7B7B">
          <w:rPr>
            <w:rFonts w:ascii="Georgia" w:eastAsia="Times New Roman" w:hAnsi="Georgia" w:cs="Times New Roman"/>
            <w:color w:val="000000"/>
            <w:lang w:eastAsia="en-PH"/>
          </w:rPr>
          <w:t>.</w:t>
        </w:r>
      </w:ins>
      <w:ins w:id="18" w:author="Jade Raposa" w:date="2024-10-14T22:55:00Z" w16du:dateUtc="2024-10-14T14:55:00Z">
        <w:r w:rsidR="00A44E02">
          <w:rPr>
            <w:rFonts w:ascii="Georgia" w:eastAsia="Times New Roman" w:hAnsi="Georgia" w:cs="Times New Roman"/>
            <w:color w:val="000000"/>
            <w:lang w:eastAsia="en-PH"/>
          </w:rPr>
          <w:t xml:space="preserve"> </w:t>
        </w:r>
      </w:ins>
      <w:del w:id="19"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40B39E5C"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044D7191" w14:textId="68B39C7B"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20"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Methodology.  .  .  .   .  .  .  .  .  .  .  .  </w:t>
      </w:r>
      <w:ins w:id="21" w:author="Jade Raposa" w:date="2024-10-14T22:27:00Z" w16du:dateUtc="2024-10-14T14:27:00Z">
        <w:r w:rsidR="009619FF">
          <w:rPr>
            <w:rFonts w:ascii="Georgia" w:eastAsia="Times New Roman" w:hAnsi="Georgia" w:cs="Times New Roman"/>
            <w:color w:val="000000"/>
            <w:lang w:eastAsia="en-PH"/>
          </w:rPr>
          <w:t>.</w:t>
        </w:r>
      </w:ins>
      <w:ins w:id="22" w:author="Jade Raposa" w:date="2024-10-14T22:58:00Z" w16du:dateUtc="2024-10-14T14:58:00Z">
        <w:r w:rsidR="00277960">
          <w:rPr>
            <w:rFonts w:ascii="Georgia" w:eastAsia="Times New Roman" w:hAnsi="Georgia" w:cs="Times New Roman"/>
            <w:color w:val="000000"/>
            <w:lang w:eastAsia="en-PH"/>
          </w:rPr>
          <w:t xml:space="preserve">  .  .  .  .   </w:t>
        </w:r>
      </w:ins>
      <w:del w:id="23"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Reasons Why Students Shift.  .  .  .  .  .  .  .  .  .  .   .  .  .  .  .  .</w:t>
      </w:r>
      <w:ins w:id="24" w:author="Jade Raposa" w:date="2024-10-14T22:58:00Z" w16du:dateUtc="2024-10-14T14:58:00Z">
        <w:r w:rsidR="00277960">
          <w:rPr>
            <w:rFonts w:ascii="Georgia" w:eastAsia="Times New Roman" w:hAnsi="Georgia" w:cs="Times New Roman"/>
            <w:color w:val="000000"/>
            <w:lang w:eastAsia="en-PH"/>
          </w:rPr>
          <w:t xml:space="preserve">  .  .  .  .  .   </w:t>
        </w:r>
      </w:ins>
      <w:del w:id="25"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Students Mindset Before Shifting.  .  .  .  .  .  .  .  .  .  .  .   .  .</w:t>
      </w:r>
      <w:ins w:id="26" w:author="Jade Raposa" w:date="2024-10-14T22:58:00Z" w16du:dateUtc="2024-10-14T14:58:00Z">
        <w:r w:rsidR="00277960">
          <w:rPr>
            <w:rFonts w:ascii="Georgia" w:eastAsia="Times New Roman" w:hAnsi="Georgia" w:cs="Times New Roman"/>
            <w:color w:val="000000"/>
            <w:lang w:eastAsia="en-PH"/>
          </w:rPr>
          <w:t xml:space="preserve">  .  .  .  .  .   </w:t>
        </w:r>
      </w:ins>
      <w:del w:id="2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Students Wish They Had Personalized Guidance And Support.  .  .  .  .  .  .  .  .  .  .  .   .  .  .  .  .  .  .  .  .  .  .  .  .  .</w:t>
      </w:r>
      <w:r w:rsidR="00416219" w:rsidRPr="00947823">
        <w:rPr>
          <w:rFonts w:ascii="Georgia" w:eastAsia="Times New Roman" w:hAnsi="Georgia" w:cs="Times New Roman"/>
          <w:color w:val="000000"/>
          <w:lang w:eastAsia="en-PH"/>
        </w:rPr>
        <w:t xml:space="preserve">   .   .   .</w:t>
      </w:r>
      <w:ins w:id="28" w:author="Jade Raposa" w:date="2024-10-14T22:58:00Z" w16du:dateUtc="2024-10-14T14:58:00Z">
        <w:r w:rsidR="00277960">
          <w:rPr>
            <w:rFonts w:ascii="Georgia" w:eastAsia="Times New Roman" w:hAnsi="Georgia" w:cs="Times New Roman"/>
            <w:color w:val="000000"/>
            <w:lang w:eastAsia="en-PH"/>
          </w:rPr>
          <w:t xml:space="preserve">  .  .  .  .  </w:t>
        </w:r>
      </w:ins>
      <w:del w:id="29"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Biggest Obstacle Faced  In Seeking Academic Help  .  .  .  .</w:t>
      </w:r>
      <w:ins w:id="30" w:author="Jade Raposa" w:date="2024-10-14T22:58:00Z" w16du:dateUtc="2024-10-14T14:58:00Z">
        <w:r w:rsidR="00277960">
          <w:rPr>
            <w:rFonts w:ascii="Georgia" w:eastAsia="Times New Roman" w:hAnsi="Georgia" w:cs="Times New Roman"/>
            <w:color w:val="000000"/>
            <w:lang w:eastAsia="en-PH"/>
          </w:rPr>
          <w:t xml:space="preserve">  .  .  .  .  .  </w:t>
        </w:r>
      </w:ins>
      <w:del w:id="31"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Importance of Connecting with Mentors using Mobile App .   .  .</w:t>
      </w:r>
      <w:ins w:id="32" w:author="Jade Raposa" w:date="2024-10-14T22:58:00Z" w16du:dateUtc="2024-10-14T14:58:00Z">
        <w:r w:rsidR="00277960">
          <w:rPr>
            <w:rFonts w:ascii="Georgia" w:eastAsia="Times New Roman" w:hAnsi="Georgia" w:cs="Times New Roman"/>
            <w:color w:val="000000"/>
            <w:lang w:eastAsia="en-PH"/>
          </w:rPr>
          <w:t xml:space="preserve">  .   </w:t>
        </w:r>
      </w:ins>
      <w:del w:id="33"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Students Interested In Using The Propose App.  .  .  .  .  .  .  .</w:t>
      </w:r>
      <w:ins w:id="34" w:author="Jade Raposa" w:date="2024-10-14T22:58:00Z" w16du:dateUtc="2024-10-14T14:58:00Z">
        <w:r w:rsidR="00277960">
          <w:rPr>
            <w:rFonts w:ascii="Georgia" w:eastAsia="Times New Roman" w:hAnsi="Georgia" w:cs="Times New Roman"/>
            <w:color w:val="000000"/>
            <w:lang w:eastAsia="en-PH"/>
          </w:rPr>
          <w:t xml:space="preserve">  .  .  . </w:t>
        </w:r>
      </w:ins>
      <w:ins w:id="35" w:author="Jade Raposa" w:date="2024-10-14T22:59:00Z" w16du:dateUtc="2024-10-14T14:59:00Z">
        <w:r w:rsidR="00277960">
          <w:rPr>
            <w:rFonts w:ascii="Georgia" w:eastAsia="Times New Roman" w:hAnsi="Georgia" w:cs="Times New Roman"/>
            <w:color w:val="000000"/>
            <w:lang w:eastAsia="en-PH"/>
          </w:rPr>
          <w:t xml:space="preserve"> .  </w:t>
        </w:r>
      </w:ins>
      <w:del w:id="36"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Features Preferred By Students.  .  .  .  .  .  .  .  .  .  .  .  .  .  .  .  .</w:t>
      </w:r>
      <w:ins w:id="37" w:author="Jade Raposa" w:date="2024-10-14T22:59:00Z" w16du:dateUtc="2024-10-14T14:59:00Z">
        <w:r w:rsidR="00277960">
          <w:rPr>
            <w:rFonts w:ascii="Georgia" w:eastAsia="Times New Roman" w:hAnsi="Georgia" w:cs="Times New Roman"/>
            <w:color w:val="000000"/>
            <w:lang w:eastAsia="en-PH"/>
          </w:rPr>
          <w:t xml:space="preserve">  .  .  .  .  </w:t>
        </w:r>
      </w:ins>
      <w:del w:id="38"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Common Challenge Students Face According to Educators.  .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39"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Ways Personalized Assistance Can Impact A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Academic Success and Learning Experience.  .  .  .  .  .  .   .  .  .  .</w:t>
      </w:r>
      <w:ins w:id="40" w:author="Jade Raposa" w:date="2024-10-14T22:59:00Z" w16du:dateUtc="2024-10-14T14:59:00Z">
        <w:r w:rsidR="00277960">
          <w:rPr>
            <w:rFonts w:ascii="Georgia" w:eastAsia="Times New Roman" w:hAnsi="Georgia" w:cs="Times New Roman"/>
            <w:color w:val="000000"/>
            <w:lang w:eastAsia="en-PH"/>
          </w:rPr>
          <w:t xml:space="preserve">  .  .    </w:t>
        </w:r>
      </w:ins>
      <w:del w:id="41"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Important Skills For Students To Develop In Their Field.  .  .  .  . </w:t>
      </w:r>
      <w:r w:rsidR="004276C2">
        <w:rPr>
          <w:rFonts w:ascii="Georgia" w:eastAsia="Times New Roman" w:hAnsi="Georgia" w:cs="Times New Roman"/>
          <w:color w:val="000000"/>
          <w:lang w:eastAsia="en-PH"/>
        </w:rPr>
        <w:t xml:space="preserve"> . </w:t>
      </w:r>
      <w:ins w:id="42" w:author="Jade Raposa" w:date="2024-10-14T22:59:00Z" w16du:dateUtc="2024-10-14T14:59:00Z">
        <w:r w:rsidR="00277960">
          <w:rPr>
            <w:rFonts w:ascii="Georgia" w:eastAsia="Times New Roman" w:hAnsi="Georgia" w:cs="Times New Roman"/>
            <w:color w:val="000000"/>
            <w:lang w:eastAsia="en-PH"/>
          </w:rPr>
          <w:t xml:space="preserve"> </w:t>
        </w:r>
      </w:ins>
      <w:del w:id="43"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44"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Educators Comfortability In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Helping, Connecting, and Supporting Students.  .  .  .  .  .  .  . </w:t>
      </w:r>
      <w:r w:rsidR="004276C2">
        <w:rPr>
          <w:rFonts w:ascii="Georgia" w:eastAsia="Times New Roman" w:hAnsi="Georgia" w:cs="Times New Roman"/>
          <w:color w:val="000000"/>
          <w:lang w:eastAsia="en-PH"/>
        </w:rPr>
        <w:t xml:space="preserve">  .  .  .</w:t>
      </w:r>
      <w:ins w:id="45" w:author="Jade Raposa" w:date="2024-10-14T22:59:00Z" w16du:dateUtc="2024-10-14T14:59:00Z">
        <w:r w:rsidR="00813342">
          <w:rPr>
            <w:rFonts w:ascii="Georgia" w:eastAsia="Times New Roman" w:hAnsi="Georgia" w:cs="Times New Roman"/>
            <w:color w:val="000000"/>
            <w:lang w:eastAsia="en-PH"/>
          </w:rPr>
          <w:t xml:space="preserve">  </w:t>
        </w:r>
      </w:ins>
      <w:ins w:id="46" w:author="Jade Raposa" w:date="2024-10-14T23:00:00Z" w16du:dateUtc="2024-10-14T15:00:00Z">
        <w:r w:rsidR="00813342">
          <w:rPr>
            <w:rFonts w:ascii="Georgia" w:eastAsia="Times New Roman" w:hAnsi="Georgia" w:cs="Times New Roman"/>
            <w:color w:val="000000"/>
            <w:lang w:eastAsia="en-PH"/>
          </w:rPr>
          <w:t xml:space="preserve"> </w:t>
        </w:r>
      </w:ins>
      <w:ins w:id="47" w:author="Jade Raposa" w:date="2024-10-14T22:59:00Z" w16du:dateUtc="2024-10-14T14:59:00Z">
        <w:r w:rsidR="00813342">
          <w:rPr>
            <w:rFonts w:ascii="Georgia" w:eastAsia="Times New Roman" w:hAnsi="Georgia" w:cs="Times New Roman"/>
            <w:color w:val="000000"/>
            <w:lang w:eastAsia="en-PH"/>
          </w:rPr>
          <w:t xml:space="preserve"> </w:t>
        </w:r>
      </w:ins>
      <w:del w:id="48"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Educators Belief in Apps For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Enhancing Student’s Knowledge.  .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49" w:author="Jade Raposa" w:date="2024-10-14T22:59:00Z" w16du:dateUtc="2024-10-14T14:59:00Z">
        <w:r w:rsidR="00813342">
          <w:rPr>
            <w:rFonts w:ascii="Georgia" w:eastAsia="Times New Roman" w:hAnsi="Georgia" w:cs="Times New Roman"/>
            <w:color w:val="000000"/>
            <w:lang w:eastAsia="en-PH"/>
          </w:rPr>
          <w:t>.</w:t>
        </w:r>
      </w:ins>
      <w:del w:id="50"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Features Preferred By Educators For The App.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User Table.  .  .  .  .  .  . .  .  .  .   .  .  .  .  .  .  .  .  .  .  .  .  .  .  .  .  .  .  .  .  .  .  </w:t>
      </w:r>
      <w:ins w:id="51"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Mentor Table.  .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52"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Mentee Table.  .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53"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Mentorship Request Table.  .  .  .  .  .  .  .  .  .  .  .  .  .  .  .  .  .  .  .  .  .</w:t>
      </w:r>
      <w:del w:id="54"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55"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09A27AAA"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Table.  .  .  .  .  .  .  .  .  .  .  .  .   .  .  .  .   .  . .  .  .  .  .  .  .  .  .  .  .  </w:t>
      </w:r>
      <w:r w:rsidRPr="00947823">
        <w:rPr>
          <w:rFonts w:ascii="Georgia" w:eastAsia="Times New Roman" w:hAnsi="Georgia" w:cs="Times New Roman"/>
          <w:color w:val="000000"/>
          <w:lang w:eastAsia="en-PH"/>
        </w:rPr>
        <w:tab/>
        <w:t>55</w:t>
      </w:r>
    </w:p>
    <w:p w14:paraId="39487425" w14:textId="52315AAB"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Assessment Table.  .  .  .  .  .  .  .  .  .  .  .  .   .  .  .  .   .  .  .   .  .  .   .  .  .</w:t>
      </w:r>
      <w:ins w:id="56" w:author="Jade Raposa" w:date="2024-10-14T23:00:00Z" w16du:dateUtc="2024-10-14T15:00:00Z">
        <w:r w:rsidR="0071195E">
          <w:rPr>
            <w:rFonts w:ascii="Georgia" w:eastAsia="Times New Roman" w:hAnsi="Georgia" w:cs="Times New Roman"/>
            <w:color w:val="000000"/>
            <w:lang w:eastAsia="en-PH"/>
          </w:rPr>
          <w:t xml:space="preserve">  .   </w:t>
        </w:r>
      </w:ins>
      <w:del w:id="57"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Report Table.  .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Server Hardware Requirements.  .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Client Hardware Requirements.  .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Specifications.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Issue.  .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Issues.  .  .  .  .  .  .  .  .  .  .  .  .  .  .  .  .  . .  .  .  .   .  .  .  .  .  .  </w:t>
      </w:r>
      <w:r w:rsidR="00E00308">
        <w:rPr>
          <w:rFonts w:ascii="Georgia" w:eastAsia="Times New Roman" w:hAnsi="Georgia" w:cs="Times New Roman"/>
          <w:color w:val="000000"/>
          <w:lang w:eastAsia="en-PH"/>
        </w:rPr>
        <w:t xml:space="preserve"> </w:t>
      </w:r>
      <w:ins w:id="58"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Economic Issues.  .  .  .  .  .  .  .  .  .  .  .  .  .  .  .  .  .  .  .  .  .  .  .  .  .  .  .  . </w:t>
      </w:r>
      <w:r w:rsidRPr="00947823">
        <w:rPr>
          <w:rFonts w:ascii="Georgia" w:eastAsia="Times New Roman" w:hAnsi="Georgia" w:cs="Times New Roman"/>
          <w:color w:val="000000"/>
          <w:lang w:eastAsia="en-PH"/>
        </w:rPr>
        <w:tab/>
      </w:r>
      <w:ins w:id="59"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Non-Functional Requirements.  .  .  .  .  .  .  .  .  .  .   .  .  .  .  .  .  .  .  .</w:t>
      </w:r>
      <w:ins w:id="60" w:author="Jade Raposa" w:date="2024-10-14T23:01:00Z" w16du:dateUtc="2024-10-14T15:01:00Z">
        <w:r w:rsidR="00EB256D">
          <w:rPr>
            <w:rFonts w:ascii="Georgia" w:eastAsia="Times New Roman" w:hAnsi="Georgia" w:cs="Times New Roman"/>
            <w:color w:val="000000"/>
            <w:lang w:eastAsia="en-PH"/>
          </w:rPr>
          <w:t xml:space="preserve">  .  . </w:t>
        </w:r>
      </w:ins>
      <w:del w:id="61"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Functional Requirements.  .  .  .  .  .  .  .  .  .  .  . .  .   .  .  .  .  .  .  .  .  .  .</w:t>
      </w:r>
      <w:ins w:id="62" w:author="Jade Raposa" w:date="2024-10-14T23:01:00Z" w16du:dateUtc="2024-10-14T15:01:00Z">
        <w:r w:rsidR="00EB256D">
          <w:rPr>
            <w:rFonts w:ascii="Georgia" w:eastAsia="Times New Roman" w:hAnsi="Georgia" w:cs="Times New Roman"/>
            <w:color w:val="000000"/>
            <w:lang w:eastAsia="en-PH"/>
          </w:rPr>
          <w:t xml:space="preserve">  .  </w:t>
        </w:r>
      </w:ins>
      <w:del w:id="63"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6A3271">
          <w:headerReference w:type="default" r:id="rId12"/>
          <w:footerReference w:type="default" r:id="rId13"/>
          <w:headerReference w:type="first" r:id="rId14"/>
          <w:pgSz w:w="12240" w:h="15840"/>
          <w:pgMar w:top="144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Gantt Chart Using Lean Methodology.  .  .  .  .  .  .  .  .  .  .  .  .  .  .  .  .</w:t>
      </w:r>
      <w:ins w:id="64" w:author="Jade Raposa" w:date="2024-10-14T23:01:00Z" w16du:dateUtc="2024-10-14T15:01:00Z">
        <w:r w:rsidR="00EB256D">
          <w:rPr>
            <w:rFonts w:ascii="Georgia" w:eastAsia="Times New Roman" w:hAnsi="Georgia" w:cs="Times New Roman"/>
            <w:color w:val="000000"/>
            <w:lang w:eastAsia="en-PH"/>
          </w:rPr>
          <w:t xml:space="preserve">  .  </w:t>
        </w:r>
      </w:ins>
      <w:del w:id="65"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rsidP="00BE3E01">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Chapter 1</w:t>
      </w:r>
    </w:p>
    <w:p w14:paraId="1762B8F9" w14:textId="77777777" w:rsidR="00084CB8" w:rsidRPr="00947823" w:rsidRDefault="00084CB8" w:rsidP="00084CB8">
      <w:pPr>
        <w:spacing w:before="264" w:after="0" w:line="480" w:lineRule="auto"/>
        <w:jc w:val="center"/>
        <w:rPr>
          <w:rFonts w:ascii="Georgia" w:eastAsia="Times New Roman" w:hAnsi="Georgia" w:cs="Times New Roman"/>
          <w:lang w:eastAsia="en-PH"/>
        </w:rPr>
      </w:pPr>
      <w:commentRangeStart w:id="66"/>
      <w:r w:rsidRPr="00947823">
        <w:rPr>
          <w:rFonts w:ascii="Georgia" w:eastAsia="Times New Roman" w:hAnsi="Georgia" w:cs="Times New Roman"/>
          <w:b/>
          <w:bCs/>
          <w:color w:val="000000"/>
          <w:lang w:eastAsia="en-PH"/>
        </w:rPr>
        <w:t>INTRODUCTION</w:t>
      </w:r>
    </w:p>
    <w:p w14:paraId="415EDFC1" w14:textId="77777777" w:rsidR="00084CB8" w:rsidRPr="00947823" w:rsidRDefault="00084CB8" w:rsidP="00084CB8">
      <w:pPr>
        <w:spacing w:before="264"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t>
      </w:r>
      <w:commentRangeEnd w:id="66"/>
      <w:r w:rsidR="00433593">
        <w:rPr>
          <w:rStyle w:val="CommentReference"/>
        </w:rPr>
        <w:commentReference w:id="66"/>
      </w:r>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77777777"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t>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by the use of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Personalized learning is a crucial educational strategy that tailors instruction to individual students' needs, interests, and abilities. It aims to enhance student engagement, motivation, and academic success by accommodating individual variations. Shemshack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2385495E" w14:textId="487BC008" w:rsidR="00084CB8" w:rsidRPr="00947823"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E-learning and mobile learning (m-learning) are two transformative approaches to education that leverage technology to deliver learning content. E-learning encompasses electronic resources accessed via computers or the internet. While m-learning is a part of e-learning that utilizes mobile devices like smartphones and tablets for anytime, anywhere learning. These methods offer flexibility, accessibility, and customization, revolutionizing education in the digital age. Pimmer (2016) discusses how mobile learning in higher education is associated with positive outcomes, especially with instructionist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Mobo (2019) discusses how e-learning is seen as beneficial for students, offering flexibility, accessibility, and improved academic performance through the use of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Fabito (2017) provides insights into the factors that contribute to the effectiveness of mobile learning. It shows the students' perceptions of mobile learning and identifies the key factors that influence their success in using mobile devices for learning purposes.</w:t>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Campit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Vecaldo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32905D90" w:rsidR="00BE3E01" w:rsidRP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studies emphasized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BE3E01">
          <w:headerReference w:type="default" r:id="rId15"/>
          <w:headerReference w:type="first" r:id="rId16"/>
          <w:footerReference w:type="first" r:id="rId17"/>
          <w:pgSz w:w="12240" w:h="15840"/>
          <w:pgMar w:top="1440" w:right="1440" w:bottom="1440" w:left="1440" w:header="288" w:footer="720" w:gutter="0"/>
          <w:pgNumType w:start="1"/>
          <w:cols w:space="708"/>
          <w:titlePg/>
          <w:docGrid w:linePitch="360"/>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084CB8">
      <w:pPr>
        <w:spacing w:before="264"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7FBFD424" w:rsidR="00DA27E8" w:rsidRPr="00947823" w:rsidRDefault="00DA27E8" w:rsidP="00DA27E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p>
    <w:p w14:paraId="39741CB9" w14:textId="77777777" w:rsidR="00DA27E8" w:rsidRDefault="00DA27E8" w:rsidP="00DA27E8">
      <w:pPr>
        <w:spacing w:after="0" w:line="480" w:lineRule="auto"/>
        <w:ind w:firstLine="720"/>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A27E8">
          <w:headerReference w:type="default" r:id="rId18"/>
          <w:headerReference w:type="first" r:id="rId19"/>
          <w:pgSz w:w="12240" w:h="15840" w:code="1"/>
          <w:pgMar w:top="1440" w:right="1440" w:bottom="1440" w:left="1440" w:header="288" w:footer="720" w:gutter="0"/>
          <w:pgNumType w:start="6"/>
          <w:cols w:space="708"/>
          <w:titlePg/>
          <w:docGrid w:linePitch="360"/>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proposed study, titled “Mentor-Shift: A Mobile Application Solution On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20"/>
          <w:headerReference w:type="first" r:id="rId21"/>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3D684E2D" w:rsidR="00084CB8" w:rsidRPr="00947823" w:rsidRDefault="00084CB8" w:rsidP="001C243C">
      <w:pPr>
        <w:spacing w:after="0" w:line="480" w:lineRule="auto"/>
        <w:ind w:firstLine="720"/>
        <w:jc w:val="both"/>
        <w:rPr>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Certification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CF2E71">
          <w:headerReference w:type="default" r:id="rId22"/>
          <w:headerReference w:type="first" r:id="rId23"/>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F2E71">
          <w:headerReference w:type="first" r:id="rId24"/>
          <w:pgSz w:w="12240" w:h="15840"/>
          <w:pgMar w:top="1440" w:right="1440" w:bottom="1440" w:left="1440" w:header="288" w:footer="720" w:gutter="0"/>
          <w:pgNumType w:start="7"/>
          <w:cols w:space="708"/>
          <w:titlePg/>
          <w:docGrid w:linePitch="360"/>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1E92179F"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Identify Value: </w:t>
      </w:r>
      <w:r w:rsidRPr="00947823">
        <w:rPr>
          <w:rFonts w:ascii="Georgia" w:eastAsia="Times New Roman" w:hAnsi="Georgia" w:cs="Times New Roman"/>
          <w:color w:val="000000"/>
          <w:lang w:eastAsia="en-PH"/>
        </w:rPr>
        <w:t>Recognize user demands and identify the key features that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77777777"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B05AA0">
          <w:headerReference w:type="default" r:id="rId26"/>
          <w:footerReference w:type="default" r:id="rId27"/>
          <w:headerReference w:type="first" r:id="rId28"/>
          <w:footerReference w:type="first" r:id="rId29"/>
          <w:pgSz w:w="12240" w:h="15840"/>
          <w:pgMar w:top="1440" w:right="1440" w:bottom="1440" w:left="1440" w:header="708" w:footer="708" w:gutter="0"/>
          <w:pgNumType w:start="14"/>
          <w:cols w:space="708"/>
          <w:titlePg/>
          <w:docGrid w:linePitch="360"/>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testing.</w:t>
      </w:r>
    </w:p>
    <w:p w14:paraId="1D6EE1B3" w14:textId="77777777" w:rsidR="008D33A4" w:rsidRDefault="008D33A4" w:rsidP="008D33A4">
      <w:pPr>
        <w:spacing w:after="0" w:line="480" w:lineRule="auto"/>
        <w:ind w:firstLine="720"/>
        <w:jc w:val="both"/>
        <w:rPr>
          <w:rFonts w:ascii="Georgia" w:eastAsia="Times New Roman" w:hAnsi="Georgia" w:cs="Times New Roman"/>
          <w:color w:val="000000"/>
          <w:lang w:eastAsia="en-PH"/>
        </w:rPr>
      </w:pPr>
    </w:p>
    <w:p w14:paraId="41D5527D"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retroperspective  after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30"/>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Embed quality assurance practices into the development process to ensure a high-quality end product.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team members by providing autonomy, support, and resources to make decisions and take action.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Delegate authority and decision-making, Provide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Gather relevant data and insights, Evaluate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system as a whole rather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System optimization plan, Post-project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Conduct system-wide analysis, Identify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DF2B21">
          <w:headerReference w:type="default" r:id="rId31"/>
          <w:headerReference w:type="first" r:id="rId32"/>
          <w:footerReference w:type="first" r:id="rId33"/>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77777777" w:rsidR="00947823" w:rsidRDefault="00947823" w:rsidP="00084CB8">
      <w:pPr>
        <w:spacing w:after="0" w:line="480" w:lineRule="auto"/>
        <w:jc w:val="both"/>
        <w:rPr>
          <w:rFonts w:ascii="Georgia" w:eastAsia="Times New Roman" w:hAnsi="Georgia" w:cs="Times New Roman"/>
          <w:color w:val="000000"/>
          <w:lang w:eastAsia="en-PH"/>
        </w:rPr>
      </w:pPr>
    </w:p>
    <w:p w14:paraId="4773D49A" w14:textId="26E26CB6" w:rsidR="00947823" w:rsidRDefault="00947823" w:rsidP="00947823">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DF2B21">
          <w:headerReference w:type="default" r:id="rId34"/>
          <w:headerReference w:type="first" r:id="rId3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Not Important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36"/>
          <w:headerReference w:type="first" r:id="rId37"/>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2.6 illustrates the importance students attribute to connecting with mentors via a mobile app, rated on a linear scale from "Not Very Important At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Students Interested In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Features Preferred By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DF2B21">
          <w:headerReference w:type="default" r:id="rId38"/>
          <w:headerReference w:type="first" r:id="rId39"/>
          <w:pgSz w:w="12240" w:h="15840"/>
          <w:pgMar w:top="144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considered,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2.9 outlines educators' views on common student challenges, including complex concepts, time management, resource limitations, and reliance on AI. These insights inform the 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Ways Personalized Assistance Can Impact A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Important Skills For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DF2B21">
          <w:headerReference w:type="default" r:id="rId40"/>
          <w:headerReference w:type="first" r:id="rId4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Educators Comfortability In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Not Comfortable At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26F0B79E" w14:textId="77777777"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Educators Belief in Apps For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Features Preferred By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42"/>
          <w:headerReference w:type="first" r:id="rId4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Table 2.14 presents educators' preferences for features in the "Mentor-Shift" app, including options such as technical skills, problem-solving abilities, critical thinking skills, and an option for selecting all of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rsidP="00BD7542">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(CoI)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The proposed solution is based on the Community of Inquiry (CoI) framework, which focuses on three key elements: cognitive presence, social presence, and teaching presence. The Mentor-Shift app aims to foster deep learning and meaningful interactions between mentors and mentees by leveraging these elements.</w:t>
      </w:r>
    </w:p>
    <w:p w14:paraId="1C786CA3" w14:textId="0916FA1D"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By applying the CoI framework, the app creates a supportive online learning environment within SOECS, allowing mentors and mentees to engage in collaborative, enriching educational experiences.</w:t>
      </w:r>
    </w:p>
    <w:p w14:paraId="7CC78C77" w14:textId="2857308A" w:rsidR="002412B9" w:rsidRDefault="00084CB8" w:rsidP="00885E8A">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670E484D"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29F8A98F" w:rsidR="002412B9" w:rsidRPr="002412B9" w:rsidRDefault="00682BB0"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201D2A18">
            <wp:simplePos x="0" y="0"/>
            <wp:positionH relativeFrom="column">
              <wp:posOffset>22860</wp:posOffset>
            </wp:positionH>
            <wp:positionV relativeFrom="paragraph">
              <wp:posOffset>225425</wp:posOffset>
            </wp:positionV>
            <wp:extent cx="6019800" cy="4762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1C5BD1DE" w14:textId="77777777" w:rsidR="00E9738A" w:rsidRDefault="00E9738A" w:rsidP="00682BB0">
      <w:pPr>
        <w:spacing w:before="200" w:after="0" w:line="480" w:lineRule="auto"/>
        <w:ind w:firstLine="720"/>
        <w:jc w:val="both"/>
        <w:rPr>
          <w:rFonts w:ascii="Georgia" w:eastAsia="Times New Roman" w:hAnsi="Georgia" w:cs="Times New Roman"/>
          <w:color w:val="000000"/>
          <w:lang w:eastAsia="en-PH"/>
        </w:rPr>
        <w:sectPr w:rsidR="00E9738A" w:rsidSect="00DF2B21">
          <w:headerReference w:type="default" r:id="rId46"/>
          <w:headerReference w:type="first" r:id="rId47"/>
          <w:footerReference w:type="first" r:id="rId48"/>
          <w:pgSz w:w="12240" w:h="15840"/>
          <w:pgMar w:top="1440" w:right="1440" w:bottom="1440" w:left="1440" w:header="708" w:footer="708" w:gutter="0"/>
          <w:pgNumType w:start="1"/>
          <w:cols w:space="708"/>
          <w:titlePg/>
          <w:docGrid w:linePitch="360"/>
        </w:sectPr>
      </w:pPr>
    </w:p>
    <w:p w14:paraId="78664FE4" w14:textId="173338DE" w:rsidR="00084CB8" w:rsidRPr="00947823" w:rsidRDefault="00084CB8" w:rsidP="00682BB0">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78402628"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ultimate aim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49"/>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DF2B21">
          <w:headerReference w:type="default" r:id="rId51"/>
          <w:headerReference w:type="first" r:id="rId52"/>
          <w:footerReference w:type="first" r:id="rId53"/>
          <w:pgSz w:w="12240" w:h="15840"/>
          <w:pgMar w:top="1440" w:right="1440" w:bottom="1440" w:left="1440" w:header="708" w:footer="708" w:gutter="0"/>
          <w:pgNumType w:start="1"/>
          <w:cols w:space="708"/>
          <w:titlePg/>
          <w:docGrid w:linePitch="360"/>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1465D4BF">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interfaces, and 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165D4D29">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56"/>
          <w:headerReference w:type="first" r:id="rId57"/>
          <w:footerReference w:type="first" r:id="rId58"/>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3BF7394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RDefault="00084CB8" w:rsidP="00641A9A">
      <w:pPr>
        <w:spacing w:after="20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084CB8">
      <w:pPr>
        <w:spacing w:after="0" w:line="480" w:lineRule="auto"/>
        <w:jc w:val="both"/>
        <w:rPr>
          <w:rFonts w:ascii="Georgia" w:eastAsia="Times New Roman" w:hAnsi="Georgia" w:cs="Times New Roman"/>
          <w:b/>
          <w:bCs/>
          <w:color w:val="000000"/>
          <w:lang w:eastAsia="en-PH"/>
        </w:rPr>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last_name</w:t>
            </w:r>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first_name</w:t>
            </w:r>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displayname</w:t>
            </w:r>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imgpath</w:t>
            </w:r>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yearlvl</w:t>
            </w:r>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Table 3.1 outlines the Mentee Table, which stores essential information about students in the Mentor-Shift app. Each mentee is identified by a unique id (primary key) and includes fields such as email, first_name, last_name, gender, birthday, and yearlvl to track personal and academic details. The displayname and imgpath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last_name</w:t>
            </w:r>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first_name</w:t>
            </w:r>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displayname</w:t>
            </w:r>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imgpath</w:t>
            </w:r>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63"/>
          <w:headerReference w:type="first" r:id="rId64"/>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t>Table 3.2 details the Mentor Table, which holds key information for mentors in the Mentor-Shift app. Each mentor is uniquely identified by the id (primary key) and includes fields such as email, first_name, last_name, gender, and birthday for personal and demographic information. The displayname and imgpath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r w:rsidRPr="00947823">
              <w:rPr>
                <w:rFonts w:ascii="Georgia" w:eastAsia="Georgia" w:hAnsi="Georgia" w:cs="Georgia"/>
              </w:rPr>
              <w:t>ytlink</w:t>
            </w:r>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t>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ytlink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flinks</w:t>
            </w:r>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flinks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DF2B21">
          <w:headerReference w:type="default" r:id="rId65"/>
          <w:headerReference w:type="first" r:id="rId66"/>
          <w:pgSz w:w="12240" w:h="15840"/>
          <w:pgMar w:top="1440" w:right="1440" w:bottom="1440" w:left="1440" w:header="708" w:footer="708" w:gutter="0"/>
          <w:pgNumType w:start="1"/>
          <w:cols w:space="708"/>
          <w:titlePg/>
          <w:docGrid w:linePitch="360"/>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r>
              <w:rPr>
                <w:rFonts w:ascii="Georgia" w:eastAsia="Georgia" w:hAnsi="Georgia" w:cs="Georgia"/>
              </w:rPr>
              <w:t>s</w:t>
            </w:r>
            <w:r w:rsidR="006011E7" w:rsidRPr="00947823">
              <w:rPr>
                <w:rFonts w:ascii="Georgia" w:eastAsia="Georgia" w:hAnsi="Georgia" w:cs="Georgia"/>
              </w:rPr>
              <w:t>tudentName</w:t>
            </w:r>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r>
              <w:rPr>
                <w:rFonts w:ascii="Georgia" w:eastAsia="Georgia" w:hAnsi="Georgia" w:cs="Georgia"/>
              </w:rPr>
              <w:t>s</w:t>
            </w:r>
            <w:r w:rsidR="006011E7" w:rsidRPr="00947823">
              <w:rPr>
                <w:rFonts w:ascii="Georgia" w:eastAsia="Georgia" w:hAnsi="Georgia" w:cs="Georgia"/>
              </w:rPr>
              <w:t>ubjectId</w:t>
            </w:r>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imgpath</w:t>
            </w:r>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displayname</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Table 3.7 presents the Enrolled Subjects Table, which tracks the subjects that students are enrolled in within the Mentor-Shift app. Each entry is uniquely identified by an id (primary key) and includes fields such as studentName and subjectId to link students with their respective subjects. Additional fields like subject, days, and time provide details on the scheduling of each enrolled subject, while teacher identifies the mentor associated with the subject. The imgpath and displayname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ytlink</w:t>
            </w:r>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ytlink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imgpath</w:t>
            </w:r>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DF2B21">
          <w:headerReference w:type="default" r:id="rId67"/>
          <w:headerReference w:type="first" r:id="rId68"/>
          <w:pgSz w:w="12240" w:h="15840"/>
          <w:pgMar w:top="1440" w:right="1440" w:bottom="1440" w:left="1440" w:header="708" w:footer="708" w:gutter="0"/>
          <w:pgNumType w:start="1"/>
          <w:cols w:space="708"/>
          <w:titlePg/>
          <w:docGrid w:linePitch="360"/>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imgpath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6C38D534" w:rsidR="006011E7" w:rsidRPr="00947823" w:rsidRDefault="00435F52" w:rsidP="00FE3CB8">
            <w:pPr>
              <w:widowControl w:val="0"/>
              <w:spacing w:line="240" w:lineRule="auto"/>
              <w:rPr>
                <w:rFonts w:ascii="Georgia" w:eastAsia="Georgia" w:hAnsi="Georgia" w:cs="Georgia"/>
              </w:rPr>
            </w:pPr>
            <w:r>
              <w:rPr>
                <w:rFonts w:ascii="Georgia" w:eastAsia="Georgia" w:hAnsi="Georgia" w:cs="Georgia"/>
              </w:rPr>
              <w:t>q</w:t>
            </w:r>
            <w:r w:rsidR="006011E7" w:rsidRPr="00947823">
              <w:rPr>
                <w:rFonts w:ascii="Georgia" w:eastAsia="Georgia" w:hAnsi="Georgia" w:cs="Georgia"/>
              </w:rPr>
              <w:t>uiz_title</w:t>
            </w:r>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5455ED58"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Table 3.10 details the Score Table, which records the assessment results for students within the Mentor-Shift app. Each entry is uniquely identified by an id (primary key) and includes fields such as subject and quiz_title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Hardware requirements play a crucial role in determining the infrastructure needed to support its functionality and performance. These requirements encompass the server 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mbps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DF2B21">
          <w:headerReference w:type="default" r:id="rId69"/>
          <w:headerReference w:type="first" r:id="rId70"/>
          <w:pgSz w:w="12240" w:h="15840"/>
          <w:pgMar w:top="1440" w:right="1440" w:bottom="1440" w:left="1440" w:header="708" w:footer="708" w:gutter="0"/>
          <w:pgNumType w:start="1"/>
          <w:cols w:space="708"/>
          <w:titlePg/>
          <w:docGrid w:linePitch="360"/>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DF2B21">
          <w:headerReference w:type="default" r:id="rId71"/>
          <w:headerReference w:type="first" r:id="rId72"/>
          <w:pgSz w:w="12240" w:h="15840"/>
          <w:pgMar w:top="144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73"/>
          <w:headerReference w:type="first" r:id="rId74"/>
          <w:footerReference w:type="first" r:id="rId75"/>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 xml:space="preserve">Php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 xml:space="preserve">Php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Php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 transportation cost is Php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Php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Php 3,000, which includes application hosting for four months. Operational expenses are estimated at Php 9,000, covering printing (Php 2,000), transportation (Php 3,000), and food (Php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AF3539">
          <w:headerReference w:type="default" r:id="rId76"/>
          <w:headerReference w:type="first" r:id="rId77"/>
          <w:footerReference w:type="first" r:id="rId78"/>
          <w:pgSz w:w="12240" w:h="15840"/>
          <w:pgMar w:top="144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AF3539">
          <w:headerReference w:type="default" r:id="rId79"/>
          <w:headerReference w:type="first" r:id="rId80"/>
          <w:pgSz w:w="12240" w:h="15840"/>
          <w:pgMar w:top="1440" w:right="1440" w:bottom="1440" w:left="2160" w:header="708" w:footer="708" w:gutter="0"/>
          <w:pgNumType w:start="7"/>
          <w:cols w:space="708"/>
          <w:titlePg/>
          <w:docGrid w:linePitch="360"/>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drawing>
          <wp:anchor distT="0" distB="0" distL="114300" distR="114300" simplePos="0" relativeHeight="251672576" behindDoc="0" locked="0" layoutInCell="1" allowOverlap="1" wp14:anchorId="44001AD7" wp14:editId="2F038B01">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5FF8C143" w14:textId="2B65D8CB" w:rsidR="00C976DF" w:rsidRDefault="00C976DF">
      <w:pPr>
        <w:rPr>
          <w:rFonts w:ascii="Georgia" w:eastAsia="Times New Roman" w:hAnsi="Georgia" w:cs="Times New Roman"/>
          <w:color w:val="434343"/>
          <w:lang w:eastAsia="en-PH"/>
        </w:rPr>
      </w:pPr>
      <w:r>
        <w:rPr>
          <w:rFonts w:ascii="Georgia" w:eastAsia="Times New Roman" w:hAnsi="Georgia" w:cs="Times New Roman"/>
          <w:color w:val="434343"/>
          <w:lang w:eastAsia="en-PH"/>
        </w:rPr>
        <w:br w:type="page"/>
      </w:r>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5B71AD">
          <w:headerReference w:type="first" r:id="rId82"/>
          <w:pgSz w:w="12240" w:h="15840"/>
          <w:pgMar w:top="1440" w:right="1440" w:bottom="1440" w:left="2160" w:header="706" w:footer="706" w:gutter="0"/>
          <w:pgNumType w:start="7"/>
          <w:cols w:space="708"/>
          <w:titlePg/>
          <w:docGrid w:linePitch="360"/>
        </w:sectPr>
      </w:pPr>
    </w:p>
    <w:p w14:paraId="33A381C7" w14:textId="77777777" w:rsidR="00F34321" w:rsidRPr="00947823" w:rsidRDefault="00F34321" w:rsidP="00F34321">
      <w:pPr>
        <w:spacing w:line="480" w:lineRule="auto"/>
        <w:jc w:val="center"/>
        <w:rPr>
          <w:rFonts w:ascii="Georgia" w:eastAsia="Georgia" w:hAnsi="Georgia" w:cs="Georgia"/>
        </w:rPr>
      </w:pPr>
      <w:r w:rsidRPr="00947823">
        <w:rPr>
          <w:rFonts w:ascii="Georgia" w:eastAsia="Georgia" w:hAnsi="Georgia" w:cs="Georgia"/>
        </w:rPr>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F3432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5A8E9728" w:rsidR="006D4C70" w:rsidRPr="00947823" w:rsidRDefault="006D4C70" w:rsidP="00F34321">
      <w:pPr>
        <w:spacing w:after="0" w:line="480" w:lineRule="auto"/>
        <w:jc w:val="both"/>
        <w:rPr>
          <w:rFonts w:ascii="Georgia" w:eastAsia="Georgia" w:hAnsi="Georgia" w:cs="Georgia"/>
          <w:b/>
          <w:bCs/>
        </w:rPr>
      </w:pPr>
      <w:r w:rsidRPr="00947823">
        <w:rPr>
          <w:rFonts w:ascii="Georgia" w:eastAsia="Georgia" w:hAnsi="Georgia" w:cs="Georgia"/>
          <w:b/>
          <w:bCs/>
        </w:rPr>
        <w:t xml:space="preserve">Findings </w:t>
      </w:r>
    </w:p>
    <w:p w14:paraId="2618F593" w14:textId="77777777" w:rsidR="009978BF" w:rsidRPr="009978BF" w:rsidRDefault="009978BF" w:rsidP="009978BF">
      <w:pPr>
        <w:spacing w:after="0" w:line="480" w:lineRule="auto"/>
        <w:jc w:val="both"/>
        <w:rPr>
          <w:rFonts w:ascii="Georgia" w:eastAsia="Georgia" w:hAnsi="Georgia" w:cs="Georgia"/>
        </w:rPr>
      </w:pPr>
      <w:r w:rsidRPr="009978BF">
        <w:rPr>
          <w:rFonts w:ascii="Georgia" w:eastAsia="Georgia" w:hAnsi="Georgia" w:cs="Georgia"/>
        </w:rPr>
        <w:t>Based on the data obtained, the study presented the following findings:</w:t>
      </w:r>
    </w:p>
    <w:p w14:paraId="2691CC70" w14:textId="77777777" w:rsidR="009978BF" w:rsidRPr="009978BF" w:rsidRDefault="009978BF" w:rsidP="009978BF">
      <w:pPr>
        <w:spacing w:after="0" w:line="480" w:lineRule="auto"/>
        <w:jc w:val="both"/>
        <w:rPr>
          <w:rFonts w:ascii="Georgia" w:eastAsia="Georgia" w:hAnsi="Georgia" w:cs="Georgia"/>
        </w:rPr>
      </w:pPr>
      <w:r w:rsidRPr="009978BF">
        <w:rPr>
          <w:rFonts w:ascii="Georgia" w:eastAsia="Georgia" w:hAnsi="Georgia" w:cs="Georgia"/>
        </w:rPr>
        <w:t>1.</w:t>
      </w:r>
      <w:r w:rsidRPr="009978BF">
        <w:rPr>
          <w:rFonts w:ascii="Georgia" w:eastAsia="Georgia" w:hAnsi="Georgia" w:cs="Georgia"/>
        </w:rPr>
        <w:tab/>
        <w:t>Problems encountered by Students within the School of Engineering and Computer Studies (SOECS):</w:t>
      </w:r>
    </w:p>
    <w:p w14:paraId="425CBBD4" w14:textId="77777777" w:rsidR="009978BF" w:rsidRDefault="009978BF" w:rsidP="009978BF">
      <w:pPr>
        <w:spacing w:after="0" w:line="480" w:lineRule="auto"/>
        <w:ind w:left="720"/>
        <w:jc w:val="both"/>
        <w:rPr>
          <w:rFonts w:ascii="Georgia" w:eastAsia="Georgia" w:hAnsi="Georgia" w:cs="Georgia"/>
        </w:rPr>
      </w:pPr>
      <w:r w:rsidRPr="009978BF">
        <w:rPr>
          <w:rFonts w:ascii="Georgia" w:eastAsia="Georgia" w:hAnsi="Georgia" w:cs="Georgia"/>
        </w:rPr>
        <w:t>a.</w:t>
      </w:r>
      <w:r w:rsidRPr="009978BF">
        <w:rPr>
          <w:rFonts w:ascii="Georgia" w:eastAsia="Georgia" w:hAnsi="Georgia" w:cs="Georgia"/>
        </w:rPr>
        <w:tab/>
        <w:t xml:space="preserve">Mentor Selection: </w:t>
      </w:r>
    </w:p>
    <w:p w14:paraId="5CF51FA5" w14:textId="77777777" w:rsidR="003219B3" w:rsidRDefault="003219B3" w:rsidP="009978BF">
      <w:pPr>
        <w:spacing w:after="0" w:line="480" w:lineRule="auto"/>
        <w:ind w:left="720"/>
        <w:jc w:val="both"/>
        <w:rPr>
          <w:rFonts w:ascii="Georgia" w:eastAsia="Georgia" w:hAnsi="Georgia" w:cs="Georgia"/>
        </w:rPr>
      </w:pPr>
    </w:p>
    <w:p w14:paraId="2581F436" w14:textId="77777777" w:rsidR="003219B3" w:rsidRDefault="003219B3" w:rsidP="009978BF">
      <w:pPr>
        <w:spacing w:after="0" w:line="480" w:lineRule="auto"/>
        <w:ind w:left="720"/>
        <w:jc w:val="both"/>
        <w:rPr>
          <w:rFonts w:ascii="Georgia" w:eastAsia="Georgia" w:hAnsi="Georgia" w:cs="Georgia"/>
        </w:rPr>
      </w:pPr>
    </w:p>
    <w:p w14:paraId="7BEEEF38" w14:textId="77777777" w:rsidR="003219B3" w:rsidRDefault="003219B3" w:rsidP="009978BF">
      <w:pPr>
        <w:spacing w:after="0" w:line="480" w:lineRule="auto"/>
        <w:ind w:left="720"/>
        <w:jc w:val="both"/>
        <w:rPr>
          <w:rFonts w:ascii="Georgia" w:eastAsia="Georgia" w:hAnsi="Georgia" w:cs="Georgia"/>
        </w:rPr>
      </w:pPr>
    </w:p>
    <w:p w14:paraId="22B7FF9C" w14:textId="77777777" w:rsidR="003219B3" w:rsidRDefault="003219B3" w:rsidP="009978BF">
      <w:pPr>
        <w:spacing w:after="0" w:line="480" w:lineRule="auto"/>
        <w:ind w:left="720"/>
        <w:jc w:val="both"/>
        <w:rPr>
          <w:rFonts w:ascii="Georgia" w:eastAsia="Georgia" w:hAnsi="Georgia" w:cs="Georgia"/>
        </w:rPr>
      </w:pPr>
    </w:p>
    <w:p w14:paraId="2E2A8F9B" w14:textId="77777777" w:rsidR="003219B3" w:rsidRPr="009978BF" w:rsidRDefault="003219B3" w:rsidP="009978BF">
      <w:pPr>
        <w:spacing w:after="0" w:line="480" w:lineRule="auto"/>
        <w:ind w:left="720"/>
        <w:jc w:val="both"/>
        <w:rPr>
          <w:rFonts w:ascii="Georgia" w:eastAsia="Georgia" w:hAnsi="Georgia" w:cs="Georgia"/>
        </w:rPr>
      </w:pPr>
    </w:p>
    <w:p w14:paraId="7A9E975E" w14:textId="047FDE29" w:rsidR="009978BF" w:rsidRPr="003219B3" w:rsidRDefault="009978BF" w:rsidP="003219B3">
      <w:pPr>
        <w:pStyle w:val="ListParagraph"/>
        <w:numPr>
          <w:ilvl w:val="0"/>
          <w:numId w:val="4"/>
        </w:numPr>
        <w:spacing w:after="0" w:line="480" w:lineRule="auto"/>
        <w:jc w:val="both"/>
        <w:rPr>
          <w:rFonts w:ascii="Georgia" w:eastAsia="Georgia" w:hAnsi="Georgia" w:cs="Georgia"/>
        </w:rPr>
      </w:pPr>
      <w:r w:rsidRPr="003219B3">
        <w:rPr>
          <w:rFonts w:ascii="Georgia" w:eastAsia="Georgia" w:hAnsi="Georgia" w:cs="Georgia"/>
        </w:rPr>
        <w:t>Learning Approach:</w:t>
      </w:r>
    </w:p>
    <w:p w14:paraId="2C0986A9" w14:textId="77777777" w:rsidR="003219B3" w:rsidRDefault="003219B3" w:rsidP="003219B3">
      <w:pPr>
        <w:spacing w:after="0" w:line="480" w:lineRule="auto"/>
        <w:jc w:val="both"/>
        <w:rPr>
          <w:rFonts w:ascii="Georgia" w:eastAsia="Georgia" w:hAnsi="Georgia" w:cs="Georgia"/>
        </w:rPr>
      </w:pPr>
    </w:p>
    <w:p w14:paraId="5EEDAF23" w14:textId="77777777" w:rsidR="003219B3" w:rsidRDefault="003219B3" w:rsidP="003219B3">
      <w:pPr>
        <w:spacing w:after="0" w:line="480" w:lineRule="auto"/>
        <w:jc w:val="both"/>
        <w:rPr>
          <w:rFonts w:ascii="Georgia" w:eastAsia="Georgia" w:hAnsi="Georgia" w:cs="Georgia"/>
        </w:rPr>
      </w:pPr>
    </w:p>
    <w:p w14:paraId="38BC4E2F" w14:textId="77777777" w:rsidR="003219B3" w:rsidRDefault="003219B3" w:rsidP="003219B3">
      <w:pPr>
        <w:spacing w:after="0" w:line="480" w:lineRule="auto"/>
        <w:jc w:val="both"/>
        <w:rPr>
          <w:rFonts w:ascii="Georgia" w:eastAsia="Georgia" w:hAnsi="Georgia" w:cs="Georgia"/>
        </w:rPr>
      </w:pPr>
    </w:p>
    <w:p w14:paraId="24B48298" w14:textId="77777777" w:rsidR="003219B3" w:rsidRDefault="003219B3" w:rsidP="003219B3">
      <w:pPr>
        <w:spacing w:after="0" w:line="480" w:lineRule="auto"/>
        <w:jc w:val="both"/>
        <w:rPr>
          <w:rFonts w:ascii="Georgia" w:eastAsia="Georgia" w:hAnsi="Georgia" w:cs="Georgia"/>
        </w:rPr>
      </w:pPr>
    </w:p>
    <w:p w14:paraId="4F8FFA30" w14:textId="77777777" w:rsidR="003219B3" w:rsidRPr="003219B3" w:rsidRDefault="003219B3" w:rsidP="003219B3">
      <w:pPr>
        <w:spacing w:after="0" w:line="480" w:lineRule="auto"/>
        <w:jc w:val="both"/>
        <w:rPr>
          <w:rFonts w:ascii="Georgia" w:eastAsia="Georgia" w:hAnsi="Georgia" w:cs="Georgia"/>
        </w:rPr>
      </w:pPr>
    </w:p>
    <w:p w14:paraId="441D04C7" w14:textId="77777777" w:rsidR="00636046" w:rsidRDefault="009978BF" w:rsidP="003219B3">
      <w:pPr>
        <w:pStyle w:val="ListParagraph"/>
        <w:numPr>
          <w:ilvl w:val="0"/>
          <w:numId w:val="4"/>
        </w:numPr>
        <w:spacing w:after="0" w:line="480" w:lineRule="auto"/>
        <w:jc w:val="both"/>
        <w:rPr>
          <w:rFonts w:ascii="Georgia" w:eastAsia="Georgia" w:hAnsi="Georgia" w:cs="Georgia"/>
        </w:rPr>
        <w:sectPr w:rsidR="00636046" w:rsidSect="005B71AD">
          <w:headerReference w:type="default" r:id="rId83"/>
          <w:headerReference w:type="first" r:id="rId84"/>
          <w:pgSz w:w="12240" w:h="15840"/>
          <w:pgMar w:top="1440" w:right="1440" w:bottom="1440" w:left="2160" w:header="706" w:footer="706" w:gutter="0"/>
          <w:pgNumType w:start="7"/>
          <w:cols w:space="708"/>
          <w:titlePg/>
          <w:docGrid w:linePitch="360"/>
        </w:sectPr>
      </w:pPr>
      <w:r w:rsidRPr="003219B3">
        <w:rPr>
          <w:rFonts w:ascii="Georgia" w:eastAsia="Georgia" w:hAnsi="Georgia" w:cs="Georgia"/>
        </w:rPr>
        <w:t>Certification and Reports:</w:t>
      </w:r>
    </w:p>
    <w:p w14:paraId="3121EBCF" w14:textId="0CA420F9" w:rsidR="009978BF" w:rsidRPr="00636046" w:rsidRDefault="009978BF" w:rsidP="00636046">
      <w:pPr>
        <w:spacing w:after="0" w:line="480" w:lineRule="auto"/>
        <w:ind w:left="720"/>
        <w:jc w:val="both"/>
        <w:rPr>
          <w:rFonts w:ascii="Georgia" w:eastAsia="Georgia" w:hAnsi="Georgia" w:cs="Georgia"/>
        </w:rPr>
      </w:pPr>
    </w:p>
    <w:p w14:paraId="5106CAEF" w14:textId="77777777" w:rsidR="003219B3" w:rsidRDefault="003219B3" w:rsidP="003219B3">
      <w:pPr>
        <w:spacing w:after="0" w:line="480" w:lineRule="auto"/>
        <w:jc w:val="both"/>
        <w:rPr>
          <w:rFonts w:ascii="Georgia" w:eastAsia="Georgia" w:hAnsi="Georgia" w:cs="Georgia"/>
        </w:rPr>
      </w:pPr>
    </w:p>
    <w:p w14:paraId="679EFBDD" w14:textId="77777777" w:rsidR="003219B3" w:rsidRDefault="003219B3" w:rsidP="003219B3">
      <w:pPr>
        <w:spacing w:after="0" w:line="480" w:lineRule="auto"/>
        <w:jc w:val="both"/>
        <w:rPr>
          <w:rFonts w:ascii="Georgia" w:eastAsia="Georgia" w:hAnsi="Georgia" w:cs="Georgia"/>
        </w:rPr>
      </w:pPr>
    </w:p>
    <w:p w14:paraId="4E26E341" w14:textId="77777777" w:rsidR="003219B3" w:rsidRDefault="003219B3" w:rsidP="003219B3">
      <w:pPr>
        <w:spacing w:after="0" w:line="480" w:lineRule="auto"/>
        <w:jc w:val="both"/>
        <w:rPr>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77777777" w:rsidR="009978BF" w:rsidRPr="009978BF" w:rsidRDefault="009978BF" w:rsidP="009978BF">
      <w:pPr>
        <w:spacing w:after="0" w:line="480" w:lineRule="auto"/>
        <w:jc w:val="both"/>
        <w:rPr>
          <w:rFonts w:ascii="Georgia" w:eastAsia="Georgia" w:hAnsi="Georgia" w:cs="Georgia"/>
        </w:rPr>
      </w:pPr>
      <w:r w:rsidRPr="009978BF">
        <w:rPr>
          <w:rFonts w:ascii="Georgia" w:eastAsia="Georgia" w:hAnsi="Georgia" w:cs="Georgia"/>
        </w:rPr>
        <w:t>2.</w:t>
      </w:r>
      <w:r w:rsidRPr="009978BF">
        <w:rPr>
          <w:rFonts w:ascii="Georgia" w:eastAsia="Georgia" w:hAnsi="Georgia" w:cs="Georgia"/>
        </w:rPr>
        <w:tab/>
        <w:t>Added features of the proposed system:</w:t>
      </w:r>
    </w:p>
    <w:p w14:paraId="6C78C27F" w14:textId="77777777" w:rsidR="009978BF" w:rsidRPr="009978BF" w:rsidRDefault="009978BF" w:rsidP="009978BF">
      <w:pPr>
        <w:spacing w:after="0" w:line="480" w:lineRule="auto"/>
        <w:jc w:val="both"/>
        <w:rPr>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FCA7D3E" w14:textId="77777777" w:rsidR="009978BF" w:rsidRPr="009978BF" w:rsidRDefault="009978BF" w:rsidP="009978BF">
      <w:pPr>
        <w:spacing w:after="0" w:line="480" w:lineRule="auto"/>
        <w:jc w:val="both"/>
        <w:rPr>
          <w:rFonts w:ascii="Georgia" w:eastAsia="Georgia" w:hAnsi="Georgia" w:cs="Georgia"/>
        </w:rPr>
      </w:pPr>
      <w:r w:rsidRPr="009978BF">
        <w:rPr>
          <w:rFonts w:ascii="Georgia" w:eastAsia="Georgia" w:hAnsi="Georgia" w:cs="Georgia"/>
        </w:rPr>
        <w:t>3.</w:t>
      </w:r>
      <w:r w:rsidRPr="009978BF">
        <w:rPr>
          <w:rFonts w:ascii="Georgia" w:eastAsia="Georgia" w:hAnsi="Georgia" w:cs="Georgia"/>
        </w:rPr>
        <w:tab/>
        <w:t>The system was evaluated using the ISO 25010 quality model.</w:t>
      </w:r>
    </w:p>
    <w:p w14:paraId="46339E25" w14:textId="77777777" w:rsidR="009978BF" w:rsidRPr="009978BF" w:rsidRDefault="009978BF" w:rsidP="009978BF">
      <w:pPr>
        <w:spacing w:after="0" w:line="480" w:lineRule="auto"/>
        <w:ind w:left="720"/>
        <w:jc w:val="both"/>
        <w:rPr>
          <w:rFonts w:ascii="Georgia" w:eastAsia="Georgia" w:hAnsi="Georgia" w:cs="Georgia"/>
        </w:rPr>
      </w:pPr>
      <w:r w:rsidRPr="009978BF">
        <w:rPr>
          <w:rFonts w:ascii="Georgia" w:eastAsia="Georgia" w:hAnsi="Georgia" w:cs="Georgia"/>
        </w:rPr>
        <w:t>a.</w:t>
      </w:r>
      <w:r w:rsidRPr="009978BF">
        <w:rPr>
          <w:rFonts w:ascii="Georgia" w:eastAsia="Georgia" w:hAnsi="Georgia" w:cs="Georgia"/>
        </w:rPr>
        <w:tab/>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77777" w:rsidR="009978BF" w:rsidRPr="009978BF" w:rsidRDefault="009978BF" w:rsidP="009978BF">
      <w:pPr>
        <w:spacing w:after="0" w:line="480" w:lineRule="auto"/>
        <w:ind w:left="720"/>
        <w:jc w:val="both"/>
        <w:rPr>
          <w:rFonts w:ascii="Georgia" w:eastAsia="Georgia" w:hAnsi="Georgia" w:cs="Georgia"/>
        </w:rPr>
      </w:pPr>
      <w:r w:rsidRPr="009978BF">
        <w:rPr>
          <w:rFonts w:ascii="Georgia" w:eastAsia="Georgia" w:hAnsi="Georgia" w:cs="Georgia"/>
        </w:rPr>
        <w:t>b.</w:t>
      </w:r>
      <w:r w:rsidRPr="009978BF">
        <w:rPr>
          <w:rFonts w:ascii="Georgia" w:eastAsia="Georgia" w:hAnsi="Georgia" w:cs="Georgia"/>
        </w:rPr>
        <w:tab/>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77777777" w:rsidR="009978BF" w:rsidRPr="009978BF" w:rsidRDefault="009978BF" w:rsidP="009978BF">
      <w:pPr>
        <w:spacing w:after="0" w:line="480" w:lineRule="auto"/>
        <w:ind w:left="720"/>
        <w:jc w:val="both"/>
        <w:rPr>
          <w:rFonts w:ascii="Georgia" w:eastAsia="Georgia" w:hAnsi="Georgia" w:cs="Georgia"/>
        </w:rPr>
      </w:pPr>
      <w:r w:rsidRPr="009978BF">
        <w:rPr>
          <w:rFonts w:ascii="Georgia" w:eastAsia="Georgia" w:hAnsi="Georgia" w:cs="Georgia"/>
        </w:rPr>
        <w:t>c.</w:t>
      </w:r>
      <w:r w:rsidRPr="009978BF">
        <w:rPr>
          <w:rFonts w:ascii="Georgia" w:eastAsia="Georgia" w:hAnsi="Georgia" w:cs="Georgia"/>
        </w:rPr>
        <w:tab/>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2B49CFB2" w14:textId="2C533DBA" w:rsidR="006D4C70" w:rsidRPr="009978BF" w:rsidRDefault="009978BF" w:rsidP="009978BF">
      <w:pPr>
        <w:spacing w:after="0" w:line="480" w:lineRule="auto"/>
        <w:ind w:left="720"/>
        <w:jc w:val="both"/>
        <w:rPr>
          <w:rFonts w:ascii="Georgia" w:eastAsia="Georgia" w:hAnsi="Georgia" w:cs="Georgia"/>
        </w:rPr>
      </w:pPr>
      <w:r w:rsidRPr="009978BF">
        <w:rPr>
          <w:rFonts w:ascii="Georgia" w:eastAsia="Georgia" w:hAnsi="Georgia" w:cs="Georgia"/>
        </w:rPr>
        <w:t>d.</w:t>
      </w:r>
      <w:r w:rsidRPr="009978BF">
        <w:rPr>
          <w:rFonts w:ascii="Georgia" w:eastAsia="Georgia" w:hAnsi="Georgia" w:cs="Georgia"/>
        </w:rPr>
        <w:tab/>
        <w:t>Portability:</w:t>
      </w:r>
    </w:p>
    <w:p w14:paraId="1576D9AC" w14:textId="77777777" w:rsidR="006D4C70" w:rsidRDefault="006D4C70" w:rsidP="006D4C70">
      <w:pPr>
        <w:spacing w:line="480" w:lineRule="auto"/>
        <w:jc w:val="both"/>
        <w:rPr>
          <w:rFonts w:ascii="Georgia" w:eastAsia="Georgia" w:hAnsi="Georgia" w:cs="Georgia"/>
          <w:b/>
        </w:rPr>
      </w:pPr>
      <w:r w:rsidRPr="00947823">
        <w:rPr>
          <w:rFonts w:ascii="Georgia" w:eastAsia="Georgia" w:hAnsi="Georgia" w:cs="Georgia"/>
          <w:b/>
        </w:rPr>
        <w:t>Conclusions</w:t>
      </w:r>
    </w:p>
    <w:p w14:paraId="7CA5B93D" w14:textId="77777777" w:rsidR="009978BF" w:rsidRDefault="009978BF" w:rsidP="006D4C70">
      <w:pPr>
        <w:spacing w:line="480" w:lineRule="auto"/>
        <w:jc w:val="both"/>
        <w:rPr>
          <w:rFonts w:ascii="Georgia" w:eastAsia="Georgia" w:hAnsi="Georgia" w:cs="Georgia"/>
          <w:b/>
        </w:rPr>
      </w:pPr>
    </w:p>
    <w:p w14:paraId="7B170C2F" w14:textId="77777777" w:rsidR="009978BF" w:rsidRDefault="009978BF" w:rsidP="006D4C70">
      <w:pPr>
        <w:spacing w:line="480" w:lineRule="auto"/>
        <w:jc w:val="both"/>
        <w:rPr>
          <w:rFonts w:ascii="Georgia" w:eastAsia="Georgia" w:hAnsi="Georgia" w:cs="Georgia"/>
          <w:b/>
        </w:rPr>
      </w:pPr>
    </w:p>
    <w:p w14:paraId="0588FC7A" w14:textId="77777777" w:rsidR="009978BF" w:rsidRDefault="009978BF" w:rsidP="006D4C70">
      <w:pPr>
        <w:spacing w:line="480" w:lineRule="auto"/>
        <w:jc w:val="both"/>
        <w:rPr>
          <w:rFonts w:ascii="Georgia" w:eastAsia="Georgia" w:hAnsi="Georgia" w:cs="Georgia"/>
          <w:b/>
        </w:rPr>
      </w:pPr>
    </w:p>
    <w:p w14:paraId="0F6D7615" w14:textId="77777777" w:rsidR="009978BF" w:rsidRDefault="009978BF" w:rsidP="006D4C70">
      <w:pPr>
        <w:spacing w:line="480" w:lineRule="auto"/>
        <w:jc w:val="both"/>
        <w:rPr>
          <w:rFonts w:ascii="Georgia" w:eastAsia="Georgia" w:hAnsi="Georgia" w:cs="Georgia"/>
          <w:b/>
        </w:rPr>
      </w:pPr>
    </w:p>
    <w:p w14:paraId="43CFF92F" w14:textId="77777777" w:rsidR="009978BF" w:rsidRDefault="009978BF" w:rsidP="006D4C70">
      <w:pPr>
        <w:spacing w:line="480" w:lineRule="auto"/>
        <w:jc w:val="both"/>
        <w:rPr>
          <w:rFonts w:ascii="Georgia" w:eastAsia="Georgia" w:hAnsi="Georgia" w:cs="Georgia"/>
          <w:b/>
        </w:rPr>
      </w:pPr>
    </w:p>
    <w:p w14:paraId="7555B832" w14:textId="77777777" w:rsidR="009978BF" w:rsidRDefault="009978BF" w:rsidP="006D4C70">
      <w:pPr>
        <w:spacing w:line="480" w:lineRule="auto"/>
        <w:jc w:val="both"/>
        <w:rPr>
          <w:rFonts w:ascii="Georgia" w:eastAsia="Georgia" w:hAnsi="Georgia" w:cs="Georgia"/>
          <w:b/>
        </w:rPr>
      </w:pPr>
    </w:p>
    <w:p w14:paraId="2A0D8C70" w14:textId="77777777" w:rsidR="009978BF" w:rsidRDefault="009978BF" w:rsidP="006D4C70">
      <w:pPr>
        <w:spacing w:line="480" w:lineRule="auto"/>
        <w:jc w:val="both"/>
        <w:rPr>
          <w:rFonts w:ascii="Georgia" w:eastAsia="Georgia" w:hAnsi="Georgia" w:cs="Georgia"/>
          <w:b/>
        </w:rPr>
      </w:pPr>
    </w:p>
    <w:p w14:paraId="4F3E48C6" w14:textId="77777777" w:rsidR="009978BF" w:rsidRDefault="009978BF" w:rsidP="006D4C70">
      <w:pPr>
        <w:spacing w:line="480" w:lineRule="auto"/>
        <w:jc w:val="both"/>
        <w:rPr>
          <w:rFonts w:ascii="Georgia" w:eastAsia="Georgia" w:hAnsi="Georgia" w:cs="Georgia"/>
          <w:b/>
        </w:rPr>
      </w:pPr>
    </w:p>
    <w:p w14:paraId="1812DDA0" w14:textId="77777777" w:rsidR="009978BF" w:rsidRDefault="009978BF" w:rsidP="006D4C70">
      <w:pPr>
        <w:spacing w:line="480" w:lineRule="auto"/>
        <w:jc w:val="both"/>
        <w:rPr>
          <w:rFonts w:ascii="Georgia" w:eastAsia="Georgia" w:hAnsi="Georgia" w:cs="Georgia"/>
          <w:b/>
        </w:rPr>
      </w:pPr>
    </w:p>
    <w:p w14:paraId="22B265E0" w14:textId="77777777" w:rsidR="009978BF" w:rsidRPr="00947823" w:rsidRDefault="009978BF" w:rsidP="006D4C70">
      <w:pPr>
        <w:spacing w:line="480" w:lineRule="auto"/>
        <w:jc w:val="both"/>
        <w:rPr>
          <w:rFonts w:ascii="Georgia" w:eastAsia="Georgia" w:hAnsi="Georgia" w:cs="Georgia"/>
          <w:highlight w:val="yellow"/>
        </w:rPr>
      </w:pPr>
    </w:p>
    <w:p w14:paraId="3EF8E022" w14:textId="16961759" w:rsidR="006D4C70" w:rsidRPr="00947823" w:rsidRDefault="006D4C70" w:rsidP="00F34321">
      <w:pPr>
        <w:spacing w:after="0" w:line="480" w:lineRule="auto"/>
        <w:jc w:val="both"/>
        <w:rPr>
          <w:rFonts w:ascii="Georgia" w:eastAsia="Times New Roman" w:hAnsi="Georgia" w:cs="Times New Roman"/>
          <w:b/>
          <w:bCs/>
          <w:lang w:eastAsia="en-PH"/>
        </w:rPr>
      </w:pPr>
    </w:p>
    <w:p w14:paraId="170A67E2" w14:textId="05400593" w:rsidR="006D4C70" w:rsidRPr="00947823" w:rsidRDefault="006D4C70" w:rsidP="00F34321">
      <w:pPr>
        <w:spacing w:after="0" w:line="480" w:lineRule="auto"/>
        <w:jc w:val="both"/>
        <w:rPr>
          <w:rFonts w:ascii="Georgia" w:eastAsia="Times New Roman" w:hAnsi="Georgia" w:cs="Times New Roman"/>
          <w:b/>
          <w:bCs/>
          <w:lang w:eastAsia="en-PH"/>
        </w:rPr>
      </w:pPr>
    </w:p>
    <w:p w14:paraId="6E0E3A09" w14:textId="77777777" w:rsidR="00636046" w:rsidRDefault="006D4C70" w:rsidP="006D4C70">
      <w:pPr>
        <w:spacing w:line="480" w:lineRule="auto"/>
        <w:jc w:val="both"/>
        <w:rPr>
          <w:rFonts w:ascii="Georgia" w:eastAsia="Georgia" w:hAnsi="Georgia" w:cs="Georgia"/>
          <w:b/>
        </w:rPr>
        <w:sectPr w:rsidR="00636046" w:rsidSect="005B71AD">
          <w:headerReference w:type="default" r:id="rId85"/>
          <w:headerReference w:type="first" r:id="rId86"/>
          <w:pgSz w:w="12240" w:h="15840"/>
          <w:pgMar w:top="1440" w:right="1440" w:bottom="1440" w:left="2160" w:header="706" w:footer="706" w:gutter="0"/>
          <w:pgNumType w:start="7"/>
          <w:cols w:space="708"/>
          <w:titlePg/>
          <w:docGrid w:linePitch="360"/>
        </w:sectPr>
      </w:pPr>
      <w:r w:rsidRPr="00947823">
        <w:rPr>
          <w:rFonts w:ascii="Georgia" w:eastAsia="Georgia" w:hAnsi="Georgia" w:cs="Georgia"/>
          <w:b/>
        </w:rPr>
        <w:t>Recommendations</w:t>
      </w:r>
    </w:p>
    <w:p w14:paraId="178262D3" w14:textId="77777777" w:rsidR="006D4C70" w:rsidRPr="00947823" w:rsidRDefault="006D4C70" w:rsidP="006D4C70">
      <w:pPr>
        <w:spacing w:line="480" w:lineRule="auto"/>
        <w:jc w:val="both"/>
        <w:rPr>
          <w:rFonts w:ascii="Georgia" w:eastAsia="Georgia" w:hAnsi="Georgia" w:cs="Georgia"/>
          <w:b/>
        </w:rPr>
      </w:pPr>
    </w:p>
    <w:p w14:paraId="04227BEC" w14:textId="06E9053D" w:rsidR="006D4C70" w:rsidRPr="00947823" w:rsidRDefault="006D4C70" w:rsidP="00F34321">
      <w:pPr>
        <w:spacing w:after="0" w:line="480" w:lineRule="auto"/>
        <w:jc w:val="both"/>
        <w:rPr>
          <w:rFonts w:ascii="Georgia" w:eastAsia="Times New Roman" w:hAnsi="Georgia" w:cs="Times New Roman"/>
          <w:b/>
          <w:bCs/>
          <w:lang w:eastAsia="en-PH"/>
        </w:rPr>
      </w:pPr>
    </w:p>
    <w:p w14:paraId="347AADF5" w14:textId="61705DB4" w:rsidR="006D4C70" w:rsidRPr="00947823" w:rsidRDefault="006D4C70" w:rsidP="00F34321">
      <w:pPr>
        <w:spacing w:after="0" w:line="480" w:lineRule="auto"/>
        <w:jc w:val="both"/>
        <w:rPr>
          <w:rFonts w:ascii="Georgia" w:eastAsia="Times New Roman" w:hAnsi="Georgia" w:cs="Times New Roman"/>
          <w:b/>
          <w:bCs/>
          <w:lang w:eastAsia="en-PH"/>
        </w:rPr>
      </w:pPr>
    </w:p>
    <w:p w14:paraId="2EC7AA18" w14:textId="3CD51D2E" w:rsidR="006D4C70" w:rsidRPr="00947823" w:rsidRDefault="006D4C70" w:rsidP="00F34321">
      <w:pPr>
        <w:spacing w:after="0" w:line="480" w:lineRule="auto"/>
        <w:jc w:val="both"/>
        <w:rPr>
          <w:rFonts w:ascii="Georgia" w:eastAsia="Times New Roman" w:hAnsi="Georgia" w:cs="Times New Roman"/>
          <w:b/>
          <w:bCs/>
          <w:lang w:eastAsia="en-PH"/>
        </w:rPr>
      </w:pPr>
    </w:p>
    <w:p w14:paraId="56CD4BF8" w14:textId="1CE85644" w:rsidR="006D4C70" w:rsidRPr="00947823" w:rsidRDefault="006D4C70" w:rsidP="00F34321">
      <w:pPr>
        <w:spacing w:after="0" w:line="480" w:lineRule="auto"/>
        <w:jc w:val="both"/>
        <w:rPr>
          <w:rFonts w:ascii="Georgia" w:eastAsia="Times New Roman" w:hAnsi="Georgia" w:cs="Times New Roman"/>
          <w:b/>
          <w:bCs/>
          <w:lang w:eastAsia="en-PH"/>
        </w:rPr>
      </w:pPr>
    </w:p>
    <w:p w14:paraId="18423B22" w14:textId="3FE34551" w:rsidR="006D4C70" w:rsidRDefault="006D4C70" w:rsidP="00F34321">
      <w:pPr>
        <w:spacing w:after="0" w:line="480" w:lineRule="auto"/>
        <w:jc w:val="both"/>
        <w:rPr>
          <w:rFonts w:ascii="Georgia" w:eastAsia="Times New Roman" w:hAnsi="Georgia" w:cs="Times New Roman"/>
          <w:b/>
          <w:bCs/>
          <w:lang w:eastAsia="en-PH"/>
        </w:rPr>
      </w:pPr>
    </w:p>
    <w:p w14:paraId="1053086E" w14:textId="77777777" w:rsidR="00315B0D" w:rsidRDefault="00315B0D" w:rsidP="00F34321">
      <w:pPr>
        <w:spacing w:after="0" w:line="480" w:lineRule="auto"/>
        <w:jc w:val="both"/>
        <w:rPr>
          <w:rFonts w:ascii="Georgia" w:eastAsia="Times New Roman" w:hAnsi="Georgia" w:cs="Times New Roman"/>
          <w:b/>
          <w:bCs/>
          <w:lang w:eastAsia="en-PH"/>
        </w:rPr>
      </w:pPr>
    </w:p>
    <w:p w14:paraId="5E668565" w14:textId="77777777" w:rsidR="00315B0D" w:rsidRDefault="00315B0D" w:rsidP="00F34321">
      <w:pPr>
        <w:spacing w:after="0" w:line="480" w:lineRule="auto"/>
        <w:jc w:val="both"/>
        <w:rPr>
          <w:rFonts w:ascii="Georgia" w:eastAsia="Times New Roman" w:hAnsi="Georgia" w:cs="Times New Roman"/>
          <w:b/>
          <w:bCs/>
          <w:lang w:eastAsia="en-PH"/>
        </w:rPr>
      </w:pPr>
    </w:p>
    <w:p w14:paraId="272957A5" w14:textId="77777777" w:rsidR="00315B0D" w:rsidRDefault="00315B0D" w:rsidP="00F34321">
      <w:pPr>
        <w:spacing w:after="0" w:line="480" w:lineRule="auto"/>
        <w:jc w:val="both"/>
        <w:rPr>
          <w:rFonts w:ascii="Georgia" w:eastAsia="Times New Roman" w:hAnsi="Georgia" w:cs="Times New Roman"/>
          <w:b/>
          <w:bCs/>
          <w:lang w:eastAsia="en-PH"/>
        </w:rPr>
      </w:pPr>
    </w:p>
    <w:p w14:paraId="396A7F4B" w14:textId="77777777" w:rsidR="00315B0D" w:rsidRDefault="00315B0D" w:rsidP="00F34321">
      <w:pPr>
        <w:spacing w:after="0" w:line="480" w:lineRule="auto"/>
        <w:jc w:val="both"/>
        <w:rPr>
          <w:rFonts w:ascii="Georgia" w:eastAsia="Times New Roman" w:hAnsi="Georgia" w:cs="Times New Roman"/>
          <w:b/>
          <w:bCs/>
          <w:lang w:eastAsia="en-PH"/>
        </w:rPr>
      </w:pPr>
    </w:p>
    <w:p w14:paraId="7C5EA6DE" w14:textId="77777777" w:rsidR="00315B0D" w:rsidRDefault="00315B0D" w:rsidP="00F34321">
      <w:pPr>
        <w:spacing w:after="0" w:line="480" w:lineRule="auto"/>
        <w:jc w:val="both"/>
        <w:rPr>
          <w:rFonts w:ascii="Georgia" w:eastAsia="Times New Roman" w:hAnsi="Georgia" w:cs="Times New Roman"/>
          <w:b/>
          <w:bCs/>
          <w:lang w:eastAsia="en-PH"/>
        </w:rPr>
      </w:pPr>
    </w:p>
    <w:p w14:paraId="3820DBE5" w14:textId="77777777" w:rsidR="00315B0D" w:rsidRDefault="00315B0D" w:rsidP="00F34321">
      <w:pPr>
        <w:spacing w:after="0" w:line="480" w:lineRule="auto"/>
        <w:jc w:val="both"/>
        <w:rPr>
          <w:rFonts w:ascii="Georgia" w:eastAsia="Times New Roman" w:hAnsi="Georgia" w:cs="Times New Roman"/>
          <w:b/>
          <w:bCs/>
          <w:lang w:eastAsia="en-PH"/>
        </w:rPr>
      </w:pPr>
    </w:p>
    <w:p w14:paraId="319812E7" w14:textId="77777777" w:rsidR="00315B0D" w:rsidRDefault="00315B0D" w:rsidP="00F34321">
      <w:pPr>
        <w:spacing w:after="0" w:line="480" w:lineRule="auto"/>
        <w:jc w:val="both"/>
        <w:rPr>
          <w:rFonts w:ascii="Georgia" w:eastAsia="Times New Roman" w:hAnsi="Georgia" w:cs="Times New Roman"/>
          <w:b/>
          <w:bCs/>
          <w:lang w:eastAsia="en-PH"/>
        </w:rPr>
      </w:pPr>
    </w:p>
    <w:p w14:paraId="27F6815A" w14:textId="77777777" w:rsidR="00315B0D" w:rsidRDefault="00315B0D" w:rsidP="00F34321">
      <w:pPr>
        <w:spacing w:after="0" w:line="480" w:lineRule="auto"/>
        <w:jc w:val="both"/>
        <w:rPr>
          <w:rFonts w:ascii="Georgia" w:eastAsia="Times New Roman" w:hAnsi="Georgia" w:cs="Times New Roman"/>
          <w:b/>
          <w:bCs/>
          <w:lang w:eastAsia="en-PH"/>
        </w:rPr>
      </w:pPr>
    </w:p>
    <w:p w14:paraId="77BAD1E6" w14:textId="77777777" w:rsidR="00315B0D" w:rsidRDefault="00315B0D" w:rsidP="00F34321">
      <w:pPr>
        <w:spacing w:after="0" w:line="480" w:lineRule="auto"/>
        <w:jc w:val="both"/>
        <w:rPr>
          <w:rFonts w:ascii="Georgia" w:eastAsia="Times New Roman" w:hAnsi="Georgia" w:cs="Times New Roman"/>
          <w:b/>
          <w:bCs/>
          <w:lang w:eastAsia="en-PH"/>
        </w:rPr>
      </w:pPr>
    </w:p>
    <w:p w14:paraId="611EFA0D" w14:textId="77777777" w:rsidR="00315B0D" w:rsidRDefault="00315B0D" w:rsidP="00F34321">
      <w:pPr>
        <w:spacing w:after="0" w:line="480" w:lineRule="auto"/>
        <w:jc w:val="both"/>
        <w:rPr>
          <w:rFonts w:ascii="Georgia" w:eastAsia="Times New Roman" w:hAnsi="Georgia" w:cs="Times New Roman"/>
          <w:b/>
          <w:bCs/>
          <w:lang w:eastAsia="en-PH"/>
        </w:rPr>
      </w:pPr>
    </w:p>
    <w:p w14:paraId="49EAD240" w14:textId="77777777" w:rsidR="00315B0D" w:rsidRDefault="00315B0D" w:rsidP="00F34321">
      <w:pPr>
        <w:spacing w:after="0" w:line="480" w:lineRule="auto"/>
        <w:jc w:val="both"/>
        <w:rPr>
          <w:rFonts w:ascii="Georgia" w:eastAsia="Times New Roman" w:hAnsi="Georgia" w:cs="Times New Roman"/>
          <w:b/>
          <w:bCs/>
          <w:lang w:eastAsia="en-PH"/>
        </w:rPr>
      </w:pPr>
    </w:p>
    <w:p w14:paraId="592D0CA2" w14:textId="77777777" w:rsidR="00315B0D" w:rsidRDefault="00315B0D" w:rsidP="00F34321">
      <w:pPr>
        <w:spacing w:after="0" w:line="480" w:lineRule="auto"/>
        <w:jc w:val="both"/>
        <w:rPr>
          <w:rFonts w:ascii="Georgia" w:eastAsia="Times New Roman" w:hAnsi="Georgia" w:cs="Times New Roman"/>
          <w:b/>
          <w:bCs/>
          <w:lang w:eastAsia="en-PH"/>
        </w:rPr>
      </w:pPr>
    </w:p>
    <w:p w14:paraId="3619D2E7" w14:textId="77777777" w:rsidR="00315B0D" w:rsidRDefault="00315B0D" w:rsidP="00F34321">
      <w:pPr>
        <w:spacing w:after="0" w:line="480" w:lineRule="auto"/>
        <w:jc w:val="both"/>
        <w:rPr>
          <w:rFonts w:ascii="Georgia" w:eastAsia="Times New Roman" w:hAnsi="Georgia" w:cs="Times New Roman"/>
          <w:b/>
          <w:bCs/>
          <w:lang w:eastAsia="en-PH"/>
        </w:rPr>
      </w:pPr>
    </w:p>
    <w:p w14:paraId="3E484DD3" w14:textId="77777777" w:rsidR="00315B0D" w:rsidRDefault="00315B0D" w:rsidP="00F34321">
      <w:pPr>
        <w:spacing w:after="0" w:line="480" w:lineRule="auto"/>
        <w:jc w:val="both"/>
        <w:rPr>
          <w:rFonts w:ascii="Georgia" w:eastAsia="Times New Roman" w:hAnsi="Georgia" w:cs="Times New Roman"/>
          <w:b/>
          <w:bCs/>
          <w:lang w:eastAsia="en-PH"/>
        </w:rPr>
      </w:pPr>
    </w:p>
    <w:p w14:paraId="4BEBE085" w14:textId="77777777" w:rsidR="00315B0D" w:rsidRDefault="00315B0D" w:rsidP="00F34321">
      <w:pPr>
        <w:spacing w:after="0" w:line="480" w:lineRule="auto"/>
        <w:jc w:val="both"/>
        <w:rPr>
          <w:rFonts w:ascii="Georgia" w:eastAsia="Times New Roman" w:hAnsi="Georgia" w:cs="Times New Roman"/>
          <w:b/>
          <w:bCs/>
          <w:lang w:eastAsia="en-PH"/>
        </w:rPr>
      </w:pPr>
    </w:p>
    <w:p w14:paraId="3221F084" w14:textId="77777777" w:rsidR="00315B0D" w:rsidRDefault="00315B0D" w:rsidP="00F34321">
      <w:pPr>
        <w:spacing w:after="0" w:line="480" w:lineRule="auto"/>
        <w:jc w:val="both"/>
        <w:rPr>
          <w:rFonts w:ascii="Georgia" w:eastAsia="Times New Roman" w:hAnsi="Georgia" w:cs="Times New Roman"/>
          <w:b/>
          <w:bCs/>
          <w:lang w:eastAsia="en-PH"/>
        </w:rPr>
      </w:pPr>
    </w:p>
    <w:p w14:paraId="49CF5E43" w14:textId="77777777" w:rsidR="00315B0D" w:rsidRDefault="00315B0D" w:rsidP="00F34321">
      <w:pPr>
        <w:spacing w:after="0" w:line="480" w:lineRule="auto"/>
        <w:jc w:val="both"/>
        <w:rPr>
          <w:rFonts w:ascii="Georgia" w:eastAsia="Times New Roman" w:hAnsi="Georgia" w:cs="Times New Roman"/>
          <w:b/>
          <w:bCs/>
          <w:lang w:eastAsia="en-PH"/>
        </w:rPr>
      </w:pPr>
    </w:p>
    <w:p w14:paraId="05D25FA1" w14:textId="77777777" w:rsidR="00315B0D" w:rsidRDefault="00315B0D" w:rsidP="00F34321">
      <w:pPr>
        <w:spacing w:after="0" w:line="480" w:lineRule="auto"/>
        <w:jc w:val="both"/>
        <w:rPr>
          <w:rFonts w:ascii="Georgia" w:eastAsia="Times New Roman" w:hAnsi="Georgia" w:cs="Times New Roman"/>
          <w:b/>
          <w:bCs/>
          <w:lang w:eastAsia="en-PH"/>
        </w:rPr>
      </w:pPr>
    </w:p>
    <w:p w14:paraId="4C78EA65" w14:textId="77777777" w:rsidR="0010328F" w:rsidRPr="00947823" w:rsidRDefault="0010328F" w:rsidP="00F34321">
      <w:pPr>
        <w:spacing w:after="0" w:line="480" w:lineRule="auto"/>
        <w:jc w:val="both"/>
        <w:rPr>
          <w:rFonts w:ascii="Georgia" w:eastAsia="Times New Roman" w:hAnsi="Georgia" w:cs="Times New Roman"/>
          <w:b/>
          <w:bCs/>
          <w:lang w:eastAsia="en-PH"/>
        </w:rPr>
      </w:pPr>
    </w:p>
    <w:p w14:paraId="5D727A0A" w14:textId="7C8F8AF6" w:rsidR="006D4C70" w:rsidRPr="00947823" w:rsidRDefault="006D4C70" w:rsidP="006B7169">
      <w:pPr>
        <w:jc w:val="center"/>
        <w:rPr>
          <w:rFonts w:ascii="Georgia" w:eastAsia="Georgia" w:hAnsi="Georgia" w:cs="Georgia"/>
          <w:b/>
          <w:bCs/>
        </w:rPr>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Assessment of the Implemented Kapatid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4A13889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r w:rsidRPr="00947823">
        <w:rPr>
          <w:rFonts w:ascii="Georgia" w:eastAsia="Times New Roman" w:hAnsi="Georgia" w:cs="Times New Roman"/>
          <w:color w:val="000000"/>
          <w:lang w:eastAsia="en-PH"/>
        </w:rPr>
        <w:br/>
        <w:t>https://www.jdet.net/download/mobile-learning-as-a-solution-for-restricted-learning-during-the-covid-19-pandemic-11584.pdf</w:t>
      </w:r>
    </w:p>
    <w:p w14:paraId="6A6CC0C8"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r w:rsidRPr="00947823">
        <w:rPr>
          <w:rFonts w:ascii="Georgia" w:eastAsia="Times New Roman" w:hAnsi="Georgia" w:cs="Times New Roman"/>
          <w:color w:val="000000"/>
          <w:lang w:eastAsia="en-PH"/>
        </w:rPr>
        <w:br/>
        <w:t>https://multidisciplinaryjournal.com/pdf/pee_monitoring.pdf</w:t>
      </w:r>
    </w:p>
    <w:p w14:paraId="6DDB1524" w14:textId="09314D81" w:rsidR="007D6B4D" w:rsidRPr="007D6B4D" w:rsidRDefault="006D4C70" w:rsidP="007D6B4D">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Effectiveness of Peer Mentoring in Enhancing the Mathematical Problem Solving Skills of College Students in Bicol University</w:t>
      </w:r>
      <w:r w:rsidRPr="00947823">
        <w:rPr>
          <w:rFonts w:ascii="Georgia" w:eastAsia="Times New Roman" w:hAnsi="Georgia" w:cs="Times New Roman"/>
          <w:color w:val="000000"/>
          <w:lang w:eastAsia="en-PH"/>
        </w:rPr>
        <w:t>, Volume 20. DOI.</w:t>
      </w:r>
      <w:r w:rsidRPr="00947823">
        <w:rPr>
          <w:rFonts w:ascii="Georgia" w:eastAsia="Times New Roman" w:hAnsi="Georgia" w:cs="Times New Roman"/>
          <w:color w:val="000000"/>
          <w:lang w:eastAsia="en-PH"/>
        </w:rPr>
        <w:br/>
        <w:t>https://www.journal.bicol-u.edu.ph/assets/journal_pdf/3%20Bercasio%20Cabrillas_35-55.pdf</w:t>
      </w:r>
    </w:p>
    <w:p w14:paraId="23DFA143" w14:textId="77777777"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5B71AD">
          <w:headerReference w:type="default" r:id="rId87"/>
          <w:headerReference w:type="first" r:id="rId88"/>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Calo, A.V. (2020) - Local System. </w:t>
      </w:r>
      <w:r w:rsidRPr="00947823">
        <w:rPr>
          <w:rFonts w:ascii="Georgia" w:eastAsia="Times New Roman" w:hAnsi="Georgia" w:cs="Times New Roman"/>
          <w:i/>
          <w:iCs/>
          <w:color w:val="000000"/>
          <w:lang w:eastAsia="en-PH"/>
        </w:rPr>
        <w:t>GrabTutor: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r w:rsidRPr="00947823">
        <w:rPr>
          <w:rFonts w:ascii="Georgia" w:eastAsia="Times New Roman" w:hAnsi="Georgia" w:cs="Times New Roman"/>
          <w:color w:val="000000"/>
          <w:lang w:eastAsia="en-PH"/>
        </w:rPr>
        <w:br/>
      </w:r>
    </w:p>
    <w:p w14:paraId="13AA5214" w14:textId="553A508B" w:rsidR="006D4C70" w:rsidRPr="00947823" w:rsidRDefault="00072C49" w:rsidP="006D4C7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w:t>
      </w:r>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Campit,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24B2327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r w:rsidRPr="00947823">
        <w:rPr>
          <w:rFonts w:ascii="Georgia" w:eastAsia="Times New Roman" w:hAnsi="Georgia" w:cs="Times New Roman"/>
          <w:color w:val="000000"/>
          <w:lang w:eastAsia="en-PH"/>
        </w:rPr>
        <w:br/>
        <w:t>https://er.educause.edu/articles/2023/1/the-evolving-landscape-of-students-mobile-learning-practices-in-higher-education </w:t>
      </w:r>
    </w:p>
    <w:p w14:paraId="6347957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r w:rsidRPr="00947823">
        <w:rPr>
          <w:rFonts w:ascii="Georgia" w:eastAsia="Times New Roman" w:hAnsi="Georgia" w:cs="Times New Roman"/>
          <w:color w:val="000000"/>
          <w:lang w:eastAsia="en-PH"/>
        </w:rPr>
        <w:br/>
        <w:t>https://www.researchgate.net/publication/364628885_MENTOR_-_Intelligent_Mobile_Online_Peer_Tutoring_Application_for_Face-to-Face_and_Remote_Peer_Tutoring</w:t>
      </w:r>
    </w:p>
    <w:p w14:paraId="2981D5A8" w14:textId="6F92FFB4"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r w:rsidRPr="00947823">
        <w:rPr>
          <w:rFonts w:ascii="Georgia" w:eastAsia="Times New Roman" w:hAnsi="Georgia" w:cs="Times New Roman"/>
          <w:color w:val="000000"/>
          <w:lang w:eastAsia="en-PH"/>
        </w:rPr>
        <w:b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Fabito,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783EF14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r w:rsidRPr="00947823">
        <w:rPr>
          <w:rFonts w:ascii="Georgia" w:eastAsia="Times New Roman" w:hAnsi="Georgia" w:cs="Times New Roman"/>
          <w:color w:val="000000"/>
          <w:lang w:eastAsia="en-PH"/>
        </w:rPr>
        <w:br/>
        <w:t>https://ieeexplore.ieee.org/document/8653663</w:t>
      </w:r>
    </w:p>
    <w:p w14:paraId="21BA220F"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r w:rsidRPr="00947823">
        <w:rPr>
          <w:rFonts w:ascii="Georgia" w:eastAsia="Times New Roman" w:hAnsi="Georgia" w:cs="Times New Roman"/>
          <w:color w:val="000000"/>
          <w:lang w:eastAsia="en-PH"/>
        </w:rPr>
        <w:br/>
        <w:t>https://www.aaspjournal.org/uploads/155/5929_pdf.pdf</w:t>
      </w:r>
    </w:p>
    <w:p w14:paraId="225C6AC6" w14:textId="78C4382A" w:rsidR="0010328F" w:rsidRPr="0010328F" w:rsidRDefault="006D4C70" w:rsidP="0010328F">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Khor, E., &amp; Mutthulakshmi,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r w:rsidRPr="00947823">
        <w:rPr>
          <w:rFonts w:ascii="Georgia" w:eastAsia="Times New Roman" w:hAnsi="Georgia" w:cs="Times New Roman"/>
          <w:color w:val="000000"/>
          <w:lang w:eastAsia="en-PH"/>
        </w:rPr>
        <w:b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Mansul,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89"/>
          <w:headerReference w:type="first" r:id="rId90"/>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005D05A7"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Mobo,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r w:rsidRPr="00947823">
        <w:rPr>
          <w:rFonts w:ascii="Georgia" w:eastAsia="Times New Roman" w:hAnsi="Georgia" w:cs="Times New Roman"/>
          <w:color w:val="000000"/>
          <w:lang w:eastAsia="en-PH"/>
        </w:rPr>
        <w:br/>
        <w:t>https://www.researchgate.net/publication/336277449_An_Assessment_of_the_Effectiveness_of_E-Learning_in_AMA_Olongapo_Campus</w:t>
      </w:r>
    </w:p>
    <w:p w14:paraId="0BAE7AA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Pimmer, C., Mateescu, M., &amp; Gröhbiel,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r w:rsidRPr="00947823">
        <w:rPr>
          <w:rFonts w:ascii="Georgia" w:eastAsia="Times New Roman" w:hAnsi="Georgia" w:cs="Times New Roman"/>
          <w:color w:val="000000"/>
          <w:lang w:eastAsia="en-PH"/>
        </w:rPr>
        <w:br/>
        <w:t>https://www.sciencedirect.com/science/article/abs/pii/S0747563216303843</w:t>
      </w:r>
    </w:p>
    <w:p w14:paraId="3FA4789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r w:rsidRPr="00947823">
        <w:rPr>
          <w:rFonts w:ascii="Georgia" w:eastAsia="Times New Roman" w:hAnsi="Georgia" w:cs="Times New Roman"/>
          <w:color w:val="000000"/>
          <w:lang w:eastAsia="en-PH"/>
        </w:rPr>
        <w:b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Kp,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6B42FB69"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Shemshack,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r w:rsidRPr="00947823">
        <w:rPr>
          <w:rFonts w:ascii="Georgia" w:eastAsia="Times New Roman" w:hAnsi="Georgia" w:cs="Times New Roman"/>
          <w:color w:val="000000"/>
          <w:lang w:eastAsia="en-PH"/>
        </w:rPr>
        <w:br/>
        <w:t>https://doi.org/10.1186/s40561-020-00140-9 </w:t>
      </w:r>
    </w:p>
    <w:p w14:paraId="03B3E2B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r w:rsidRPr="00947823">
        <w:rPr>
          <w:rFonts w:ascii="Georgia" w:eastAsia="Times New Roman" w:hAnsi="Georgia" w:cs="Times New Roman"/>
          <w:color w:val="000000"/>
          <w:lang w:eastAsia="en-PH"/>
        </w:rPr>
        <w:br/>
        <w:t>https://www.researchgate.net/publication/332196330_Online_Mentoring_System_An_Online_Mentor-Student_System</w:t>
      </w:r>
    </w:p>
    <w:p w14:paraId="270DF5E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r w:rsidRPr="00947823">
        <w:rPr>
          <w:rFonts w:ascii="Georgia" w:eastAsia="Times New Roman" w:hAnsi="Georgia" w:cs="Times New Roman"/>
          <w:color w:val="000000"/>
          <w:lang w:eastAsia="en-PH"/>
        </w:rPr>
        <w:br/>
        <w:t>https://www.researchgate.net/publication/372196974_Grab_A_Tutor_A_Decision_Support_Mobile_App_for_Student_Tutoring</w:t>
      </w:r>
    </w:p>
    <w:p w14:paraId="5D9E79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Vecaldo,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r w:rsidRPr="00947823">
        <w:rPr>
          <w:rFonts w:ascii="Georgia" w:eastAsia="Times New Roman" w:hAnsi="Georgia" w:cs="Times New Roman"/>
          <w:color w:val="000000"/>
          <w:lang w:eastAsia="en-PH"/>
        </w:rPr>
        <w:br/>
        <w:t>https://www.researchgate.net/publication/354606144_Mentoring_Support_of_Cooperating_Teachers_Insights_from_Filipino_Practice_Teachers</w:t>
      </w:r>
    </w:p>
    <w:p w14:paraId="7C9B2D11" w14:textId="77777777"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r w:rsidRPr="00947823">
        <w:rPr>
          <w:rFonts w:ascii="Georgia" w:eastAsia="Times New Roman" w:hAnsi="Georgia" w:cs="Times New Roman"/>
          <w:color w:val="000000"/>
          <w:lang w:eastAsia="en-PH"/>
        </w:rPr>
        <w:br/>
        <w:t>https://www.sciencedirect.com/science/article/abs/pii/S1747938X19306487</w:t>
      </w:r>
    </w:p>
    <w:p w14:paraId="681CD26B"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https://www.buffalo.edu/catt/teach/develop/teach/learning-environments/community-of-inquiry.html </w:t>
      </w:r>
    </w:p>
    <w:p w14:paraId="30037D00"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91"/>
          <w:headerReference w:type="first" r:id="rId92"/>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Appinventiv.</w:t>
      </w:r>
      <w:r w:rsidRPr="00947823">
        <w:rPr>
          <w:rFonts w:ascii="Georgia" w:eastAsia="Times New Roman" w:hAnsi="Georgia" w:cs="Times New Roman"/>
          <w:color w:val="000000"/>
          <w:lang w:eastAsia="en-PH"/>
        </w:rPr>
        <w:br/>
      </w:r>
    </w:p>
    <w:p w14:paraId="23A15506" w14:textId="34C14CC8" w:rsidR="006D4C70" w:rsidRPr="00947823" w:rsidRDefault="006D4C70" w:rsidP="00F00594">
      <w:pPr>
        <w:spacing w:after="0" w:line="480" w:lineRule="auto"/>
        <w:ind w:left="709" w:firstLine="11"/>
        <w:jc w:val="both"/>
        <w:rPr>
          <w:rFonts w:ascii="Georgia" w:eastAsia="Times New Roman" w:hAnsi="Georgia" w:cs="Times New Roman"/>
          <w:color w:val="000000"/>
          <w:lang w:eastAsia="en-PH"/>
        </w:rPr>
        <w:sectPr w:rsidR="006D4C70" w:rsidRPr="00947823" w:rsidSect="005B71AD">
          <w:headerReference w:type="first" r:id="rId93"/>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https://appinventiv.com/blog/how-we-integrate-lean-principles-in-software-development/</w:t>
      </w:r>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7006B2">
          <w:footerReference w:type="default" r:id="rId94"/>
          <w:headerReference w:type="first" r:id="rId95"/>
          <w:footerReference w:type="first" r:id="rId96"/>
          <w:pgSz w:w="12240" w:h="15840"/>
          <w:pgMar w:top="1440" w:right="1440" w:bottom="1440" w:left="1440" w:header="708" w:footer="708" w:gutter="0"/>
          <w:pgNumType w:start="7"/>
          <w:cols w:space="708"/>
          <w:titlePg/>
          <w:docGrid w:linePitch="360"/>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97"/>
          <w:headerReference w:type="first" r:id="rId98"/>
          <w:footerReference w:type="first" r:id="rId99"/>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00"/>
          <w:headerReference w:type="first" r:id="rId101"/>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0F949730" w14:textId="77777777"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7777777" w:rsidR="001E2C32" w:rsidRDefault="001E2C32" w:rsidP="006C3ED2">
      <w:pPr>
        <w:spacing w:after="0" w:line="240" w:lineRule="auto"/>
        <w:jc w:val="center"/>
        <w:rPr>
          <w:rFonts w:ascii="Georgia" w:eastAsia="Times New Roman" w:hAnsi="Georgia" w:cs="Arial"/>
        </w:rPr>
        <w:sectPr w:rsidR="001E2C32" w:rsidSect="006B0480">
          <w:headerReference w:type="default" r:id="rId102"/>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0D679CE8" w14:textId="77777777" w:rsidTr="00AA3FAE">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4A23211"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p>
        </w:tc>
      </w:tr>
      <w:tr w:rsidR="00AA3FAE" w:rsidRPr="00947823" w14:paraId="2654A231" w14:textId="77777777" w:rsidTr="00AA3FAE">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AFB24F4"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FC5991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Time Behavior</w:t>
            </w:r>
          </w:p>
        </w:tc>
        <w:tc>
          <w:tcPr>
            <w:tcW w:w="448" w:type="dxa"/>
            <w:tcBorders>
              <w:top w:val="nil"/>
              <w:left w:val="nil"/>
              <w:bottom w:val="single" w:sz="4" w:space="0" w:color="auto"/>
              <w:right w:val="single" w:sz="4" w:space="0" w:color="auto"/>
            </w:tcBorders>
            <w:shd w:val="clear" w:color="auto" w:fill="auto"/>
            <w:vAlign w:val="center"/>
          </w:tcPr>
          <w:p w14:paraId="0A8E787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AF81B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60FE3D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AA520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C978D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2EA07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6CE912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7DA4621B"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79AE79B"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7DEF95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1103CE"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Resource Utilization</w:t>
            </w:r>
          </w:p>
        </w:tc>
        <w:tc>
          <w:tcPr>
            <w:tcW w:w="448" w:type="dxa"/>
            <w:tcBorders>
              <w:top w:val="nil"/>
              <w:left w:val="nil"/>
              <w:bottom w:val="single" w:sz="4" w:space="0" w:color="auto"/>
              <w:right w:val="single" w:sz="4" w:space="0" w:color="auto"/>
            </w:tcBorders>
            <w:shd w:val="clear" w:color="auto" w:fill="auto"/>
            <w:vAlign w:val="center"/>
          </w:tcPr>
          <w:p w14:paraId="07CBD75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21024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304E858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F6666A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67D459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EE2EC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29C6FE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567D7FC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C0A08B5"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CB3ECA3"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D8A266C"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Capacity</w:t>
            </w:r>
          </w:p>
        </w:tc>
        <w:tc>
          <w:tcPr>
            <w:tcW w:w="448" w:type="dxa"/>
            <w:tcBorders>
              <w:top w:val="nil"/>
              <w:left w:val="nil"/>
              <w:bottom w:val="single" w:sz="4" w:space="0" w:color="auto"/>
              <w:right w:val="single" w:sz="4" w:space="0" w:color="auto"/>
            </w:tcBorders>
            <w:shd w:val="clear" w:color="auto" w:fill="auto"/>
            <w:vAlign w:val="center"/>
          </w:tcPr>
          <w:p w14:paraId="57F0C4C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ABA652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BC6847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9D4D57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0F442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5B7406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2F53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6C9FDDB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1D3666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7FCD3F5"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5C2D6D"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(2)</w:t>
            </w:r>
          </w:p>
        </w:tc>
        <w:tc>
          <w:tcPr>
            <w:tcW w:w="1160" w:type="dxa"/>
            <w:tcBorders>
              <w:top w:val="nil"/>
              <w:left w:val="nil"/>
              <w:bottom w:val="single" w:sz="4" w:space="0" w:color="auto"/>
              <w:right w:val="single" w:sz="4" w:space="0" w:color="auto"/>
            </w:tcBorders>
            <w:shd w:val="clear" w:color="auto" w:fill="auto"/>
            <w:vAlign w:val="center"/>
          </w:tcPr>
          <w:p w14:paraId="60479D1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36635E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154442E" w14:textId="77777777" w:rsidTr="00AA3FAE">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B0747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p>
        </w:tc>
      </w:tr>
      <w:tr w:rsidR="00AA3FAE" w:rsidRPr="00947823" w14:paraId="5174271A" w14:textId="77777777" w:rsidTr="00AA3FAE">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8C87E3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E9FC8C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Co-Existence</w:t>
            </w:r>
          </w:p>
        </w:tc>
        <w:tc>
          <w:tcPr>
            <w:tcW w:w="448" w:type="dxa"/>
            <w:tcBorders>
              <w:top w:val="nil"/>
              <w:left w:val="nil"/>
              <w:bottom w:val="single" w:sz="4" w:space="0" w:color="auto"/>
              <w:right w:val="single" w:sz="4" w:space="0" w:color="auto"/>
            </w:tcBorders>
            <w:shd w:val="clear" w:color="auto" w:fill="auto"/>
            <w:vAlign w:val="center"/>
          </w:tcPr>
          <w:p w14:paraId="62E6FD6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293E9E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0F801C9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0D52A5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CC5230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1DD36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E727C7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91E7B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FD222AE"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00CEF3A"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B427B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48" w:type="dxa"/>
            <w:tcBorders>
              <w:top w:val="nil"/>
              <w:left w:val="nil"/>
              <w:bottom w:val="single" w:sz="4" w:space="0" w:color="auto"/>
              <w:right w:val="single" w:sz="4" w:space="0" w:color="auto"/>
            </w:tcBorders>
            <w:shd w:val="clear" w:color="auto" w:fill="auto"/>
            <w:vAlign w:val="center"/>
          </w:tcPr>
          <w:p w14:paraId="008EB1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7D4E84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483A79A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659C20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754F8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789E5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D6082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A782FE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032BD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B8959C8"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F462F0F"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(3)</w:t>
            </w:r>
          </w:p>
        </w:tc>
        <w:tc>
          <w:tcPr>
            <w:tcW w:w="1160" w:type="dxa"/>
            <w:tcBorders>
              <w:top w:val="nil"/>
              <w:left w:val="nil"/>
              <w:bottom w:val="single" w:sz="4" w:space="0" w:color="auto"/>
              <w:right w:val="single" w:sz="4" w:space="0" w:color="auto"/>
            </w:tcBorders>
            <w:shd w:val="clear" w:color="auto" w:fill="auto"/>
            <w:vAlign w:val="center"/>
          </w:tcPr>
          <w:p w14:paraId="728857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39B199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F8FC917" w14:textId="77777777" w:rsidTr="00AA3FAE">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59CE8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p>
        </w:tc>
      </w:tr>
      <w:tr w:rsidR="00AA3FAE" w:rsidRPr="00947823" w14:paraId="72AE119E"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A2274B6"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E43F9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Appropriateness recognizability</w:t>
            </w:r>
          </w:p>
        </w:tc>
        <w:tc>
          <w:tcPr>
            <w:tcW w:w="448" w:type="dxa"/>
            <w:tcBorders>
              <w:top w:val="nil"/>
              <w:left w:val="nil"/>
              <w:bottom w:val="single" w:sz="4" w:space="0" w:color="auto"/>
              <w:right w:val="single" w:sz="4" w:space="0" w:color="auto"/>
            </w:tcBorders>
            <w:shd w:val="clear" w:color="auto" w:fill="auto"/>
            <w:vAlign w:val="center"/>
          </w:tcPr>
          <w:p w14:paraId="1D6927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610CB9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2D5ECB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8B6915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EF1A23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6EA3237"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952E0A"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314091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DC5C144" w14:textId="77777777" w:rsidTr="00AA3FAE">
        <w:trPr>
          <w:trHeight w:val="812"/>
        </w:trPr>
        <w:tc>
          <w:tcPr>
            <w:tcW w:w="970" w:type="dxa"/>
            <w:vMerge/>
            <w:tcBorders>
              <w:top w:val="nil"/>
              <w:left w:val="single" w:sz="4" w:space="0" w:color="auto"/>
              <w:bottom w:val="single" w:sz="4" w:space="0" w:color="auto"/>
              <w:right w:val="single" w:sz="4" w:space="0" w:color="auto"/>
            </w:tcBorders>
            <w:vAlign w:val="center"/>
            <w:hideMark/>
          </w:tcPr>
          <w:p w14:paraId="1AE6DF2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0C6FB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Learnability</w:t>
            </w:r>
          </w:p>
        </w:tc>
        <w:tc>
          <w:tcPr>
            <w:tcW w:w="448" w:type="dxa"/>
            <w:tcBorders>
              <w:top w:val="nil"/>
              <w:left w:val="nil"/>
              <w:bottom w:val="single" w:sz="4" w:space="0" w:color="auto"/>
              <w:right w:val="single" w:sz="4" w:space="0" w:color="auto"/>
            </w:tcBorders>
            <w:shd w:val="clear" w:color="auto" w:fill="auto"/>
            <w:vAlign w:val="center"/>
          </w:tcPr>
          <w:p w14:paraId="46271D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594EC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D540DF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A75ED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EF4AB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611D65A" w14:textId="77777777" w:rsidR="00AA3FAE" w:rsidRPr="00947823" w:rsidRDefault="00AA3FAE" w:rsidP="00AA3FAE">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1558F10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0231AB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747D9F0F" w14:textId="77777777" w:rsidTr="00AA3FAE">
        <w:trPr>
          <w:trHeight w:val="270"/>
        </w:trPr>
        <w:tc>
          <w:tcPr>
            <w:tcW w:w="970" w:type="dxa"/>
            <w:vMerge/>
            <w:tcBorders>
              <w:top w:val="nil"/>
              <w:left w:val="single" w:sz="4" w:space="0" w:color="auto"/>
              <w:bottom w:val="single" w:sz="4" w:space="0" w:color="auto"/>
              <w:right w:val="single" w:sz="4" w:space="0" w:color="auto"/>
            </w:tcBorders>
            <w:vAlign w:val="center"/>
            <w:hideMark/>
          </w:tcPr>
          <w:p w14:paraId="16942A2B"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D226CA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Operability</w:t>
            </w:r>
          </w:p>
        </w:tc>
        <w:tc>
          <w:tcPr>
            <w:tcW w:w="448" w:type="dxa"/>
            <w:tcBorders>
              <w:top w:val="nil"/>
              <w:left w:val="nil"/>
              <w:bottom w:val="single" w:sz="4" w:space="0" w:color="auto"/>
              <w:right w:val="single" w:sz="4" w:space="0" w:color="auto"/>
            </w:tcBorders>
            <w:shd w:val="clear" w:color="auto" w:fill="auto"/>
            <w:vAlign w:val="center"/>
          </w:tcPr>
          <w:p w14:paraId="3CAEB2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14F690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20EF61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303CA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3791A3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7EFF5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B9B55C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613620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AA3FAE" w:rsidRPr="00947823" w14:paraId="32CCAF60"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24C098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A170685"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User interface aesthetics</w:t>
            </w:r>
          </w:p>
        </w:tc>
        <w:tc>
          <w:tcPr>
            <w:tcW w:w="448" w:type="dxa"/>
            <w:tcBorders>
              <w:top w:val="nil"/>
              <w:left w:val="nil"/>
              <w:bottom w:val="single" w:sz="4" w:space="0" w:color="auto"/>
              <w:right w:val="single" w:sz="4" w:space="0" w:color="auto"/>
            </w:tcBorders>
            <w:shd w:val="clear" w:color="auto" w:fill="auto"/>
            <w:vAlign w:val="center"/>
          </w:tcPr>
          <w:p w14:paraId="3061DAC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13FD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D603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8FF05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0054B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634D3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39699C6"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039629C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39C8E256" w14:textId="77777777" w:rsidTr="00AA3FAE">
        <w:trPr>
          <w:trHeight w:val="541"/>
        </w:trPr>
        <w:tc>
          <w:tcPr>
            <w:tcW w:w="970" w:type="dxa"/>
            <w:vMerge/>
            <w:tcBorders>
              <w:top w:val="nil"/>
              <w:left w:val="single" w:sz="4" w:space="0" w:color="auto"/>
              <w:bottom w:val="single" w:sz="4" w:space="0" w:color="auto"/>
              <w:right w:val="single" w:sz="4" w:space="0" w:color="auto"/>
            </w:tcBorders>
            <w:vAlign w:val="center"/>
            <w:hideMark/>
          </w:tcPr>
          <w:p w14:paraId="7170BCAE"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D035201"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Accessibility</w:t>
            </w:r>
          </w:p>
        </w:tc>
        <w:tc>
          <w:tcPr>
            <w:tcW w:w="448" w:type="dxa"/>
            <w:tcBorders>
              <w:top w:val="nil"/>
              <w:left w:val="nil"/>
              <w:bottom w:val="single" w:sz="4" w:space="0" w:color="auto"/>
              <w:right w:val="single" w:sz="4" w:space="0" w:color="auto"/>
            </w:tcBorders>
            <w:shd w:val="clear" w:color="auto" w:fill="auto"/>
            <w:vAlign w:val="center"/>
          </w:tcPr>
          <w:p w14:paraId="536DAE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C5AE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07CAD46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42433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81859E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93D1DF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8B2CD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E9088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024DB78"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6A9FCF49"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0FE01FC1"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(4)</w:t>
            </w:r>
          </w:p>
        </w:tc>
        <w:tc>
          <w:tcPr>
            <w:tcW w:w="1160" w:type="dxa"/>
            <w:tcBorders>
              <w:top w:val="nil"/>
              <w:left w:val="nil"/>
              <w:bottom w:val="single" w:sz="4" w:space="0" w:color="auto"/>
              <w:right w:val="single" w:sz="4" w:space="0" w:color="auto"/>
            </w:tcBorders>
            <w:shd w:val="clear" w:color="auto" w:fill="auto"/>
            <w:vAlign w:val="center"/>
          </w:tcPr>
          <w:p w14:paraId="242EE8B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36A341E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6DAB093B" w14:textId="77777777" w:rsidTr="00AA3FAE">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10451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or component performs specified functions under specified conditions for a specified period of time.</w:t>
            </w:r>
          </w:p>
        </w:tc>
      </w:tr>
      <w:tr w:rsidR="00AA3FAE" w:rsidRPr="00947823" w14:paraId="330281A9"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58E0D20"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59A65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Maturity</w:t>
            </w:r>
          </w:p>
        </w:tc>
        <w:tc>
          <w:tcPr>
            <w:tcW w:w="448" w:type="dxa"/>
            <w:tcBorders>
              <w:top w:val="nil"/>
              <w:left w:val="nil"/>
              <w:bottom w:val="single" w:sz="4" w:space="0" w:color="auto"/>
              <w:right w:val="single" w:sz="4" w:space="0" w:color="auto"/>
            </w:tcBorders>
            <w:shd w:val="clear" w:color="auto" w:fill="auto"/>
            <w:vAlign w:val="center"/>
          </w:tcPr>
          <w:p w14:paraId="4F3AC07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BF748D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8B11F6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E0E12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DFE44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44E09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167E8A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5A5612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4BF90081"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02350C09"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81B6E5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Availability</w:t>
            </w:r>
          </w:p>
        </w:tc>
        <w:tc>
          <w:tcPr>
            <w:tcW w:w="448" w:type="dxa"/>
            <w:tcBorders>
              <w:top w:val="nil"/>
              <w:left w:val="nil"/>
              <w:bottom w:val="single" w:sz="4" w:space="0" w:color="auto"/>
              <w:right w:val="single" w:sz="4" w:space="0" w:color="auto"/>
            </w:tcBorders>
            <w:shd w:val="clear" w:color="auto" w:fill="auto"/>
            <w:vAlign w:val="center"/>
          </w:tcPr>
          <w:p w14:paraId="5F65CF5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D0EA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6CC676D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4C9C0B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AF3FA2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CCFE4A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6E830579"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3375DF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4DA72A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A953838" w14:textId="77777777" w:rsidR="00AA3FAE" w:rsidRDefault="00AA3FAE" w:rsidP="00AA3FAE">
            <w:pPr>
              <w:spacing w:after="0" w:line="240" w:lineRule="auto"/>
              <w:jc w:val="center"/>
              <w:rPr>
                <w:rFonts w:ascii="Georgia" w:eastAsia="Times New Roman" w:hAnsi="Georgia" w:cs="Arial"/>
                <w:b/>
                <w:bCs/>
              </w:rPr>
            </w:pPr>
          </w:p>
          <w:p w14:paraId="399A90A4" w14:textId="77777777" w:rsidR="00AA3FAE" w:rsidRPr="00A13271" w:rsidRDefault="00AA3FAE" w:rsidP="00AA3FAE">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ABA450"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(5)</w:t>
            </w:r>
          </w:p>
        </w:tc>
        <w:tc>
          <w:tcPr>
            <w:tcW w:w="1160" w:type="dxa"/>
            <w:tcBorders>
              <w:top w:val="nil"/>
              <w:left w:val="nil"/>
              <w:bottom w:val="single" w:sz="4" w:space="0" w:color="auto"/>
              <w:right w:val="single" w:sz="4" w:space="0" w:color="auto"/>
            </w:tcBorders>
            <w:shd w:val="clear" w:color="auto" w:fill="auto"/>
            <w:vAlign w:val="center"/>
          </w:tcPr>
          <w:p w14:paraId="48CB8E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434B397"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4FA9A79C" w14:textId="77777777" w:rsidTr="00AA3FAE">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B6C955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p>
        </w:tc>
      </w:tr>
    </w:tbl>
    <w:p w14:paraId="27F551AB" w14:textId="77777777" w:rsidR="00A13271" w:rsidRDefault="00A13271" w:rsidP="006C3ED2">
      <w:pPr>
        <w:spacing w:after="0" w:line="240" w:lineRule="auto"/>
        <w:jc w:val="center"/>
        <w:rPr>
          <w:rFonts w:ascii="Georgia" w:eastAsia="Times New Roman" w:hAnsi="Georgia" w:cs="Arial"/>
          <w:b/>
          <w:bCs/>
        </w:rPr>
        <w:sectPr w:rsidR="00A13271" w:rsidSect="006B0480">
          <w:headerReference w:type="default" r:id="rId103"/>
          <w:pgSz w:w="12240" w:h="15840"/>
          <w:pgMar w:top="1440" w:right="1440" w:bottom="1440" w:left="1440" w:header="708" w:footer="708" w:gutter="0"/>
          <w:pgNumType w:start="1"/>
          <w:cols w:space="708"/>
          <w:docGrid w:linePitch="360"/>
        </w:sectPr>
      </w:pPr>
    </w:p>
    <w:p w14:paraId="1A078221" w14:textId="77777777" w:rsidR="00A13271" w:rsidRDefault="00A13271" w:rsidP="006C3ED2">
      <w:pPr>
        <w:spacing w:after="0" w:line="240" w:lineRule="auto"/>
        <w:jc w:val="center"/>
        <w:rPr>
          <w:rFonts w:ascii="Georgia" w:eastAsia="Times New Roman" w:hAnsi="Georgia" w:cs="Arial"/>
        </w:rPr>
        <w:sectPr w:rsidR="00A13271" w:rsidSect="006B0480">
          <w:headerReference w:type="default" r:id="rId104"/>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64B77ED" w14:textId="4CF09524" w:rsidR="007C0891" w:rsidRPr="00947823" w:rsidRDefault="007C0891" w:rsidP="007C0891">
      <w:pPr>
        <w:spacing w:line="480" w:lineRule="auto"/>
        <w:jc w:val="center"/>
        <w:rPr>
          <w:rFonts w:ascii="Georgia" w:eastAsia="Georgia" w:hAnsi="Georgia" w:cs="Georgia"/>
          <w:b/>
          <w:bCs/>
          <w:lang w:val="en-US"/>
        </w:rPr>
      </w:pPr>
    </w:p>
    <w:p w14:paraId="7F9F8225" w14:textId="77777777" w:rsidR="00A13271" w:rsidRDefault="00A13271" w:rsidP="0010328F">
      <w:pPr>
        <w:spacing w:line="480" w:lineRule="auto"/>
        <w:ind w:firstLine="720"/>
        <w:jc w:val="both"/>
        <w:rPr>
          <w:rFonts w:ascii="Georgia" w:eastAsia="Georgia" w:hAnsi="Georgia" w:cs="Georgia"/>
          <w:bCs/>
          <w:lang w:val="en-US"/>
        </w:rPr>
        <w:sectPr w:rsidR="00A13271" w:rsidSect="006B0480">
          <w:headerReference w:type="default" r:id="rId105"/>
          <w:pgSz w:w="12240" w:h="15840"/>
          <w:pgMar w:top="1440" w:right="1440" w:bottom="1440" w:left="1440" w:header="708" w:footer="708" w:gutter="0"/>
          <w:pgNumType w:start="1"/>
          <w:cols w:space="708"/>
          <w:docGrid w:linePitch="360"/>
        </w:sectPr>
      </w:pPr>
    </w:p>
    <w:p w14:paraId="32C98173" w14:textId="25D5857A"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t xml:space="preserve">Table C.1 shows the pilot testing results from IT professionals, assessing reability,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77777777" w:rsidR="00F63D9C" w:rsidRDefault="00F63D9C" w:rsidP="006D4C70">
      <w:pPr>
        <w:spacing w:line="480" w:lineRule="auto"/>
        <w:jc w:val="center"/>
        <w:rPr>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6B0480">
          <w:headerReference w:type="default" r:id="rId106"/>
          <w:pgSz w:w="12240" w:h="15840"/>
          <w:pgMar w:top="1440" w:right="1440" w:bottom="1440" w:left="1440" w:header="708" w:footer="708" w:gutter="0"/>
          <w:pgNumType w:start="1"/>
          <w:cols w:space="708"/>
          <w:docGrid w:linePitch="360"/>
        </w:sectPr>
      </w:pPr>
    </w:p>
    <w:p w14:paraId="5ED0BF09" w14:textId="7C8CC841" w:rsidR="006D4C70" w:rsidRPr="00947823" w:rsidRDefault="006D4C70" w:rsidP="006D4C70">
      <w:pPr>
        <w:spacing w:line="480" w:lineRule="auto"/>
        <w:jc w:val="center"/>
        <w:rPr>
          <w:rFonts w:ascii="Georgia" w:eastAsia="Georgia" w:hAnsi="Georgia" w:cs="Georgia"/>
          <w:b/>
        </w:rPr>
      </w:pPr>
      <w:r w:rsidRPr="00947823">
        <w:rPr>
          <w:rFonts w:ascii="Georgia" w:eastAsia="Georgia" w:hAnsi="Georgia" w:cs="Georgia"/>
          <w:b/>
        </w:rPr>
        <w:t>Appendix D</w:t>
      </w:r>
    </w:p>
    <w:p w14:paraId="6C7FA114" w14:textId="2413437C" w:rsidR="006D4C70" w:rsidRPr="00F63D9C" w:rsidRDefault="006D4C70" w:rsidP="00F63D9C">
      <w:pPr>
        <w:spacing w:line="480" w:lineRule="auto"/>
        <w:jc w:val="center"/>
        <w:rPr>
          <w:rFonts w:ascii="Georgia" w:eastAsia="Georgia" w:hAnsi="Georgia" w:cs="Georgia"/>
          <w:b/>
        </w:rPr>
      </w:pPr>
      <w:r w:rsidRPr="00947823">
        <w:rPr>
          <w:rFonts w:ascii="Georgia" w:eastAsia="Georgia" w:hAnsi="Georgia" w:cs="Georgia"/>
          <w:b/>
        </w:rPr>
        <w:t>USER MANUAL</w:t>
      </w:r>
    </w:p>
    <w:p w14:paraId="41833925" w14:textId="77777777" w:rsidR="00F63D9C" w:rsidRDefault="00F63D9C" w:rsidP="00F63D9C">
      <w:pPr>
        <w:ind w:left="720"/>
        <w:rPr>
          <w:b/>
          <w:bCs/>
        </w:rPr>
      </w:pPr>
      <w:bookmarkStart w:id="67" w:name="_Hlk179778553"/>
      <w:r>
        <w:rPr>
          <w:b/>
          <w:bCs/>
        </w:rPr>
        <w:t>MENTEE SIDE:</w:t>
      </w:r>
    </w:p>
    <w:p w14:paraId="623405AC" w14:textId="77777777" w:rsidR="00F63D9C" w:rsidRDefault="00F63D9C" w:rsidP="00F63D9C">
      <w:pPr>
        <w:pStyle w:val="ListParagraph"/>
        <w:numPr>
          <w:ilvl w:val="0"/>
          <w:numId w:val="17"/>
        </w:numPr>
        <w:ind w:left="2160"/>
        <w:rPr>
          <w:b/>
          <w:bCs/>
        </w:rPr>
      </w:pPr>
      <w:r>
        <w:t xml:space="preserve">Select your role, the option is </w:t>
      </w:r>
      <w:r w:rsidRPr="00CA53DA">
        <w:rPr>
          <w:b/>
          <w:bCs/>
        </w:rPr>
        <w:t>“MENTE</w:t>
      </w:r>
      <w:r>
        <w:rPr>
          <w:b/>
          <w:bCs/>
        </w:rPr>
        <w:t>E”</w:t>
      </w:r>
    </w:p>
    <w:p w14:paraId="00CA9166" w14:textId="77777777" w:rsidR="00F63D9C" w:rsidRDefault="00F63D9C" w:rsidP="00F63D9C">
      <w:pPr>
        <w:ind w:left="720"/>
        <w:rPr>
          <w:b/>
          <w:bCs/>
        </w:rPr>
      </w:pPr>
      <w:r>
        <w:rPr>
          <w:b/>
          <w:bCs/>
          <w:noProof/>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Default="00F63D9C" w:rsidP="00F63D9C">
      <w:pPr>
        <w:ind w:left="720"/>
        <w:rPr>
          <w:b/>
          <w:bCs/>
        </w:rPr>
      </w:pPr>
    </w:p>
    <w:p w14:paraId="7417D73E" w14:textId="77777777" w:rsidR="00F63D9C" w:rsidRDefault="00F63D9C" w:rsidP="00F63D9C">
      <w:pPr>
        <w:ind w:left="720"/>
        <w:rPr>
          <w:b/>
          <w:bCs/>
        </w:rPr>
      </w:pPr>
    </w:p>
    <w:p w14:paraId="51A96C9E" w14:textId="77777777" w:rsidR="00F63D9C" w:rsidRDefault="00F63D9C" w:rsidP="00F63D9C">
      <w:pPr>
        <w:ind w:left="720"/>
        <w:rPr>
          <w:b/>
          <w:bCs/>
        </w:rPr>
      </w:pPr>
    </w:p>
    <w:p w14:paraId="6BB8D66B" w14:textId="77777777" w:rsidR="00F63D9C" w:rsidRDefault="00F63D9C" w:rsidP="00F63D9C">
      <w:pPr>
        <w:ind w:left="720"/>
        <w:rPr>
          <w:b/>
          <w:bCs/>
        </w:rPr>
      </w:pPr>
    </w:p>
    <w:p w14:paraId="2D06ABBA" w14:textId="77777777" w:rsidR="00F63D9C" w:rsidRDefault="00F63D9C" w:rsidP="00F63D9C">
      <w:pPr>
        <w:ind w:left="720"/>
        <w:rPr>
          <w:b/>
          <w:bCs/>
        </w:rPr>
      </w:pPr>
      <w:r>
        <w:rPr>
          <w:b/>
          <w:bCs/>
          <w:noProof/>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Default="00F63D9C" w:rsidP="00F63D9C">
      <w:pPr>
        <w:ind w:left="720"/>
        <w:rPr>
          <w:b/>
          <w:bCs/>
        </w:rPr>
      </w:pPr>
    </w:p>
    <w:p w14:paraId="5CEDA771" w14:textId="77777777" w:rsidR="00F63D9C" w:rsidRDefault="00F63D9C" w:rsidP="00F63D9C">
      <w:pPr>
        <w:ind w:left="720"/>
        <w:rPr>
          <w:b/>
          <w:bCs/>
        </w:rPr>
      </w:pPr>
    </w:p>
    <w:p w14:paraId="243D70E5" w14:textId="77777777" w:rsidR="00F63D9C" w:rsidRPr="00DF7635" w:rsidRDefault="00F63D9C" w:rsidP="00F63D9C">
      <w:pPr>
        <w:ind w:left="720"/>
        <w:rPr>
          <w:b/>
          <w:bCs/>
        </w:rPr>
      </w:pPr>
    </w:p>
    <w:p w14:paraId="6420C8AC" w14:textId="77777777" w:rsidR="00F63D9C" w:rsidRDefault="00F63D9C" w:rsidP="00F63D9C">
      <w:pPr>
        <w:pStyle w:val="ListParagraph"/>
        <w:numPr>
          <w:ilvl w:val="0"/>
          <w:numId w:val="17"/>
        </w:numPr>
        <w:ind w:left="2160"/>
      </w:pPr>
      <w:r>
        <w:t xml:space="preserve">Tap </w:t>
      </w:r>
      <w:r w:rsidRPr="00CA53DA">
        <w:rPr>
          <w:b/>
          <w:bCs/>
        </w:rPr>
        <w:t>“SIGN UP”</w:t>
      </w:r>
      <w:r>
        <w:t xml:space="preserve"> to create an account. Make sure to use your </w:t>
      </w:r>
      <w:r w:rsidRPr="00CA53DA">
        <w:rPr>
          <w:b/>
          <w:bCs/>
        </w:rPr>
        <w:t>“@dwc-legazpi.edu”</w:t>
      </w:r>
      <w:r>
        <w:t xml:space="preserve"> email.</w:t>
      </w:r>
    </w:p>
    <w:p w14:paraId="58BF5343" w14:textId="77777777" w:rsidR="00F63D9C" w:rsidRDefault="00F63D9C" w:rsidP="00F63D9C">
      <w:pPr>
        <w:ind w:left="720"/>
      </w:pPr>
      <w:r>
        <w:rPr>
          <w:b/>
          <w:bCs/>
          <w:noProof/>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Default="00F63D9C" w:rsidP="00F63D9C">
      <w:pPr>
        <w:ind w:left="720"/>
      </w:pPr>
    </w:p>
    <w:p w14:paraId="357F0114" w14:textId="77777777" w:rsidR="00F63D9C" w:rsidRDefault="00F63D9C" w:rsidP="00F63D9C">
      <w:pPr>
        <w:ind w:left="720"/>
      </w:pPr>
    </w:p>
    <w:p w14:paraId="64593AD3" w14:textId="77777777" w:rsidR="00F63D9C" w:rsidRDefault="00F63D9C" w:rsidP="00F63D9C">
      <w:pPr>
        <w:ind w:left="720"/>
      </w:pPr>
    </w:p>
    <w:p w14:paraId="4E329355" w14:textId="77777777" w:rsidR="00F63D9C" w:rsidRDefault="00F63D9C" w:rsidP="00F63D9C">
      <w:pPr>
        <w:ind w:left="720"/>
      </w:pPr>
      <w:r>
        <w:rPr>
          <w:b/>
          <w:bCs/>
          <w:noProof/>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RDefault="00F63D9C" w:rsidP="00F63D9C">
      <w:pPr>
        <w:ind w:left="720"/>
      </w:pPr>
    </w:p>
    <w:p w14:paraId="2A391EE7" w14:textId="77777777" w:rsidR="00F63D9C" w:rsidRDefault="00F63D9C" w:rsidP="00F63D9C">
      <w:pPr>
        <w:ind w:left="720"/>
      </w:pPr>
    </w:p>
    <w:p w14:paraId="6C6357FC" w14:textId="77777777" w:rsidR="00F63D9C" w:rsidRDefault="00F63D9C" w:rsidP="00F63D9C">
      <w:pPr>
        <w:ind w:left="720"/>
      </w:pPr>
    </w:p>
    <w:p w14:paraId="45E57C79" w14:textId="77777777" w:rsidR="0040093C" w:rsidRDefault="00F63D9C" w:rsidP="00F63D9C">
      <w:pPr>
        <w:pStyle w:val="ListParagraph"/>
        <w:numPr>
          <w:ilvl w:val="0"/>
          <w:numId w:val="17"/>
        </w:numPr>
        <w:ind w:left="2160"/>
        <w:rPr>
          <w:b/>
          <w:bCs/>
        </w:rPr>
        <w:sectPr w:rsidR="0040093C" w:rsidSect="006B0480">
          <w:headerReference w:type="default" r:id="rId109"/>
          <w:pgSz w:w="12240" w:h="15840"/>
          <w:pgMar w:top="1440" w:right="1440" w:bottom="1440" w:left="1440" w:header="708" w:footer="708" w:gutter="0"/>
          <w:pgNumType w:start="1"/>
          <w:cols w:space="708"/>
          <w:docGrid w:linePitch="360"/>
        </w:sectPr>
      </w:pPr>
      <w:r>
        <w:t xml:space="preserve">Enter your </w:t>
      </w:r>
      <w:r w:rsidRPr="00CA53DA">
        <w:rPr>
          <w:b/>
          <w:bCs/>
        </w:rPr>
        <w:t>“EMAIL”</w:t>
      </w:r>
      <w:r>
        <w:t xml:space="preserve"> using the school account, and set your </w:t>
      </w:r>
      <w:r w:rsidRPr="00CA53DA">
        <w:rPr>
          <w:b/>
          <w:bCs/>
        </w:rPr>
        <w:t>“PASSWORD”.</w:t>
      </w:r>
      <w:r>
        <w:t xml:space="preserve"> Press </w:t>
      </w:r>
      <w:r w:rsidRPr="00CA53DA">
        <w:rPr>
          <w:b/>
          <w:bCs/>
        </w:rPr>
        <w:t>“Next.”</w:t>
      </w:r>
    </w:p>
    <w:p w14:paraId="3A33571B" w14:textId="77777777" w:rsidR="00F63D9C" w:rsidRDefault="00F63D9C" w:rsidP="0040093C">
      <w:pPr>
        <w:pStyle w:val="ListParagraph"/>
        <w:ind w:left="2160"/>
        <w:rPr>
          <w:b/>
          <w:bCs/>
        </w:rPr>
      </w:pPr>
    </w:p>
    <w:p w14:paraId="5EA18AB0" w14:textId="77777777" w:rsidR="00F63D9C" w:rsidRDefault="00F63D9C" w:rsidP="00F63D9C">
      <w:pPr>
        <w:ind w:left="720"/>
      </w:pPr>
      <w:r>
        <w:rPr>
          <w:noProof/>
        </w:rPr>
        <w:drawing>
          <wp:anchor distT="0" distB="0" distL="114300" distR="114300" simplePos="0" relativeHeight="251676672" behindDoc="0" locked="0" layoutInCell="1" allowOverlap="1" wp14:anchorId="14E96F9B" wp14:editId="1B99E4D7">
            <wp:simplePos x="0" y="0"/>
            <wp:positionH relativeFrom="margin">
              <wp:posOffset>1574800</wp:posOffset>
            </wp:positionH>
            <wp:positionV relativeFrom="paragraph">
              <wp:posOffset>173990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765260A5" w14:textId="77777777" w:rsidR="00F63D9C" w:rsidRDefault="00F63D9C" w:rsidP="00F63D9C">
      <w:pPr>
        <w:ind w:left="720"/>
      </w:pPr>
    </w:p>
    <w:p w14:paraId="51528A8F" w14:textId="77777777" w:rsidR="00F63D9C" w:rsidRDefault="00F63D9C" w:rsidP="00F63D9C">
      <w:pPr>
        <w:ind w:left="720"/>
      </w:pPr>
    </w:p>
    <w:p w14:paraId="669A6A16" w14:textId="77777777" w:rsidR="00F63D9C" w:rsidRDefault="00F63D9C" w:rsidP="00F63D9C">
      <w:pPr>
        <w:ind w:left="720"/>
      </w:pPr>
    </w:p>
    <w:p w14:paraId="4CE4BB89" w14:textId="77777777" w:rsidR="00F63D9C" w:rsidRDefault="00F63D9C" w:rsidP="00F63D9C">
      <w:pPr>
        <w:ind w:left="720"/>
      </w:pPr>
    </w:p>
    <w:p w14:paraId="7DFB6609" w14:textId="77777777" w:rsidR="00F63D9C" w:rsidRDefault="00F63D9C" w:rsidP="00F63D9C">
      <w:pPr>
        <w:ind w:left="720"/>
      </w:pPr>
    </w:p>
    <w:p w14:paraId="30865D5C" w14:textId="77777777" w:rsidR="00F63D9C" w:rsidRDefault="00F63D9C" w:rsidP="00F63D9C">
      <w:pPr>
        <w:ind w:left="720"/>
      </w:pPr>
    </w:p>
    <w:p w14:paraId="2DB85017" w14:textId="77777777" w:rsidR="00F63D9C" w:rsidRDefault="00F63D9C" w:rsidP="00F63D9C">
      <w:pPr>
        <w:ind w:left="720"/>
      </w:pPr>
    </w:p>
    <w:p w14:paraId="12E548A4" w14:textId="77777777" w:rsidR="00F63D9C" w:rsidRDefault="00F63D9C" w:rsidP="00F63D9C">
      <w:pPr>
        <w:pStyle w:val="ListParagraph"/>
        <w:numPr>
          <w:ilvl w:val="0"/>
          <w:numId w:val="17"/>
        </w:numPr>
        <w:ind w:left="2160"/>
        <w:rPr>
          <w:b/>
          <w:bCs/>
        </w:rPr>
      </w:pPr>
      <w:r>
        <w:t xml:space="preserve">You will enter your </w:t>
      </w:r>
      <w:r w:rsidRPr="00CA53DA">
        <w:rPr>
          <w:b/>
          <w:bCs/>
        </w:rPr>
        <w:t>“FIRST NAME”,</w:t>
      </w:r>
      <w:r>
        <w:t xml:space="preserve"> </w:t>
      </w:r>
      <w:r w:rsidRPr="00CA53DA">
        <w:rPr>
          <w:b/>
          <w:bCs/>
        </w:rPr>
        <w:t>“LAST NAME”, “GENDER”,</w:t>
      </w:r>
      <w:r>
        <w:t xml:space="preserve"> and </w:t>
      </w:r>
      <w:r w:rsidRPr="00CA53DA">
        <w:rPr>
          <w:b/>
          <w:bCs/>
        </w:rPr>
        <w:t>“BIRTHDATE.”</w:t>
      </w:r>
      <w:r>
        <w:t xml:space="preserve"> After that, press </w:t>
      </w:r>
      <w:r w:rsidRPr="00CA53DA">
        <w:rPr>
          <w:b/>
          <w:bCs/>
        </w:rPr>
        <w:t>“NEXT.”</w:t>
      </w:r>
    </w:p>
    <w:p w14:paraId="01207D98" w14:textId="77777777" w:rsidR="00F63D9C" w:rsidRDefault="00F63D9C" w:rsidP="00F63D9C">
      <w:pPr>
        <w:ind w:left="720"/>
      </w:pPr>
      <w:r>
        <w:rPr>
          <w:noProof/>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Default="00F63D9C" w:rsidP="00F63D9C">
      <w:pPr>
        <w:ind w:left="720"/>
      </w:pPr>
    </w:p>
    <w:p w14:paraId="5D1753A8" w14:textId="77777777" w:rsidR="00F63D9C" w:rsidRDefault="00F63D9C" w:rsidP="00F63D9C">
      <w:pPr>
        <w:ind w:left="720"/>
      </w:pPr>
    </w:p>
    <w:p w14:paraId="62F129AC" w14:textId="77777777" w:rsidR="00F63D9C" w:rsidRDefault="00F63D9C" w:rsidP="00F63D9C">
      <w:pPr>
        <w:ind w:left="720"/>
      </w:pPr>
    </w:p>
    <w:p w14:paraId="58D89CED" w14:textId="77777777" w:rsidR="00F63D9C" w:rsidRDefault="00F63D9C" w:rsidP="00F63D9C">
      <w:pPr>
        <w:ind w:left="720"/>
      </w:pPr>
    </w:p>
    <w:p w14:paraId="09090A17" w14:textId="77777777" w:rsidR="00F63D9C" w:rsidRDefault="00F63D9C" w:rsidP="00F63D9C">
      <w:pPr>
        <w:ind w:left="720"/>
      </w:pPr>
    </w:p>
    <w:p w14:paraId="3AD4CD9A" w14:textId="77777777" w:rsidR="00F63D9C" w:rsidRDefault="00F63D9C" w:rsidP="00F63D9C">
      <w:pPr>
        <w:pStyle w:val="ListParagraph"/>
        <w:ind w:left="1800"/>
      </w:pPr>
    </w:p>
    <w:p w14:paraId="10E05E19" w14:textId="77777777" w:rsidR="00F63D9C" w:rsidRDefault="00F63D9C" w:rsidP="00F63D9C">
      <w:pPr>
        <w:pStyle w:val="ListParagraph"/>
        <w:ind w:left="1800"/>
      </w:pPr>
    </w:p>
    <w:p w14:paraId="0A868DB2" w14:textId="77777777" w:rsidR="00F63D9C" w:rsidRDefault="00F63D9C" w:rsidP="00F63D9C">
      <w:pPr>
        <w:pStyle w:val="ListParagraph"/>
        <w:ind w:left="1800"/>
      </w:pPr>
    </w:p>
    <w:p w14:paraId="66F6AA5F" w14:textId="77777777" w:rsidR="00F63D9C" w:rsidRDefault="00F63D9C" w:rsidP="00F63D9C">
      <w:pPr>
        <w:pStyle w:val="ListParagraph"/>
        <w:ind w:left="1800"/>
      </w:pPr>
    </w:p>
    <w:p w14:paraId="1FF2EE02" w14:textId="77777777" w:rsidR="00F63D9C" w:rsidRDefault="00F63D9C" w:rsidP="00F63D9C">
      <w:pPr>
        <w:pStyle w:val="ListParagraph"/>
        <w:numPr>
          <w:ilvl w:val="0"/>
          <w:numId w:val="17"/>
        </w:numPr>
        <w:ind w:left="2160"/>
        <w:rPr>
          <w:b/>
          <w:bCs/>
        </w:rPr>
      </w:pPr>
      <w:r>
        <w:t xml:space="preserve">Now, enter your preferred </w:t>
      </w:r>
      <w:r w:rsidRPr="00CA53DA">
        <w:rPr>
          <w:b/>
          <w:bCs/>
        </w:rPr>
        <w:t>“DISPLAY NAME”</w:t>
      </w:r>
      <w:r>
        <w:t xml:space="preserve"> and your </w:t>
      </w:r>
      <w:r w:rsidRPr="00CA53DA">
        <w:rPr>
          <w:b/>
          <w:bCs/>
        </w:rPr>
        <w:t>“YEAR LEVEL.”</w:t>
      </w:r>
      <w:r>
        <w:t xml:space="preserve"> After that, press </w:t>
      </w:r>
      <w:r w:rsidRPr="00CA53DA">
        <w:rPr>
          <w:b/>
          <w:bCs/>
        </w:rPr>
        <w:t>“SUBMIT.”</w:t>
      </w:r>
    </w:p>
    <w:p w14:paraId="45A180FE" w14:textId="77777777" w:rsidR="00F63D9C" w:rsidRDefault="00F63D9C" w:rsidP="00F63D9C">
      <w:pPr>
        <w:ind w:left="720"/>
      </w:pPr>
      <w:r>
        <w:rPr>
          <w:noProof/>
        </w:rPr>
        <w:drawing>
          <wp:anchor distT="0" distB="0" distL="114300" distR="114300" simplePos="0" relativeHeight="251678720" behindDoc="0" locked="0" layoutInCell="1" allowOverlap="1" wp14:anchorId="34566E7A" wp14:editId="0B9B1C00">
            <wp:simplePos x="0" y="0"/>
            <wp:positionH relativeFrom="margin">
              <wp:posOffset>1562100</wp:posOffset>
            </wp:positionH>
            <wp:positionV relativeFrom="paragraph">
              <wp:posOffset>40005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p>
    <w:p w14:paraId="5FDE67F0" w14:textId="77777777" w:rsidR="00F63D9C" w:rsidRDefault="00F63D9C" w:rsidP="00F63D9C">
      <w:pPr>
        <w:ind w:left="720"/>
      </w:pPr>
    </w:p>
    <w:p w14:paraId="72464FF4" w14:textId="77777777" w:rsidR="00F63D9C" w:rsidRDefault="00F63D9C" w:rsidP="00F63D9C">
      <w:pPr>
        <w:ind w:left="720"/>
      </w:pPr>
    </w:p>
    <w:p w14:paraId="0E7647D1" w14:textId="77777777" w:rsidR="00F63D9C" w:rsidRDefault="00F63D9C" w:rsidP="00F63D9C">
      <w:pPr>
        <w:ind w:left="720"/>
      </w:pPr>
    </w:p>
    <w:p w14:paraId="6AADE049" w14:textId="77777777" w:rsidR="00F63D9C" w:rsidRDefault="00F63D9C" w:rsidP="00F63D9C">
      <w:pPr>
        <w:ind w:left="720"/>
      </w:pPr>
    </w:p>
    <w:p w14:paraId="2B8235AD" w14:textId="77777777" w:rsidR="00F63D9C" w:rsidRDefault="00F63D9C" w:rsidP="00F63D9C">
      <w:pPr>
        <w:ind w:left="720"/>
      </w:pPr>
    </w:p>
    <w:p w14:paraId="3D51E991" w14:textId="77777777" w:rsidR="00F63D9C" w:rsidRDefault="00F63D9C" w:rsidP="00F63D9C">
      <w:pPr>
        <w:ind w:left="720"/>
      </w:pPr>
    </w:p>
    <w:p w14:paraId="0A7A309A" w14:textId="77777777" w:rsidR="00F63D9C" w:rsidRDefault="00F63D9C" w:rsidP="00F63D9C">
      <w:pPr>
        <w:ind w:left="720"/>
      </w:pPr>
    </w:p>
    <w:p w14:paraId="340744C4" w14:textId="77777777" w:rsidR="0040093C" w:rsidRDefault="0040093C" w:rsidP="00F63D9C">
      <w:pPr>
        <w:pStyle w:val="ListParagraph"/>
        <w:numPr>
          <w:ilvl w:val="0"/>
          <w:numId w:val="17"/>
        </w:numPr>
        <w:ind w:left="2160"/>
        <w:sectPr w:rsidR="0040093C" w:rsidSect="006B0480">
          <w:headerReference w:type="default" r:id="rId113"/>
          <w:pgSz w:w="12240" w:h="15840"/>
          <w:pgMar w:top="1440" w:right="1440" w:bottom="1440" w:left="1440" w:header="708" w:footer="708" w:gutter="0"/>
          <w:pgNumType w:start="1"/>
          <w:cols w:space="708"/>
          <w:docGrid w:linePitch="360"/>
        </w:sectPr>
      </w:pPr>
    </w:p>
    <w:p w14:paraId="0CA73E05" w14:textId="77777777" w:rsidR="00F63D9C" w:rsidRDefault="00F63D9C" w:rsidP="00F63D9C">
      <w:pPr>
        <w:pStyle w:val="ListParagraph"/>
        <w:numPr>
          <w:ilvl w:val="0"/>
          <w:numId w:val="17"/>
        </w:numPr>
        <w:ind w:left="2160"/>
      </w:pPr>
      <w:r>
        <w:rPr>
          <w:noProof/>
        </w:rPr>
        <w:drawing>
          <wp:anchor distT="0" distB="0" distL="114300" distR="114300" simplePos="0" relativeHeight="251679744" behindDoc="0" locked="0" layoutInCell="1" allowOverlap="1" wp14:anchorId="0C1975BD" wp14:editId="588DED1D">
            <wp:simplePos x="0" y="0"/>
            <wp:positionH relativeFrom="margin">
              <wp:posOffset>1186815</wp:posOffset>
            </wp:positionH>
            <wp:positionV relativeFrom="paragraph">
              <wp:posOffset>393065</wp:posOffset>
            </wp:positionV>
            <wp:extent cx="1016771"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16771" cy="2203450"/>
                    </a:xfrm>
                    <a:prstGeom prst="rect">
                      <a:avLst/>
                    </a:prstGeom>
                  </pic:spPr>
                </pic:pic>
              </a:graphicData>
            </a:graphic>
            <wp14:sizeRelH relativeFrom="margin">
              <wp14:pctWidth>0</wp14:pctWidth>
            </wp14:sizeRelH>
            <wp14:sizeRelV relativeFrom="margin">
              <wp14:pctHeight>0</wp14:pctHeight>
            </wp14:sizeRelV>
          </wp:anchor>
        </w:drawing>
      </w:r>
      <w:r>
        <w:t xml:space="preserve">You have now created an account. Enter your </w:t>
      </w:r>
      <w:r w:rsidRPr="00CA53DA">
        <w:rPr>
          <w:b/>
          <w:bCs/>
        </w:rPr>
        <w:t>“EMAIL”</w:t>
      </w:r>
      <w:r>
        <w:t xml:space="preserve"> and </w:t>
      </w:r>
      <w:r w:rsidRPr="00CA53DA">
        <w:rPr>
          <w:b/>
          <w:bCs/>
        </w:rPr>
        <w:t>“PASSWORD”</w:t>
      </w:r>
      <w:r>
        <w:t xml:space="preserve"> and press </w:t>
      </w:r>
      <w:r w:rsidRPr="00CA53DA">
        <w:rPr>
          <w:b/>
          <w:bCs/>
        </w:rPr>
        <w:t xml:space="preserve">“SIGN IN” </w:t>
      </w:r>
      <w:r>
        <w:t>to log in.</w:t>
      </w:r>
    </w:p>
    <w:p w14:paraId="0702F088" w14:textId="77777777" w:rsidR="00F63D9C" w:rsidRDefault="00F63D9C" w:rsidP="00F63D9C">
      <w:pPr>
        <w:ind w:left="720"/>
      </w:pPr>
    </w:p>
    <w:p w14:paraId="16D2330D" w14:textId="77777777" w:rsidR="00F63D9C" w:rsidRDefault="00F63D9C" w:rsidP="00F63D9C">
      <w:pPr>
        <w:ind w:left="720"/>
      </w:pPr>
    </w:p>
    <w:p w14:paraId="18FD428E" w14:textId="77777777" w:rsidR="00F63D9C" w:rsidRDefault="00F63D9C" w:rsidP="00F63D9C">
      <w:pPr>
        <w:ind w:left="720"/>
      </w:pPr>
    </w:p>
    <w:p w14:paraId="46EF0A57" w14:textId="77777777" w:rsidR="00F63D9C" w:rsidRDefault="00F63D9C" w:rsidP="00F63D9C">
      <w:pPr>
        <w:ind w:left="720"/>
      </w:pPr>
    </w:p>
    <w:p w14:paraId="5B6C93C1" w14:textId="77777777" w:rsidR="00F63D9C" w:rsidRDefault="00F63D9C" w:rsidP="00F63D9C">
      <w:pPr>
        <w:ind w:left="720"/>
      </w:pPr>
    </w:p>
    <w:p w14:paraId="6F6D3F62" w14:textId="77777777" w:rsidR="00F63D9C" w:rsidRDefault="00F63D9C" w:rsidP="00F63D9C">
      <w:pPr>
        <w:ind w:left="720"/>
      </w:pPr>
    </w:p>
    <w:p w14:paraId="4D257E7F" w14:textId="77777777" w:rsidR="00F63D9C" w:rsidRDefault="00F63D9C" w:rsidP="00F63D9C">
      <w:pPr>
        <w:ind w:left="720"/>
      </w:pPr>
    </w:p>
    <w:p w14:paraId="3272BD8E" w14:textId="77777777" w:rsidR="00F63D9C" w:rsidRDefault="00F63D9C" w:rsidP="00F63D9C">
      <w:pPr>
        <w:ind w:left="720"/>
      </w:pPr>
    </w:p>
    <w:p w14:paraId="76DECE3E" w14:textId="77777777" w:rsidR="00F63D9C" w:rsidRDefault="00F63D9C" w:rsidP="00F63D9C">
      <w:pPr>
        <w:pStyle w:val="ListParagraph"/>
        <w:numPr>
          <w:ilvl w:val="0"/>
          <w:numId w:val="17"/>
        </w:numPr>
        <w:ind w:left="2160"/>
      </w:pPr>
      <w:r>
        <w:t>After logging in, click the 3 lines at the top left.</w:t>
      </w:r>
    </w:p>
    <w:p w14:paraId="5C9B22AC" w14:textId="77777777" w:rsidR="00F63D9C" w:rsidRDefault="00F63D9C" w:rsidP="00F63D9C">
      <w:pPr>
        <w:ind w:left="720"/>
      </w:pPr>
      <w:r>
        <w:rPr>
          <w:b/>
          <w:bCs/>
          <w:noProof/>
        </w:rPr>
        <mc:AlternateContent>
          <mc:Choice Requires="wps">
            <w:drawing>
              <wp:anchor distT="0" distB="0" distL="114300" distR="114300" simplePos="0" relativeHeight="251702272" behindDoc="0" locked="0" layoutInCell="1" allowOverlap="1" wp14:anchorId="27438F7E" wp14:editId="65E48C4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4D2C"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r>
        <w:rPr>
          <w:noProof/>
        </w:rPr>
        <w:drawing>
          <wp:anchor distT="0" distB="0" distL="114300" distR="114300" simplePos="0" relativeHeight="251680768" behindDoc="0" locked="0" layoutInCell="1" allowOverlap="1" wp14:anchorId="0BE709F1" wp14:editId="57CE4574">
            <wp:simplePos x="0" y="0"/>
            <wp:positionH relativeFrom="column">
              <wp:posOffset>1219200</wp:posOffset>
            </wp:positionH>
            <wp:positionV relativeFrom="paragraph">
              <wp:posOffset>19050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p>
    <w:p w14:paraId="468E0DF4" w14:textId="77777777" w:rsidR="00F63D9C" w:rsidRDefault="00F63D9C" w:rsidP="00F63D9C">
      <w:pPr>
        <w:ind w:left="720"/>
      </w:pPr>
    </w:p>
    <w:p w14:paraId="52BA31F1" w14:textId="77777777" w:rsidR="00F63D9C" w:rsidRDefault="00F63D9C" w:rsidP="00F63D9C">
      <w:pPr>
        <w:ind w:left="720"/>
      </w:pPr>
    </w:p>
    <w:p w14:paraId="4C1ABE65" w14:textId="77777777" w:rsidR="00F63D9C" w:rsidRDefault="00F63D9C" w:rsidP="00F63D9C">
      <w:pPr>
        <w:ind w:left="720"/>
      </w:pPr>
    </w:p>
    <w:p w14:paraId="39070C59" w14:textId="77777777" w:rsidR="00F63D9C" w:rsidRDefault="00F63D9C" w:rsidP="00F63D9C">
      <w:pPr>
        <w:ind w:left="720"/>
      </w:pPr>
    </w:p>
    <w:p w14:paraId="5E717C23" w14:textId="77777777" w:rsidR="00F63D9C" w:rsidRDefault="00F63D9C" w:rsidP="00F63D9C">
      <w:pPr>
        <w:ind w:left="720"/>
      </w:pPr>
    </w:p>
    <w:p w14:paraId="42B42155" w14:textId="77777777" w:rsidR="00F63D9C" w:rsidRDefault="00F63D9C" w:rsidP="00F63D9C">
      <w:pPr>
        <w:ind w:left="720"/>
      </w:pPr>
    </w:p>
    <w:p w14:paraId="136F92D2" w14:textId="77777777" w:rsidR="00F63D9C" w:rsidRDefault="00F63D9C" w:rsidP="00F63D9C">
      <w:pPr>
        <w:ind w:left="720"/>
      </w:pPr>
    </w:p>
    <w:p w14:paraId="3A604D11" w14:textId="77777777" w:rsidR="00F63D9C" w:rsidRDefault="00F63D9C" w:rsidP="00F63D9C">
      <w:pPr>
        <w:pStyle w:val="ListParagraph"/>
        <w:ind w:left="1800"/>
      </w:pPr>
    </w:p>
    <w:p w14:paraId="1B7969A8" w14:textId="77777777" w:rsidR="00F63D9C" w:rsidRDefault="00F63D9C" w:rsidP="00F63D9C">
      <w:pPr>
        <w:pStyle w:val="ListParagraph"/>
        <w:numPr>
          <w:ilvl w:val="0"/>
          <w:numId w:val="17"/>
        </w:numPr>
        <w:ind w:left="2160"/>
        <w:rPr>
          <w:b/>
          <w:bCs/>
        </w:rPr>
      </w:pPr>
      <w:r>
        <w:t xml:space="preserve">You will see options: </w:t>
      </w:r>
      <w:r w:rsidRPr="00CA53DA">
        <w:rPr>
          <w:b/>
          <w:bCs/>
        </w:rPr>
        <w:t>“HOME”, “INBOX”, “SET PROFILE PIC”, “CHANGE PASSWORD”, “BROWSE SUBJECTS”, “SUBJECT ENROLLED”,</w:t>
      </w:r>
      <w:r>
        <w:t xml:space="preserve"> and </w:t>
      </w:r>
      <w:r w:rsidRPr="00CA53DA">
        <w:rPr>
          <w:b/>
          <w:bCs/>
        </w:rPr>
        <w:t>“LOG OUT.”</w:t>
      </w:r>
    </w:p>
    <w:p w14:paraId="1BD71BC3" w14:textId="77777777" w:rsidR="00F63D9C" w:rsidRDefault="00F63D9C" w:rsidP="00F63D9C">
      <w:pPr>
        <w:ind w:left="720"/>
      </w:pPr>
      <w:r>
        <w:rPr>
          <w:noProof/>
        </w:rPr>
        <w:drawing>
          <wp:anchor distT="0" distB="0" distL="114300" distR="114300" simplePos="0" relativeHeight="251681792" behindDoc="0" locked="0" layoutInCell="1" allowOverlap="1" wp14:anchorId="5CEECFCC" wp14:editId="1F4B5DC4">
            <wp:simplePos x="0" y="0"/>
            <wp:positionH relativeFrom="margin">
              <wp:posOffset>1226185</wp:posOffset>
            </wp:positionH>
            <wp:positionV relativeFrom="paragraph">
              <wp:posOffset>-80010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pic:spPr>
                </pic:pic>
              </a:graphicData>
            </a:graphic>
            <wp14:sizeRelH relativeFrom="margin">
              <wp14:pctWidth>0</wp14:pctWidth>
            </wp14:sizeRelH>
            <wp14:sizeRelV relativeFrom="margin">
              <wp14:pctHeight>0</wp14:pctHeight>
            </wp14:sizeRelV>
          </wp:anchor>
        </w:drawing>
      </w:r>
    </w:p>
    <w:p w14:paraId="2650D77E" w14:textId="77777777" w:rsidR="00F63D9C" w:rsidRDefault="00F63D9C" w:rsidP="00F63D9C">
      <w:pPr>
        <w:ind w:left="720"/>
      </w:pPr>
    </w:p>
    <w:p w14:paraId="0667B37A" w14:textId="77777777" w:rsidR="00F63D9C" w:rsidRDefault="00F63D9C" w:rsidP="00F63D9C">
      <w:pPr>
        <w:ind w:left="720"/>
      </w:pPr>
    </w:p>
    <w:p w14:paraId="535CF35C" w14:textId="77777777" w:rsidR="00F63D9C" w:rsidRDefault="00F63D9C" w:rsidP="00F63D9C">
      <w:pPr>
        <w:ind w:left="720"/>
      </w:pPr>
    </w:p>
    <w:p w14:paraId="2FF0F86C" w14:textId="77777777" w:rsidR="00F63D9C" w:rsidRDefault="00F63D9C" w:rsidP="00F63D9C">
      <w:pPr>
        <w:ind w:left="720"/>
      </w:pPr>
    </w:p>
    <w:p w14:paraId="4A772592" w14:textId="77777777" w:rsidR="00F63D9C" w:rsidRDefault="00F63D9C" w:rsidP="00F63D9C">
      <w:pPr>
        <w:ind w:left="720"/>
      </w:pPr>
    </w:p>
    <w:p w14:paraId="57E91FD0" w14:textId="77777777" w:rsidR="00F63D9C" w:rsidRDefault="00F63D9C" w:rsidP="00F63D9C">
      <w:pPr>
        <w:ind w:left="720"/>
      </w:pPr>
    </w:p>
    <w:p w14:paraId="16A1C03E" w14:textId="77777777" w:rsidR="0040093C" w:rsidRDefault="0040093C" w:rsidP="00F63D9C">
      <w:pPr>
        <w:pStyle w:val="ListParagraph"/>
        <w:numPr>
          <w:ilvl w:val="0"/>
          <w:numId w:val="17"/>
        </w:numPr>
        <w:ind w:left="2160"/>
        <w:sectPr w:rsidR="0040093C" w:rsidSect="006B0480">
          <w:headerReference w:type="default" r:id="rId117"/>
          <w:pgSz w:w="12240" w:h="15840"/>
          <w:pgMar w:top="1440" w:right="1440" w:bottom="1440" w:left="1440" w:header="708" w:footer="708" w:gutter="0"/>
          <w:pgNumType w:start="1"/>
          <w:cols w:space="708"/>
          <w:docGrid w:linePitch="360"/>
        </w:sectPr>
      </w:pPr>
    </w:p>
    <w:p w14:paraId="25765D3C" w14:textId="77777777" w:rsidR="00F63D9C" w:rsidRDefault="00F63D9C" w:rsidP="00F63D9C">
      <w:pPr>
        <w:pStyle w:val="ListParagraph"/>
        <w:numPr>
          <w:ilvl w:val="0"/>
          <w:numId w:val="17"/>
        </w:numPr>
        <w:ind w:left="2160"/>
      </w:pPr>
      <w:r>
        <w:rPr>
          <w:noProof/>
        </w:rPr>
        <w:drawing>
          <wp:anchor distT="0" distB="0" distL="114300" distR="114300" simplePos="0" relativeHeight="251683840" behindDoc="0" locked="0" layoutInCell="1" allowOverlap="1" wp14:anchorId="270F3534" wp14:editId="2958EDE3">
            <wp:simplePos x="0" y="0"/>
            <wp:positionH relativeFrom="column">
              <wp:posOffset>1936750</wp:posOffset>
            </wp:positionH>
            <wp:positionV relativeFrom="paragraph">
              <wp:posOffset>732790</wp:posOffset>
            </wp:positionV>
            <wp:extent cx="1066800" cy="1981835"/>
            <wp:effectExtent l="0" t="0" r="0" b="0"/>
            <wp:wrapSquare wrapText="bothSides"/>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r>
        <w:t xml:space="preserve">Since you are a mentee, click </w:t>
      </w:r>
      <w:r w:rsidRPr="00CA53DA">
        <w:rPr>
          <w:b/>
          <w:bCs/>
        </w:rPr>
        <w:t>“BROWSE SUBJECTS”</w:t>
      </w:r>
      <w:r>
        <w:t xml:space="preserve"> to enroll in the subject you need. Before enrolling, you need to wait for confirmation from the professor. They will decide if you can enroll in their subject. You can check </w:t>
      </w:r>
      <w:r w:rsidRPr="00CA53DA">
        <w:rPr>
          <w:b/>
          <w:bCs/>
        </w:rPr>
        <w:t>“SUBJECT ENROLLED”</w:t>
      </w:r>
      <w:r>
        <w:t xml:space="preserve"> to see if you’ve been enrolled or declined.</w:t>
      </w:r>
    </w:p>
    <w:p w14:paraId="48E38523" w14:textId="77777777" w:rsidR="00F63D9C" w:rsidRDefault="00F63D9C" w:rsidP="00F63D9C">
      <w:pPr>
        <w:ind w:left="720"/>
      </w:pPr>
      <w:r>
        <w:rPr>
          <w:noProof/>
        </w:rPr>
        <w:drawing>
          <wp:anchor distT="0" distB="0" distL="114300" distR="114300" simplePos="0" relativeHeight="251682816" behindDoc="0" locked="0" layoutInCell="1" allowOverlap="1" wp14:anchorId="71099480" wp14:editId="53AAF475">
            <wp:simplePos x="0" y="0"/>
            <wp:positionH relativeFrom="margin">
              <wp:posOffset>3517900</wp:posOffset>
            </wp:positionH>
            <wp:positionV relativeFrom="paragraph">
              <wp:posOffset>-140970</wp:posOffset>
            </wp:positionV>
            <wp:extent cx="1028700" cy="2019935"/>
            <wp:effectExtent l="0" t="0" r="0" b="0"/>
            <wp:wrapSquare wrapText="bothSides"/>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77777777" w:rsidR="00F63D9C" w:rsidRDefault="00F63D9C" w:rsidP="00F63D9C">
      <w:pPr>
        <w:ind w:left="720"/>
      </w:pPr>
    </w:p>
    <w:p w14:paraId="0FD135FC" w14:textId="77777777" w:rsidR="00F63D9C" w:rsidRDefault="00F63D9C" w:rsidP="00F63D9C">
      <w:pPr>
        <w:ind w:left="720"/>
      </w:pPr>
    </w:p>
    <w:p w14:paraId="6810BC5E" w14:textId="77777777" w:rsidR="00F63D9C" w:rsidRDefault="00F63D9C" w:rsidP="00F63D9C">
      <w:pPr>
        <w:ind w:left="720"/>
      </w:pPr>
    </w:p>
    <w:p w14:paraId="65174859" w14:textId="77777777" w:rsidR="00F63D9C" w:rsidRDefault="00F63D9C" w:rsidP="00F63D9C">
      <w:pPr>
        <w:ind w:left="720"/>
      </w:pPr>
    </w:p>
    <w:p w14:paraId="493F753E" w14:textId="77777777" w:rsidR="00F63D9C" w:rsidRDefault="00F63D9C" w:rsidP="00F63D9C">
      <w:pPr>
        <w:ind w:left="720"/>
      </w:pPr>
    </w:p>
    <w:p w14:paraId="2281AF7B" w14:textId="77777777" w:rsidR="00F63D9C" w:rsidRDefault="00F63D9C" w:rsidP="00F63D9C">
      <w:pPr>
        <w:ind w:left="720"/>
      </w:pPr>
    </w:p>
    <w:p w14:paraId="6435C0FF" w14:textId="77777777" w:rsidR="00F63D9C" w:rsidRDefault="00F63D9C" w:rsidP="00F63D9C">
      <w:pPr>
        <w:pStyle w:val="ListParagraph"/>
        <w:numPr>
          <w:ilvl w:val="0"/>
          <w:numId w:val="17"/>
        </w:numPr>
        <w:ind w:left="2160"/>
      </w:pPr>
      <w:r>
        <w:t xml:space="preserve">If you have been enrolled, there will be a blue icon on the right side. Click it, and you will see four buttons: </w:t>
      </w:r>
      <w:r w:rsidRPr="00CA53DA">
        <w:rPr>
          <w:b/>
          <w:bCs/>
        </w:rPr>
        <w:t>“LESSONS”</w:t>
      </w:r>
      <w:r>
        <w:t xml:space="preserve"> (where the professor will post lesson files), </w:t>
      </w:r>
      <w:r w:rsidRPr="00CA53DA">
        <w:rPr>
          <w:b/>
          <w:bCs/>
        </w:rPr>
        <w:t>“ACTIVITY”</w:t>
      </w:r>
      <w:r>
        <w:t xml:space="preserve"> (where quizzes will be posted), and </w:t>
      </w:r>
      <w:r w:rsidRPr="00CA53DA">
        <w:rPr>
          <w:b/>
          <w:bCs/>
        </w:rPr>
        <w:t>“REPORTS”</w:t>
      </w:r>
      <w:r>
        <w:t xml:space="preserve"> (where you will see your progress in the class, your scores, and test details). </w:t>
      </w:r>
      <w:r>
        <w:rPr>
          <w:b/>
          <w:bCs/>
        </w:rPr>
        <w:t>“PEOPLE”</w:t>
      </w:r>
      <w:r>
        <w:t>(you can see here your professor ad your classmates.)</w:t>
      </w:r>
    </w:p>
    <w:p w14:paraId="7D39E321" w14:textId="77777777" w:rsidR="00F63D9C" w:rsidRDefault="00F63D9C" w:rsidP="00F63D9C">
      <w:pPr>
        <w:ind w:left="720"/>
      </w:pPr>
      <w:r>
        <w:rPr>
          <w:noProof/>
        </w:rPr>
        <w:drawing>
          <wp:anchor distT="0" distB="0" distL="114300" distR="114300" simplePos="0" relativeHeight="251684864" behindDoc="0" locked="0" layoutInCell="1" allowOverlap="1" wp14:anchorId="7AB7FDAB" wp14:editId="607101EC">
            <wp:simplePos x="0" y="0"/>
            <wp:positionH relativeFrom="column">
              <wp:posOffset>1809750</wp:posOffset>
            </wp:positionH>
            <wp:positionV relativeFrom="paragraph">
              <wp:posOffset>6985</wp:posOffset>
            </wp:positionV>
            <wp:extent cx="1123950" cy="2028825"/>
            <wp:effectExtent l="0" t="0" r="0" b="9525"/>
            <wp:wrapSquare wrapText="bothSides"/>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p>
    <w:p w14:paraId="30CB69CB" w14:textId="77777777" w:rsidR="00F63D9C" w:rsidRPr="00BF043A" w:rsidRDefault="00F63D9C" w:rsidP="00F63D9C">
      <w:pPr>
        <w:ind w:left="720"/>
      </w:pPr>
      <w:r>
        <w:t xml:space="preserve">    </w:t>
      </w:r>
    </w:p>
    <w:p w14:paraId="06A64D84" w14:textId="77777777" w:rsidR="00F63D9C" w:rsidRDefault="00F63D9C" w:rsidP="00F63D9C">
      <w:pPr>
        <w:pStyle w:val="ListParagraph"/>
        <w:ind w:left="1800"/>
      </w:pPr>
    </w:p>
    <w:p w14:paraId="34F88058" w14:textId="77777777" w:rsidR="00F63D9C" w:rsidRDefault="00F63D9C" w:rsidP="00F63D9C">
      <w:pPr>
        <w:pStyle w:val="ListParagraph"/>
        <w:ind w:left="1800"/>
      </w:pPr>
    </w:p>
    <w:p w14:paraId="3C607D12" w14:textId="77777777" w:rsidR="00F63D9C" w:rsidRDefault="00F63D9C" w:rsidP="00F63D9C">
      <w:pPr>
        <w:pStyle w:val="ListParagraph"/>
        <w:ind w:left="1800"/>
      </w:pPr>
    </w:p>
    <w:p w14:paraId="5CAAF1DB" w14:textId="77777777" w:rsidR="00F63D9C" w:rsidRDefault="00F63D9C" w:rsidP="00F63D9C">
      <w:pPr>
        <w:pStyle w:val="ListParagraph"/>
        <w:ind w:left="1800"/>
      </w:pPr>
    </w:p>
    <w:p w14:paraId="250D41FE" w14:textId="77777777" w:rsidR="00F63D9C" w:rsidRDefault="00F63D9C" w:rsidP="00F63D9C">
      <w:pPr>
        <w:pStyle w:val="ListParagraph"/>
        <w:ind w:left="1800"/>
      </w:pPr>
    </w:p>
    <w:p w14:paraId="08A9622D" w14:textId="77777777" w:rsidR="00F63D9C" w:rsidRDefault="00F63D9C" w:rsidP="00F63D9C">
      <w:pPr>
        <w:pStyle w:val="ListParagraph"/>
        <w:ind w:left="1800"/>
      </w:pPr>
    </w:p>
    <w:p w14:paraId="652814F6" w14:textId="77777777" w:rsidR="00F63D9C" w:rsidRDefault="00F63D9C" w:rsidP="00F63D9C">
      <w:pPr>
        <w:pStyle w:val="ListParagraph"/>
        <w:ind w:left="1800"/>
      </w:pPr>
    </w:p>
    <w:p w14:paraId="4DB91F8C" w14:textId="77777777" w:rsidR="00F63D9C" w:rsidRDefault="00F63D9C" w:rsidP="00F63D9C">
      <w:pPr>
        <w:pStyle w:val="ListParagraph"/>
        <w:ind w:left="1800"/>
      </w:pPr>
    </w:p>
    <w:p w14:paraId="51FC1334" w14:textId="77777777" w:rsidR="00F63D9C" w:rsidRDefault="00F63D9C" w:rsidP="00F63D9C">
      <w:pPr>
        <w:pStyle w:val="ListParagraph"/>
        <w:ind w:left="1800"/>
      </w:pPr>
    </w:p>
    <w:p w14:paraId="4E798775" w14:textId="77777777" w:rsidR="00F63D9C" w:rsidRDefault="00F63D9C" w:rsidP="00F63D9C">
      <w:pPr>
        <w:pStyle w:val="ListParagraph"/>
        <w:ind w:left="1800"/>
      </w:pPr>
      <w:r>
        <w:t>11.</w:t>
      </w:r>
      <w:r>
        <w:tab/>
        <w:t xml:space="preserve">After completing quizzes and finishing the subject, you can view your certificate by clicking </w:t>
      </w:r>
      <w:r w:rsidRPr="00CA53DA">
        <w:rPr>
          <w:b/>
          <w:bCs/>
        </w:rPr>
        <w:t>“VIEW CERTIFICATE.”</w:t>
      </w:r>
    </w:p>
    <w:p w14:paraId="274E7DFB" w14:textId="77777777" w:rsidR="00F63D9C" w:rsidRDefault="00F63D9C" w:rsidP="00F63D9C">
      <w:pPr>
        <w:pStyle w:val="ListParagraph"/>
        <w:ind w:left="1800"/>
        <w:rPr>
          <w:b/>
          <w:bCs/>
        </w:rPr>
      </w:pPr>
      <w:r>
        <w:t>12.</w:t>
      </w:r>
      <w:r>
        <w:tab/>
        <w:t xml:space="preserve">When you are done with everything, click </w:t>
      </w:r>
      <w:r w:rsidRPr="00CA53DA">
        <w:rPr>
          <w:b/>
          <w:bCs/>
        </w:rPr>
        <w:t>“LOG OUT.”</w:t>
      </w:r>
    </w:p>
    <w:p w14:paraId="0943BDEF" w14:textId="77777777" w:rsidR="00F63D9C" w:rsidRDefault="00F63D9C" w:rsidP="00F63D9C">
      <w:pPr>
        <w:pStyle w:val="ListParagraph"/>
        <w:ind w:left="1800"/>
        <w:rPr>
          <w:b/>
          <w:bCs/>
        </w:rPr>
      </w:pPr>
    </w:p>
    <w:p w14:paraId="06DA32B3" w14:textId="77777777" w:rsidR="00F63D9C" w:rsidRDefault="00F63D9C" w:rsidP="00F63D9C">
      <w:pPr>
        <w:pStyle w:val="ListParagraph"/>
        <w:ind w:left="1800"/>
        <w:rPr>
          <w:b/>
          <w:bCs/>
        </w:rPr>
      </w:pPr>
    </w:p>
    <w:p w14:paraId="7BD7AB54" w14:textId="77777777" w:rsidR="00F63D9C" w:rsidRDefault="00F63D9C" w:rsidP="00F63D9C">
      <w:pPr>
        <w:pStyle w:val="ListParagraph"/>
        <w:ind w:left="1800"/>
        <w:rPr>
          <w:b/>
          <w:bCs/>
        </w:rPr>
      </w:pPr>
    </w:p>
    <w:p w14:paraId="1BD4BF76" w14:textId="77777777" w:rsidR="00F63D9C" w:rsidRDefault="00F63D9C" w:rsidP="00F63D9C">
      <w:pPr>
        <w:pStyle w:val="ListParagraph"/>
        <w:ind w:left="1800"/>
        <w:rPr>
          <w:b/>
          <w:bCs/>
        </w:rPr>
      </w:pPr>
    </w:p>
    <w:p w14:paraId="4BC1D4C7" w14:textId="77777777" w:rsidR="00F63D9C" w:rsidRDefault="00F63D9C" w:rsidP="00F63D9C">
      <w:pPr>
        <w:ind w:left="720"/>
        <w:rPr>
          <w:b/>
          <w:bCs/>
        </w:rPr>
      </w:pPr>
    </w:p>
    <w:p w14:paraId="10FBAC73" w14:textId="77777777" w:rsidR="00F63D9C" w:rsidRDefault="00F63D9C" w:rsidP="00F63D9C">
      <w:pPr>
        <w:rPr>
          <w:b/>
          <w:bCs/>
        </w:rPr>
      </w:pPr>
    </w:p>
    <w:p w14:paraId="0E298585" w14:textId="77777777" w:rsidR="0040093C" w:rsidRDefault="0040093C" w:rsidP="00F63D9C">
      <w:pPr>
        <w:ind w:left="720"/>
        <w:rPr>
          <w:b/>
          <w:bCs/>
        </w:rPr>
        <w:sectPr w:rsidR="0040093C" w:rsidSect="006B0480">
          <w:headerReference w:type="default" r:id="rId121"/>
          <w:pgSz w:w="12240" w:h="15840"/>
          <w:pgMar w:top="1440" w:right="1440" w:bottom="1440" w:left="1440" w:header="708" w:footer="708" w:gutter="0"/>
          <w:pgNumType w:start="1"/>
          <w:cols w:space="708"/>
          <w:docGrid w:linePitch="360"/>
        </w:sectPr>
      </w:pPr>
    </w:p>
    <w:p w14:paraId="22136017" w14:textId="77777777" w:rsidR="00F63D9C" w:rsidRDefault="00F63D9C" w:rsidP="00F63D9C">
      <w:pPr>
        <w:ind w:left="720"/>
        <w:rPr>
          <w:b/>
          <w:bCs/>
        </w:rPr>
      </w:pPr>
      <w:r>
        <w:rPr>
          <w:b/>
          <w:bCs/>
        </w:rPr>
        <w:t>MENTOR SIDE:</w:t>
      </w:r>
    </w:p>
    <w:p w14:paraId="5C5A218E" w14:textId="77777777" w:rsidR="00F63D9C" w:rsidRPr="008F394E" w:rsidRDefault="00F63D9C" w:rsidP="00F63D9C">
      <w:pPr>
        <w:pStyle w:val="ListParagraph"/>
        <w:numPr>
          <w:ilvl w:val="0"/>
          <w:numId w:val="18"/>
        </w:numPr>
        <w:ind w:left="2160"/>
        <w:rPr>
          <w:b/>
          <w:bCs/>
        </w:rPr>
      </w:pPr>
      <w:r w:rsidRPr="00033199">
        <w:t xml:space="preserve">Select your role, the option is </w:t>
      </w:r>
      <w:r w:rsidRPr="00033199">
        <w:rPr>
          <w:b/>
          <w:bCs/>
        </w:rPr>
        <w:t>“MENTOR.”</w:t>
      </w:r>
    </w:p>
    <w:p w14:paraId="08C61E34" w14:textId="77777777" w:rsidR="00F63D9C" w:rsidRDefault="00F63D9C" w:rsidP="00F63D9C">
      <w:pPr>
        <w:ind w:left="720"/>
      </w:pPr>
      <w:r>
        <w:rPr>
          <w:noProof/>
        </w:rPr>
        <w:drawing>
          <wp:anchor distT="0" distB="0" distL="114300" distR="114300" simplePos="0" relativeHeight="251685888" behindDoc="0" locked="0" layoutInCell="1" allowOverlap="1" wp14:anchorId="289E55A0" wp14:editId="6A639745">
            <wp:simplePos x="0" y="0"/>
            <wp:positionH relativeFrom="margin">
              <wp:posOffset>850900</wp:posOffset>
            </wp:positionH>
            <wp:positionV relativeFrom="paragraph">
              <wp:posOffset>6350</wp:posOffset>
            </wp:positionV>
            <wp:extent cx="1320800" cy="2863215"/>
            <wp:effectExtent l="0" t="0" r="0" b="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20800" cy="2863215"/>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Default="00F63D9C" w:rsidP="00F63D9C">
      <w:pPr>
        <w:ind w:left="720"/>
      </w:pPr>
    </w:p>
    <w:p w14:paraId="0758ABCA" w14:textId="77777777" w:rsidR="00F63D9C" w:rsidRDefault="00F63D9C" w:rsidP="00F63D9C">
      <w:pPr>
        <w:ind w:left="720"/>
      </w:pPr>
    </w:p>
    <w:p w14:paraId="6FC30B1E" w14:textId="77777777" w:rsidR="00F63D9C" w:rsidRDefault="00F63D9C" w:rsidP="00F63D9C">
      <w:pPr>
        <w:ind w:left="720"/>
      </w:pPr>
    </w:p>
    <w:p w14:paraId="288E7A95" w14:textId="77777777" w:rsidR="00F63D9C" w:rsidRDefault="00F63D9C" w:rsidP="00F63D9C">
      <w:pPr>
        <w:ind w:left="720"/>
      </w:pPr>
    </w:p>
    <w:p w14:paraId="7D016331" w14:textId="77777777" w:rsidR="00F63D9C" w:rsidRDefault="00F63D9C" w:rsidP="00F63D9C">
      <w:pPr>
        <w:ind w:left="720"/>
      </w:pPr>
    </w:p>
    <w:p w14:paraId="3947506D" w14:textId="77777777" w:rsidR="00F63D9C" w:rsidRDefault="00F63D9C" w:rsidP="00F63D9C">
      <w:pPr>
        <w:ind w:left="720"/>
      </w:pPr>
      <w:r>
        <w:rPr>
          <w:b/>
          <w:bCs/>
          <w:noProof/>
        </w:rPr>
        <mc:AlternateContent>
          <mc:Choice Requires="wps">
            <w:drawing>
              <wp:anchor distT="0" distB="0" distL="114300" distR="114300" simplePos="0" relativeHeight="251703296" behindDoc="0" locked="0" layoutInCell="1" allowOverlap="1" wp14:anchorId="21414D10" wp14:editId="61361E6D">
                <wp:simplePos x="0" y="0"/>
                <wp:positionH relativeFrom="column">
                  <wp:posOffset>1663700</wp:posOffset>
                </wp:positionH>
                <wp:positionV relativeFrom="paragraph">
                  <wp:posOffset>136948</wp:posOffset>
                </wp:positionV>
                <wp:extent cx="135466" cy="270933"/>
                <wp:effectExtent l="19050" t="19050" r="36195" b="15240"/>
                <wp:wrapNone/>
                <wp:docPr id="940163613"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A7AD25" id="Arrow: Up 6" o:spid="_x0000_s1026" type="#_x0000_t68" style="position:absolute;margin-left:131pt;margin-top:10.8pt;width:10.65pt;height:2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" fillcolor="#c00000" strokecolor="#09101d [484]" strokeweight="1pt"/>
            </w:pict>
          </mc:Fallback>
        </mc:AlternateContent>
      </w:r>
    </w:p>
    <w:p w14:paraId="7FE548B9" w14:textId="77777777" w:rsidR="00F63D9C" w:rsidRDefault="00F63D9C" w:rsidP="00F63D9C">
      <w:pPr>
        <w:ind w:left="720"/>
      </w:pPr>
    </w:p>
    <w:p w14:paraId="1A23ED53" w14:textId="77777777" w:rsidR="00F63D9C" w:rsidRDefault="00F63D9C" w:rsidP="00F63D9C">
      <w:pPr>
        <w:ind w:left="720"/>
      </w:pPr>
    </w:p>
    <w:p w14:paraId="6F545667" w14:textId="77777777" w:rsidR="00F63D9C" w:rsidRDefault="00F63D9C" w:rsidP="00F63D9C">
      <w:pPr>
        <w:ind w:left="720"/>
      </w:pPr>
    </w:p>
    <w:p w14:paraId="118391AD" w14:textId="77777777" w:rsidR="00F63D9C" w:rsidRPr="00033199" w:rsidRDefault="00F63D9C" w:rsidP="00F63D9C">
      <w:pPr>
        <w:ind w:left="720"/>
      </w:pPr>
    </w:p>
    <w:p w14:paraId="7F784ED2" w14:textId="77777777" w:rsidR="00F63D9C" w:rsidRDefault="00F63D9C" w:rsidP="00F63D9C">
      <w:pPr>
        <w:pStyle w:val="ListParagraph"/>
        <w:numPr>
          <w:ilvl w:val="0"/>
          <w:numId w:val="18"/>
        </w:numPr>
        <w:ind w:left="2160"/>
      </w:pPr>
      <w:r w:rsidRPr="00033199">
        <w:t xml:space="preserve">Tap </w:t>
      </w:r>
      <w:r w:rsidRPr="00033199">
        <w:rPr>
          <w:b/>
          <w:bCs/>
        </w:rPr>
        <w:t>“SIGN UP”</w:t>
      </w:r>
      <w:r w:rsidRPr="00033199">
        <w:t xml:space="preserve"> to create an account. Make sure to use your </w:t>
      </w:r>
      <w:r w:rsidRPr="00033199">
        <w:rPr>
          <w:b/>
          <w:bCs/>
        </w:rPr>
        <w:t>“@dwc-legazpi.edu”</w:t>
      </w:r>
      <w:r w:rsidRPr="00033199">
        <w:t xml:space="preserve"> email.</w:t>
      </w:r>
    </w:p>
    <w:p w14:paraId="4574B83D" w14:textId="77777777" w:rsidR="00F63D9C" w:rsidRDefault="00F63D9C" w:rsidP="00F63D9C">
      <w:pPr>
        <w:ind w:left="720"/>
      </w:pPr>
      <w:r>
        <w:rPr>
          <w:noProof/>
        </w:rPr>
        <w:drawing>
          <wp:anchor distT="0" distB="0" distL="114300" distR="114300" simplePos="0" relativeHeight="251686912" behindDoc="0" locked="0" layoutInCell="1" allowOverlap="1" wp14:anchorId="743A1D9A" wp14:editId="09AF186C">
            <wp:simplePos x="0" y="0"/>
            <wp:positionH relativeFrom="margin">
              <wp:posOffset>920750</wp:posOffset>
            </wp:positionH>
            <wp:positionV relativeFrom="paragraph">
              <wp:posOffset>28575</wp:posOffset>
            </wp:positionV>
            <wp:extent cx="1028700" cy="1968500"/>
            <wp:effectExtent l="0" t="0" r="0" b="0"/>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28700" cy="1968500"/>
                    </a:xfrm>
                    <a:prstGeom prst="rect">
                      <a:avLst/>
                    </a:prstGeom>
                  </pic:spPr>
                </pic:pic>
              </a:graphicData>
            </a:graphic>
            <wp14:sizeRelH relativeFrom="margin">
              <wp14:pctWidth>0</wp14:pctWidth>
            </wp14:sizeRelH>
            <wp14:sizeRelV relativeFrom="margin">
              <wp14:pctHeight>0</wp14:pctHeight>
            </wp14:sizeRelV>
          </wp:anchor>
        </w:drawing>
      </w:r>
    </w:p>
    <w:p w14:paraId="29CCD002" w14:textId="77777777" w:rsidR="00F63D9C" w:rsidRDefault="00F63D9C" w:rsidP="00F63D9C">
      <w:pPr>
        <w:ind w:left="720"/>
      </w:pPr>
    </w:p>
    <w:p w14:paraId="31549A05" w14:textId="77777777" w:rsidR="00F63D9C" w:rsidRDefault="00F63D9C" w:rsidP="00F63D9C">
      <w:pPr>
        <w:ind w:left="720"/>
      </w:pPr>
    </w:p>
    <w:p w14:paraId="15A57BA0" w14:textId="77777777" w:rsidR="00F63D9C" w:rsidRDefault="00F63D9C" w:rsidP="00F63D9C">
      <w:pPr>
        <w:ind w:left="720"/>
      </w:pPr>
    </w:p>
    <w:p w14:paraId="08845962" w14:textId="77777777" w:rsidR="00F63D9C" w:rsidRDefault="00F63D9C" w:rsidP="00F63D9C">
      <w:pPr>
        <w:ind w:left="720"/>
      </w:pPr>
    </w:p>
    <w:p w14:paraId="5865B72D" w14:textId="77777777" w:rsidR="00F63D9C" w:rsidRDefault="00F63D9C" w:rsidP="00F63D9C">
      <w:pPr>
        <w:ind w:left="720"/>
      </w:pPr>
    </w:p>
    <w:p w14:paraId="51312A7D" w14:textId="77777777" w:rsidR="00F63D9C" w:rsidRDefault="00F63D9C" w:rsidP="00F63D9C">
      <w:pPr>
        <w:ind w:left="720"/>
      </w:pPr>
    </w:p>
    <w:p w14:paraId="6637E1E3" w14:textId="77777777" w:rsidR="00F63D9C" w:rsidRDefault="00F63D9C" w:rsidP="00F63D9C">
      <w:pPr>
        <w:ind w:left="720"/>
      </w:pPr>
    </w:p>
    <w:p w14:paraId="4DD4537A" w14:textId="77777777" w:rsidR="0040093C" w:rsidRDefault="0040093C" w:rsidP="0040093C">
      <w:pPr>
        <w:sectPr w:rsidR="0040093C" w:rsidSect="006B0480">
          <w:headerReference w:type="default" r:id="rId124"/>
          <w:pgSz w:w="12240" w:h="15840"/>
          <w:pgMar w:top="1440" w:right="1440" w:bottom="1440" w:left="1440" w:header="708" w:footer="708" w:gutter="0"/>
          <w:pgNumType w:start="1"/>
          <w:cols w:space="708"/>
          <w:docGrid w:linePitch="360"/>
        </w:sectPr>
      </w:pPr>
    </w:p>
    <w:p w14:paraId="6D8E9AF7" w14:textId="77777777" w:rsidR="00F63D9C" w:rsidRDefault="00F63D9C" w:rsidP="0040093C"/>
    <w:p w14:paraId="12DBDA83" w14:textId="77777777" w:rsidR="00F63D9C" w:rsidRPr="00033199" w:rsidRDefault="00F63D9C" w:rsidP="00F63D9C">
      <w:pPr>
        <w:ind w:firstLine="720"/>
      </w:pPr>
      <w:r w:rsidRPr="00033199">
        <w:t xml:space="preserve">3. Enter your </w:t>
      </w:r>
      <w:r w:rsidRPr="00F63D9C">
        <w:rPr>
          <w:b/>
          <w:bCs/>
        </w:rPr>
        <w:t>“EMAIL”</w:t>
      </w:r>
      <w:r w:rsidRPr="00033199">
        <w:t xml:space="preserve"> using the school account, and set your </w:t>
      </w:r>
      <w:r w:rsidRPr="00F63D9C">
        <w:rPr>
          <w:b/>
          <w:bCs/>
        </w:rPr>
        <w:t>“PASSWORD.”</w:t>
      </w:r>
      <w:r w:rsidRPr="00033199">
        <w:t xml:space="preserve"> Press </w:t>
      </w:r>
      <w:r w:rsidRPr="00F63D9C">
        <w:rPr>
          <w:b/>
          <w:bCs/>
        </w:rPr>
        <w:t>“Next.”</w:t>
      </w:r>
    </w:p>
    <w:p w14:paraId="175A92E8" w14:textId="77777777" w:rsidR="00F63D9C" w:rsidRDefault="00F63D9C" w:rsidP="00F63D9C">
      <w:pPr>
        <w:pStyle w:val="ListParagraph"/>
        <w:ind w:left="1800"/>
      </w:pPr>
      <w:r>
        <w:rPr>
          <w:noProof/>
        </w:rPr>
        <w:drawing>
          <wp:anchor distT="0" distB="0" distL="114300" distR="114300" simplePos="0" relativeHeight="251687936" behindDoc="0" locked="0" layoutInCell="1" allowOverlap="1" wp14:anchorId="1BCE27F9" wp14:editId="1D489F5C">
            <wp:simplePos x="0" y="0"/>
            <wp:positionH relativeFrom="margin">
              <wp:posOffset>920750</wp:posOffset>
            </wp:positionH>
            <wp:positionV relativeFrom="paragraph">
              <wp:posOffset>127000</wp:posOffset>
            </wp:positionV>
            <wp:extent cx="1058545" cy="2295525"/>
            <wp:effectExtent l="0" t="0" r="8255" b="9525"/>
            <wp:wrapSquare wrapText="bothSides"/>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58545" cy="2295525"/>
                    </a:xfrm>
                    <a:prstGeom prst="rect">
                      <a:avLst/>
                    </a:prstGeom>
                  </pic:spPr>
                </pic:pic>
              </a:graphicData>
            </a:graphic>
            <wp14:sizeRelH relativeFrom="margin">
              <wp14:pctWidth>0</wp14:pctWidth>
            </wp14:sizeRelH>
            <wp14:sizeRelV relativeFrom="margin">
              <wp14:pctHeight>0</wp14:pctHeight>
            </wp14:sizeRelV>
          </wp:anchor>
        </w:drawing>
      </w:r>
    </w:p>
    <w:p w14:paraId="08C2946B" w14:textId="77777777" w:rsidR="00F63D9C" w:rsidRDefault="00F63D9C" w:rsidP="00F63D9C">
      <w:pPr>
        <w:pStyle w:val="ListParagraph"/>
        <w:ind w:left="1800"/>
      </w:pPr>
    </w:p>
    <w:p w14:paraId="2BC480F3" w14:textId="77777777" w:rsidR="00F63D9C" w:rsidRDefault="00F63D9C" w:rsidP="00F63D9C">
      <w:pPr>
        <w:pStyle w:val="ListParagraph"/>
        <w:ind w:left="1800"/>
      </w:pPr>
    </w:p>
    <w:p w14:paraId="2C93A6F9" w14:textId="77777777" w:rsidR="00F63D9C" w:rsidRDefault="00F63D9C" w:rsidP="00F63D9C">
      <w:pPr>
        <w:pStyle w:val="ListParagraph"/>
        <w:ind w:left="1800"/>
      </w:pPr>
    </w:p>
    <w:p w14:paraId="377956E1" w14:textId="77777777" w:rsidR="00F63D9C" w:rsidRDefault="00F63D9C" w:rsidP="00F63D9C">
      <w:pPr>
        <w:pStyle w:val="ListParagraph"/>
        <w:ind w:left="1800"/>
      </w:pPr>
    </w:p>
    <w:p w14:paraId="4506C6F6" w14:textId="77777777" w:rsidR="00F63D9C" w:rsidRDefault="00F63D9C" w:rsidP="00F63D9C">
      <w:pPr>
        <w:pStyle w:val="ListParagraph"/>
        <w:ind w:left="1800"/>
      </w:pPr>
    </w:p>
    <w:p w14:paraId="300BA150" w14:textId="77777777" w:rsidR="00F63D9C" w:rsidRDefault="00F63D9C" w:rsidP="00F63D9C">
      <w:pPr>
        <w:pStyle w:val="ListParagraph"/>
        <w:ind w:left="1800"/>
      </w:pPr>
    </w:p>
    <w:p w14:paraId="49383AA7" w14:textId="77777777" w:rsidR="00F63D9C" w:rsidRDefault="00F63D9C" w:rsidP="00F63D9C">
      <w:pPr>
        <w:pStyle w:val="ListParagraph"/>
        <w:ind w:left="1800"/>
      </w:pPr>
    </w:p>
    <w:p w14:paraId="0D2EE22D" w14:textId="77777777" w:rsidR="00F63D9C" w:rsidRDefault="00F63D9C" w:rsidP="00F63D9C">
      <w:pPr>
        <w:pStyle w:val="ListParagraph"/>
        <w:ind w:left="1800"/>
      </w:pPr>
    </w:p>
    <w:p w14:paraId="5AA79317" w14:textId="77777777" w:rsidR="00F63D9C" w:rsidRDefault="00F63D9C" w:rsidP="00F63D9C">
      <w:pPr>
        <w:pStyle w:val="ListParagraph"/>
        <w:ind w:left="1800"/>
      </w:pPr>
    </w:p>
    <w:p w14:paraId="69C2C2C7" w14:textId="77777777" w:rsidR="00F63D9C" w:rsidRDefault="00F63D9C" w:rsidP="00F63D9C">
      <w:pPr>
        <w:pStyle w:val="ListParagraph"/>
        <w:ind w:left="1800"/>
      </w:pPr>
    </w:p>
    <w:p w14:paraId="6FB73BEF" w14:textId="77777777" w:rsidR="00F63D9C" w:rsidRDefault="00F63D9C" w:rsidP="00F63D9C">
      <w:pPr>
        <w:pStyle w:val="ListParagraph"/>
        <w:ind w:left="1800"/>
      </w:pPr>
    </w:p>
    <w:p w14:paraId="63833263" w14:textId="77777777" w:rsidR="00F63D9C" w:rsidRDefault="00F63D9C" w:rsidP="00F63D9C">
      <w:pPr>
        <w:pStyle w:val="ListParagraph"/>
        <w:ind w:left="1800"/>
      </w:pPr>
    </w:p>
    <w:p w14:paraId="3B30F5D4" w14:textId="77777777" w:rsidR="00F63D9C" w:rsidRDefault="00F63D9C" w:rsidP="00F63D9C">
      <w:pPr>
        <w:pStyle w:val="ListParagraph"/>
        <w:ind w:left="1800"/>
      </w:pPr>
    </w:p>
    <w:p w14:paraId="60539523" w14:textId="1F923963" w:rsidR="00F63D9C" w:rsidRPr="00F63D9C" w:rsidRDefault="00F63D9C" w:rsidP="00F63D9C">
      <w:r>
        <w:t>4.</w:t>
      </w:r>
      <w:r w:rsidRPr="00033199">
        <w:t xml:space="preserve">Enter your </w:t>
      </w:r>
      <w:r w:rsidRPr="00F63D9C">
        <w:rPr>
          <w:b/>
          <w:bCs/>
        </w:rPr>
        <w:t>“FIRST NAME,” “LAST NAME,” “GENDER,”</w:t>
      </w:r>
      <w:r w:rsidRPr="00033199">
        <w:t xml:space="preserve"> and </w:t>
      </w:r>
      <w:r w:rsidRPr="00F63D9C">
        <w:rPr>
          <w:b/>
          <w:bCs/>
        </w:rPr>
        <w:t>“BIRTHDATE.”</w:t>
      </w:r>
      <w:r w:rsidRPr="00033199">
        <w:t xml:space="preserve"> After that, press </w:t>
      </w:r>
      <w:r w:rsidRPr="00F63D9C">
        <w:rPr>
          <w:b/>
          <w:bCs/>
        </w:rPr>
        <w:t>“NEXT.”</w:t>
      </w:r>
    </w:p>
    <w:p w14:paraId="018D58BA" w14:textId="77777777" w:rsidR="00F63D9C" w:rsidRDefault="00F63D9C" w:rsidP="00F63D9C">
      <w:pPr>
        <w:ind w:left="720"/>
      </w:pPr>
      <w:r>
        <w:rPr>
          <w:noProof/>
        </w:rPr>
        <w:drawing>
          <wp:anchor distT="0" distB="0" distL="114300" distR="114300" simplePos="0" relativeHeight="251688960" behindDoc="0" locked="0" layoutInCell="1" allowOverlap="1" wp14:anchorId="0924DC1F" wp14:editId="061641C6">
            <wp:simplePos x="0" y="0"/>
            <wp:positionH relativeFrom="column">
              <wp:posOffset>1041400</wp:posOffset>
            </wp:positionH>
            <wp:positionV relativeFrom="paragraph">
              <wp:posOffset>123190</wp:posOffset>
            </wp:positionV>
            <wp:extent cx="858520" cy="1860550"/>
            <wp:effectExtent l="0" t="0" r="0" b="6350"/>
            <wp:wrapSquare wrapText="bothSides"/>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p>
    <w:p w14:paraId="26919876" w14:textId="77777777" w:rsidR="00F63D9C" w:rsidRDefault="00F63D9C" w:rsidP="00F63D9C">
      <w:pPr>
        <w:ind w:left="720"/>
      </w:pPr>
    </w:p>
    <w:p w14:paraId="3A92A5E2" w14:textId="77777777" w:rsidR="00F63D9C" w:rsidRDefault="00F63D9C" w:rsidP="00F63D9C">
      <w:pPr>
        <w:ind w:left="720"/>
      </w:pPr>
    </w:p>
    <w:p w14:paraId="26F2AB3A" w14:textId="77777777" w:rsidR="00F63D9C" w:rsidRDefault="00F63D9C" w:rsidP="00F63D9C">
      <w:pPr>
        <w:ind w:left="720"/>
      </w:pPr>
    </w:p>
    <w:p w14:paraId="469FA33E" w14:textId="77777777" w:rsidR="00F63D9C" w:rsidRDefault="00F63D9C" w:rsidP="00F63D9C">
      <w:pPr>
        <w:ind w:left="720"/>
      </w:pPr>
    </w:p>
    <w:p w14:paraId="75464CD3" w14:textId="77777777" w:rsidR="00F63D9C" w:rsidRDefault="00F63D9C" w:rsidP="00F63D9C">
      <w:pPr>
        <w:ind w:left="720"/>
      </w:pPr>
    </w:p>
    <w:p w14:paraId="24FE298C" w14:textId="77777777" w:rsidR="00F63D9C" w:rsidRDefault="00F63D9C" w:rsidP="00F63D9C">
      <w:pPr>
        <w:ind w:left="720"/>
      </w:pPr>
    </w:p>
    <w:p w14:paraId="458CB31B" w14:textId="77777777" w:rsidR="00F63D9C" w:rsidRPr="00033199" w:rsidRDefault="00F63D9C" w:rsidP="00F63D9C">
      <w:r w:rsidRPr="00033199">
        <w:t xml:space="preserve">5. Now, enter your preferred </w:t>
      </w:r>
      <w:r w:rsidRPr="00F63D9C">
        <w:rPr>
          <w:b/>
          <w:bCs/>
        </w:rPr>
        <w:t>“DISPLAY NAME.”</w:t>
      </w:r>
      <w:r w:rsidRPr="00033199">
        <w:t xml:space="preserve"> After that, press </w:t>
      </w:r>
      <w:r w:rsidRPr="00F63D9C">
        <w:rPr>
          <w:b/>
          <w:bCs/>
        </w:rPr>
        <w:t>“SUBMIT.”</w:t>
      </w:r>
    </w:p>
    <w:p w14:paraId="41BFE515" w14:textId="77777777" w:rsidR="00F63D9C" w:rsidRDefault="00F63D9C" w:rsidP="00F63D9C">
      <w:pPr>
        <w:pStyle w:val="ListParagraph"/>
        <w:ind w:left="1800"/>
      </w:pPr>
      <w:r>
        <w:rPr>
          <w:noProof/>
        </w:rPr>
        <w:drawing>
          <wp:anchor distT="0" distB="0" distL="114300" distR="114300" simplePos="0" relativeHeight="251689984" behindDoc="0" locked="0" layoutInCell="1" allowOverlap="1" wp14:anchorId="0BDD1898" wp14:editId="1EE608FF">
            <wp:simplePos x="0" y="0"/>
            <wp:positionH relativeFrom="column">
              <wp:posOffset>1188720</wp:posOffset>
            </wp:positionH>
            <wp:positionV relativeFrom="paragraph">
              <wp:posOffset>5080</wp:posOffset>
            </wp:positionV>
            <wp:extent cx="857250" cy="1857375"/>
            <wp:effectExtent l="0" t="0" r="0" b="9525"/>
            <wp:wrapSquare wrapText="bothSides"/>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p>
    <w:p w14:paraId="79C41B09" w14:textId="77777777" w:rsidR="00F63D9C" w:rsidRDefault="00F63D9C" w:rsidP="00F63D9C">
      <w:pPr>
        <w:pStyle w:val="ListParagraph"/>
        <w:ind w:left="1800"/>
      </w:pPr>
    </w:p>
    <w:p w14:paraId="734E2240" w14:textId="77777777" w:rsidR="00F63D9C" w:rsidRDefault="00F63D9C" w:rsidP="00F63D9C">
      <w:pPr>
        <w:pStyle w:val="ListParagraph"/>
        <w:ind w:left="1800"/>
      </w:pPr>
    </w:p>
    <w:p w14:paraId="1784E65E" w14:textId="77777777" w:rsidR="00F63D9C" w:rsidRDefault="00F63D9C" w:rsidP="00F63D9C">
      <w:pPr>
        <w:pStyle w:val="ListParagraph"/>
        <w:ind w:left="1800"/>
      </w:pPr>
    </w:p>
    <w:p w14:paraId="60865407" w14:textId="77777777" w:rsidR="00F63D9C" w:rsidRDefault="00F63D9C" w:rsidP="00F63D9C">
      <w:pPr>
        <w:pStyle w:val="ListParagraph"/>
        <w:ind w:left="1800"/>
      </w:pPr>
    </w:p>
    <w:p w14:paraId="1C526D02" w14:textId="77777777" w:rsidR="00F63D9C" w:rsidRDefault="00F63D9C" w:rsidP="00F63D9C">
      <w:pPr>
        <w:pStyle w:val="ListParagraph"/>
        <w:ind w:left="1800"/>
      </w:pPr>
    </w:p>
    <w:p w14:paraId="212C9EC0" w14:textId="77777777" w:rsidR="00F63D9C" w:rsidRDefault="00F63D9C" w:rsidP="00F63D9C">
      <w:pPr>
        <w:pStyle w:val="ListParagraph"/>
        <w:ind w:left="1800"/>
      </w:pPr>
    </w:p>
    <w:p w14:paraId="47D2E7FE" w14:textId="77777777" w:rsidR="00F63D9C" w:rsidRDefault="00F63D9C" w:rsidP="00F63D9C">
      <w:pPr>
        <w:pStyle w:val="ListParagraph"/>
        <w:ind w:left="1800"/>
      </w:pPr>
    </w:p>
    <w:p w14:paraId="011AD69D" w14:textId="77777777" w:rsidR="00F63D9C" w:rsidRDefault="00F63D9C" w:rsidP="00F63D9C">
      <w:pPr>
        <w:pStyle w:val="ListParagraph"/>
        <w:ind w:left="1800"/>
      </w:pPr>
    </w:p>
    <w:p w14:paraId="7DA8089E" w14:textId="77777777" w:rsidR="00F63D9C" w:rsidRDefault="00F63D9C" w:rsidP="00F63D9C">
      <w:pPr>
        <w:pStyle w:val="ListParagraph"/>
        <w:ind w:left="1800"/>
      </w:pPr>
    </w:p>
    <w:p w14:paraId="325F8F75" w14:textId="77777777" w:rsidR="00F63D9C" w:rsidRDefault="00F63D9C" w:rsidP="00F63D9C">
      <w:pPr>
        <w:pStyle w:val="ListParagraph"/>
        <w:ind w:left="1800"/>
      </w:pPr>
    </w:p>
    <w:p w14:paraId="571DBD1B" w14:textId="77777777" w:rsidR="0040093C" w:rsidRDefault="0040093C" w:rsidP="0040093C">
      <w:pPr>
        <w:sectPr w:rsidR="0040093C" w:rsidSect="006B0480">
          <w:headerReference w:type="default" r:id="rId128"/>
          <w:pgSz w:w="12240" w:h="15840"/>
          <w:pgMar w:top="1440" w:right="1440" w:bottom="1440" w:left="1440" w:header="708" w:footer="708" w:gutter="0"/>
          <w:pgNumType w:start="1"/>
          <w:cols w:space="708"/>
          <w:docGrid w:linePitch="360"/>
        </w:sectPr>
      </w:pPr>
    </w:p>
    <w:p w14:paraId="436955B5" w14:textId="77777777" w:rsidR="00F63D9C" w:rsidRDefault="00F63D9C" w:rsidP="0040093C"/>
    <w:p w14:paraId="3B09E409" w14:textId="77777777" w:rsidR="00F63D9C" w:rsidRPr="00033199" w:rsidRDefault="00F63D9C" w:rsidP="00F63D9C">
      <w:pPr>
        <w:pStyle w:val="ListParagraph"/>
        <w:ind w:left="1800"/>
      </w:pPr>
      <w:r w:rsidRPr="00033199">
        <w:t xml:space="preserve">6. You have now created an account. Enter your </w:t>
      </w:r>
      <w:r w:rsidRPr="00033199">
        <w:rPr>
          <w:b/>
          <w:bCs/>
        </w:rPr>
        <w:t>“EMAIL”</w:t>
      </w:r>
      <w:r w:rsidRPr="00033199">
        <w:t xml:space="preserve"> and </w:t>
      </w:r>
      <w:r w:rsidRPr="00033199">
        <w:rPr>
          <w:b/>
          <w:bCs/>
        </w:rPr>
        <w:t>“PASSWORD,”</w:t>
      </w:r>
      <w:r w:rsidRPr="00033199">
        <w:t xml:space="preserve"> then press </w:t>
      </w:r>
      <w:r w:rsidRPr="00033199">
        <w:rPr>
          <w:b/>
          <w:bCs/>
        </w:rPr>
        <w:t>“SIGN IN”</w:t>
      </w:r>
      <w:r w:rsidRPr="00033199">
        <w:t xml:space="preserve"> to log in.</w:t>
      </w:r>
    </w:p>
    <w:p w14:paraId="057DFA99" w14:textId="77777777" w:rsidR="00F63D9C" w:rsidRDefault="00F63D9C" w:rsidP="00F63D9C">
      <w:pPr>
        <w:pStyle w:val="ListParagraph"/>
        <w:ind w:left="1800"/>
      </w:pPr>
      <w:r>
        <w:rPr>
          <w:noProof/>
        </w:rPr>
        <w:drawing>
          <wp:anchor distT="0" distB="0" distL="114300" distR="114300" simplePos="0" relativeHeight="251691008" behindDoc="0" locked="0" layoutInCell="1" allowOverlap="1" wp14:anchorId="2FA19AE3" wp14:editId="79F3DDB9">
            <wp:simplePos x="0" y="0"/>
            <wp:positionH relativeFrom="column">
              <wp:posOffset>1358900</wp:posOffset>
            </wp:positionH>
            <wp:positionV relativeFrom="paragraph">
              <wp:posOffset>82550</wp:posOffset>
            </wp:positionV>
            <wp:extent cx="1104900" cy="2393950"/>
            <wp:effectExtent l="0" t="0" r="0" b="635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4900" cy="2393950"/>
                    </a:xfrm>
                    <a:prstGeom prst="rect">
                      <a:avLst/>
                    </a:prstGeom>
                  </pic:spPr>
                </pic:pic>
              </a:graphicData>
            </a:graphic>
            <wp14:sizeRelH relativeFrom="margin">
              <wp14:pctWidth>0</wp14:pctWidth>
            </wp14:sizeRelH>
            <wp14:sizeRelV relativeFrom="margin">
              <wp14:pctHeight>0</wp14:pctHeight>
            </wp14:sizeRelV>
          </wp:anchor>
        </w:drawing>
      </w:r>
    </w:p>
    <w:p w14:paraId="4D038471" w14:textId="77777777" w:rsidR="00F63D9C" w:rsidRDefault="00F63D9C" w:rsidP="00F63D9C">
      <w:pPr>
        <w:pStyle w:val="ListParagraph"/>
        <w:ind w:left="1800"/>
      </w:pPr>
    </w:p>
    <w:p w14:paraId="1AFCBA1F" w14:textId="77777777" w:rsidR="00F63D9C" w:rsidRDefault="00F63D9C" w:rsidP="00F63D9C">
      <w:pPr>
        <w:pStyle w:val="ListParagraph"/>
        <w:ind w:left="1800"/>
      </w:pPr>
    </w:p>
    <w:p w14:paraId="6C7CED48" w14:textId="77777777" w:rsidR="00F63D9C" w:rsidRDefault="00F63D9C" w:rsidP="00F63D9C">
      <w:pPr>
        <w:pStyle w:val="ListParagraph"/>
        <w:ind w:left="1800"/>
      </w:pPr>
    </w:p>
    <w:p w14:paraId="0FA7E1F0" w14:textId="77777777" w:rsidR="00F63D9C" w:rsidRDefault="00F63D9C" w:rsidP="00F63D9C">
      <w:pPr>
        <w:pStyle w:val="ListParagraph"/>
        <w:ind w:left="1800"/>
      </w:pPr>
    </w:p>
    <w:p w14:paraId="3693748D" w14:textId="77777777" w:rsidR="00F63D9C" w:rsidRDefault="00F63D9C" w:rsidP="00F63D9C">
      <w:pPr>
        <w:pStyle w:val="ListParagraph"/>
        <w:ind w:left="1800"/>
      </w:pPr>
    </w:p>
    <w:p w14:paraId="51EB202F" w14:textId="77777777" w:rsidR="00F63D9C" w:rsidRDefault="00F63D9C" w:rsidP="00F63D9C">
      <w:pPr>
        <w:pStyle w:val="ListParagraph"/>
        <w:ind w:left="1800"/>
      </w:pPr>
    </w:p>
    <w:p w14:paraId="443E988B" w14:textId="77777777" w:rsidR="00F63D9C" w:rsidRDefault="00F63D9C" w:rsidP="00F63D9C">
      <w:pPr>
        <w:pStyle w:val="ListParagraph"/>
        <w:ind w:left="1800"/>
      </w:pPr>
    </w:p>
    <w:p w14:paraId="306EF4CC" w14:textId="77777777" w:rsidR="00F63D9C" w:rsidRDefault="00F63D9C" w:rsidP="00F63D9C">
      <w:pPr>
        <w:pStyle w:val="ListParagraph"/>
        <w:ind w:left="1800"/>
      </w:pPr>
    </w:p>
    <w:p w14:paraId="2BB209F5" w14:textId="77777777" w:rsidR="00F63D9C" w:rsidRDefault="00F63D9C" w:rsidP="00F63D9C">
      <w:pPr>
        <w:pStyle w:val="ListParagraph"/>
        <w:ind w:left="1800"/>
      </w:pPr>
    </w:p>
    <w:p w14:paraId="6834B94B" w14:textId="77777777" w:rsidR="00F63D9C" w:rsidRDefault="00F63D9C" w:rsidP="00F63D9C">
      <w:pPr>
        <w:pStyle w:val="ListParagraph"/>
        <w:ind w:left="1800"/>
      </w:pPr>
    </w:p>
    <w:p w14:paraId="49B5626A" w14:textId="77777777" w:rsidR="00F63D9C" w:rsidRDefault="00F63D9C" w:rsidP="00F63D9C">
      <w:pPr>
        <w:pStyle w:val="ListParagraph"/>
        <w:ind w:left="1800"/>
      </w:pPr>
    </w:p>
    <w:p w14:paraId="4E8D5320" w14:textId="77777777" w:rsidR="00F63D9C" w:rsidRDefault="00F63D9C" w:rsidP="00F63D9C">
      <w:pPr>
        <w:pStyle w:val="ListParagraph"/>
        <w:ind w:left="1800"/>
      </w:pPr>
    </w:p>
    <w:p w14:paraId="1EBACB91" w14:textId="77777777" w:rsidR="00F63D9C" w:rsidRDefault="00F63D9C" w:rsidP="00F63D9C">
      <w:pPr>
        <w:pStyle w:val="ListParagraph"/>
        <w:ind w:left="1800"/>
      </w:pPr>
    </w:p>
    <w:p w14:paraId="7F204473" w14:textId="77777777" w:rsidR="00F63D9C" w:rsidRDefault="00F63D9C" w:rsidP="00F63D9C">
      <w:pPr>
        <w:pStyle w:val="ListParagraph"/>
        <w:ind w:left="1800"/>
      </w:pPr>
      <w:r w:rsidRPr="00033199">
        <w:t>7. After logging in, click the 3 lines at the top left.</w:t>
      </w:r>
    </w:p>
    <w:p w14:paraId="13EEFA9F" w14:textId="77777777" w:rsidR="00F63D9C" w:rsidRDefault="00F63D9C" w:rsidP="00F63D9C">
      <w:pPr>
        <w:pStyle w:val="ListParagraph"/>
        <w:ind w:left="1800"/>
      </w:pPr>
    </w:p>
    <w:p w14:paraId="52116F91" w14:textId="77777777" w:rsidR="00F63D9C" w:rsidRDefault="00F63D9C" w:rsidP="00F63D9C">
      <w:pPr>
        <w:pStyle w:val="ListParagraph"/>
        <w:ind w:left="1800"/>
      </w:pPr>
      <w:r>
        <w:rPr>
          <w:noProof/>
        </w:rPr>
        <w:drawing>
          <wp:anchor distT="0" distB="0" distL="114300" distR="114300" simplePos="0" relativeHeight="251692032" behindDoc="0" locked="0" layoutInCell="1" allowOverlap="1" wp14:anchorId="0998DE2B" wp14:editId="1B8E002A">
            <wp:simplePos x="0" y="0"/>
            <wp:positionH relativeFrom="column">
              <wp:posOffset>1219200</wp:posOffset>
            </wp:positionH>
            <wp:positionV relativeFrom="paragraph">
              <wp:posOffset>8255</wp:posOffset>
            </wp:positionV>
            <wp:extent cx="1066800" cy="2312035"/>
            <wp:effectExtent l="0" t="0" r="0" b="0"/>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066800" cy="2312035"/>
                    </a:xfrm>
                    <a:prstGeom prst="rect">
                      <a:avLst/>
                    </a:prstGeom>
                  </pic:spPr>
                </pic:pic>
              </a:graphicData>
            </a:graphic>
            <wp14:sizeRelH relativeFrom="margin">
              <wp14:pctWidth>0</wp14:pctWidth>
            </wp14:sizeRelH>
            <wp14:sizeRelV relativeFrom="margin">
              <wp14:pctHeight>0</wp14:pctHeight>
            </wp14:sizeRelV>
          </wp:anchor>
        </w:drawing>
      </w:r>
    </w:p>
    <w:p w14:paraId="01F1E44C" w14:textId="77777777" w:rsidR="00F63D9C" w:rsidRDefault="00F63D9C" w:rsidP="00F63D9C">
      <w:pPr>
        <w:pStyle w:val="ListParagraph"/>
        <w:ind w:left="1800"/>
      </w:pPr>
      <w:r>
        <w:rPr>
          <w:b/>
          <w:bCs/>
          <w:noProof/>
        </w:rPr>
        <mc:AlternateContent>
          <mc:Choice Requires="wps">
            <w:drawing>
              <wp:anchor distT="0" distB="0" distL="114300" distR="114300" simplePos="0" relativeHeight="251704320" behindDoc="0" locked="0" layoutInCell="1" allowOverlap="1" wp14:anchorId="4FEDCA10" wp14:editId="706DABB0">
                <wp:simplePos x="0" y="0"/>
                <wp:positionH relativeFrom="column">
                  <wp:posOffset>1348740</wp:posOffset>
                </wp:positionH>
                <wp:positionV relativeFrom="paragraph">
                  <wp:posOffset>22224</wp:posOffset>
                </wp:positionV>
                <wp:extent cx="135466" cy="270933"/>
                <wp:effectExtent l="57150" t="19050" r="36195" b="15240"/>
                <wp:wrapNone/>
                <wp:docPr id="427847531" name="Arrow: Up 6"/>
                <wp:cNvGraphicFramePr/>
                <a:graphic xmlns:a="http://schemas.openxmlformats.org/drawingml/2006/main">
                  <a:graphicData uri="http://schemas.microsoft.com/office/word/2010/wordprocessingShape">
                    <wps:wsp>
                      <wps:cNvSpPr/>
                      <wps:spPr>
                        <a:xfrm rot="20148001">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D9C23" id="Arrow: Up 6" o:spid="_x0000_s1026" type="#_x0000_t68" style="position:absolute;margin-left:106.2pt;margin-top:1.75pt;width:10.65pt;height:21.35pt;rotation:-1585970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" fillcolor="#c00000" strokecolor="#09101d [484]" strokeweight="1pt"/>
            </w:pict>
          </mc:Fallback>
        </mc:AlternateContent>
      </w:r>
    </w:p>
    <w:p w14:paraId="37CFEA30" w14:textId="77777777" w:rsidR="00F63D9C" w:rsidRDefault="00F63D9C" w:rsidP="00F63D9C">
      <w:pPr>
        <w:pStyle w:val="ListParagraph"/>
        <w:ind w:left="1800"/>
      </w:pPr>
    </w:p>
    <w:p w14:paraId="3E57FE38" w14:textId="77777777" w:rsidR="00F63D9C" w:rsidRDefault="00F63D9C" w:rsidP="00F63D9C">
      <w:pPr>
        <w:pStyle w:val="ListParagraph"/>
        <w:ind w:left="1800"/>
      </w:pPr>
    </w:p>
    <w:p w14:paraId="50C07F76" w14:textId="77777777" w:rsidR="00F63D9C" w:rsidRDefault="00F63D9C" w:rsidP="00F63D9C">
      <w:pPr>
        <w:pStyle w:val="ListParagraph"/>
        <w:ind w:left="1800"/>
      </w:pPr>
    </w:p>
    <w:p w14:paraId="03E6B8E6" w14:textId="77777777" w:rsidR="00F63D9C" w:rsidRDefault="00F63D9C" w:rsidP="00F63D9C">
      <w:pPr>
        <w:pStyle w:val="ListParagraph"/>
        <w:ind w:left="1800"/>
      </w:pPr>
    </w:p>
    <w:p w14:paraId="454FF9AA" w14:textId="77777777" w:rsidR="00F63D9C" w:rsidRDefault="00F63D9C" w:rsidP="00F63D9C">
      <w:pPr>
        <w:pStyle w:val="ListParagraph"/>
        <w:ind w:left="1800"/>
      </w:pPr>
    </w:p>
    <w:p w14:paraId="2829CBBF" w14:textId="77777777" w:rsidR="00F63D9C" w:rsidRDefault="00F63D9C" w:rsidP="00F63D9C">
      <w:pPr>
        <w:pStyle w:val="ListParagraph"/>
        <w:ind w:left="1800"/>
      </w:pPr>
    </w:p>
    <w:p w14:paraId="667A21D2" w14:textId="77777777" w:rsidR="00F63D9C" w:rsidRDefault="00F63D9C" w:rsidP="00F63D9C">
      <w:pPr>
        <w:pStyle w:val="ListParagraph"/>
        <w:ind w:left="1800"/>
      </w:pPr>
    </w:p>
    <w:p w14:paraId="76706168" w14:textId="77777777" w:rsidR="00F63D9C" w:rsidRDefault="00F63D9C" w:rsidP="00F63D9C">
      <w:pPr>
        <w:pStyle w:val="ListParagraph"/>
        <w:ind w:left="1800"/>
      </w:pPr>
    </w:p>
    <w:p w14:paraId="5055D71B" w14:textId="77777777" w:rsidR="00F63D9C" w:rsidRDefault="00F63D9C" w:rsidP="00F63D9C">
      <w:pPr>
        <w:pStyle w:val="ListParagraph"/>
        <w:ind w:left="1800"/>
      </w:pPr>
    </w:p>
    <w:p w14:paraId="0829F842" w14:textId="77777777" w:rsidR="00F63D9C" w:rsidRDefault="00F63D9C" w:rsidP="00F63D9C">
      <w:pPr>
        <w:pStyle w:val="ListParagraph"/>
        <w:ind w:left="1800"/>
      </w:pPr>
    </w:p>
    <w:p w14:paraId="4D25C076" w14:textId="77777777" w:rsidR="00F63D9C" w:rsidRPr="00033199" w:rsidRDefault="00F63D9C" w:rsidP="00F63D9C">
      <w:pPr>
        <w:pStyle w:val="ListParagraph"/>
        <w:ind w:left="1800"/>
      </w:pPr>
    </w:p>
    <w:p w14:paraId="146844FD" w14:textId="77777777" w:rsidR="0040093C" w:rsidRDefault="00F63D9C" w:rsidP="00F63D9C">
      <w:pPr>
        <w:pStyle w:val="ListParagraph"/>
        <w:ind w:left="1800"/>
        <w:rPr>
          <w:b/>
          <w:bCs/>
        </w:rPr>
        <w:sectPr w:rsidR="0040093C" w:rsidSect="006B0480">
          <w:headerReference w:type="default" r:id="rId131"/>
          <w:pgSz w:w="12240" w:h="15840"/>
          <w:pgMar w:top="1440" w:right="1440" w:bottom="1440" w:left="1440" w:header="708" w:footer="708" w:gutter="0"/>
          <w:pgNumType w:start="1"/>
          <w:cols w:space="708"/>
          <w:docGrid w:linePitch="360"/>
        </w:sectPr>
      </w:pPr>
      <w:r w:rsidRPr="00033199">
        <w:t xml:space="preserve">8. You will see the options: </w:t>
      </w:r>
      <w:r w:rsidRPr="00033199">
        <w:rPr>
          <w:b/>
          <w:bCs/>
        </w:rPr>
        <w:t xml:space="preserve">“HOME,” “INBOX,” “SET PROFILE PIC,” “CHANGE PASSWORD,” “SUBJECTS,” </w:t>
      </w:r>
      <w:r w:rsidRPr="00033199">
        <w:t>and</w:t>
      </w:r>
      <w:r w:rsidRPr="00033199">
        <w:rPr>
          <w:b/>
          <w:bCs/>
        </w:rPr>
        <w:t xml:space="preserve"> “LOG OUT.”</w:t>
      </w:r>
    </w:p>
    <w:p w14:paraId="3C554975" w14:textId="77777777" w:rsidR="00F63D9C" w:rsidRDefault="00F63D9C" w:rsidP="00F63D9C">
      <w:pPr>
        <w:pStyle w:val="ListParagraph"/>
        <w:ind w:left="1800"/>
        <w:rPr>
          <w:b/>
          <w:bCs/>
        </w:rPr>
      </w:pPr>
    </w:p>
    <w:p w14:paraId="2EEFD822" w14:textId="77777777" w:rsidR="00F63D9C" w:rsidRDefault="00F63D9C" w:rsidP="00F63D9C">
      <w:pPr>
        <w:pStyle w:val="ListParagraph"/>
        <w:ind w:left="1800"/>
        <w:rPr>
          <w:b/>
          <w:bCs/>
        </w:rPr>
      </w:pPr>
      <w:r>
        <w:rPr>
          <w:b/>
          <w:bCs/>
          <w:noProof/>
        </w:rPr>
        <w:drawing>
          <wp:anchor distT="0" distB="0" distL="114300" distR="114300" simplePos="0" relativeHeight="251693056" behindDoc="0" locked="0" layoutInCell="1" allowOverlap="1" wp14:anchorId="3A608403" wp14:editId="31A90BC6">
            <wp:simplePos x="0" y="0"/>
            <wp:positionH relativeFrom="column">
              <wp:posOffset>1231900</wp:posOffset>
            </wp:positionH>
            <wp:positionV relativeFrom="paragraph">
              <wp:posOffset>76835</wp:posOffset>
            </wp:positionV>
            <wp:extent cx="984250" cy="2133043"/>
            <wp:effectExtent l="0" t="0" r="6350" b="635"/>
            <wp:wrapSquare wrapText="bothSides"/>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84250" cy="2133043"/>
                    </a:xfrm>
                    <a:prstGeom prst="rect">
                      <a:avLst/>
                    </a:prstGeom>
                  </pic:spPr>
                </pic:pic>
              </a:graphicData>
            </a:graphic>
            <wp14:sizeRelH relativeFrom="margin">
              <wp14:pctWidth>0</wp14:pctWidth>
            </wp14:sizeRelH>
            <wp14:sizeRelV relativeFrom="margin">
              <wp14:pctHeight>0</wp14:pctHeight>
            </wp14:sizeRelV>
          </wp:anchor>
        </w:drawing>
      </w:r>
    </w:p>
    <w:p w14:paraId="424366E5" w14:textId="77777777" w:rsidR="00F63D9C" w:rsidRDefault="00F63D9C" w:rsidP="00F63D9C">
      <w:pPr>
        <w:pStyle w:val="ListParagraph"/>
        <w:ind w:left="1800"/>
        <w:rPr>
          <w:b/>
          <w:bCs/>
        </w:rPr>
      </w:pPr>
    </w:p>
    <w:p w14:paraId="2ECF312A" w14:textId="77777777" w:rsidR="00F63D9C" w:rsidRDefault="00F63D9C" w:rsidP="00F63D9C">
      <w:pPr>
        <w:pStyle w:val="ListParagraph"/>
        <w:ind w:left="1800"/>
        <w:rPr>
          <w:b/>
          <w:bCs/>
        </w:rPr>
      </w:pPr>
    </w:p>
    <w:p w14:paraId="5D9DE728" w14:textId="77777777" w:rsidR="00F63D9C" w:rsidRDefault="00F63D9C" w:rsidP="00F63D9C">
      <w:pPr>
        <w:pStyle w:val="ListParagraph"/>
        <w:ind w:left="1800"/>
        <w:rPr>
          <w:b/>
          <w:bCs/>
        </w:rPr>
      </w:pPr>
    </w:p>
    <w:p w14:paraId="0DB9CDA4" w14:textId="77777777" w:rsidR="00F63D9C" w:rsidRDefault="00F63D9C" w:rsidP="00F63D9C">
      <w:pPr>
        <w:pStyle w:val="ListParagraph"/>
        <w:ind w:left="1800"/>
        <w:rPr>
          <w:b/>
          <w:bCs/>
        </w:rPr>
      </w:pPr>
    </w:p>
    <w:p w14:paraId="2C12B378" w14:textId="77777777" w:rsidR="00F63D9C" w:rsidRDefault="00F63D9C" w:rsidP="00F63D9C">
      <w:pPr>
        <w:pStyle w:val="ListParagraph"/>
        <w:ind w:left="1800"/>
        <w:rPr>
          <w:b/>
          <w:bCs/>
        </w:rPr>
      </w:pPr>
    </w:p>
    <w:p w14:paraId="647BC07C" w14:textId="77777777" w:rsidR="00F63D9C" w:rsidRDefault="00F63D9C" w:rsidP="00F63D9C">
      <w:pPr>
        <w:pStyle w:val="ListParagraph"/>
        <w:ind w:left="1800"/>
        <w:rPr>
          <w:b/>
          <w:bCs/>
        </w:rPr>
      </w:pPr>
    </w:p>
    <w:p w14:paraId="7A94303B" w14:textId="77777777" w:rsidR="00F63D9C" w:rsidRDefault="00F63D9C" w:rsidP="00F63D9C">
      <w:pPr>
        <w:pStyle w:val="ListParagraph"/>
        <w:ind w:left="1800"/>
        <w:rPr>
          <w:b/>
          <w:bCs/>
        </w:rPr>
      </w:pPr>
    </w:p>
    <w:p w14:paraId="220B49D0" w14:textId="77777777" w:rsidR="00F63D9C" w:rsidRDefault="00F63D9C" w:rsidP="00F63D9C">
      <w:pPr>
        <w:pStyle w:val="ListParagraph"/>
        <w:ind w:left="1800"/>
        <w:rPr>
          <w:b/>
          <w:bCs/>
        </w:rPr>
      </w:pPr>
    </w:p>
    <w:p w14:paraId="261B6623" w14:textId="77777777" w:rsidR="00F63D9C" w:rsidRDefault="00F63D9C" w:rsidP="00F63D9C">
      <w:pPr>
        <w:pStyle w:val="ListParagraph"/>
        <w:ind w:left="1800"/>
        <w:rPr>
          <w:b/>
          <w:bCs/>
        </w:rPr>
      </w:pPr>
    </w:p>
    <w:p w14:paraId="042A21B0" w14:textId="77777777" w:rsidR="00F63D9C" w:rsidRPr="00033199" w:rsidRDefault="00F63D9C" w:rsidP="00F63D9C">
      <w:pPr>
        <w:pStyle w:val="ListParagraph"/>
        <w:ind w:left="1800"/>
        <w:rPr>
          <w:b/>
          <w:bCs/>
        </w:rPr>
      </w:pPr>
    </w:p>
    <w:p w14:paraId="5F5B0FAA" w14:textId="77777777" w:rsidR="00F63D9C" w:rsidRDefault="00F63D9C" w:rsidP="00F63D9C">
      <w:pPr>
        <w:pStyle w:val="ListParagraph"/>
        <w:ind w:left="1800"/>
      </w:pPr>
    </w:p>
    <w:p w14:paraId="4374C579" w14:textId="77777777" w:rsidR="00F63D9C" w:rsidRDefault="00F63D9C" w:rsidP="00F63D9C">
      <w:pPr>
        <w:pStyle w:val="ListParagraph"/>
        <w:ind w:left="1800"/>
      </w:pPr>
    </w:p>
    <w:p w14:paraId="71C88F31" w14:textId="77777777" w:rsidR="00F63D9C" w:rsidRPr="00033199" w:rsidRDefault="00F63D9C" w:rsidP="00F63D9C">
      <w:pPr>
        <w:pStyle w:val="ListParagraph"/>
        <w:ind w:left="1800"/>
      </w:pPr>
      <w:r w:rsidRPr="00033199">
        <w:t xml:space="preserve">9. Click </w:t>
      </w:r>
      <w:r w:rsidRPr="00033199">
        <w:rPr>
          <w:b/>
          <w:bCs/>
        </w:rPr>
        <w:t>“SUBJECTS”</w:t>
      </w:r>
      <w:r w:rsidRPr="00033199">
        <w:t xml:space="preserve"> so that you can start adding the subjects you will teach.</w:t>
      </w:r>
    </w:p>
    <w:p w14:paraId="362A3BA5" w14:textId="77777777" w:rsidR="00F63D9C" w:rsidRDefault="00F63D9C" w:rsidP="00F63D9C">
      <w:pPr>
        <w:pStyle w:val="ListParagraph"/>
        <w:ind w:left="1800"/>
      </w:pPr>
      <w:r w:rsidRPr="00033199">
        <w:t xml:space="preserve">10. After clicking </w:t>
      </w:r>
      <w:r w:rsidRPr="00033199">
        <w:rPr>
          <w:b/>
          <w:bCs/>
        </w:rPr>
        <w:t>“SUBJECTS,”</w:t>
      </w:r>
      <w:r w:rsidRPr="00033199">
        <w:t xml:space="preserve"> click the </w:t>
      </w:r>
      <w:r w:rsidRPr="00033199">
        <w:rPr>
          <w:b/>
          <w:bCs/>
        </w:rPr>
        <w:t>“ADD”</w:t>
      </w:r>
      <w:r w:rsidRPr="00033199">
        <w:t xml:space="preserve"> button to add the subjects you want.</w:t>
      </w:r>
    </w:p>
    <w:p w14:paraId="0D3EF1B3" w14:textId="77777777" w:rsidR="00F63D9C" w:rsidRDefault="00F63D9C" w:rsidP="00F63D9C">
      <w:pPr>
        <w:pStyle w:val="ListParagraph"/>
        <w:ind w:left="1800"/>
      </w:pPr>
      <w:r>
        <w:rPr>
          <w:noProof/>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Default="00F63D9C" w:rsidP="00F63D9C">
      <w:pPr>
        <w:pStyle w:val="ListParagraph"/>
        <w:ind w:left="1800"/>
      </w:pPr>
    </w:p>
    <w:p w14:paraId="05DD14D6" w14:textId="77777777" w:rsidR="00F63D9C" w:rsidRDefault="00F63D9C" w:rsidP="00F63D9C">
      <w:pPr>
        <w:pStyle w:val="ListParagraph"/>
        <w:ind w:left="1800"/>
      </w:pPr>
    </w:p>
    <w:p w14:paraId="0D751B47" w14:textId="77777777" w:rsidR="00F63D9C" w:rsidRDefault="00F63D9C" w:rsidP="00F63D9C">
      <w:pPr>
        <w:pStyle w:val="ListParagraph"/>
        <w:ind w:left="1800"/>
      </w:pPr>
    </w:p>
    <w:p w14:paraId="60A43BD9" w14:textId="77777777" w:rsidR="00F63D9C" w:rsidRDefault="00F63D9C" w:rsidP="00F63D9C">
      <w:pPr>
        <w:pStyle w:val="ListParagraph"/>
        <w:ind w:left="1800"/>
      </w:pPr>
    </w:p>
    <w:p w14:paraId="1798D17F" w14:textId="77777777" w:rsidR="00F63D9C" w:rsidRDefault="00F63D9C" w:rsidP="00F63D9C">
      <w:pPr>
        <w:pStyle w:val="ListParagraph"/>
        <w:ind w:left="1800"/>
      </w:pPr>
    </w:p>
    <w:p w14:paraId="5CA9AA8F" w14:textId="77777777" w:rsidR="00F63D9C" w:rsidRDefault="00F63D9C" w:rsidP="00F63D9C">
      <w:pPr>
        <w:pStyle w:val="ListParagraph"/>
        <w:ind w:left="1800"/>
      </w:pPr>
    </w:p>
    <w:p w14:paraId="74011D57" w14:textId="77777777" w:rsidR="00F63D9C" w:rsidRDefault="00F63D9C" w:rsidP="00F63D9C">
      <w:pPr>
        <w:pStyle w:val="ListParagraph"/>
        <w:ind w:left="1800"/>
      </w:pPr>
    </w:p>
    <w:p w14:paraId="69CF9A4C" w14:textId="77777777" w:rsidR="00F63D9C" w:rsidRDefault="00F63D9C" w:rsidP="00F63D9C">
      <w:pPr>
        <w:pStyle w:val="ListParagraph"/>
        <w:ind w:left="1800"/>
      </w:pPr>
    </w:p>
    <w:p w14:paraId="5C5F5403" w14:textId="77777777" w:rsidR="00F63D9C" w:rsidRDefault="00F63D9C" w:rsidP="00F63D9C">
      <w:pPr>
        <w:pStyle w:val="ListParagraph"/>
        <w:ind w:left="1800"/>
      </w:pPr>
    </w:p>
    <w:p w14:paraId="5026E156" w14:textId="77777777" w:rsidR="00F63D9C" w:rsidRDefault="00F63D9C" w:rsidP="00F63D9C">
      <w:pPr>
        <w:pStyle w:val="ListParagraph"/>
        <w:ind w:left="1800"/>
      </w:pPr>
    </w:p>
    <w:p w14:paraId="7E9F8FCF" w14:textId="77777777" w:rsidR="00F63D9C" w:rsidRDefault="00F63D9C" w:rsidP="00F63D9C">
      <w:pPr>
        <w:pStyle w:val="ListParagraph"/>
        <w:ind w:left="1800"/>
      </w:pPr>
    </w:p>
    <w:p w14:paraId="4A5CE3CC" w14:textId="77777777" w:rsidR="00F63D9C" w:rsidRPr="00033199" w:rsidRDefault="00F63D9C" w:rsidP="00F63D9C">
      <w:pPr>
        <w:pStyle w:val="ListParagraph"/>
        <w:ind w:left="1800"/>
      </w:pPr>
      <w:r w:rsidRPr="00033199">
        <w:t>11. You will have to wait for students to enroll in your class, but before they can enroll, you have the right to accept or decline their enrollment. If you accept, they will be automatically enrolled in your class.</w:t>
      </w:r>
    </w:p>
    <w:p w14:paraId="689BDCA7" w14:textId="77777777" w:rsidR="00F63D9C" w:rsidRPr="00033199" w:rsidRDefault="00F63D9C" w:rsidP="00F63D9C">
      <w:pPr>
        <w:pStyle w:val="ListParagraph"/>
        <w:ind w:left="1800"/>
        <w:rPr>
          <w:b/>
          <w:bCs/>
        </w:rPr>
      </w:pPr>
      <w:r w:rsidRPr="00033199">
        <w:t xml:space="preserve">12. In the dashboard, you’ll see the subjects you added, along with </w:t>
      </w:r>
      <w:r w:rsidRPr="00033199">
        <w:rPr>
          <w:b/>
          <w:bCs/>
        </w:rPr>
        <w:t>“SUBJECT,” “NO. OF STUDENTS,”</w:t>
      </w:r>
      <w:r w:rsidRPr="00033199">
        <w:t xml:space="preserve"> and</w:t>
      </w:r>
      <w:r w:rsidRPr="00033199">
        <w:rPr>
          <w:b/>
          <w:bCs/>
        </w:rPr>
        <w:t xml:space="preserve"> “ACTIONS.”</w:t>
      </w:r>
    </w:p>
    <w:p w14:paraId="11A00C89" w14:textId="77777777" w:rsidR="0040093C" w:rsidRDefault="00F63D9C" w:rsidP="00F63D9C">
      <w:pPr>
        <w:pStyle w:val="ListParagraph"/>
        <w:ind w:left="1800"/>
        <w:sectPr w:rsidR="0040093C" w:rsidSect="006B0480">
          <w:headerReference w:type="default" r:id="rId135"/>
          <w:pgSz w:w="12240" w:h="15840"/>
          <w:pgMar w:top="1440" w:right="1440" w:bottom="1440" w:left="1440" w:header="708" w:footer="708" w:gutter="0"/>
          <w:pgNumType w:start="1"/>
          <w:cols w:space="708"/>
          <w:docGrid w:linePitch="360"/>
        </w:sectPr>
      </w:pPr>
      <w:r w:rsidRPr="00033199">
        <w:t xml:space="preserve">13. Click the blue icon under </w:t>
      </w:r>
      <w:r w:rsidRPr="00033199">
        <w:rPr>
          <w:b/>
          <w:bCs/>
        </w:rPr>
        <w:t>“ACTIONS,”</w:t>
      </w:r>
      <w:r w:rsidRPr="00033199">
        <w:t xml:space="preserve"> which will direct you to: </w:t>
      </w:r>
      <w:r w:rsidRPr="00033199">
        <w:rPr>
          <w:b/>
          <w:bCs/>
        </w:rPr>
        <w:t>“LESSONS”</w:t>
      </w:r>
      <w:r w:rsidRPr="00033199">
        <w:t xml:space="preserve"> (where you will post lesson files), </w:t>
      </w:r>
      <w:r w:rsidRPr="00033199">
        <w:rPr>
          <w:b/>
          <w:bCs/>
        </w:rPr>
        <w:t>“ACTIVITY”</w:t>
      </w:r>
      <w:r w:rsidRPr="00033199">
        <w:t xml:space="preserve"> (where you will upload quizzes), </w:t>
      </w:r>
      <w:r w:rsidRPr="00033199">
        <w:rPr>
          <w:b/>
          <w:bCs/>
        </w:rPr>
        <w:t>“REPORTS”</w:t>
      </w:r>
      <w:r w:rsidRPr="00033199">
        <w:t xml:space="preserve"> (where you will track your students' progress), and </w:t>
      </w:r>
      <w:r w:rsidRPr="00033199">
        <w:rPr>
          <w:b/>
          <w:bCs/>
        </w:rPr>
        <w:t>“PEOPLE”</w:t>
      </w:r>
      <w:r w:rsidRPr="00033199">
        <w:t xml:space="preserve"> (where you can see and message your students).</w:t>
      </w:r>
    </w:p>
    <w:p w14:paraId="3E6CE0D0" w14:textId="77777777" w:rsidR="00F63D9C" w:rsidRDefault="00F63D9C" w:rsidP="00F63D9C">
      <w:pPr>
        <w:pStyle w:val="ListParagraph"/>
        <w:ind w:left="1800"/>
      </w:pPr>
    </w:p>
    <w:p w14:paraId="71F965D9" w14:textId="77777777" w:rsidR="00F63D9C" w:rsidRDefault="00F63D9C" w:rsidP="00F63D9C">
      <w:pPr>
        <w:pStyle w:val="ListParagraph"/>
        <w:ind w:left="1800"/>
      </w:pPr>
    </w:p>
    <w:p w14:paraId="07C53151" w14:textId="77777777" w:rsidR="00F63D9C" w:rsidRDefault="00F63D9C" w:rsidP="00F63D9C">
      <w:pPr>
        <w:pStyle w:val="ListParagraph"/>
        <w:ind w:left="1800"/>
      </w:pPr>
      <w:r>
        <w:rPr>
          <w:b/>
          <w:bCs/>
          <w:noProof/>
        </w:rPr>
        <w:drawing>
          <wp:anchor distT="0" distB="0" distL="114300" distR="114300" simplePos="0" relativeHeight="251696128" behindDoc="0" locked="0" layoutInCell="1" allowOverlap="1" wp14:anchorId="32CBE6B1" wp14:editId="584F988D">
            <wp:simplePos x="0" y="0"/>
            <wp:positionH relativeFrom="column">
              <wp:posOffset>1206500</wp:posOffset>
            </wp:positionH>
            <wp:positionV relativeFrom="paragraph">
              <wp:posOffset>145415</wp:posOffset>
            </wp:positionV>
            <wp:extent cx="946150" cy="2050415"/>
            <wp:effectExtent l="0" t="0" r="6350" b="6985"/>
            <wp:wrapSquare wrapText="bothSides"/>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p>
    <w:p w14:paraId="3301B117" w14:textId="77777777" w:rsidR="00F63D9C" w:rsidRDefault="00F63D9C" w:rsidP="00F63D9C">
      <w:pPr>
        <w:pStyle w:val="ListParagraph"/>
        <w:ind w:left="1800"/>
      </w:pPr>
    </w:p>
    <w:p w14:paraId="62F38FD4" w14:textId="77777777" w:rsidR="00F63D9C" w:rsidRDefault="00F63D9C" w:rsidP="00F63D9C">
      <w:pPr>
        <w:pStyle w:val="ListParagraph"/>
        <w:ind w:left="1800"/>
      </w:pPr>
    </w:p>
    <w:p w14:paraId="34E19501" w14:textId="77777777" w:rsidR="00F63D9C" w:rsidRDefault="00F63D9C" w:rsidP="00F63D9C">
      <w:pPr>
        <w:pStyle w:val="ListParagraph"/>
        <w:ind w:left="1800"/>
      </w:pPr>
    </w:p>
    <w:p w14:paraId="4D1E0ACC" w14:textId="77777777" w:rsidR="00F63D9C" w:rsidRPr="00033199" w:rsidRDefault="00F63D9C" w:rsidP="00F63D9C">
      <w:pPr>
        <w:pStyle w:val="ListParagraph"/>
        <w:ind w:left="1800"/>
      </w:pPr>
    </w:p>
    <w:p w14:paraId="1491203C" w14:textId="77777777" w:rsidR="00F63D9C" w:rsidRDefault="00F63D9C" w:rsidP="00F63D9C">
      <w:pPr>
        <w:pStyle w:val="ListParagraph"/>
        <w:ind w:left="1800"/>
      </w:pPr>
    </w:p>
    <w:p w14:paraId="1E8E5565" w14:textId="77777777" w:rsidR="00F63D9C" w:rsidRDefault="00F63D9C" w:rsidP="00F63D9C">
      <w:pPr>
        <w:pStyle w:val="ListParagraph"/>
        <w:ind w:left="1800"/>
      </w:pPr>
    </w:p>
    <w:p w14:paraId="556ED4FD" w14:textId="77777777" w:rsidR="00F63D9C" w:rsidRDefault="00F63D9C" w:rsidP="00F63D9C">
      <w:pPr>
        <w:pStyle w:val="ListParagraph"/>
        <w:ind w:left="1800"/>
      </w:pPr>
    </w:p>
    <w:p w14:paraId="17EDCAD3" w14:textId="77777777" w:rsidR="00F63D9C" w:rsidRDefault="00F63D9C" w:rsidP="00F63D9C">
      <w:pPr>
        <w:pStyle w:val="ListParagraph"/>
        <w:ind w:left="1800"/>
      </w:pPr>
    </w:p>
    <w:p w14:paraId="188ABD1F" w14:textId="77777777" w:rsidR="00F63D9C" w:rsidRDefault="00F63D9C" w:rsidP="00F63D9C">
      <w:pPr>
        <w:pStyle w:val="ListParagraph"/>
        <w:ind w:left="1800"/>
      </w:pPr>
    </w:p>
    <w:p w14:paraId="1D861825" w14:textId="77777777" w:rsidR="00F63D9C" w:rsidRDefault="00F63D9C" w:rsidP="00F63D9C">
      <w:pPr>
        <w:pStyle w:val="ListParagraph"/>
        <w:ind w:left="1800"/>
      </w:pPr>
    </w:p>
    <w:p w14:paraId="3C58FAAA" w14:textId="77777777" w:rsidR="00F63D9C" w:rsidRDefault="00F63D9C" w:rsidP="00F63D9C">
      <w:pPr>
        <w:pStyle w:val="ListParagraph"/>
        <w:ind w:left="1800"/>
      </w:pPr>
    </w:p>
    <w:p w14:paraId="3C952094" w14:textId="77777777" w:rsidR="00F63D9C" w:rsidRDefault="00F63D9C" w:rsidP="00F63D9C">
      <w:pPr>
        <w:pStyle w:val="ListParagraph"/>
        <w:ind w:left="1800"/>
      </w:pPr>
    </w:p>
    <w:p w14:paraId="400F98EB" w14:textId="77777777" w:rsidR="00F63D9C" w:rsidRDefault="00F63D9C" w:rsidP="00F63D9C">
      <w:pPr>
        <w:pStyle w:val="ListParagraph"/>
        <w:ind w:left="1800"/>
      </w:pPr>
    </w:p>
    <w:p w14:paraId="316A5054" w14:textId="77777777" w:rsidR="00F63D9C" w:rsidRDefault="00F63D9C" w:rsidP="00F63D9C">
      <w:pPr>
        <w:pStyle w:val="ListParagraph"/>
        <w:ind w:left="1800"/>
      </w:pPr>
    </w:p>
    <w:p w14:paraId="56988201" w14:textId="77777777" w:rsidR="00F63D9C" w:rsidRPr="00033199" w:rsidRDefault="00F63D9C" w:rsidP="00F63D9C">
      <w:pPr>
        <w:pStyle w:val="ListParagraph"/>
        <w:ind w:left="1800"/>
      </w:pPr>
      <w:r w:rsidRPr="00033199">
        <w:t xml:space="preserve">14. You can add lessons by clicking </w:t>
      </w:r>
      <w:r w:rsidRPr="00033199">
        <w:rPr>
          <w:b/>
          <w:bCs/>
        </w:rPr>
        <w:t>“VIDEO”</w:t>
      </w:r>
      <w:r w:rsidRPr="00033199">
        <w:t xml:space="preserve"> and </w:t>
      </w:r>
      <w:r w:rsidRPr="00033199">
        <w:rPr>
          <w:b/>
          <w:bCs/>
        </w:rPr>
        <w:t>“EBOOK.”</w:t>
      </w:r>
      <w:r w:rsidRPr="00033199">
        <w:t xml:space="preserve"> You can choose to upload lessons as video </w:t>
      </w:r>
      <w:r>
        <w:t>url link from Youtube</w:t>
      </w:r>
      <w:r w:rsidRPr="00033199">
        <w:t xml:space="preserve"> or PDF files.</w:t>
      </w:r>
    </w:p>
    <w:p w14:paraId="33C031E3" w14:textId="77777777" w:rsidR="00F63D9C" w:rsidRPr="00033199" w:rsidRDefault="00F63D9C" w:rsidP="00F63D9C">
      <w:pPr>
        <w:pStyle w:val="ListParagraph"/>
        <w:ind w:left="1800"/>
      </w:pPr>
      <w:r w:rsidRPr="00033199">
        <w:t xml:space="preserve">15. If you want to hold a Google Meet, click the “ACTIVITY” button. There, you will see two options: </w:t>
      </w:r>
      <w:r w:rsidRPr="00F005F0">
        <w:rPr>
          <w:b/>
          <w:bCs/>
        </w:rPr>
        <w:t>“Virtual meetings”</w:t>
      </w:r>
      <w:r w:rsidRPr="00033199">
        <w:t xml:space="preserve"> (to interact with your students online) and </w:t>
      </w:r>
      <w:r w:rsidRPr="00F005F0">
        <w:rPr>
          <w:b/>
          <w:bCs/>
        </w:rPr>
        <w:t>“Google Form”</w:t>
      </w:r>
      <w:r>
        <w:rPr>
          <w:b/>
          <w:bCs/>
        </w:rPr>
        <w:t xml:space="preserve"> </w:t>
      </w:r>
      <w:r w:rsidRPr="00F005F0">
        <w:t>(</w:t>
      </w:r>
      <w:r>
        <w:t>this is where you will put your quizzes)</w:t>
      </w:r>
    </w:p>
    <w:p w14:paraId="6F469CEA" w14:textId="77777777" w:rsidR="00F63D9C" w:rsidRDefault="00F63D9C" w:rsidP="00F63D9C">
      <w:pPr>
        <w:pStyle w:val="ListParagraph"/>
        <w:ind w:left="1800"/>
      </w:pPr>
      <w:r w:rsidRPr="00033199">
        <w:t xml:space="preserve">16. After quizzes or when the term ends, you can issue certificates to your students. To do this, click the </w:t>
      </w:r>
      <w:r w:rsidRPr="00F005F0">
        <w:rPr>
          <w:b/>
          <w:bCs/>
        </w:rPr>
        <w:t xml:space="preserve">“PEOPLE” </w:t>
      </w:r>
      <w:r w:rsidRPr="00033199">
        <w:t xml:space="preserve">button, find the student you wish to give the certificate to, and click the </w:t>
      </w:r>
      <w:r w:rsidRPr="00F005F0">
        <w:rPr>
          <w:b/>
          <w:bCs/>
        </w:rPr>
        <w:t>“CERTIFICATE”</w:t>
      </w:r>
      <w:r w:rsidRPr="00033199">
        <w:t xml:space="preserve"> button next to the </w:t>
      </w:r>
      <w:r w:rsidRPr="00F005F0">
        <w:rPr>
          <w:b/>
          <w:bCs/>
        </w:rPr>
        <w:t>“MESSAGE”</w:t>
      </w:r>
      <w:r w:rsidRPr="00033199">
        <w:t xml:space="preserve"> button.</w:t>
      </w:r>
    </w:p>
    <w:p w14:paraId="02FEB9D8" w14:textId="77777777" w:rsidR="00F63D9C" w:rsidRDefault="00F63D9C" w:rsidP="00F63D9C">
      <w:pPr>
        <w:pStyle w:val="ListParagraph"/>
        <w:ind w:left="1800"/>
      </w:pPr>
    </w:p>
    <w:p w14:paraId="012C3843" w14:textId="77777777" w:rsidR="00F63D9C" w:rsidRDefault="00F63D9C" w:rsidP="00F63D9C">
      <w:pPr>
        <w:pStyle w:val="ListParagraph"/>
        <w:ind w:left="1800"/>
      </w:pPr>
      <w:r>
        <w:rPr>
          <w:noProof/>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Default="00F63D9C" w:rsidP="00F63D9C">
      <w:pPr>
        <w:pStyle w:val="ListParagraph"/>
        <w:ind w:left="1800"/>
      </w:pPr>
    </w:p>
    <w:p w14:paraId="2C9DEF4F" w14:textId="77777777" w:rsidR="00F63D9C" w:rsidRDefault="00F63D9C" w:rsidP="00F63D9C">
      <w:pPr>
        <w:pStyle w:val="ListParagraph"/>
        <w:ind w:left="1800"/>
      </w:pPr>
    </w:p>
    <w:p w14:paraId="41F28565" w14:textId="77777777" w:rsidR="00F63D9C" w:rsidRDefault="00F63D9C" w:rsidP="00F63D9C">
      <w:pPr>
        <w:pStyle w:val="ListParagraph"/>
        <w:ind w:left="1800"/>
      </w:pPr>
    </w:p>
    <w:p w14:paraId="0FF43BA0" w14:textId="77777777" w:rsidR="00F63D9C" w:rsidRDefault="00F63D9C" w:rsidP="00F63D9C">
      <w:pPr>
        <w:pStyle w:val="ListParagraph"/>
        <w:ind w:left="1800"/>
      </w:pPr>
    </w:p>
    <w:p w14:paraId="27A02AFD" w14:textId="77777777" w:rsidR="00F63D9C" w:rsidRDefault="00F63D9C" w:rsidP="00F63D9C">
      <w:pPr>
        <w:pStyle w:val="ListParagraph"/>
        <w:ind w:left="1800"/>
      </w:pPr>
    </w:p>
    <w:p w14:paraId="469DF8C9" w14:textId="77777777" w:rsidR="00F63D9C" w:rsidRPr="00033199" w:rsidRDefault="00F63D9C" w:rsidP="00F63D9C">
      <w:pPr>
        <w:pStyle w:val="ListParagraph"/>
        <w:ind w:left="1800"/>
      </w:pPr>
    </w:p>
    <w:p w14:paraId="355E1ECC" w14:textId="77777777" w:rsidR="00F63D9C" w:rsidRDefault="00F63D9C" w:rsidP="00F63D9C">
      <w:pPr>
        <w:pStyle w:val="ListParagraph"/>
        <w:ind w:left="1800"/>
      </w:pPr>
    </w:p>
    <w:p w14:paraId="76D04189" w14:textId="77777777" w:rsidR="00F63D9C" w:rsidRDefault="00F63D9C" w:rsidP="00F63D9C">
      <w:pPr>
        <w:pStyle w:val="ListParagraph"/>
        <w:ind w:left="1800"/>
      </w:pPr>
    </w:p>
    <w:p w14:paraId="2E6F2546" w14:textId="77777777" w:rsidR="00F63D9C" w:rsidRDefault="00F63D9C" w:rsidP="00F63D9C">
      <w:pPr>
        <w:pStyle w:val="ListParagraph"/>
        <w:ind w:left="1800"/>
      </w:pPr>
    </w:p>
    <w:p w14:paraId="78F5B5AF" w14:textId="77777777" w:rsidR="00F63D9C" w:rsidRDefault="00F63D9C" w:rsidP="00F63D9C">
      <w:pPr>
        <w:pStyle w:val="ListParagraph"/>
        <w:ind w:left="1800"/>
      </w:pPr>
    </w:p>
    <w:p w14:paraId="0547F0D1" w14:textId="77777777" w:rsidR="00F63D9C" w:rsidRDefault="00F63D9C" w:rsidP="00F63D9C">
      <w:pPr>
        <w:pStyle w:val="ListParagraph"/>
        <w:ind w:left="1800"/>
      </w:pPr>
      <w:r>
        <w:rPr>
          <w:noProof/>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Default="00F63D9C" w:rsidP="00F63D9C">
      <w:pPr>
        <w:pStyle w:val="ListParagraph"/>
        <w:ind w:left="1800"/>
      </w:pPr>
    </w:p>
    <w:p w14:paraId="52671A67" w14:textId="77777777" w:rsidR="00F63D9C" w:rsidRDefault="00F63D9C" w:rsidP="00F63D9C">
      <w:pPr>
        <w:pStyle w:val="ListParagraph"/>
        <w:ind w:left="1800"/>
      </w:pPr>
    </w:p>
    <w:p w14:paraId="586CC24D" w14:textId="77777777" w:rsidR="00F63D9C" w:rsidRDefault="00F63D9C" w:rsidP="00F63D9C">
      <w:pPr>
        <w:pStyle w:val="ListParagraph"/>
        <w:ind w:left="1800"/>
      </w:pPr>
    </w:p>
    <w:p w14:paraId="5F66D87D" w14:textId="77777777" w:rsidR="00F63D9C" w:rsidRDefault="00F63D9C" w:rsidP="00F63D9C">
      <w:pPr>
        <w:pStyle w:val="ListParagraph"/>
        <w:ind w:left="1800"/>
      </w:pPr>
    </w:p>
    <w:p w14:paraId="5BCA247E" w14:textId="77777777" w:rsidR="009D6953" w:rsidRDefault="00F63D9C" w:rsidP="00F63D9C">
      <w:pPr>
        <w:ind w:left="709"/>
        <w:sectPr w:rsidR="009D6953" w:rsidSect="006B0480">
          <w:headerReference w:type="default" r:id="rId139"/>
          <w:pgSz w:w="12240" w:h="15840"/>
          <w:pgMar w:top="1440" w:right="1440" w:bottom="1440" w:left="1440" w:header="708" w:footer="708" w:gutter="0"/>
          <w:pgNumType w:start="1"/>
          <w:cols w:space="708"/>
          <w:docGrid w:linePitch="360"/>
        </w:sectPr>
      </w:pPr>
      <w:r w:rsidRPr="00033199">
        <w:t xml:space="preserve">17. When the session is done, click the </w:t>
      </w:r>
      <w:r w:rsidRPr="00F005F0">
        <w:rPr>
          <w:b/>
          <w:bCs/>
        </w:rPr>
        <w:t>“LOG OUT”</w:t>
      </w:r>
      <w:r w:rsidRPr="00033199">
        <w:t xml:space="preserve"> button.</w:t>
      </w:r>
      <w:bookmarkEnd w:id="67"/>
    </w:p>
    <w:p w14:paraId="5DC7DDFE" w14:textId="579C4DC9" w:rsidR="006D4C70" w:rsidRPr="00947823" w:rsidRDefault="006D4C70" w:rsidP="009D6953">
      <w:pPr>
        <w:rPr>
          <w:rFonts w:ascii="Georgia" w:hAnsi="Georgia"/>
        </w:rPr>
      </w:pPr>
    </w:p>
    <w:p w14:paraId="0D5ECC8B" w14:textId="72C808C5" w:rsidR="006D4C70" w:rsidRPr="00947823" w:rsidRDefault="006D4C70" w:rsidP="006D4C70">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947823">
        <w:rPr>
          <w:rFonts w:ascii="Georgia" w:eastAsia="Georgia" w:hAnsi="Georgia" w:cs="Georgia"/>
          <w:b/>
        </w:rPr>
        <w:t xml:space="preserve">CURRICULUM VITAE </w:t>
      </w:r>
    </w:p>
    <w:p w14:paraId="5F6D67F9" w14:textId="6430B142" w:rsidR="006D4C70" w:rsidRPr="00947823" w:rsidRDefault="006D4C7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7D332A35">
            <wp:simplePos x="0" y="0"/>
            <wp:positionH relativeFrom="margin">
              <wp:posOffset>4544695</wp:posOffset>
            </wp:positionH>
            <wp:positionV relativeFrom="paragraph">
              <wp:posOffset>59690</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78C18C64"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410E0C"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410E0C"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A7C11">
        <w:rPr>
          <w:rFonts w:ascii="Georgia" w:eastAsia="Georgia" w:hAnsi="Georgia" w:cs="Georgia"/>
        </w:rPr>
        <w:t>Sto.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29FB74BF" w14:textId="77777777" w:rsidR="00C154FB" w:rsidRDefault="006D4C70" w:rsidP="0051764D">
      <w:pPr>
        <w:spacing w:line="480" w:lineRule="auto"/>
        <w:rPr>
          <w:rFonts w:ascii="Georgia" w:eastAsia="Georgia" w:hAnsi="Georgia" w:cs="Georgia"/>
        </w:rPr>
        <w:sectPr w:rsidR="00C154FB" w:rsidSect="006B0480">
          <w:headerReference w:type="default" r:id="rId141"/>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72F6B5A" w14:textId="3839CCFA" w:rsidR="006D4C70" w:rsidRDefault="006D4C70" w:rsidP="00C154FB">
      <w:pPr>
        <w:rPr>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410E0C"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410E0C"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5BA0F035" w14:textId="77777777" w:rsidR="00C154FB" w:rsidRDefault="0051764D" w:rsidP="00B00B08">
      <w:pPr>
        <w:spacing w:line="480" w:lineRule="auto"/>
        <w:ind w:left="4320" w:hanging="4320"/>
        <w:rPr>
          <w:rFonts w:ascii="Georgia" w:eastAsia="Georgia" w:hAnsi="Georgia" w:cs="Georgia"/>
        </w:rPr>
        <w:sectPr w:rsidR="00C154FB" w:rsidSect="006B0480">
          <w:headerReference w:type="default" r:id="rId143"/>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D9B275D" w14:textId="011BACEF" w:rsidR="0051764D" w:rsidRPr="00947823" w:rsidRDefault="0051764D" w:rsidP="00C154FB">
      <w:pPr>
        <w:spacing w:line="480" w:lineRule="auto"/>
        <w:rPr>
          <w:rFonts w:ascii="Georgia" w:eastAsia="Georgia" w:hAnsi="Georgia" w:cs="Georgia"/>
        </w:rPr>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410E0C"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410E0C"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Year Graduated :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Tabaco South Central Elementary School   Year Graduated : 2015</w:t>
      </w:r>
    </w:p>
    <w:sectPr w:rsidR="0051764D" w:rsidRPr="00947823" w:rsidSect="006B0480">
      <w:headerReference w:type="default" r:id="rId14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66" w:author="Jade Raposa" w:date="2024-10-14T23:32:00Z" w:initials="JR">
    <w:p w14:paraId="047CF448" w14:textId="6E0653B4" w:rsidR="00433593" w:rsidRDefault="00433593">
      <w:pPr>
        <w:pStyle w:val="CommentText"/>
      </w:pPr>
      <w:r>
        <w:rPr>
          <w:rStyle w:val="CommentReference"/>
        </w:rPr>
        <w:annotationRef/>
      </w:r>
      <w:r>
        <w:t>Aalisin daw tong recommendation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EEDE19" w15:done="0"/>
  <w15:commentEx w15:paraId="047CF4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33FF1B" w16cex:dateUtc="2024-10-14T14:17:00Z"/>
  <w16cex:commentExtensible w16cex:durableId="7D2AAB64" w16cex:dateUtc="2024-10-1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EEDE19" w16cid:durableId="7533FF1B"/>
  <w16cid:commentId w16cid:paraId="047CF448" w16cid:durableId="7D2AAB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9A539" w14:textId="77777777" w:rsidR="008D6083" w:rsidRDefault="008D6083" w:rsidP="002D4F66">
      <w:pPr>
        <w:spacing w:after="0" w:line="240" w:lineRule="auto"/>
      </w:pPr>
      <w:r>
        <w:separator/>
      </w:r>
    </w:p>
  </w:endnote>
  <w:endnote w:type="continuationSeparator" w:id="0">
    <w:p w14:paraId="318F1F9F" w14:textId="77777777" w:rsidR="008D6083" w:rsidRDefault="008D6083"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11971AC8"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97548" w14:textId="77777777" w:rsidR="008D6083" w:rsidRDefault="008D6083" w:rsidP="002D4F66">
      <w:pPr>
        <w:spacing w:after="0" w:line="240" w:lineRule="auto"/>
      </w:pPr>
      <w:r>
        <w:separator/>
      </w:r>
    </w:p>
  </w:footnote>
  <w:footnote w:type="continuationSeparator" w:id="0">
    <w:p w14:paraId="66585F9D" w14:textId="77777777" w:rsidR="008D6083" w:rsidRDefault="008D6083"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5CB6897" w:rsidR="006A3271" w:rsidRPr="006A3271" w:rsidRDefault="006A3271" w:rsidP="006A3271">
    <w:pPr>
      <w:pStyle w:val="Header"/>
      <w:jc w:val="right"/>
      <w:rPr>
        <w:rFonts w:ascii="Georgia" w:hAnsi="Georgia"/>
      </w:rPr>
    </w:pPr>
    <w:r>
      <w:rPr>
        <w:noProof/>
        <w:lang w:val="en-US"/>
      </w:rPr>
      <w:drawing>
        <wp:anchor distT="0" distB="0" distL="114300" distR="114300" simplePos="0" relativeHeight="251683840" behindDoc="1" locked="0" layoutInCell="1" allowOverlap="1" wp14:anchorId="4CFF8279" wp14:editId="3D0B4E66">
          <wp:simplePos x="0" y="0"/>
          <wp:positionH relativeFrom="margin">
            <wp:posOffset>0</wp:posOffset>
          </wp:positionH>
          <wp:positionV relativeFrom="paragraph">
            <wp:posOffset>-410210</wp:posOffset>
          </wp:positionV>
          <wp:extent cx="5057775" cy="680085"/>
          <wp:effectExtent l="0" t="0" r="9525" b="5715"/>
          <wp:wrapTopAndBottom/>
          <wp:docPr id="693442738" name="Picture 69344273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
      <w:sdtPr>
        <w:id w:val="-254749712"/>
        <w:docPartObj>
          <w:docPartGallery w:val="Page Numbers (Top of Page)"/>
          <w:docPartUnique/>
        </w:docPartObj>
      </w:sdtPr>
      <w:sdtEndPr>
        <w:rPr>
          <w:rFonts w:ascii="Georgia" w:hAnsi="Georgia"/>
          <w:noProof/>
        </w:rPr>
      </w:sdtEndPr>
      <w:sdtContent>
        <w:r w:rsidRPr="006A3271">
          <w:rPr>
            <w:rFonts w:ascii="Georgia" w:hAnsi="Georgia"/>
          </w:rPr>
          <w:fldChar w:fldCharType="begin"/>
        </w:r>
        <w:r w:rsidRPr="006A3271">
          <w:rPr>
            <w:rFonts w:ascii="Georgia" w:hAnsi="Georgia"/>
          </w:rPr>
          <w:instrText xml:space="preserve"> PAGE   \* MERGEFORMAT </w:instrText>
        </w:r>
        <w:r w:rsidRPr="006A3271">
          <w:rPr>
            <w:rFonts w:ascii="Georgia" w:hAnsi="Georgia"/>
          </w:rPr>
          <w:fldChar w:fldCharType="separate"/>
        </w:r>
        <w:r w:rsidRPr="006A3271">
          <w:rPr>
            <w:rFonts w:ascii="Georgia" w:hAnsi="Georgia"/>
            <w:noProof/>
          </w:rPr>
          <w:t>2</w:t>
        </w:r>
        <w:r w:rsidRPr="006A3271">
          <w:rPr>
            <w:rFonts w:ascii="Georgia" w:hAnsi="Georgia"/>
            <w:noProof/>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68B05556" w:rsidR="00D047A9" w:rsidRDefault="00D047A9">
        <w:pPr>
          <w:pStyle w:val="Header"/>
          <w:jc w:val="right"/>
        </w:pPr>
        <w:r w:rsidRPr="00E96DAF">
          <w:rPr>
            <w:rFonts w:ascii="Georgia" w:hAnsi="Georgia"/>
            <w:noProof/>
            <w:lang w:val="en-US"/>
          </w:rPr>
          <w:drawing>
            <wp:anchor distT="0" distB="0" distL="114300" distR="114300" simplePos="0" relativeHeight="251692032" behindDoc="1" locked="0" layoutInCell="1" allowOverlap="1" wp14:anchorId="138CEEFA" wp14:editId="20B8B2CE">
              <wp:simplePos x="0" y="0"/>
              <wp:positionH relativeFrom="margin">
                <wp:align>center</wp:align>
              </wp:positionH>
              <wp:positionV relativeFrom="page">
                <wp:align>top</wp:align>
              </wp:positionV>
              <wp:extent cx="5057775" cy="680224"/>
              <wp:effectExtent l="0" t="0" r="0" b="5715"/>
              <wp:wrapNone/>
              <wp:docPr id="861487446" name="Picture 8614874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58738D7B" w14:textId="77777777" w:rsidR="00D047A9" w:rsidRDefault="00D047A9">
        <w:pPr>
          <w:pStyle w:val="Header"/>
          <w:jc w:val="right"/>
        </w:pPr>
      </w:p>
      <w:p w14:paraId="64079FDE" w14:textId="47B1CC8C" w:rsidR="00D047A9" w:rsidRPr="00BE3E01" w:rsidRDefault="00D047A9" w:rsidP="00717F2A">
        <w:pPr>
          <w:pStyle w:val="Header"/>
          <w:ind w:left="6480"/>
          <w:rPr>
            <w:rFonts w:ascii="Georgia" w:hAnsi="Georgia"/>
          </w:rPr>
        </w:pPr>
        <w:r>
          <w:rPr>
            <w:rFonts w:ascii="Georgia" w:hAnsi="Georgia"/>
          </w:rPr>
          <w:br/>
          <w:t xml:space="preserve">    Scope and Delimitation</w:t>
        </w:r>
        <w:r w:rsidRPr="00E96DAF">
          <w:rPr>
            <w:rFonts w:ascii="Georgia" w:hAnsi="Georgia"/>
          </w:rPr>
          <w:t xml:space="preserve"> </w:t>
        </w:r>
        <w:r>
          <w:rPr>
            <w:rFonts w:ascii="Georgia" w:hAnsi="Georgia"/>
          </w:rPr>
          <w:t>|1</w:t>
        </w:r>
        <w:r w:rsidR="00D65807">
          <w:rPr>
            <w:rFonts w:ascii="Georgia" w:hAnsi="Georgia"/>
          </w:rPr>
          <w:t>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77777777" w:rsidR="005F1D01" w:rsidRDefault="005F1D01">
        <w:pPr>
          <w:pStyle w:val="Header"/>
          <w:jc w:val="right"/>
        </w:pPr>
        <w:r w:rsidRPr="00E96DAF">
          <w:rPr>
            <w:rFonts w:ascii="Georgia" w:hAnsi="Georgia"/>
            <w:noProof/>
            <w:lang w:val="en-US"/>
          </w:rPr>
          <w:drawing>
            <wp:anchor distT="0" distB="0" distL="114300" distR="114300" simplePos="0" relativeHeight="251696128" behindDoc="1" locked="0" layoutInCell="1" allowOverlap="1" wp14:anchorId="6F2FDBD1" wp14:editId="1A10D571">
              <wp:simplePos x="0" y="0"/>
              <wp:positionH relativeFrom="margin">
                <wp:align>center</wp:align>
              </wp:positionH>
              <wp:positionV relativeFrom="page">
                <wp:align>top</wp:align>
              </wp:positionV>
              <wp:extent cx="5057775" cy="680224"/>
              <wp:effectExtent l="0" t="0" r="0" b="5715"/>
              <wp:wrapNone/>
              <wp:docPr id="1166196291" name="Picture 11661962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331FDAEC" w14:textId="77777777" w:rsidR="005F1D01" w:rsidRDefault="005F1D01">
        <w:pPr>
          <w:pStyle w:val="Header"/>
          <w:jc w:val="right"/>
        </w:pPr>
      </w:p>
      <w:p w14:paraId="681E5856" w14:textId="02AEABAB" w:rsidR="005F1D01" w:rsidRPr="00BE3E01" w:rsidRDefault="005F1D01" w:rsidP="00717F2A">
        <w:pPr>
          <w:pStyle w:val="Header"/>
          <w:ind w:left="6480"/>
          <w:rPr>
            <w:rFonts w:ascii="Georgia" w:hAnsi="Georgia"/>
          </w:rPr>
        </w:pPr>
        <w:r>
          <w:rPr>
            <w:rFonts w:ascii="Georgia" w:hAnsi="Georgia"/>
          </w:rPr>
          <w:br/>
          <w:t xml:space="preserve">  </w:t>
        </w:r>
        <w:r>
          <w:rPr>
            <w:rFonts w:ascii="Georgia" w:hAnsi="Georgia"/>
          </w:rPr>
          <w:tab/>
          <w:t xml:space="preserve"> Technical Term|1</w:t>
        </w:r>
        <w:r w:rsidR="00D65807">
          <w:rPr>
            <w:rFonts w:ascii="Georgia" w:hAnsi="Georgia"/>
          </w:rPr>
          <w:t>3</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069B459E">
          <wp:simplePos x="0" y="0"/>
          <wp:positionH relativeFrom="margin">
            <wp:posOffset>441960</wp:posOffset>
          </wp:positionH>
          <wp:positionV relativeFrom="paragraph">
            <wp:posOffset>-320040</wp:posOffset>
          </wp:positionV>
          <wp:extent cx="5057775" cy="680085"/>
          <wp:effectExtent l="0" t="0" r="9525" b="5715"/>
          <wp:wrapTopAndBottom/>
          <wp:docPr id="247188990" name="Picture 24718899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1FC669D" w:rsidR="00B05AA0" w:rsidRPr="006D5A85" w:rsidRDefault="00410E0C" w:rsidP="006D5A85">
    <w:pPr>
      <w:pStyle w:val="Footer"/>
      <w:rPr>
        <w:rFonts w:ascii="Georgia" w:hAnsi="Georgia"/>
      </w:rPr>
    </w:pPr>
    <w:sdt>
      <w:sdtPr>
        <w:id w:val="-847644586"/>
        <w:docPartObj>
          <w:docPartGallery w:val="Page Numbers (Top of Page)"/>
          <w:docPartUnique/>
        </w:docPartObj>
      </w:sdtPr>
      <w:sdtEndPr>
        <w:rPr>
          <w:rFonts w:ascii="Georgia" w:hAnsi="Georgia"/>
          <w:noProof/>
        </w:rPr>
      </w:sdtEndPr>
      <w:sdtContent>
        <w:r w:rsidR="00B05AA0" w:rsidRPr="00E96DAF">
          <w:rPr>
            <w:rFonts w:ascii="Georgia" w:hAnsi="Georgia"/>
            <w:noProof/>
            <w:lang w:val="en-US"/>
          </w:rPr>
          <w:drawing>
            <wp:anchor distT="0" distB="0" distL="114300" distR="114300" simplePos="0" relativeHeight="251698176" behindDoc="1" locked="0" layoutInCell="1" allowOverlap="1" wp14:anchorId="142D32AD" wp14:editId="136B7CFD">
              <wp:simplePos x="0" y="0"/>
              <wp:positionH relativeFrom="margin">
                <wp:posOffset>441960</wp:posOffset>
              </wp:positionH>
              <wp:positionV relativeFrom="paragraph">
                <wp:posOffset>-449580</wp:posOffset>
              </wp:positionV>
              <wp:extent cx="5057775" cy="680085"/>
              <wp:effectExtent l="0" t="0" r="9525" b="5715"/>
              <wp:wrapTopAndBottom/>
              <wp:docPr id="1475991204" name="Picture 14759912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5C2EDD68" w:rsidR="006D5A85" w:rsidRPr="006D5A85" w:rsidRDefault="00410E0C" w:rsidP="006D5A85">
    <w:pPr>
      <w:pStyle w:val="Footer"/>
      <w:rPr>
        <w:rFonts w:ascii="Georgia" w:hAnsi="Georgia"/>
      </w:rPr>
    </w:pPr>
    <w:sdt>
      <w:sdtPr>
        <w:id w:val="1791546640"/>
        <w:docPartObj>
          <w:docPartGallery w:val="Page Numbers (Top of Page)"/>
          <w:docPartUnique/>
        </w:docPartObj>
      </w:sdtPr>
      <w:sdtEndPr>
        <w:rPr>
          <w:rFonts w:ascii="Georgia" w:hAnsi="Georgia"/>
          <w:noProof/>
        </w:rPr>
      </w:sdtEndPr>
      <w:sdtContent>
        <w:r w:rsidR="006D5A85" w:rsidRPr="00E96DAF">
          <w:rPr>
            <w:rFonts w:ascii="Georgia" w:hAnsi="Georgia"/>
            <w:noProof/>
            <w:lang w:val="en-US"/>
          </w:rPr>
          <w:drawing>
            <wp:anchor distT="0" distB="0" distL="114300" distR="114300" simplePos="0" relativeHeight="251702272" behindDoc="1" locked="0" layoutInCell="1" allowOverlap="1" wp14:anchorId="3561279C" wp14:editId="6B3948D0">
              <wp:simplePos x="0" y="0"/>
              <wp:positionH relativeFrom="margin">
                <wp:posOffset>441960</wp:posOffset>
              </wp:positionH>
              <wp:positionV relativeFrom="paragraph">
                <wp:posOffset>-449580</wp:posOffset>
              </wp:positionV>
              <wp:extent cx="5057775" cy="680085"/>
              <wp:effectExtent l="0" t="0" r="9525" b="5715"/>
              <wp:wrapTopAndBottom/>
              <wp:docPr id="782657480" name="Picture 78265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t xml:space="preserve">                                                                          Purpose, Deliverables, and Development Activities</w:t>
    </w:r>
    <w:r w:rsidR="006D5A85" w:rsidRPr="001F1F65">
      <w:rPr>
        <w:rFonts w:ascii="Georgia" w:hAnsi="Georgia"/>
      </w:rPr>
      <w:t xml:space="preserve"> | 1</w:t>
    </w:r>
    <w:r w:rsidR="00D65807">
      <w:rPr>
        <w:rFonts w:ascii="Georgia" w:hAnsi="Georgia"/>
      </w:rPr>
      <w:t>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39D01E89" w:rsidR="00FD494C" w:rsidRPr="001F1F65" w:rsidRDefault="00FD494C" w:rsidP="00B05AA0">
    <w:pPr>
      <w:pStyle w:val="Footer"/>
      <w:rPr>
        <w:rFonts w:ascii="Georgia" w:hAnsi="Georgia"/>
      </w:rPr>
    </w:pPr>
    <w:r>
      <w:rPr>
        <w:noProof/>
        <w:lang w:val="en-US"/>
      </w:rPr>
      <w:drawing>
        <wp:anchor distT="0" distB="0" distL="114300" distR="114300" simplePos="0" relativeHeight="251704320" behindDoc="1" locked="0" layoutInCell="1" allowOverlap="1" wp14:anchorId="3A4CF68E" wp14:editId="359B7B9B">
          <wp:simplePos x="0" y="0"/>
          <wp:positionH relativeFrom="margin">
            <wp:posOffset>441960</wp:posOffset>
          </wp:positionH>
          <wp:positionV relativeFrom="paragraph">
            <wp:posOffset>-320040</wp:posOffset>
          </wp:positionV>
          <wp:extent cx="5057775" cy="680085"/>
          <wp:effectExtent l="0" t="0" r="9525" b="5715"/>
          <wp:wrapTopAndBottom/>
          <wp:docPr id="1509445081" name="Picture 150944508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So</w:t>
    </w:r>
    <w:r>
      <w:rPr>
        <w:rFonts w:ascii="Georgia" w:hAnsi="Georgia"/>
      </w:rPr>
      <w:t>urce Data</w:t>
    </w:r>
    <w:r w:rsidRPr="001F1F65">
      <w:rPr>
        <w:rFonts w:ascii="Georgia" w:hAnsi="Georgia"/>
      </w:rPr>
      <w:t xml:space="preserve"> | </w:t>
    </w:r>
    <w:r w:rsidR="00D65807">
      <w:rPr>
        <w:rFonts w:ascii="Georgia" w:hAnsi="Georgia"/>
      </w:rPr>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473F45DC" w:rsidR="00FD494C" w:rsidRPr="006D5A85" w:rsidRDefault="00410E0C" w:rsidP="006D5A85">
    <w:pPr>
      <w:pStyle w:val="Footer"/>
      <w:rPr>
        <w:rFonts w:ascii="Georgia" w:hAnsi="Georgia"/>
      </w:rPr>
    </w:pPr>
    <w:sdt>
      <w:sdtPr>
        <w:id w:val="423391391"/>
        <w:docPartObj>
          <w:docPartGallery w:val="Page Numbers (Top of Page)"/>
          <w:docPartUnique/>
        </w:docPartObj>
      </w:sdtPr>
      <w:sdtEndPr>
        <w:rPr>
          <w:rFonts w:ascii="Georgia" w:hAnsi="Georgia"/>
          <w:noProof/>
        </w:rPr>
      </w:sdtEndPr>
      <w:sdtContent>
        <w:r w:rsidR="00FD494C" w:rsidRPr="00E96DAF">
          <w:rPr>
            <w:rFonts w:ascii="Georgia" w:hAnsi="Georgia"/>
            <w:noProof/>
            <w:lang w:val="en-US"/>
          </w:rPr>
          <w:drawing>
            <wp:anchor distT="0" distB="0" distL="114300" distR="114300" simplePos="0" relativeHeight="251706368" behindDoc="1" locked="0" layoutInCell="1" allowOverlap="1" wp14:anchorId="045DEFA9" wp14:editId="22BFCBA3">
              <wp:simplePos x="0" y="0"/>
              <wp:positionH relativeFrom="margin">
                <wp:posOffset>441960</wp:posOffset>
              </wp:positionH>
              <wp:positionV relativeFrom="paragraph">
                <wp:posOffset>-449580</wp:posOffset>
              </wp:positionV>
              <wp:extent cx="5057775" cy="680085"/>
              <wp:effectExtent l="0" t="0" r="9525" b="5715"/>
              <wp:wrapTopAndBottom/>
              <wp:docPr id="483092730" name="Picture 48309273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D494C" w:rsidRPr="006D5A85">
      <w:rPr>
        <w:rFonts w:ascii="Georgia" w:hAnsi="Georgia"/>
      </w:rPr>
      <w:t xml:space="preserve"> </w:t>
    </w:r>
    <w:r w:rsidR="00FD494C">
      <w:rPr>
        <w:rFonts w:ascii="Georgia" w:hAnsi="Georgia"/>
      </w:rPr>
      <w:tab/>
      <w:t xml:space="preserve">                                                                                                                       Data Gathering Technique</w:t>
    </w:r>
    <w:r w:rsidR="00FD494C" w:rsidRPr="001F1F65">
      <w:rPr>
        <w:rFonts w:ascii="Georgia" w:hAnsi="Georgia"/>
      </w:rPr>
      <w:t xml:space="preserve"> | 1</w:t>
    </w:r>
    <w:r w:rsidR="00D65807">
      <w:rPr>
        <w:rFonts w:ascii="Georgia" w:hAnsi="Georgia"/>
      </w:rPr>
      <w:t>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453EDF21" w:rsidR="003710EA" w:rsidRPr="001F1F65" w:rsidRDefault="003710EA" w:rsidP="00B05AA0">
    <w:pPr>
      <w:pStyle w:val="Footer"/>
      <w:rPr>
        <w:rFonts w:ascii="Georgia" w:hAnsi="Georgia"/>
      </w:rPr>
    </w:pPr>
    <w:r>
      <w:rPr>
        <w:noProof/>
        <w:lang w:val="en-US"/>
      </w:rPr>
      <w:drawing>
        <wp:anchor distT="0" distB="0" distL="114300" distR="114300" simplePos="0" relativeHeight="251710464" behindDoc="1" locked="0" layoutInCell="1" allowOverlap="1" wp14:anchorId="48F948CC" wp14:editId="1E6A8FC1">
          <wp:simplePos x="0" y="0"/>
          <wp:positionH relativeFrom="margin">
            <wp:posOffset>441960</wp:posOffset>
          </wp:positionH>
          <wp:positionV relativeFrom="paragraph">
            <wp:posOffset>-320040</wp:posOffset>
          </wp:positionV>
          <wp:extent cx="5057775" cy="680085"/>
          <wp:effectExtent l="0" t="0" r="9525" b="5715"/>
          <wp:wrapTopAndBottom/>
          <wp:docPr id="1295525033" name="Picture 1295525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467D404" w:rsidR="003710EA" w:rsidRPr="006D5A85" w:rsidRDefault="00410E0C" w:rsidP="006D5A85">
    <w:pPr>
      <w:pStyle w:val="Footer"/>
      <w:rPr>
        <w:rFonts w:ascii="Georgia" w:hAnsi="Georgia"/>
      </w:rPr>
    </w:pPr>
    <w:sdt>
      <w:sdtPr>
        <w:id w:val="-307252720"/>
        <w:docPartObj>
          <w:docPartGallery w:val="Page Numbers (Top of Page)"/>
          <w:docPartUnique/>
        </w:docPartObj>
      </w:sdtPr>
      <w:sdtEndPr>
        <w:rPr>
          <w:rFonts w:ascii="Georgia" w:hAnsi="Georgia"/>
          <w:noProof/>
        </w:rPr>
      </w:sdtEndPr>
      <w:sdtContent>
        <w:r w:rsidR="003710EA" w:rsidRPr="00E96DAF">
          <w:rPr>
            <w:rFonts w:ascii="Georgia" w:hAnsi="Georgia"/>
            <w:noProof/>
            <w:lang w:val="en-US"/>
          </w:rPr>
          <w:drawing>
            <wp:anchor distT="0" distB="0" distL="114300" distR="114300" simplePos="0" relativeHeight="251708416" behindDoc="1" locked="0" layoutInCell="1" allowOverlap="1" wp14:anchorId="4E7EB573" wp14:editId="6E03E826">
              <wp:simplePos x="0" y="0"/>
              <wp:positionH relativeFrom="margin">
                <wp:posOffset>441960</wp:posOffset>
              </wp:positionH>
              <wp:positionV relativeFrom="paragraph">
                <wp:posOffset>-449580</wp:posOffset>
              </wp:positionV>
              <wp:extent cx="5057775" cy="680085"/>
              <wp:effectExtent l="0" t="0" r="9525" b="5715"/>
              <wp:wrapTopAndBottom/>
              <wp:docPr id="1614388883" name="Picture 16143888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3710EA" w:rsidRPr="006D5A85">
      <w:rPr>
        <w:rFonts w:ascii="Georgia" w:hAnsi="Georgia"/>
      </w:rPr>
      <w:t xml:space="preserve"> </w:t>
    </w:r>
    <w:r w:rsidR="003710EA">
      <w:rPr>
        <w:rFonts w:ascii="Georgia" w:hAnsi="Georgia"/>
      </w:rPr>
      <w:tab/>
      <w:t xml:space="preserve">                                                                                                                                            Survey Results</w:t>
    </w:r>
    <w:r w:rsidR="003710EA" w:rsidRPr="001F1F65">
      <w:rPr>
        <w:rFonts w:ascii="Georgia" w:hAnsi="Georgia"/>
      </w:rPr>
      <w:t xml:space="preserve"> | </w:t>
    </w:r>
    <w:r w:rsidR="00D65807">
      <w:rPr>
        <w:rFonts w:ascii="Georgia" w:hAnsi="Georgia"/>
      </w:rPr>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54EE3D30" w:rsidR="00225740" w:rsidRPr="001F1F65" w:rsidRDefault="00225740" w:rsidP="00B05AA0">
    <w:pPr>
      <w:pStyle w:val="Footer"/>
      <w:rPr>
        <w:rFonts w:ascii="Georgia" w:hAnsi="Georgia"/>
      </w:rPr>
    </w:pPr>
    <w:r>
      <w:rPr>
        <w:noProof/>
        <w:lang w:val="en-US"/>
      </w:rPr>
      <w:drawing>
        <wp:anchor distT="0" distB="0" distL="114300" distR="114300" simplePos="0" relativeHeight="251714560" behindDoc="1" locked="0" layoutInCell="1" allowOverlap="1" wp14:anchorId="5A7042FE" wp14:editId="1FC6FEB7">
          <wp:simplePos x="0" y="0"/>
          <wp:positionH relativeFrom="margin">
            <wp:posOffset>441960</wp:posOffset>
          </wp:positionH>
          <wp:positionV relativeFrom="paragraph">
            <wp:posOffset>-320040</wp:posOffset>
          </wp:positionV>
          <wp:extent cx="5057775" cy="680085"/>
          <wp:effectExtent l="0" t="0" r="9525" b="5715"/>
          <wp:wrapTopAndBottom/>
          <wp:docPr id="1650363529" name="Picture 16503635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47FC7A6" w:rsidR="005B39A4" w:rsidRDefault="005B39A4" w:rsidP="005B39A4">
    <w:pPr>
      <w:pStyle w:val="Header"/>
      <w:tabs>
        <w:tab w:val="clear" w:pos="4680"/>
        <w:tab w:val="clear" w:pos="9360"/>
        <w:tab w:val="right" w:pos="864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3C86868E" w:rsidR="00225740" w:rsidRPr="006D5A85" w:rsidRDefault="00410E0C" w:rsidP="006D5A85">
    <w:pPr>
      <w:pStyle w:val="Footer"/>
      <w:rPr>
        <w:rFonts w:ascii="Georgia" w:hAnsi="Georgia"/>
      </w:rPr>
    </w:pPr>
    <w:sdt>
      <w:sdtPr>
        <w:id w:val="1987429678"/>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2512" behindDoc="1" locked="0" layoutInCell="1" allowOverlap="1" wp14:anchorId="691121FD" wp14:editId="5151E0AB">
              <wp:simplePos x="0" y="0"/>
              <wp:positionH relativeFrom="margin">
                <wp:posOffset>441960</wp:posOffset>
              </wp:positionH>
              <wp:positionV relativeFrom="paragraph">
                <wp:posOffset>-449580</wp:posOffset>
              </wp:positionV>
              <wp:extent cx="5057775" cy="680085"/>
              <wp:effectExtent l="0" t="0" r="9525" b="5715"/>
              <wp:wrapTopAndBottom/>
              <wp:docPr id="970178723" name="Picture 970178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69BF782D" w:rsidR="00225740" w:rsidRPr="001F1F65" w:rsidRDefault="00225740" w:rsidP="00B05AA0">
    <w:pPr>
      <w:pStyle w:val="Footer"/>
      <w:rPr>
        <w:rFonts w:ascii="Georgia" w:hAnsi="Georgia"/>
      </w:rPr>
    </w:pPr>
    <w:r>
      <w:rPr>
        <w:noProof/>
        <w:lang w:val="en-US"/>
      </w:rPr>
      <w:drawing>
        <wp:anchor distT="0" distB="0" distL="114300" distR="114300" simplePos="0" relativeHeight="251718656" behindDoc="1" locked="0" layoutInCell="1" allowOverlap="1" wp14:anchorId="79BE3085" wp14:editId="1058614B">
          <wp:simplePos x="0" y="0"/>
          <wp:positionH relativeFrom="margin">
            <wp:posOffset>441960</wp:posOffset>
          </wp:positionH>
          <wp:positionV relativeFrom="paragraph">
            <wp:posOffset>-320040</wp:posOffset>
          </wp:positionV>
          <wp:extent cx="5057775" cy="680085"/>
          <wp:effectExtent l="0" t="0" r="9525" b="5715"/>
          <wp:wrapTopAndBottom/>
          <wp:docPr id="195445496" name="Picture 19544549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000CD9FD" w:rsidR="00225740" w:rsidRPr="006D5A85" w:rsidRDefault="00410E0C" w:rsidP="006D5A85">
    <w:pPr>
      <w:pStyle w:val="Footer"/>
      <w:rPr>
        <w:rFonts w:ascii="Georgia" w:hAnsi="Georgia"/>
      </w:rPr>
    </w:pPr>
    <w:sdt>
      <w:sdtPr>
        <w:id w:val="-157313612"/>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6608" behindDoc="1" locked="0" layoutInCell="1" allowOverlap="1" wp14:anchorId="00D68F05" wp14:editId="42396A57">
              <wp:simplePos x="0" y="0"/>
              <wp:positionH relativeFrom="margin">
                <wp:posOffset>441960</wp:posOffset>
              </wp:positionH>
              <wp:positionV relativeFrom="paragraph">
                <wp:posOffset>-449580</wp:posOffset>
              </wp:positionV>
              <wp:extent cx="5057775" cy="680085"/>
              <wp:effectExtent l="0" t="0" r="9525" b="5715"/>
              <wp:wrapTopAndBottom/>
              <wp:docPr id="1618672129" name="Picture 16186721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18230AE5" w:rsidR="00F43BDA" w:rsidRPr="001F1F65" w:rsidRDefault="00F43BDA" w:rsidP="00B05AA0">
    <w:pPr>
      <w:pStyle w:val="Footer"/>
      <w:rPr>
        <w:rFonts w:ascii="Georgia" w:hAnsi="Georgia"/>
      </w:rPr>
    </w:pPr>
    <w:r>
      <w:rPr>
        <w:noProof/>
        <w:lang w:val="en-US"/>
      </w:rPr>
      <w:drawing>
        <wp:anchor distT="0" distB="0" distL="114300" distR="114300" simplePos="0" relativeHeight="251722752" behindDoc="1" locked="0" layoutInCell="1" allowOverlap="1" wp14:anchorId="16B8001B" wp14:editId="2BE8D803">
          <wp:simplePos x="0" y="0"/>
          <wp:positionH relativeFrom="margin">
            <wp:posOffset>441960</wp:posOffset>
          </wp:positionH>
          <wp:positionV relativeFrom="paragraph">
            <wp:posOffset>-320040</wp:posOffset>
          </wp:positionV>
          <wp:extent cx="5057775" cy="680085"/>
          <wp:effectExtent l="0" t="0" r="9525" b="5715"/>
          <wp:wrapTopAndBottom/>
          <wp:docPr id="1168479813" name="Picture 11684798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46BB5385" w:rsidR="00F43BDA" w:rsidRPr="006D5A85" w:rsidRDefault="00410E0C" w:rsidP="006D5A85">
    <w:pPr>
      <w:pStyle w:val="Footer"/>
      <w:rPr>
        <w:rFonts w:ascii="Georgia" w:hAnsi="Georgia"/>
      </w:rPr>
    </w:pPr>
    <w:sdt>
      <w:sdtPr>
        <w:id w:val="1966235395"/>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0704" behindDoc="1" locked="0" layoutInCell="1" allowOverlap="1" wp14:anchorId="78FF790F" wp14:editId="7BD4310D">
              <wp:simplePos x="0" y="0"/>
              <wp:positionH relativeFrom="margin">
                <wp:posOffset>441960</wp:posOffset>
              </wp:positionH>
              <wp:positionV relativeFrom="paragraph">
                <wp:posOffset>-449580</wp:posOffset>
              </wp:positionV>
              <wp:extent cx="5057775" cy="680085"/>
              <wp:effectExtent l="0" t="0" r="9525" b="5715"/>
              <wp:wrapTopAndBottom/>
              <wp:docPr id="1985803485" name="Picture 198580348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31BF213B" w:rsidR="00F43BDA" w:rsidRPr="001F1F65" w:rsidRDefault="00F43BDA" w:rsidP="00B05AA0">
    <w:pPr>
      <w:pStyle w:val="Footer"/>
      <w:rPr>
        <w:rFonts w:ascii="Georgia" w:hAnsi="Georgia"/>
      </w:rPr>
    </w:pPr>
    <w:r>
      <w:rPr>
        <w:noProof/>
        <w:lang w:val="en-US"/>
      </w:rPr>
      <w:drawing>
        <wp:anchor distT="0" distB="0" distL="114300" distR="114300" simplePos="0" relativeHeight="251726848" behindDoc="1" locked="0" layoutInCell="1" allowOverlap="1" wp14:anchorId="757552F1" wp14:editId="30FBEB80">
          <wp:simplePos x="0" y="0"/>
          <wp:positionH relativeFrom="margin">
            <wp:posOffset>441960</wp:posOffset>
          </wp:positionH>
          <wp:positionV relativeFrom="paragraph">
            <wp:posOffset>-320040</wp:posOffset>
          </wp:positionV>
          <wp:extent cx="5057775" cy="680085"/>
          <wp:effectExtent l="0" t="0" r="9525" b="5715"/>
          <wp:wrapTopAndBottom/>
          <wp:docPr id="1781627226" name="Picture 17816272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urve</w:t>
    </w:r>
    <w:r w:rsidR="00885E8A">
      <w:rPr>
        <w:rFonts w:ascii="Georgia" w:hAnsi="Georgia"/>
      </w:rPr>
      <w:t>y</w:t>
    </w:r>
    <w:r>
      <w:rPr>
        <w:rFonts w:ascii="Georgia" w:hAnsi="Georgia"/>
      </w:rPr>
      <w:t xml:space="preserve"> Results </w:t>
    </w:r>
    <w:r w:rsidRPr="001F1F65">
      <w:rPr>
        <w:rFonts w:ascii="Georgia" w:hAnsi="Georgia"/>
      </w:rPr>
      <w:t xml:space="preserve">| </w:t>
    </w:r>
    <w:r w:rsidR="00D65807">
      <w:rPr>
        <w:rFonts w:ascii="Georgia" w:hAnsi="Georgia"/>
      </w:rPr>
      <w:t>28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3C870D81" w:rsidR="00F43BDA" w:rsidRPr="006D5A85" w:rsidRDefault="00410E0C" w:rsidP="006D5A85">
    <w:pPr>
      <w:pStyle w:val="Footer"/>
      <w:rPr>
        <w:rFonts w:ascii="Georgia" w:hAnsi="Georgia"/>
      </w:rPr>
    </w:pPr>
    <w:sdt>
      <w:sdtPr>
        <w:id w:val="1732730346"/>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4800" behindDoc="1" locked="0" layoutInCell="1" allowOverlap="1" wp14:anchorId="18165E7D" wp14:editId="2D33B1E2">
              <wp:simplePos x="0" y="0"/>
              <wp:positionH relativeFrom="margin">
                <wp:posOffset>441960</wp:posOffset>
              </wp:positionH>
              <wp:positionV relativeFrom="paragraph">
                <wp:posOffset>-449580</wp:posOffset>
              </wp:positionV>
              <wp:extent cx="5057775" cy="680085"/>
              <wp:effectExtent l="0" t="0" r="9525" b="5715"/>
              <wp:wrapTopAndBottom/>
              <wp:docPr id="1267015177" name="Picture 12670151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381387A5"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36CE0711">
          <wp:simplePos x="0" y="0"/>
          <wp:positionH relativeFrom="margin">
            <wp:posOffset>441960</wp:posOffset>
          </wp:positionH>
          <wp:positionV relativeFrom="paragraph">
            <wp:posOffset>-320040</wp:posOffset>
          </wp:positionV>
          <wp:extent cx="5057775" cy="680085"/>
          <wp:effectExtent l="0" t="0" r="9525" b="5715"/>
          <wp:wrapTopAndBottom/>
          <wp:docPr id="1384985074" name="Picture 1384985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Conceptual Framework </w:t>
    </w:r>
    <w:r w:rsidRPr="001F1F65">
      <w:rPr>
        <w:rFonts w:ascii="Georgia" w:hAnsi="Georgia"/>
      </w:rPr>
      <w:t xml:space="preserve">| </w:t>
    </w:r>
    <w:r>
      <w:rPr>
        <w:rFonts w:ascii="Georgia" w:hAnsi="Georgia"/>
      </w:rPr>
      <w:t>3</w:t>
    </w:r>
    <w:r w:rsidR="00D65807">
      <w:rPr>
        <w:rFonts w:ascii="Georgia" w:hAnsi="Georgia"/>
      </w:rPr>
      <w:t>0</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69ACD849" w:rsidR="00CB1392" w:rsidRPr="00885E8A" w:rsidRDefault="00CB1392" w:rsidP="00885E8A">
    <w:pPr>
      <w:pStyle w:val="Footer"/>
      <w:rPr>
        <w:rFonts w:ascii="Georgia" w:hAnsi="Georgia"/>
      </w:rPr>
    </w:pPr>
    <w:r>
      <w:rPr>
        <w:rFonts w:ascii="Georgia" w:hAnsi="Georgia"/>
      </w:rPr>
      <w:tab/>
    </w:r>
    <w:r>
      <w:rPr>
        <w:noProof/>
        <w:lang w:val="en-US"/>
      </w:rPr>
      <w:drawing>
        <wp:anchor distT="0" distB="0" distL="114300" distR="114300" simplePos="0" relativeHeight="251730944" behindDoc="1" locked="0" layoutInCell="1" allowOverlap="1" wp14:anchorId="38E70542" wp14:editId="11C187ED">
          <wp:simplePos x="0" y="0"/>
          <wp:positionH relativeFrom="margin">
            <wp:posOffset>373380</wp:posOffset>
          </wp:positionH>
          <wp:positionV relativeFrom="paragraph">
            <wp:posOffset>-343535</wp:posOffset>
          </wp:positionV>
          <wp:extent cx="5057775" cy="680085"/>
          <wp:effectExtent l="0" t="0" r="9525" b="5715"/>
          <wp:wrapTopAndBottom/>
          <wp:docPr id="228027819" name="Picture 2280278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 xml:space="preserve"> </w:t>
    </w:r>
    <w:r w:rsidR="00D65807">
      <w:rPr>
        <w:rFonts w:ascii="Georgia" w:hAnsi="Georgia"/>
      </w:rPr>
      <w:tab/>
      <w:t>Theoretical Framework | 29</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2FA6FE2F" w:rsidR="00E9738A" w:rsidRPr="00885E8A" w:rsidRDefault="00E9738A" w:rsidP="00885E8A">
    <w:pPr>
      <w:pStyle w:val="Footer"/>
      <w:rPr>
        <w:rFonts w:ascii="Georgia" w:hAnsi="Georgia"/>
      </w:rPr>
    </w:pPr>
    <w:r>
      <w:rPr>
        <w:rFonts w:ascii="Georgia" w:hAnsi="Georgia"/>
      </w:rPr>
      <w:tab/>
    </w:r>
    <w:r>
      <w:rPr>
        <w:rFonts w:ascii="Georgia" w:hAnsi="Georgia"/>
      </w:rPr>
      <w:tab/>
      <w:t xml:space="preserve">Conceptual Framework </w:t>
    </w:r>
    <w:r w:rsidRPr="001F1F65">
      <w:rPr>
        <w:rFonts w:ascii="Georgia" w:hAnsi="Georgia"/>
      </w:rPr>
      <w:t xml:space="preserve">| </w:t>
    </w:r>
    <w:r>
      <w:rPr>
        <w:rFonts w:ascii="Georgia" w:hAnsi="Georgia"/>
      </w:rPr>
      <w:t>3</w:t>
    </w:r>
    <w:r w:rsidR="00D65807">
      <w:rPr>
        <w:rFonts w:ascii="Georgia" w:hAnsi="Georgia"/>
      </w:rPr>
      <w:t>1</w:t>
    </w:r>
    <w:r>
      <w:rPr>
        <w:rFonts w:ascii="Georgia" w:hAnsi="Georgia"/>
      </w:rPr>
      <w:tab/>
    </w:r>
    <w:r>
      <w:rPr>
        <w:noProof/>
        <w:lang w:val="en-US"/>
      </w:rPr>
      <w:drawing>
        <wp:anchor distT="0" distB="0" distL="114300" distR="114300" simplePos="0" relativeHeight="251735040" behindDoc="1" locked="0" layoutInCell="1" allowOverlap="1" wp14:anchorId="1D581A54" wp14:editId="57F6BED6">
          <wp:simplePos x="0" y="0"/>
          <wp:positionH relativeFrom="margin">
            <wp:posOffset>373380</wp:posOffset>
          </wp:positionH>
          <wp:positionV relativeFrom="paragraph">
            <wp:posOffset>-343535</wp:posOffset>
          </wp:positionV>
          <wp:extent cx="5057775" cy="680085"/>
          <wp:effectExtent l="0" t="0" r="9525" b="5715"/>
          <wp:wrapTopAndBottom/>
          <wp:docPr id="343265532" name="Picture 3432655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77777777" w:rsidR="001B0268" w:rsidRDefault="001B0268" w:rsidP="00BE3E01">
    <w:pPr>
      <w:pStyle w:val="Footer"/>
      <w:jc w:val="right"/>
    </w:pPr>
    <w:r>
      <w:rPr>
        <w:noProof/>
        <w:lang w:val="en-US"/>
      </w:rPr>
      <w:drawing>
        <wp:anchor distT="0" distB="0" distL="114300" distR="114300" simplePos="0" relativeHeight="251673600" behindDoc="1" locked="0" layoutInCell="1" allowOverlap="1" wp14:anchorId="0945B5C3" wp14:editId="525ABD80">
          <wp:simplePos x="0" y="0"/>
          <wp:positionH relativeFrom="margin">
            <wp:align>center</wp:align>
          </wp:positionH>
          <wp:positionV relativeFrom="page">
            <wp:align>top</wp:align>
          </wp:positionV>
          <wp:extent cx="5057775" cy="680224"/>
          <wp:effectExtent l="0" t="0" r="0" b="5715"/>
          <wp:wrapNone/>
          <wp:docPr id="377041924" name="Picture 3770419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4F66AD2B" w14:textId="77777777" w:rsidR="001B0268" w:rsidRPr="00BE3E01" w:rsidRDefault="001B0268" w:rsidP="00BE3E01">
    <w:pPr>
      <w:pStyle w:val="Footer"/>
      <w:jc w:val="right"/>
    </w:pPr>
  </w:p>
  <w:p w14:paraId="60D3C6DA" w14:textId="77777777" w:rsidR="001B0268" w:rsidRDefault="001B0268" w:rsidP="001B0268">
    <w:pPr>
      <w:pStyle w:val="Footer"/>
      <w:jc w:val="both"/>
      <w:rPr>
        <w:rFonts w:ascii="Georgia" w:hAnsi="Georgia"/>
      </w:rPr>
    </w:pPr>
    <w:r>
      <w:rPr>
        <w:rFonts w:ascii="Georgia" w:hAnsi="Georgia"/>
      </w:rPr>
      <w:tab/>
    </w:r>
    <w:r>
      <w:rPr>
        <w:rFonts w:ascii="Georgia" w:hAnsi="Georgia"/>
      </w:rPr>
      <w:tab/>
    </w:r>
  </w:p>
  <w:p w14:paraId="310E364B" w14:textId="18F6DD8A" w:rsidR="001B0268" w:rsidRPr="00D4279B" w:rsidRDefault="00212BAE" w:rsidP="001B0268">
    <w:pPr>
      <w:pStyle w:val="Footer"/>
      <w:jc w:val="both"/>
      <w:rPr>
        <w:rFonts w:ascii="Georgia" w:hAnsi="Georgia"/>
        <w:noProof/>
      </w:rPr>
    </w:pPr>
    <w:r>
      <w:rPr>
        <w:rFonts w:ascii="Georgia" w:hAnsi="Georgia"/>
      </w:rPr>
      <w:tab/>
    </w:r>
    <w:r>
      <w:rPr>
        <w:rFonts w:ascii="Georgia" w:hAnsi="Georgia"/>
      </w:rPr>
      <w:tab/>
    </w:r>
    <w:r w:rsidR="001B0268" w:rsidRPr="00D4279B">
      <w:rPr>
        <w:rFonts w:ascii="Georgia" w:hAnsi="Georgia"/>
      </w:rPr>
      <w:t>Project Context</w:t>
    </w:r>
    <w:r w:rsidRPr="00D4279B">
      <w:rPr>
        <w:rFonts w:ascii="Georgia" w:hAnsi="Georgia"/>
      </w:rPr>
      <w:t xml:space="preserve"> | </w:t>
    </w:r>
    <w:sdt>
      <w:sdtPr>
        <w:id w:val="470639248"/>
        <w:docPartObj>
          <w:docPartGallery w:val="Page Numbers (Bottom of Page)"/>
          <w:docPartUnique/>
        </w:docPartObj>
      </w:sdtPr>
      <w:sdtEndPr>
        <w:rPr>
          <w:rFonts w:ascii="Georgia" w:hAnsi="Georgia"/>
          <w:noProof/>
        </w:rPr>
      </w:sdtEndPr>
      <w:sdtContent>
        <w:r w:rsidR="001B0268" w:rsidRPr="00D4279B">
          <w:rPr>
            <w:rFonts w:ascii="Georgia" w:hAnsi="Georgia"/>
          </w:rPr>
          <w:fldChar w:fldCharType="begin"/>
        </w:r>
        <w:r w:rsidR="001B0268" w:rsidRPr="00D4279B">
          <w:rPr>
            <w:rFonts w:ascii="Georgia" w:hAnsi="Georgia"/>
          </w:rPr>
          <w:instrText xml:space="preserve"> PAGE   \* MERGEFORMAT </w:instrText>
        </w:r>
        <w:r w:rsidR="001B0268" w:rsidRPr="00D4279B">
          <w:rPr>
            <w:rFonts w:ascii="Georgia" w:hAnsi="Georgia"/>
          </w:rPr>
          <w:fldChar w:fldCharType="separate"/>
        </w:r>
        <w:r w:rsidR="001B0268" w:rsidRPr="00D4279B">
          <w:rPr>
            <w:rFonts w:ascii="Georgia" w:hAnsi="Georgia"/>
          </w:rPr>
          <w:t>ii</w:t>
        </w:r>
        <w:r w:rsidR="001B0268" w:rsidRPr="00D4279B">
          <w:rPr>
            <w:rFonts w:ascii="Georgia" w:hAnsi="Georgia"/>
            <w:noProof/>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19A0534C" w:rsidR="00811EB1" w:rsidRPr="001F1F65" w:rsidRDefault="00811EB1" w:rsidP="00B05AA0">
    <w:pPr>
      <w:pStyle w:val="Footer"/>
      <w:rPr>
        <w:rFonts w:ascii="Georgia" w:hAnsi="Georgia"/>
      </w:rPr>
    </w:pPr>
    <w:r>
      <w:rPr>
        <w:noProof/>
        <w:lang w:val="en-US"/>
      </w:rPr>
      <w:drawing>
        <wp:anchor distT="0" distB="0" distL="114300" distR="114300" simplePos="0" relativeHeight="251739136" behindDoc="1" locked="0" layoutInCell="1" allowOverlap="1" wp14:anchorId="206EA363" wp14:editId="4F7ECFBA">
          <wp:simplePos x="0" y="0"/>
          <wp:positionH relativeFrom="margin">
            <wp:posOffset>441960</wp:posOffset>
          </wp:positionH>
          <wp:positionV relativeFrom="paragraph">
            <wp:posOffset>-320040</wp:posOffset>
          </wp:positionV>
          <wp:extent cx="5057775" cy="680085"/>
          <wp:effectExtent l="0" t="0" r="9525" b="5715"/>
          <wp:wrapTopAndBottom/>
          <wp:docPr id="56867769" name="Picture 568677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Flowchart </w:t>
    </w:r>
    <w:r w:rsidRPr="001F1F65">
      <w:rPr>
        <w:rFonts w:ascii="Georgia" w:hAnsi="Georgia"/>
      </w:rPr>
      <w:t xml:space="preserve">| </w:t>
    </w:r>
    <w:r>
      <w:rPr>
        <w:rFonts w:ascii="Georgia" w:hAnsi="Georgia"/>
      </w:rPr>
      <w:t>3</w:t>
    </w:r>
    <w:r w:rsidR="00D65807">
      <w:rPr>
        <w:rFonts w:ascii="Georgia" w:hAnsi="Georgia"/>
      </w:rPr>
      <w:t>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FD24994" w:rsidR="00E9738A" w:rsidRPr="00885E8A" w:rsidRDefault="00E9738A" w:rsidP="00885E8A">
    <w:pPr>
      <w:pStyle w:val="Foote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noProof/>
        <w:lang w:val="en-US"/>
      </w:rPr>
      <w:drawing>
        <wp:anchor distT="0" distB="0" distL="114300" distR="114300" simplePos="0" relativeHeight="251737088" behindDoc="1" locked="0" layoutInCell="1" allowOverlap="1" wp14:anchorId="7AB96B9F" wp14:editId="36629A9D">
          <wp:simplePos x="0" y="0"/>
          <wp:positionH relativeFrom="margin">
            <wp:posOffset>373380</wp:posOffset>
          </wp:positionH>
          <wp:positionV relativeFrom="paragraph">
            <wp:posOffset>-343535</wp:posOffset>
          </wp:positionV>
          <wp:extent cx="5057775" cy="680085"/>
          <wp:effectExtent l="0" t="0" r="9525" b="5715"/>
          <wp:wrapTopAndBottom/>
          <wp:docPr id="297240427" name="Picture 2972404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6279FF5C" w:rsidR="00D03AFC" w:rsidRPr="001F1F65" w:rsidRDefault="00D03AFC" w:rsidP="00B05AA0">
    <w:pPr>
      <w:pStyle w:val="Footer"/>
      <w:rPr>
        <w:rFonts w:ascii="Georgia" w:hAnsi="Georgia"/>
      </w:rPr>
    </w:pPr>
    <w:r>
      <w:rPr>
        <w:noProof/>
        <w:lang w:val="en-US"/>
      </w:rPr>
      <w:drawing>
        <wp:anchor distT="0" distB="0" distL="114300" distR="114300" simplePos="0" relativeHeight="251743232" behindDoc="1" locked="0" layoutInCell="1" allowOverlap="1" wp14:anchorId="760DB295" wp14:editId="0688E310">
          <wp:simplePos x="0" y="0"/>
          <wp:positionH relativeFrom="margin">
            <wp:posOffset>441960</wp:posOffset>
          </wp:positionH>
          <wp:positionV relativeFrom="paragraph">
            <wp:posOffset>-320040</wp:posOffset>
          </wp:positionV>
          <wp:extent cx="5057775" cy="680085"/>
          <wp:effectExtent l="0" t="0" r="9525" b="5715"/>
          <wp:wrapTopAndBottom/>
          <wp:docPr id="911636337" name="Picture 91163633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Use-Case Diagram </w:t>
    </w:r>
    <w:r w:rsidRPr="001F1F65">
      <w:rPr>
        <w:rFonts w:ascii="Georgia" w:hAnsi="Georgia"/>
      </w:rPr>
      <w:t xml:space="preserve">| </w:t>
    </w:r>
    <w:r>
      <w:rPr>
        <w:rFonts w:ascii="Georgia" w:hAnsi="Georgia"/>
      </w:rPr>
      <w:t>3</w:t>
    </w:r>
    <w:r w:rsidR="00D65807">
      <w:rPr>
        <w:rFonts w:ascii="Georgia" w:hAnsi="Georgia"/>
      </w:rPr>
      <w:t>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01D7B41" w:rsidR="00811EB1" w:rsidRPr="00885E8A" w:rsidRDefault="00811EB1" w:rsidP="00885E8A">
    <w:pPr>
      <w:pStyle w:val="Footer"/>
      <w:rPr>
        <w:rFonts w:ascii="Georgia" w:hAnsi="Georgia"/>
      </w:rPr>
    </w:pPr>
    <w:r>
      <w:rPr>
        <w:rFonts w:ascii="Georgia" w:hAnsi="Georgia"/>
      </w:rPr>
      <w:tab/>
    </w:r>
    <w:r>
      <w:rPr>
        <w:rFonts w:ascii="Georgia" w:hAnsi="Georgia"/>
      </w:rPr>
      <w:tab/>
      <w:t>System Architecture | 3</w:t>
    </w:r>
    <w:r w:rsidR="00D65807">
      <w:rPr>
        <w:rFonts w:ascii="Georgia" w:hAnsi="Georgia"/>
      </w:rPr>
      <w:t>4</w:t>
    </w:r>
    <w:r>
      <w:rPr>
        <w:rFonts w:ascii="Georgia" w:hAnsi="Georgia"/>
      </w:rPr>
      <w:tab/>
    </w:r>
    <w:r>
      <w:rPr>
        <w:noProof/>
        <w:lang w:val="en-US"/>
      </w:rPr>
      <w:drawing>
        <wp:anchor distT="0" distB="0" distL="114300" distR="114300" simplePos="0" relativeHeight="251741184" behindDoc="1" locked="0" layoutInCell="1" allowOverlap="1" wp14:anchorId="4483C4B1" wp14:editId="0E1DA5AD">
          <wp:simplePos x="0" y="0"/>
          <wp:positionH relativeFrom="margin">
            <wp:posOffset>373380</wp:posOffset>
          </wp:positionH>
          <wp:positionV relativeFrom="paragraph">
            <wp:posOffset>-343535</wp:posOffset>
          </wp:positionV>
          <wp:extent cx="5057775" cy="680085"/>
          <wp:effectExtent l="0" t="0" r="9525" b="5715"/>
          <wp:wrapTopAndBottom/>
          <wp:docPr id="1427011867" name="Picture 14270118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6E2585D2" w:rsidR="00D25A31" w:rsidRPr="001F1F65" w:rsidRDefault="00D25A31" w:rsidP="00B05AA0">
    <w:pPr>
      <w:pStyle w:val="Footer"/>
      <w:rPr>
        <w:rFonts w:ascii="Georgia" w:hAnsi="Georgia"/>
      </w:rPr>
    </w:pPr>
    <w:r>
      <w:rPr>
        <w:noProof/>
        <w:lang w:val="en-US"/>
      </w:rPr>
      <w:drawing>
        <wp:anchor distT="0" distB="0" distL="114300" distR="114300" simplePos="0" relativeHeight="251747328" behindDoc="1" locked="0" layoutInCell="1" allowOverlap="1" wp14:anchorId="3B97EF65" wp14:editId="4EC7C5A4">
          <wp:simplePos x="0" y="0"/>
          <wp:positionH relativeFrom="margin">
            <wp:posOffset>441960</wp:posOffset>
          </wp:positionH>
          <wp:positionV relativeFrom="paragraph">
            <wp:posOffset>-320040</wp:posOffset>
          </wp:positionV>
          <wp:extent cx="5057775" cy="680085"/>
          <wp:effectExtent l="0" t="0" r="9525" b="5715"/>
          <wp:wrapTopAndBottom/>
          <wp:docPr id="171083849" name="Picture 1710838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Sequence Diagram </w:t>
    </w:r>
    <w:r w:rsidRPr="001F1F65">
      <w:rPr>
        <w:rFonts w:ascii="Georgia" w:hAnsi="Georgia"/>
      </w:rPr>
      <w:t xml:space="preserve">| </w:t>
    </w:r>
    <w:r>
      <w:rPr>
        <w:rFonts w:ascii="Georgia" w:hAnsi="Georgia"/>
      </w:rPr>
      <w:t>3</w:t>
    </w:r>
    <w:r w:rsidR="00D65807">
      <w:rPr>
        <w:rFonts w:ascii="Georgia" w:hAnsi="Georgia"/>
      </w:rPr>
      <w:t>7</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0C2D6813" w:rsidR="00D25A31" w:rsidRPr="00885E8A" w:rsidRDefault="00D25A31" w:rsidP="00885E8A">
    <w:pPr>
      <w:pStyle w:val="Footer"/>
      <w:rPr>
        <w:rFonts w:ascii="Georgia" w:hAnsi="Georgia"/>
      </w:rPr>
    </w:pPr>
    <w:r>
      <w:rPr>
        <w:rFonts w:ascii="Georgia" w:hAnsi="Georgia"/>
      </w:rPr>
      <w:tab/>
    </w:r>
    <w:r>
      <w:rPr>
        <w:rFonts w:ascii="Georgia" w:hAnsi="Georgia"/>
      </w:rPr>
      <w:tab/>
      <w:t>Sequence Diagram | 3</w:t>
    </w:r>
    <w:r w:rsidR="00D65807">
      <w:rPr>
        <w:rFonts w:ascii="Georgia" w:hAnsi="Georgia"/>
      </w:rPr>
      <w:t>6</w:t>
    </w:r>
    <w:r>
      <w:rPr>
        <w:rFonts w:ascii="Georgia" w:hAnsi="Georgia"/>
      </w:rPr>
      <w:tab/>
    </w:r>
    <w:r>
      <w:rPr>
        <w:noProof/>
        <w:lang w:val="en-US"/>
      </w:rPr>
      <w:drawing>
        <wp:anchor distT="0" distB="0" distL="114300" distR="114300" simplePos="0" relativeHeight="251745280" behindDoc="1" locked="0" layoutInCell="1" allowOverlap="1" wp14:anchorId="793F0CC4" wp14:editId="02D9B1F8">
          <wp:simplePos x="0" y="0"/>
          <wp:positionH relativeFrom="margin">
            <wp:posOffset>373380</wp:posOffset>
          </wp:positionH>
          <wp:positionV relativeFrom="paragraph">
            <wp:posOffset>-343535</wp:posOffset>
          </wp:positionV>
          <wp:extent cx="5057775" cy="680085"/>
          <wp:effectExtent l="0" t="0" r="9525" b="5715"/>
          <wp:wrapTopAndBottom/>
          <wp:docPr id="733805414" name="Picture 7338054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173C631C" w:rsidR="00D25A31" w:rsidRPr="001F1F65" w:rsidRDefault="00D25A31" w:rsidP="00B05AA0">
    <w:pPr>
      <w:pStyle w:val="Footer"/>
      <w:rPr>
        <w:rFonts w:ascii="Georgia" w:hAnsi="Georgia"/>
      </w:rPr>
    </w:pPr>
    <w:r>
      <w:rPr>
        <w:noProof/>
        <w:lang w:val="en-US"/>
      </w:rPr>
      <w:drawing>
        <wp:anchor distT="0" distB="0" distL="114300" distR="114300" simplePos="0" relativeHeight="251751424" behindDoc="1" locked="0" layoutInCell="1" allowOverlap="1" wp14:anchorId="59A12A3A" wp14:editId="16DDE8DC">
          <wp:simplePos x="0" y="0"/>
          <wp:positionH relativeFrom="margin">
            <wp:posOffset>441960</wp:posOffset>
          </wp:positionH>
          <wp:positionV relativeFrom="paragraph">
            <wp:posOffset>-320040</wp:posOffset>
          </wp:positionV>
          <wp:extent cx="5057775" cy="680085"/>
          <wp:effectExtent l="0" t="0" r="9525" b="5715"/>
          <wp:wrapTopAndBottom/>
          <wp:docPr id="421591154" name="Picture 42159115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sidR="00D65807">
      <w:rPr>
        <w:rFonts w:ascii="Georgia" w:hAnsi="Georgia"/>
      </w:rPr>
      <w:t>39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763AD37" w:rsidR="00D25A31" w:rsidRPr="00885E8A" w:rsidRDefault="00D25A31" w:rsidP="00885E8A">
    <w:pPr>
      <w:pStyle w:val="Footer"/>
      <w:rPr>
        <w:rFonts w:ascii="Georgia" w:hAnsi="Georgia"/>
      </w:rPr>
    </w:pPr>
    <w:r>
      <w:rPr>
        <w:rFonts w:ascii="Georgia" w:hAnsi="Georgia"/>
      </w:rPr>
      <w:tab/>
    </w:r>
    <w:r>
      <w:rPr>
        <w:rFonts w:ascii="Georgia" w:hAnsi="Georgia"/>
      </w:rPr>
      <w:tab/>
    </w:r>
    <w:r w:rsidR="00D65807">
      <w:rPr>
        <w:rFonts w:ascii="Georgia" w:hAnsi="Georgia"/>
      </w:rPr>
      <w:t>Class Diagram</w:t>
    </w:r>
    <w:r>
      <w:rPr>
        <w:rFonts w:ascii="Georgia" w:hAnsi="Georgia"/>
      </w:rPr>
      <w:t xml:space="preserve"> | </w:t>
    </w:r>
    <w:r>
      <w:rPr>
        <w:noProof/>
        <w:lang w:val="en-US"/>
      </w:rPr>
      <w:drawing>
        <wp:anchor distT="0" distB="0" distL="114300" distR="114300" simplePos="0" relativeHeight="251749376" behindDoc="1" locked="0" layoutInCell="1" allowOverlap="1" wp14:anchorId="70063FD6" wp14:editId="3ACBD9E5">
          <wp:simplePos x="0" y="0"/>
          <wp:positionH relativeFrom="margin">
            <wp:posOffset>373380</wp:posOffset>
          </wp:positionH>
          <wp:positionV relativeFrom="paragraph">
            <wp:posOffset>-343535</wp:posOffset>
          </wp:positionV>
          <wp:extent cx="5057775" cy="680085"/>
          <wp:effectExtent l="0" t="0" r="9525" b="5715"/>
          <wp:wrapTopAndBottom/>
          <wp:docPr id="342762439" name="Picture 34276243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38</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590AC7AB" w:rsidR="00D25A31" w:rsidRPr="001F1F65" w:rsidRDefault="00D25A31" w:rsidP="00B05AA0">
    <w:pPr>
      <w:pStyle w:val="Footer"/>
      <w:rPr>
        <w:rFonts w:ascii="Georgia" w:hAnsi="Georgia"/>
      </w:rPr>
    </w:pPr>
    <w:r>
      <w:rPr>
        <w:noProof/>
        <w:lang w:val="en-US"/>
      </w:rPr>
      <w:drawing>
        <wp:anchor distT="0" distB="0" distL="114300" distR="114300" simplePos="0" relativeHeight="251753472" behindDoc="1" locked="0" layoutInCell="1" allowOverlap="1" wp14:anchorId="52AFD107" wp14:editId="3DF2E0F2">
          <wp:simplePos x="0" y="0"/>
          <wp:positionH relativeFrom="margin">
            <wp:posOffset>441960</wp:posOffset>
          </wp:positionH>
          <wp:positionV relativeFrom="paragraph">
            <wp:posOffset>-320040</wp:posOffset>
          </wp:positionV>
          <wp:extent cx="5057775" cy="680085"/>
          <wp:effectExtent l="0" t="0" r="9525" b="5715"/>
          <wp:wrapTopAndBottom/>
          <wp:docPr id="1047979876" name="Picture 10479798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1919C143" w:rsidR="00D65807" w:rsidRPr="00885E8A" w:rsidRDefault="00D65807" w:rsidP="00885E8A">
    <w:pPr>
      <w:pStyle w:val="Footer"/>
      <w:rPr>
        <w:rFonts w:ascii="Georgia" w:hAnsi="Georgia"/>
      </w:rPr>
    </w:pPr>
    <w:r>
      <w:rPr>
        <w:rFonts w:ascii="Georgia" w:hAnsi="Georgia"/>
      </w:rPr>
      <w:tab/>
    </w:r>
    <w:r>
      <w:rPr>
        <w:rFonts w:ascii="Georgia" w:hAnsi="Georgia"/>
      </w:rPr>
      <w:tab/>
      <w:t xml:space="preserve">Database Design | </w:t>
    </w:r>
    <w:r>
      <w:rPr>
        <w:noProof/>
        <w:lang w:val="en-US"/>
      </w:rPr>
      <w:drawing>
        <wp:anchor distT="0" distB="0" distL="114300" distR="114300" simplePos="0" relativeHeight="251782144" behindDoc="1" locked="0" layoutInCell="1" allowOverlap="1" wp14:anchorId="5FC34A61" wp14:editId="62095CAE">
          <wp:simplePos x="0" y="0"/>
          <wp:positionH relativeFrom="margin">
            <wp:posOffset>373380</wp:posOffset>
          </wp:positionH>
          <wp:positionV relativeFrom="paragraph">
            <wp:posOffset>-343535</wp:posOffset>
          </wp:positionV>
          <wp:extent cx="5057775" cy="680085"/>
          <wp:effectExtent l="0" t="0" r="9525" b="5715"/>
          <wp:wrapTopAndBottom/>
          <wp:docPr id="382211546" name="Picture 3822115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77777777" w:rsidR="00B8001B" w:rsidRDefault="00B8001B" w:rsidP="005B39A4">
    <w:pPr>
      <w:pStyle w:val="Header"/>
      <w:tabs>
        <w:tab w:val="clear" w:pos="4680"/>
        <w:tab w:val="clear" w:pos="9360"/>
        <w:tab w:val="right" w:pos="8640"/>
      </w:tabs>
    </w:pPr>
    <w:r>
      <w:rPr>
        <w:noProof/>
        <w:lang w:val="en-US"/>
      </w:rPr>
      <w:drawing>
        <wp:anchor distT="0" distB="0" distL="114300" distR="114300" simplePos="0" relativeHeight="251685888" behindDoc="1" locked="0" layoutInCell="1" allowOverlap="1" wp14:anchorId="5F1DBF84" wp14:editId="26E3A7C3">
          <wp:simplePos x="0" y="0"/>
          <wp:positionH relativeFrom="margin">
            <wp:posOffset>411480</wp:posOffset>
          </wp:positionH>
          <wp:positionV relativeFrom="paragraph">
            <wp:posOffset>-22860</wp:posOffset>
          </wp:positionV>
          <wp:extent cx="5057775" cy="680085"/>
          <wp:effectExtent l="0" t="0" r="9525" b="5715"/>
          <wp:wrapTopAndBottom/>
          <wp:docPr id="502412656" name="Picture 5024126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5C116B56" w:rsidR="00D25A31" w:rsidRPr="001F1F65" w:rsidRDefault="00D25A31" w:rsidP="00B05AA0">
    <w:pPr>
      <w:pStyle w:val="Footer"/>
      <w:rPr>
        <w:rFonts w:ascii="Georgia" w:hAnsi="Georgia"/>
      </w:rPr>
    </w:pPr>
    <w:r>
      <w:rPr>
        <w:noProof/>
        <w:lang w:val="en-US"/>
      </w:rPr>
      <w:drawing>
        <wp:anchor distT="0" distB="0" distL="114300" distR="114300" simplePos="0" relativeHeight="251757568" behindDoc="1" locked="0" layoutInCell="1" allowOverlap="1" wp14:anchorId="74B5F396" wp14:editId="034EA6B9">
          <wp:simplePos x="0" y="0"/>
          <wp:positionH relativeFrom="margin">
            <wp:posOffset>441960</wp:posOffset>
          </wp:positionH>
          <wp:positionV relativeFrom="paragraph">
            <wp:posOffset>-320040</wp:posOffset>
          </wp:positionV>
          <wp:extent cx="5057775" cy="680085"/>
          <wp:effectExtent l="0" t="0" r="9525" b="5715"/>
          <wp:wrapTopAndBottom/>
          <wp:docPr id="637773732" name="Picture 6377737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07AACA36" w:rsidR="00D25A31" w:rsidRPr="00885E8A" w:rsidRDefault="00D25A31" w:rsidP="00885E8A">
    <w:pPr>
      <w:pStyle w:val="Footer"/>
      <w:rPr>
        <w:rFonts w:ascii="Georgia" w:hAnsi="Georgia"/>
      </w:rPr>
    </w:pPr>
    <w:r>
      <w:rPr>
        <w:rFonts w:ascii="Georgia" w:hAnsi="Georgia"/>
      </w:rPr>
      <w:tab/>
    </w:r>
    <w:r>
      <w:rPr>
        <w:rFonts w:ascii="Georgia" w:hAnsi="Georgia"/>
      </w:rPr>
      <w:tab/>
      <w:t>Database Design | 4</w:t>
    </w:r>
    <w:r>
      <w:rPr>
        <w:noProof/>
        <w:lang w:val="en-US"/>
      </w:rPr>
      <w:drawing>
        <wp:anchor distT="0" distB="0" distL="114300" distR="114300" simplePos="0" relativeHeight="251755520" behindDoc="1" locked="0" layoutInCell="1" allowOverlap="1" wp14:anchorId="54DEB5C7" wp14:editId="7EF0869B">
          <wp:simplePos x="0" y="0"/>
          <wp:positionH relativeFrom="margin">
            <wp:posOffset>373380</wp:posOffset>
          </wp:positionH>
          <wp:positionV relativeFrom="paragraph">
            <wp:posOffset>-343535</wp:posOffset>
          </wp:positionV>
          <wp:extent cx="5057775" cy="680085"/>
          <wp:effectExtent l="0" t="0" r="9525" b="5715"/>
          <wp:wrapTopAndBottom/>
          <wp:docPr id="774988133" name="Picture 7749881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672BF0D2" w:rsidR="00D25A31" w:rsidRPr="001F1F65" w:rsidRDefault="00D25A31" w:rsidP="00B05AA0">
    <w:pPr>
      <w:pStyle w:val="Footer"/>
      <w:rPr>
        <w:rFonts w:ascii="Georgia" w:hAnsi="Georgia"/>
      </w:rPr>
    </w:pPr>
    <w:r>
      <w:rPr>
        <w:noProof/>
        <w:lang w:val="en-US"/>
      </w:rPr>
      <w:drawing>
        <wp:anchor distT="0" distB="0" distL="114300" distR="114300" simplePos="0" relativeHeight="251761664" behindDoc="1" locked="0" layoutInCell="1" allowOverlap="1" wp14:anchorId="3C6CE0EF" wp14:editId="37FE07D1">
          <wp:simplePos x="0" y="0"/>
          <wp:positionH relativeFrom="margin">
            <wp:posOffset>441960</wp:posOffset>
          </wp:positionH>
          <wp:positionV relativeFrom="paragraph">
            <wp:posOffset>-320040</wp:posOffset>
          </wp:positionV>
          <wp:extent cx="5057775" cy="680085"/>
          <wp:effectExtent l="0" t="0" r="9525" b="5715"/>
          <wp:wrapTopAndBottom/>
          <wp:docPr id="1458350973" name="Picture 14583509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BB324F">
      <w:rPr>
        <w:rFonts w:ascii="Georgia" w:hAnsi="Georgia"/>
      </w:rPr>
      <w:t xml:space="preserve">Hardware Requirements </w:t>
    </w:r>
    <w:r w:rsidRPr="001F1F65">
      <w:rPr>
        <w:rFonts w:ascii="Georgia" w:hAnsi="Georgia"/>
      </w:rPr>
      <w:t xml:space="preserve">| </w:t>
    </w:r>
    <w:r>
      <w:rPr>
        <w:rFonts w:ascii="Georgia" w:hAnsi="Georgia"/>
      </w:rPr>
      <w:t>4</w:t>
    </w:r>
    <w:r w:rsidR="00D65807">
      <w:rPr>
        <w:rFonts w:ascii="Georgia" w:hAnsi="Georgia"/>
      </w:rPr>
      <w:t>5</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402F22C9" w:rsidR="00D25A31" w:rsidRPr="00885E8A" w:rsidRDefault="00D25A31" w:rsidP="00885E8A">
    <w:pPr>
      <w:pStyle w:val="Footer"/>
      <w:rPr>
        <w:rFonts w:ascii="Georgia" w:hAnsi="Georgia"/>
      </w:rPr>
    </w:pPr>
    <w:r>
      <w:rPr>
        <w:rFonts w:ascii="Georgia" w:hAnsi="Georgia"/>
      </w:rPr>
      <w:tab/>
    </w:r>
    <w:r>
      <w:rPr>
        <w:rFonts w:ascii="Georgia" w:hAnsi="Georgia"/>
      </w:rPr>
      <w:tab/>
      <w:t>Hardware Requirements | 4</w:t>
    </w:r>
    <w:r>
      <w:rPr>
        <w:noProof/>
        <w:lang w:val="en-US"/>
      </w:rPr>
      <w:drawing>
        <wp:anchor distT="0" distB="0" distL="114300" distR="114300" simplePos="0" relativeHeight="251759616" behindDoc="1" locked="0" layoutInCell="1" allowOverlap="1" wp14:anchorId="32A33659" wp14:editId="3A68D3CB">
          <wp:simplePos x="0" y="0"/>
          <wp:positionH relativeFrom="margin">
            <wp:posOffset>373380</wp:posOffset>
          </wp:positionH>
          <wp:positionV relativeFrom="paragraph">
            <wp:posOffset>-343535</wp:posOffset>
          </wp:positionV>
          <wp:extent cx="5057775" cy="680085"/>
          <wp:effectExtent l="0" t="0" r="9525" b="5715"/>
          <wp:wrapTopAndBottom/>
          <wp:docPr id="2144360415" name="Picture 21443604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60C95B09" w:rsidR="000730EC" w:rsidRPr="001F1F65" w:rsidRDefault="000730EC" w:rsidP="00B05AA0">
    <w:pPr>
      <w:pStyle w:val="Footer"/>
      <w:rPr>
        <w:rFonts w:ascii="Georgia" w:hAnsi="Georgia"/>
      </w:rPr>
    </w:pPr>
    <w:r>
      <w:rPr>
        <w:noProof/>
        <w:lang w:val="en-US"/>
      </w:rPr>
      <w:drawing>
        <wp:anchor distT="0" distB="0" distL="114300" distR="114300" simplePos="0" relativeHeight="251765760" behindDoc="1" locked="0" layoutInCell="1" allowOverlap="1" wp14:anchorId="227F7BFB" wp14:editId="0FC407AE">
          <wp:simplePos x="0" y="0"/>
          <wp:positionH relativeFrom="margin">
            <wp:posOffset>441960</wp:posOffset>
          </wp:positionH>
          <wp:positionV relativeFrom="paragraph">
            <wp:posOffset>-320040</wp:posOffset>
          </wp:positionV>
          <wp:extent cx="5057775" cy="680085"/>
          <wp:effectExtent l="0" t="0" r="9525" b="5715"/>
          <wp:wrapTopAndBottom/>
          <wp:docPr id="136048059" name="Picture 1360480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System Tradeoffs </w:t>
    </w:r>
    <w:r w:rsidRPr="001F1F65">
      <w:rPr>
        <w:rFonts w:ascii="Georgia" w:hAnsi="Georgia"/>
      </w:rPr>
      <w:t xml:space="preserve">| </w:t>
    </w:r>
    <w:r>
      <w:rPr>
        <w:rFonts w:ascii="Georgia" w:hAnsi="Georgia"/>
      </w:rPr>
      <w:t>4</w:t>
    </w:r>
    <w:r w:rsidR="00D65807">
      <w:rPr>
        <w:rFonts w:ascii="Georgia" w:hAnsi="Georgia"/>
      </w:rPr>
      <w:t>7</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46FA1638" w:rsidR="000730EC" w:rsidRPr="00885E8A" w:rsidRDefault="000730EC" w:rsidP="00885E8A">
    <w:pPr>
      <w:pStyle w:val="Footer"/>
      <w:rPr>
        <w:rFonts w:ascii="Georgia" w:hAnsi="Georgia"/>
      </w:rPr>
    </w:pPr>
    <w:r>
      <w:rPr>
        <w:rFonts w:ascii="Georgia" w:hAnsi="Georgia"/>
      </w:rPr>
      <w:tab/>
    </w:r>
    <w:r>
      <w:rPr>
        <w:rFonts w:ascii="Georgia" w:hAnsi="Georgia"/>
      </w:rPr>
      <w:tab/>
    </w:r>
    <w:r w:rsidR="00D65807">
      <w:rPr>
        <w:rFonts w:ascii="Georgia" w:hAnsi="Georgia"/>
      </w:rPr>
      <w:t>Hardware Requirements</w:t>
    </w:r>
    <w:r>
      <w:rPr>
        <w:rFonts w:ascii="Georgia" w:hAnsi="Georgia"/>
      </w:rPr>
      <w:t xml:space="preserve"> | </w:t>
    </w:r>
    <w:r>
      <w:rPr>
        <w:noProof/>
        <w:lang w:val="en-US"/>
      </w:rPr>
      <w:drawing>
        <wp:anchor distT="0" distB="0" distL="114300" distR="114300" simplePos="0" relativeHeight="251763712" behindDoc="1" locked="0" layoutInCell="1" allowOverlap="1" wp14:anchorId="14170ECD" wp14:editId="539F8758">
          <wp:simplePos x="0" y="0"/>
          <wp:positionH relativeFrom="margin">
            <wp:posOffset>373380</wp:posOffset>
          </wp:positionH>
          <wp:positionV relativeFrom="paragraph">
            <wp:posOffset>-343535</wp:posOffset>
          </wp:positionV>
          <wp:extent cx="5057775" cy="680085"/>
          <wp:effectExtent l="0" t="0" r="9525" b="5715"/>
          <wp:wrapTopAndBottom/>
          <wp:docPr id="146771423" name="Picture 1467714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2DEFE54E" w:rsidR="000730EC" w:rsidRPr="001F1F65" w:rsidRDefault="000730EC" w:rsidP="00B05AA0">
    <w:pPr>
      <w:pStyle w:val="Footer"/>
      <w:rPr>
        <w:rFonts w:ascii="Georgia" w:hAnsi="Georgia"/>
      </w:rPr>
    </w:pPr>
    <w:r>
      <w:rPr>
        <w:noProof/>
        <w:lang w:val="en-US"/>
      </w:rPr>
      <w:drawing>
        <wp:anchor distT="0" distB="0" distL="114300" distR="114300" simplePos="0" relativeHeight="251767808" behindDoc="1" locked="0" layoutInCell="1" allowOverlap="1" wp14:anchorId="39FEF844" wp14:editId="05872CF6">
          <wp:simplePos x="0" y="0"/>
          <wp:positionH relativeFrom="margin">
            <wp:posOffset>441960</wp:posOffset>
          </wp:positionH>
          <wp:positionV relativeFrom="paragraph">
            <wp:posOffset>-320040</wp:posOffset>
          </wp:positionV>
          <wp:extent cx="5057775" cy="680085"/>
          <wp:effectExtent l="0" t="0" r="9525" b="5715"/>
          <wp:wrapTopAndBottom/>
          <wp:docPr id="378226497" name="Picture 37822649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AE089B">
      <w:rPr>
        <w:rFonts w:ascii="Georgia" w:hAnsi="Georgia"/>
      </w:rPr>
      <w:t>Operational</w:t>
    </w:r>
    <w:r>
      <w:rPr>
        <w:rFonts w:ascii="Georgia" w:hAnsi="Georgia"/>
      </w:rPr>
      <w:t xml:space="preserve"> Issues</w:t>
    </w:r>
    <w:r w:rsidR="00AE089B">
      <w:rPr>
        <w:rFonts w:ascii="Georgia" w:hAnsi="Georgia"/>
      </w:rPr>
      <w:t xml:space="preserve"> </w:t>
    </w:r>
    <w:r w:rsidRPr="001F1F65">
      <w:rPr>
        <w:rFonts w:ascii="Georgia" w:hAnsi="Georgia"/>
      </w:rPr>
      <w:t xml:space="preserve">| </w:t>
    </w:r>
    <w:r w:rsidR="00AE089B">
      <w:rPr>
        <w:rFonts w:ascii="Georgia" w:hAnsi="Georgia"/>
      </w:rPr>
      <w:t>49</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6034CA4" w:rsidR="00D65807" w:rsidRPr="00885E8A" w:rsidRDefault="00D65807" w:rsidP="00885E8A">
    <w:pPr>
      <w:pStyle w:val="Footer"/>
      <w:rPr>
        <w:rFonts w:ascii="Georgia" w:hAnsi="Georgia"/>
      </w:rPr>
    </w:pPr>
    <w:r>
      <w:rPr>
        <w:rFonts w:ascii="Georgia" w:hAnsi="Georgia"/>
      </w:rPr>
      <w:tab/>
    </w:r>
    <w:r>
      <w:rPr>
        <w:rFonts w:ascii="Georgia" w:hAnsi="Georgia"/>
      </w:rPr>
      <w:tab/>
      <w:t xml:space="preserve">Technical Issues | </w:t>
    </w:r>
    <w:r>
      <w:rPr>
        <w:noProof/>
        <w:lang w:val="en-US"/>
      </w:rPr>
      <w:drawing>
        <wp:anchor distT="0" distB="0" distL="114300" distR="114300" simplePos="0" relativeHeight="251784192" behindDoc="1" locked="0" layoutInCell="1" allowOverlap="1" wp14:anchorId="0ED2F74E" wp14:editId="4E661A04">
          <wp:simplePos x="0" y="0"/>
          <wp:positionH relativeFrom="margin">
            <wp:posOffset>373380</wp:posOffset>
          </wp:positionH>
          <wp:positionV relativeFrom="paragraph">
            <wp:posOffset>-343535</wp:posOffset>
          </wp:positionV>
          <wp:extent cx="5057775" cy="680085"/>
          <wp:effectExtent l="0" t="0" r="9525" b="5715"/>
          <wp:wrapTopAndBottom/>
          <wp:docPr id="1736375211" name="Picture 17363752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48</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0C1A5A9F" w:rsidR="00AE089B" w:rsidRPr="009D124E" w:rsidRDefault="00AE089B" w:rsidP="00B05AA0">
    <w:pPr>
      <w:pStyle w:val="Footer"/>
      <w:rPr>
        <w:rFonts w:ascii="Georgia" w:hAnsi="Georgia"/>
      </w:rPr>
    </w:pPr>
    <w:r>
      <w:rPr>
        <w:noProof/>
        <w:lang w:val="en-US"/>
      </w:rPr>
      <w:drawing>
        <wp:anchor distT="0" distB="0" distL="114300" distR="114300" simplePos="0" relativeHeight="251786240" behindDoc="1" locked="0" layoutInCell="1" allowOverlap="1" wp14:anchorId="2C61AD38" wp14:editId="3A3EF936">
          <wp:simplePos x="0" y="0"/>
          <wp:positionH relativeFrom="margin">
            <wp:posOffset>441960</wp:posOffset>
          </wp:positionH>
          <wp:positionV relativeFrom="paragraph">
            <wp:posOffset>-320040</wp:posOffset>
          </wp:positionV>
          <wp:extent cx="5057775" cy="680085"/>
          <wp:effectExtent l="0" t="0" r="9525" b="5715"/>
          <wp:wrapTopAndBottom/>
          <wp:docPr id="437018551" name="Picture 4370185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9D124E" w:rsidRPr="009D124E">
      <w:rPr>
        <w:rFonts w:ascii="Georgia" w:hAnsi="Georgia"/>
      </w:rPr>
      <w:t>Functional Requirements | 5</w:t>
    </w:r>
    <w:r w:rsidR="00C95ECB">
      <w:rPr>
        <w:rFonts w:ascii="Georgia" w:hAnsi="Georgia"/>
      </w:rPr>
      <w:t>1</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1AD5C4EC" w:rsidR="002804F9" w:rsidRPr="00885E8A" w:rsidRDefault="002804F9" w:rsidP="00885E8A">
    <w:pPr>
      <w:pStyle w:val="Footer"/>
      <w:rPr>
        <w:rFonts w:ascii="Georgia" w:hAnsi="Georgia"/>
      </w:rPr>
    </w:pPr>
    <w:r>
      <w:rPr>
        <w:rFonts w:ascii="Georgia" w:hAnsi="Georgia"/>
      </w:rPr>
      <w:tab/>
    </w:r>
    <w:r>
      <w:rPr>
        <w:rFonts w:ascii="Georgia" w:hAnsi="Georgia"/>
      </w:rPr>
      <w:tab/>
    </w:r>
    <w:r w:rsidR="009D124E">
      <w:rPr>
        <w:rFonts w:ascii="Georgia" w:hAnsi="Georgia"/>
      </w:rPr>
      <w:t>Economic Issues</w:t>
    </w:r>
    <w:r>
      <w:rPr>
        <w:rFonts w:ascii="Georgia" w:hAnsi="Georgia"/>
      </w:rPr>
      <w:t xml:space="preserve"> | </w:t>
    </w:r>
    <w:r>
      <w:rPr>
        <w:noProof/>
        <w:lang w:val="en-US"/>
      </w:rPr>
      <w:drawing>
        <wp:anchor distT="0" distB="0" distL="114300" distR="114300" simplePos="0" relativeHeight="251780096" behindDoc="1" locked="0" layoutInCell="1" allowOverlap="1" wp14:anchorId="54FF57BE" wp14:editId="62D5E5B2">
          <wp:simplePos x="0" y="0"/>
          <wp:positionH relativeFrom="margin">
            <wp:posOffset>373380</wp:posOffset>
          </wp:positionH>
          <wp:positionV relativeFrom="paragraph">
            <wp:posOffset>-343535</wp:posOffset>
          </wp:positionV>
          <wp:extent cx="5057775" cy="680085"/>
          <wp:effectExtent l="0" t="0" r="9525" b="5715"/>
          <wp:wrapTopAndBottom/>
          <wp:docPr id="815197257" name="Picture 81519725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w:t>
    </w:r>
    <w:r w:rsidR="009D124E">
      <w:rPr>
        <w:rFonts w:ascii="Georgia" w:hAnsi="Georgia"/>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77777777" w:rsidR="00DA27E8" w:rsidRDefault="00DA27E8" w:rsidP="00BE3E01">
    <w:pPr>
      <w:pStyle w:val="Footer"/>
      <w:jc w:val="right"/>
    </w:pPr>
    <w:r>
      <w:rPr>
        <w:noProof/>
        <w:lang w:val="en-US"/>
      </w:rPr>
      <w:drawing>
        <wp:anchor distT="0" distB="0" distL="114300" distR="114300" simplePos="0" relativeHeight="251679744" behindDoc="1" locked="0" layoutInCell="1" allowOverlap="1" wp14:anchorId="12AFC8C5" wp14:editId="7CB5FA84">
          <wp:simplePos x="0" y="0"/>
          <wp:positionH relativeFrom="margin">
            <wp:align>center</wp:align>
          </wp:positionH>
          <wp:positionV relativeFrom="page">
            <wp:align>top</wp:align>
          </wp:positionV>
          <wp:extent cx="5057775" cy="680224"/>
          <wp:effectExtent l="0" t="0" r="0" b="5715"/>
          <wp:wrapNone/>
          <wp:docPr id="597837934" name="Picture 5978379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704314A6" w14:textId="77777777" w:rsidR="00DA27E8" w:rsidRPr="00BE3E01" w:rsidRDefault="00DA27E8" w:rsidP="00BE3E01">
    <w:pPr>
      <w:pStyle w:val="Footer"/>
      <w:jc w:val="right"/>
    </w:pPr>
  </w:p>
  <w:p w14:paraId="587C0662" w14:textId="77777777" w:rsidR="00DA27E8" w:rsidRDefault="00DA27E8" w:rsidP="001B0268">
    <w:pPr>
      <w:pStyle w:val="Footer"/>
      <w:jc w:val="both"/>
      <w:rPr>
        <w:rFonts w:ascii="Georgia" w:hAnsi="Georgia"/>
      </w:rPr>
    </w:pPr>
    <w:r>
      <w:rPr>
        <w:rFonts w:ascii="Georgia" w:hAnsi="Georgia"/>
      </w:rPr>
      <w:tab/>
    </w:r>
    <w:r>
      <w:rPr>
        <w:rFonts w:ascii="Georgia" w:hAnsi="Georgia"/>
      </w:rPr>
      <w:tab/>
    </w:r>
  </w:p>
  <w:p w14:paraId="290DD4F7" w14:textId="0C77AE22" w:rsidR="00DA27E8" w:rsidRPr="00BE3E01" w:rsidRDefault="00C743FC" w:rsidP="001B0268">
    <w:pPr>
      <w:pStyle w:val="Footer"/>
      <w:jc w:val="both"/>
      <w:rPr>
        <w:rFonts w:ascii="Georgia" w:hAnsi="Georgia"/>
        <w:noProof/>
        <w:sz w:val="24"/>
        <w:szCs w:val="24"/>
      </w:rPr>
    </w:pPr>
    <w:r>
      <w:rPr>
        <w:rFonts w:ascii="Georgia" w:hAnsi="Georgia"/>
      </w:rPr>
      <w:tab/>
    </w:r>
    <w:r>
      <w:rPr>
        <w:rFonts w:ascii="Georgia" w:hAnsi="Georgia"/>
      </w:rPr>
      <w:tab/>
    </w:r>
    <w:r w:rsidR="00DA27E8">
      <w:rPr>
        <w:rFonts w:ascii="Georgia" w:hAnsi="Georgia"/>
      </w:rPr>
      <w:t>Description of the Proposed System</w:t>
    </w:r>
    <w:r w:rsidRPr="00282E19">
      <w:rPr>
        <w:rFonts w:ascii="Georgia" w:hAnsi="Georgia"/>
      </w:rPr>
      <w:t xml:space="preserve"> | </w:t>
    </w:r>
    <w:sdt>
      <w:sdtPr>
        <w:id w:val="-75518685"/>
        <w:docPartObj>
          <w:docPartGallery w:val="Page Numbers (Bottom of Page)"/>
          <w:docPartUnique/>
        </w:docPartObj>
      </w:sdtPr>
      <w:sdtEndPr>
        <w:rPr>
          <w:rFonts w:ascii="Georgia" w:hAnsi="Georgia"/>
          <w:noProof/>
        </w:rPr>
      </w:sdtEndPr>
      <w:sdtContent>
        <w:r w:rsidR="00DA27E8" w:rsidRPr="00282E19">
          <w:rPr>
            <w:rFonts w:ascii="Georgia" w:hAnsi="Georgia"/>
          </w:rPr>
          <w:fldChar w:fldCharType="begin"/>
        </w:r>
        <w:r w:rsidR="00DA27E8" w:rsidRPr="00282E19">
          <w:rPr>
            <w:rFonts w:ascii="Georgia" w:hAnsi="Georgia"/>
          </w:rPr>
          <w:instrText xml:space="preserve"> PAGE   \* MERGEFORMAT </w:instrText>
        </w:r>
        <w:r w:rsidR="00DA27E8" w:rsidRPr="00282E19">
          <w:rPr>
            <w:rFonts w:ascii="Georgia" w:hAnsi="Georgia"/>
          </w:rPr>
          <w:fldChar w:fldCharType="separate"/>
        </w:r>
        <w:r w:rsidR="00DA27E8" w:rsidRPr="00282E19">
          <w:rPr>
            <w:rFonts w:ascii="Georgia" w:hAnsi="Georgia"/>
          </w:rPr>
          <w:t>ii</w:t>
        </w:r>
        <w:r w:rsidR="00DA27E8" w:rsidRPr="00282E19">
          <w:rPr>
            <w:rFonts w:ascii="Georgia" w:hAnsi="Georgia"/>
            <w:noProof/>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45A55E6" w:rsidR="00C95ECB" w:rsidRPr="009D124E" w:rsidRDefault="00C95ECB" w:rsidP="00B05AA0">
    <w:pPr>
      <w:pStyle w:val="Footer"/>
      <w:rPr>
        <w:rFonts w:ascii="Georgia" w:hAnsi="Georgia"/>
      </w:rPr>
    </w:pPr>
    <w:r>
      <w:rPr>
        <w:noProof/>
        <w:lang w:val="en-US"/>
      </w:rPr>
      <w:drawing>
        <wp:anchor distT="0" distB="0" distL="114300" distR="114300" simplePos="0" relativeHeight="251790336" behindDoc="1" locked="0" layoutInCell="1" allowOverlap="1" wp14:anchorId="5FA55845" wp14:editId="65383604">
          <wp:simplePos x="0" y="0"/>
          <wp:positionH relativeFrom="margin">
            <wp:posOffset>441960</wp:posOffset>
          </wp:positionH>
          <wp:positionV relativeFrom="paragraph">
            <wp:posOffset>-320040</wp:posOffset>
          </wp:positionV>
          <wp:extent cx="5057775" cy="680085"/>
          <wp:effectExtent l="0" t="0" r="9525" b="5715"/>
          <wp:wrapTopAndBottom/>
          <wp:docPr id="1898035829" name="Picture 18980358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9D124E">
      <w:rPr>
        <w:rFonts w:ascii="Georgia" w:hAnsi="Georgia"/>
      </w:rPr>
      <w:t>Functional Requirements | 5</w:t>
    </w:r>
    <w:r>
      <w:rPr>
        <w:rFonts w:ascii="Georgia" w:hAnsi="Georgia"/>
      </w:rPr>
      <w:t>3</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1447B94A" w:rsidR="00C95ECB" w:rsidRPr="00885E8A" w:rsidRDefault="00C95ECB"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88288" behindDoc="1" locked="0" layoutInCell="1" allowOverlap="1" wp14:anchorId="0DC4791D" wp14:editId="4567146B">
          <wp:simplePos x="0" y="0"/>
          <wp:positionH relativeFrom="margin">
            <wp:posOffset>373380</wp:posOffset>
          </wp:positionH>
          <wp:positionV relativeFrom="paragraph">
            <wp:posOffset>-343535</wp:posOffset>
          </wp:positionV>
          <wp:extent cx="5057775" cy="680085"/>
          <wp:effectExtent l="0" t="0" r="9525" b="5715"/>
          <wp:wrapTopAndBottom/>
          <wp:docPr id="226413773" name="Picture 2264137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48E1AAD9" w:rsidR="00A522FD" w:rsidRPr="00885E8A" w:rsidRDefault="00A522FD"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96480" behindDoc="1" locked="0" layoutInCell="1" allowOverlap="1" wp14:anchorId="2907F362" wp14:editId="3110B0BF">
          <wp:simplePos x="0" y="0"/>
          <wp:positionH relativeFrom="margin">
            <wp:posOffset>373380</wp:posOffset>
          </wp:positionH>
          <wp:positionV relativeFrom="paragraph">
            <wp:posOffset>-343535</wp:posOffset>
          </wp:positionV>
          <wp:extent cx="5057775" cy="680085"/>
          <wp:effectExtent l="0" t="0" r="9525" b="5715"/>
          <wp:wrapTopAndBottom/>
          <wp:docPr id="2122231465" name="Picture 21222314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56</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96352067" name="Picture 963520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1562076064" name="Picture 156207606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6382AFE5"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374995907" name="Picture 13749959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r w:rsidRPr="009D124E">
      <w:rPr>
        <w:rFonts w:ascii="Georgia" w:hAnsi="Georgia"/>
      </w:rPr>
      <w:t>| 5</w:t>
    </w:r>
    <w:r>
      <w:rPr>
        <w:rFonts w:ascii="Georgia" w:hAnsi="Georgia"/>
      </w:rPr>
      <w:t>9</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56E29952"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1211983467" name="Picture 12119834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Findings | 58</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01411071" w:rsidR="00636046" w:rsidRPr="009D124E" w:rsidRDefault="00636046" w:rsidP="00B05AA0">
    <w:pPr>
      <w:pStyle w:val="Footer"/>
      <w:rPr>
        <w:rFonts w:ascii="Georgia" w:hAnsi="Georgia"/>
      </w:rPr>
    </w:pPr>
    <w:r>
      <w:rPr>
        <w:noProof/>
        <w:lang w:val="en-US"/>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807247420" name="Picture 8072474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61</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53ECA96A"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38220075" name="Picture 20382200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Recommendations | 60</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9AB77D" w:rsidR="00072C49" w:rsidRPr="009D124E" w:rsidRDefault="00072C49" w:rsidP="00B05AA0">
    <w:pPr>
      <w:pStyle w:val="Footer"/>
      <w:rPr>
        <w:rFonts w:ascii="Georgia" w:hAnsi="Georgia"/>
      </w:rPr>
    </w:pPr>
    <w:r>
      <w:rPr>
        <w:noProof/>
        <w:lang w:val="en-US"/>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737544387" name="Picture 1737544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77777777" w:rsidR="00DA27E8" w:rsidRDefault="00DA27E8">
        <w:pPr>
          <w:pStyle w:val="Header"/>
          <w:jc w:val="right"/>
        </w:pPr>
      </w:p>
      <w:p w14:paraId="6949E054" w14:textId="77777777" w:rsidR="00DA27E8" w:rsidRDefault="00DA27E8">
        <w:pPr>
          <w:pStyle w:val="Header"/>
          <w:jc w:val="right"/>
        </w:pPr>
      </w:p>
      <w:p w14:paraId="522FEF13" w14:textId="77777777" w:rsidR="00DA27E8" w:rsidRDefault="00DA27E8">
        <w:pPr>
          <w:pStyle w:val="Header"/>
          <w:jc w:val="right"/>
        </w:pPr>
      </w:p>
      <w:p w14:paraId="13F38FB6" w14:textId="784D838C" w:rsidR="00DA27E8" w:rsidRPr="00BE3E01" w:rsidRDefault="00DA27E8" w:rsidP="00C743FC">
        <w:pPr>
          <w:pStyle w:val="Header"/>
          <w:ind w:firstLine="2880"/>
          <w:jc w:val="both"/>
          <w:rPr>
            <w:rFonts w:ascii="Georgia" w:hAnsi="Georgia"/>
          </w:rPr>
        </w:pPr>
        <w:r w:rsidRPr="00CF2E71">
          <w:rPr>
            <w:rFonts w:ascii="Georgia" w:hAnsi="Georgia"/>
            <w:noProof/>
            <w:lang w:val="en-US"/>
          </w:rPr>
          <w:drawing>
            <wp:anchor distT="0" distB="0" distL="114300" distR="114300" simplePos="0" relativeHeight="251677696" behindDoc="1" locked="0" layoutInCell="1" allowOverlap="1" wp14:anchorId="131CD884" wp14:editId="54AAF348">
              <wp:simplePos x="0" y="0"/>
              <wp:positionH relativeFrom="margin">
                <wp:align>center</wp:align>
              </wp:positionH>
              <wp:positionV relativeFrom="page">
                <wp:align>top</wp:align>
              </wp:positionV>
              <wp:extent cx="5057775" cy="680224"/>
              <wp:effectExtent l="0" t="0" r="0" b="5715"/>
              <wp:wrapNone/>
              <wp:docPr id="1204135391" name="Picture 12041353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rsidR="00C743FC">
          <w:rPr>
            <w:rFonts w:ascii="Georgia" w:hAnsi="Georgia"/>
          </w:rPr>
          <w:t xml:space="preserve">           </w:t>
        </w:r>
        <w:r>
          <w:rPr>
            <w:rFonts w:ascii="Georgia" w:hAnsi="Georgia"/>
          </w:rPr>
          <w:t xml:space="preserve">Company Profile and Description of the </w:t>
        </w:r>
        <w:r w:rsidR="00282E19">
          <w:rPr>
            <w:rFonts w:ascii="Georgia" w:hAnsi="Georgia"/>
          </w:rPr>
          <w:t>Existing</w:t>
        </w:r>
        <w:r>
          <w:rPr>
            <w:rFonts w:ascii="Georgia" w:hAnsi="Georgia"/>
          </w:rPr>
          <w:t xml:space="preserve"> System</w:t>
        </w:r>
        <w:r w:rsidR="00C743FC">
          <w:rPr>
            <w:rFonts w:ascii="Georgia" w:hAnsi="Georgia"/>
          </w:rPr>
          <w:t xml:space="preserve"> | </w:t>
        </w:r>
        <w:r w:rsidRPr="00CF2E71">
          <w:rPr>
            <w:rFonts w:ascii="Georgia" w:hAnsi="Georgia"/>
          </w:rPr>
          <w:fldChar w:fldCharType="begin"/>
        </w:r>
        <w:r w:rsidRPr="00CF2E71">
          <w:rPr>
            <w:rFonts w:ascii="Georgia" w:hAnsi="Georgia"/>
          </w:rPr>
          <w:instrText xml:space="preserve"> PAGE   \* MERGEFORMAT </w:instrText>
        </w:r>
        <w:r w:rsidRPr="00CF2E71">
          <w:rPr>
            <w:rFonts w:ascii="Georgia" w:hAnsi="Georgia"/>
          </w:rPr>
          <w:fldChar w:fldCharType="separate"/>
        </w:r>
        <w:r w:rsidRPr="00CF2E71">
          <w:rPr>
            <w:rFonts w:ascii="Georgia" w:hAnsi="Georgia"/>
            <w:noProof/>
          </w:rPr>
          <w:t>2</w:t>
        </w:r>
        <w:r w:rsidRPr="00CF2E71">
          <w:rPr>
            <w:rFonts w:ascii="Georgia" w:hAnsi="Georgia"/>
            <w:noProof/>
          </w:rPr>
          <w:fldChar w:fldCharType="end"/>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52E5BB31" w:rsidR="00072C49" w:rsidRPr="00885E8A" w:rsidRDefault="00072C49" w:rsidP="00885E8A">
    <w:pPr>
      <w:pStyle w:val="Footer"/>
      <w:rPr>
        <w:rFonts w:ascii="Georgia" w:hAnsi="Georgia"/>
      </w:rPr>
    </w:pPr>
    <w:r>
      <w:rPr>
        <w:rFonts w:ascii="Georgia" w:hAnsi="Georgia"/>
      </w:rPr>
      <w:tab/>
      <w:t xml:space="preserve">                                                                                                                References</w:t>
    </w:r>
    <w:r w:rsidRPr="009D124E">
      <w:rPr>
        <w:rFonts w:ascii="Georgia" w:hAnsi="Georgia"/>
      </w:rPr>
      <w:t xml:space="preserve">| </w:t>
    </w:r>
    <w:r w:rsidR="00636046">
      <w:rPr>
        <w:rFonts w:ascii="Georgia" w:hAnsi="Georgia"/>
      </w:rPr>
      <w:t>62</w:t>
    </w:r>
    <w:r>
      <w:rPr>
        <w:rFonts w:ascii="Georgia" w:hAnsi="Georgia"/>
      </w:rPr>
      <w:tab/>
    </w:r>
    <w:r>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769815707" name="Picture 17698157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98395" w14:textId="1D83A141" w:rsidR="00F00594" w:rsidRPr="009D124E" w:rsidRDefault="00F00594" w:rsidP="00B05AA0">
    <w:pPr>
      <w:pStyle w:val="Footer"/>
      <w:rPr>
        <w:rFonts w:ascii="Georgia" w:hAnsi="Georgia"/>
      </w:rPr>
    </w:pPr>
    <w:r>
      <w:rPr>
        <w:noProof/>
        <w:lang w:val="en-US"/>
      </w:rPr>
      <w:drawing>
        <wp:anchor distT="0" distB="0" distL="114300" distR="114300" simplePos="0" relativeHeight="251808768" behindDoc="1" locked="0" layoutInCell="1" allowOverlap="1" wp14:anchorId="06899398" wp14:editId="66EFE4FD">
          <wp:simplePos x="0" y="0"/>
          <wp:positionH relativeFrom="margin">
            <wp:posOffset>441960</wp:posOffset>
          </wp:positionH>
          <wp:positionV relativeFrom="paragraph">
            <wp:posOffset>-320040</wp:posOffset>
          </wp:positionV>
          <wp:extent cx="5057775" cy="680085"/>
          <wp:effectExtent l="0" t="0" r="9525" b="5715"/>
          <wp:wrapTopAndBottom/>
          <wp:docPr id="1870775856" name="Picture 18707758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5</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46C3" w14:textId="1A0FC11F"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636046">
      <w:rPr>
        <w:rFonts w:ascii="Georgia" w:hAnsi="Georgia"/>
      </w:rPr>
      <w:t>4</w:t>
    </w:r>
    <w:r>
      <w:rPr>
        <w:rFonts w:ascii="Georgia" w:hAnsi="Georgia"/>
      </w:rPr>
      <w:tab/>
    </w:r>
    <w:r>
      <w:rPr>
        <w:noProof/>
        <w:lang w:val="en-US"/>
      </w:rPr>
      <w:drawing>
        <wp:anchor distT="0" distB="0" distL="114300" distR="114300" simplePos="0" relativeHeight="251806720" behindDoc="1" locked="0" layoutInCell="1" allowOverlap="1" wp14:anchorId="798A6D45" wp14:editId="2D36ABC1">
          <wp:simplePos x="0" y="0"/>
          <wp:positionH relativeFrom="margin">
            <wp:posOffset>373380</wp:posOffset>
          </wp:positionH>
          <wp:positionV relativeFrom="paragraph">
            <wp:posOffset>-343535</wp:posOffset>
          </wp:positionV>
          <wp:extent cx="5057775" cy="680085"/>
          <wp:effectExtent l="0" t="0" r="9525" b="5715"/>
          <wp:wrapTopAndBottom/>
          <wp:docPr id="2125851576" name="Picture 21258515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511AE94"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AA3FAE">
      <w:rPr>
        <w:rFonts w:ascii="Georgia" w:hAnsi="Georgia"/>
      </w:rPr>
      <w:t>6</w:t>
    </w:r>
    <w:r>
      <w:rPr>
        <w:rFonts w:ascii="Georgia" w:hAnsi="Georgia"/>
      </w:rPr>
      <w:tab/>
    </w:r>
    <w:r>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353861370" name="Picture 353861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A245115" w:rsidR="007D28B1" w:rsidRPr="00885E8A" w:rsidRDefault="007D28B1" w:rsidP="00885E8A">
    <w:pPr>
      <w:pStyle w:val="Footer"/>
      <w:rPr>
        <w:rFonts w:ascii="Georgia" w:hAnsi="Georgia"/>
      </w:rPr>
    </w:pPr>
    <w:r>
      <w:rPr>
        <w:rFonts w:ascii="Georgia" w:hAnsi="Georgia"/>
      </w:rPr>
      <w:tab/>
      <w:t xml:space="preserve">                                                                                                                                              Appendix A </w:t>
    </w:r>
    <w:r w:rsidRPr="009D124E">
      <w:rPr>
        <w:rFonts w:ascii="Georgia" w:hAnsi="Georgia"/>
      </w:rPr>
      <w:t xml:space="preserve">| </w:t>
    </w:r>
    <w:r>
      <w:rPr>
        <w:rFonts w:ascii="Georgia" w:hAnsi="Georgia"/>
      </w:rPr>
      <w:t>6</w:t>
    </w:r>
    <w:r w:rsidR="00AA3FAE">
      <w:rPr>
        <w:rFonts w:ascii="Georgia" w:hAnsi="Georgia"/>
      </w:rPr>
      <w:t>7</w:t>
    </w:r>
    <w:r>
      <w:rPr>
        <w:rFonts w:ascii="Georgia" w:hAnsi="Georgia"/>
      </w:rPr>
      <w:tab/>
    </w:r>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706069455" name="Picture 70606945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4517DB50" w:rsidR="00980EF0" w:rsidRPr="009D124E" w:rsidRDefault="00980EF0" w:rsidP="00B05AA0">
    <w:pPr>
      <w:pStyle w:val="Footer"/>
      <w:rPr>
        <w:rFonts w:ascii="Georgia" w:hAnsi="Georgia"/>
      </w:rPr>
    </w:pPr>
    <w:r>
      <w:rPr>
        <w:noProof/>
        <w:lang w:val="en-US"/>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B</w:t>
    </w:r>
    <w:r w:rsidRPr="009D124E">
      <w:rPr>
        <w:rFonts w:ascii="Georgia" w:hAnsi="Georgia"/>
      </w:rPr>
      <w:t xml:space="preserve"> | </w:t>
    </w:r>
    <w:r>
      <w:rPr>
        <w:rFonts w:ascii="Georgia" w:hAnsi="Georgia"/>
      </w:rPr>
      <w:t>6</w:t>
    </w:r>
    <w:r w:rsidR="00AA3FAE">
      <w:rPr>
        <w:rFonts w:ascii="Georgia" w:hAnsi="Georgia"/>
      </w:rPr>
      <w:t>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880023A" w:rsidR="00980EF0" w:rsidRPr="00885E8A" w:rsidRDefault="00980EF0" w:rsidP="00885E8A">
    <w:pPr>
      <w:pStyle w:val="Footer"/>
      <w:rPr>
        <w:rFonts w:ascii="Georgia" w:hAnsi="Georgia"/>
      </w:rPr>
    </w:pPr>
    <w:r>
      <w:rPr>
        <w:rFonts w:ascii="Georgia" w:hAnsi="Georgia"/>
      </w:rPr>
      <w:tab/>
      <w:t xml:space="preserve">                                                                                                                                              Appendix B</w:t>
    </w:r>
    <w:r w:rsidRPr="009D124E">
      <w:rPr>
        <w:rFonts w:ascii="Georgia" w:hAnsi="Georgia"/>
      </w:rPr>
      <w:t xml:space="preserve">| </w:t>
    </w:r>
    <w:r>
      <w:rPr>
        <w:rFonts w:ascii="Georgia" w:hAnsi="Georgia"/>
      </w:rPr>
      <w:t>6</w:t>
    </w:r>
    <w:r>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AA3FAE">
      <w:rPr>
        <w:rFonts w:ascii="Georgia" w:hAnsi="Georgia"/>
      </w:rPr>
      <w:t>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166FC8B6" w:rsidR="00E91BEE" w:rsidRPr="009D124E" w:rsidRDefault="00E91BEE" w:rsidP="00B05AA0">
    <w:pPr>
      <w:pStyle w:val="Footer"/>
      <w:rPr>
        <w:rFonts w:ascii="Georgia" w:hAnsi="Georgia"/>
      </w:rPr>
    </w:pPr>
    <w:r>
      <w:rPr>
        <w:noProof/>
        <w:lang w:val="en-US"/>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70</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E10E18F" w:rsidR="00E91BEE" w:rsidRPr="00885E8A" w:rsidRDefault="00E91BEE" w:rsidP="00885E8A">
    <w:pPr>
      <w:pStyle w:val="Footer"/>
      <w:rPr>
        <w:rFonts w:ascii="Georgia" w:hAnsi="Georgia"/>
      </w:rPr>
    </w:pPr>
    <w:r>
      <w:rPr>
        <w:rFonts w:ascii="Georgia" w:hAnsi="Georgia"/>
      </w:rPr>
      <w:tab/>
      <w:t xml:space="preserve">                                                                                                                                              Appendix C</w:t>
    </w:r>
    <w:r w:rsidRPr="009D124E">
      <w:rPr>
        <w:rFonts w:ascii="Georgia" w:hAnsi="Georgia"/>
      </w:rPr>
      <w:t xml:space="preserve">| </w:t>
    </w:r>
    <w:r>
      <w:rPr>
        <w:rFonts w:ascii="Georgia" w:hAnsi="Georgia"/>
      </w:rPr>
      <w:t>6</w:t>
    </w:r>
    <w:r>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6FF3EFD3" w:rsidR="00AA3FAE" w:rsidRPr="009D124E" w:rsidRDefault="00AA3FAE" w:rsidP="00B05AA0">
    <w:pPr>
      <w:pStyle w:val="Footer"/>
      <w:rPr>
        <w:rFonts w:ascii="Georgia" w:hAnsi="Georgia"/>
      </w:rPr>
    </w:pPr>
    <w:r>
      <w:rPr>
        <w:noProof/>
        <w:lang w:val="en-US"/>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134528647" name="Picture 11345286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68602D62">
          <wp:simplePos x="0" y="0"/>
          <wp:positionH relativeFrom="margin">
            <wp:align>center</wp:align>
          </wp:positionH>
          <wp:positionV relativeFrom="page">
            <wp:align>top</wp:align>
          </wp:positionV>
          <wp:extent cx="5057775" cy="680224"/>
          <wp:effectExtent l="0" t="0" r="0" b="5715"/>
          <wp:wrapNone/>
          <wp:docPr id="1983277909" name="Picture 19832779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2783A3CE" w:rsidR="00717F2A" w:rsidRPr="00BE3E01" w:rsidRDefault="00717F2A" w:rsidP="001B0268">
    <w:pPr>
      <w:pStyle w:val="Footer"/>
      <w:jc w:val="both"/>
      <w:rPr>
        <w:rFonts w:ascii="Georgia" w:hAnsi="Georgia"/>
        <w:noProof/>
        <w:sz w:val="24"/>
        <w:szCs w:val="24"/>
      </w:rPr>
    </w:pPr>
    <w:r>
      <w:rPr>
        <w:rFonts w:ascii="Georgia" w:hAnsi="Georgia"/>
      </w:rPr>
      <w:tab/>
    </w:r>
    <w:r>
      <w:rPr>
        <w:rFonts w:ascii="Georgia" w:hAnsi="Georgia"/>
      </w:rPr>
      <w:tab/>
    </w:r>
    <w:r w:rsidR="00942C04">
      <w:rPr>
        <w:rFonts w:ascii="Georgia" w:hAnsi="Georgia"/>
      </w:rPr>
      <w:t>Purpose and Description</w:t>
    </w:r>
    <w:r w:rsidRPr="00E96DAF">
      <w:rPr>
        <w:rFonts w:ascii="Georgia" w:hAnsi="Georgia"/>
      </w:rPr>
      <w:t xml:space="preserve"> </w:t>
    </w:r>
    <w:r>
      <w:rPr>
        <w:rFonts w:ascii="Georgia" w:hAnsi="Georgia"/>
      </w:rPr>
      <w:t xml:space="preserve">| </w:t>
    </w:r>
    <w:sdt>
      <w:sdtPr>
        <w:id w:val="-1671177837"/>
        <w:docPartObj>
          <w:docPartGallery w:val="Page Numbers (Bottom of Page)"/>
          <w:docPartUnique/>
        </w:docPartObj>
      </w:sdtPr>
      <w:sdtEndPr>
        <w:rPr>
          <w:rFonts w:ascii="Georgia" w:hAnsi="Georgia"/>
          <w:noProof/>
          <w:sz w:val="24"/>
          <w:szCs w:val="24"/>
        </w:rPr>
      </w:sdtEndPr>
      <w:sdtContent>
        <w:r w:rsidR="00D65807">
          <w:rPr>
            <w:rFonts w:ascii="Georgia" w:hAnsi="Georgia"/>
            <w:sz w:val="24"/>
            <w:szCs w:val="24"/>
          </w:rPr>
          <w:t>10</w:t>
        </w:r>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3122CE65" w:rsidR="001E2C32" w:rsidRPr="009D124E" w:rsidRDefault="001E2C32" w:rsidP="00B05AA0">
    <w:pPr>
      <w:pStyle w:val="Footer"/>
      <w:rPr>
        <w:rFonts w:ascii="Georgia" w:hAnsi="Georgia"/>
      </w:rPr>
    </w:pPr>
    <w:r>
      <w:rPr>
        <w:noProof/>
        <w:lang w:val="en-US"/>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1026089036" name="Picture 102608903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289593848" name="Picture 12895938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5BED061B" w:rsidR="00A13271" w:rsidRPr="009D124E" w:rsidRDefault="00A13271" w:rsidP="00B05AA0">
    <w:pPr>
      <w:pStyle w:val="Footer"/>
      <w:rPr>
        <w:rFonts w:ascii="Georgia" w:hAnsi="Georgia"/>
      </w:rPr>
    </w:pPr>
    <w:r>
      <w:rPr>
        <w:noProof/>
        <w:lang w:val="en-US"/>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591885863" name="Picture 5918858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r w:rsidR="00AA3FAE">
      <w:rPr>
        <w:rFonts w:ascii="Georgia" w:hAnsi="Georgia"/>
      </w:rPr>
      <w:t>3</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6C4FB5D"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227118927" name="Picture 2271189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301CF2A3" w:rsidR="00833024" w:rsidRPr="009D124E" w:rsidRDefault="00833024" w:rsidP="00B05AA0">
    <w:pPr>
      <w:pStyle w:val="Footer"/>
      <w:rPr>
        <w:rFonts w:ascii="Georgia" w:hAnsi="Georgia"/>
      </w:rPr>
    </w:pPr>
    <w:r>
      <w:rPr>
        <w:noProof/>
        <w:lang w:val="en-US"/>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2036190263" name="Picture 20361902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72</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55302BA5" w:rsidR="0040093C" w:rsidRPr="009D124E" w:rsidRDefault="0040093C" w:rsidP="00B05AA0">
    <w:pPr>
      <w:pStyle w:val="Footer"/>
      <w:rPr>
        <w:rFonts w:ascii="Georgia" w:hAnsi="Georgia"/>
      </w:rPr>
    </w:pPr>
    <w:r>
      <w:rPr>
        <w:noProof/>
        <w:lang w:val="en-US"/>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297700179" name="Picture 2977001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73</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241112970" name="Picture 2411129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697680117" name="Picture 6976801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1B6CC71A"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533247210" name="Picture 53324721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889028553" name="Picture 8890285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59E48595" w:rsidR="00E96DAF" w:rsidRPr="00BE3E01" w:rsidRDefault="00CF2E71" w:rsidP="00392D50">
        <w:pPr>
          <w:pStyle w:val="Header"/>
          <w:rPr>
            <w:rFonts w:ascii="Georgia" w:hAnsi="Georgia"/>
          </w:rPr>
        </w:pPr>
        <w:r w:rsidRPr="00E96DAF">
          <w:rPr>
            <w:rFonts w:ascii="Georgia" w:hAnsi="Georgia"/>
            <w:noProof/>
            <w:lang w:val="en-US"/>
          </w:rPr>
          <w:drawing>
            <wp:anchor distT="0" distB="0" distL="114300" distR="114300" simplePos="0" relativeHeight="251669504" behindDoc="1" locked="0" layoutInCell="1" allowOverlap="1" wp14:anchorId="73CDB4A9" wp14:editId="7141F82D">
              <wp:simplePos x="0" y="0"/>
              <wp:positionH relativeFrom="margin">
                <wp:posOffset>440055</wp:posOffset>
              </wp:positionH>
              <wp:positionV relativeFrom="paragraph">
                <wp:posOffset>-182880</wp:posOffset>
              </wp:positionV>
              <wp:extent cx="5057775" cy="680085"/>
              <wp:effectExtent l="0" t="0" r="9525" b="5715"/>
              <wp:wrapTopAndBottom/>
              <wp:docPr id="210283891" name="Picture 2102838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392D50">
          <w:tab/>
          <w:t xml:space="preserve">                                                                               </w:t>
        </w:r>
        <w:r w:rsidR="00717F2A">
          <w:rPr>
            <w:rFonts w:ascii="Georgia" w:hAnsi="Georgia"/>
          </w:rPr>
          <w:t>Statement of the Problem</w:t>
        </w:r>
        <w:r w:rsidR="00392D50">
          <w:rPr>
            <w:rFonts w:ascii="Georgia" w:hAnsi="Georgia"/>
          </w:rPr>
          <w:t xml:space="preserve"> and Objective of the Study</w:t>
        </w:r>
        <w:r w:rsidRPr="00E96DAF">
          <w:rPr>
            <w:rFonts w:ascii="Georgia" w:hAnsi="Georgia"/>
          </w:rPr>
          <w:t xml:space="preserve"> </w:t>
        </w:r>
        <w:r w:rsidR="00717F2A">
          <w:rPr>
            <w:rFonts w:ascii="Georgia" w:hAnsi="Georgia"/>
          </w:rPr>
          <w:t>|</w:t>
        </w:r>
        <w:r w:rsidR="00392D50">
          <w:rPr>
            <w:rFonts w:ascii="Georgia" w:hAnsi="Georgia"/>
          </w:rPr>
          <w:t xml:space="preserve"> </w:t>
        </w:r>
        <w:r w:rsidR="00282E19">
          <w:rPr>
            <w:rFonts w:ascii="Georgia" w:hAnsi="Georgia"/>
          </w:rPr>
          <w:t>9</w:t>
        </w:r>
      </w:p>
    </w:sdtContent>
  </w:sdt>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19E1" w14:textId="2982A7B3" w:rsidR="0040093C" w:rsidRPr="009D124E" w:rsidRDefault="0040093C" w:rsidP="00B05AA0">
    <w:pPr>
      <w:pStyle w:val="Footer"/>
      <w:rPr>
        <w:rFonts w:ascii="Georgia" w:hAnsi="Georgia"/>
      </w:rPr>
    </w:pPr>
    <w:r>
      <w:rPr>
        <w:noProof/>
        <w:lang w:val="en-US"/>
      </w:rPr>
      <w:drawing>
        <wp:anchor distT="0" distB="0" distL="114300" distR="114300" simplePos="0" relativeHeight="251841536" behindDoc="1" locked="0" layoutInCell="1" allowOverlap="1" wp14:anchorId="14FB7B6C" wp14:editId="0EBA97EF">
          <wp:simplePos x="0" y="0"/>
          <wp:positionH relativeFrom="margin">
            <wp:posOffset>441960</wp:posOffset>
          </wp:positionH>
          <wp:positionV relativeFrom="paragraph">
            <wp:posOffset>-320040</wp:posOffset>
          </wp:positionV>
          <wp:extent cx="5057775" cy="680085"/>
          <wp:effectExtent l="0" t="0" r="9525" b="5715"/>
          <wp:wrapTopAndBottom/>
          <wp:docPr id="308052534" name="Picture 3080525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78</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1306570158" name="Picture 130657015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1957185348" name="Picture 19571853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753790471" name="Picture 7537904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D047A9" w:rsidRDefault="00D047A9" w:rsidP="00BE3E01">
    <w:pPr>
      <w:pStyle w:val="Footer"/>
      <w:jc w:val="right"/>
    </w:pPr>
    <w:r>
      <w:rPr>
        <w:noProof/>
        <w:lang w:val="en-US"/>
      </w:rPr>
      <w:drawing>
        <wp:anchor distT="0" distB="0" distL="114300" distR="114300" simplePos="0" relativeHeight="251694080" behindDoc="1" locked="0" layoutInCell="1" allowOverlap="1" wp14:anchorId="64C793E0" wp14:editId="5780D403">
          <wp:simplePos x="0" y="0"/>
          <wp:positionH relativeFrom="margin">
            <wp:align>center</wp:align>
          </wp:positionH>
          <wp:positionV relativeFrom="page">
            <wp:align>top</wp:align>
          </wp:positionV>
          <wp:extent cx="5057775" cy="680224"/>
          <wp:effectExtent l="0" t="0" r="0" b="5715"/>
          <wp:wrapNone/>
          <wp:docPr id="508715776" name="Picture 5087157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827838B" w14:textId="77777777" w:rsidR="00D047A9" w:rsidRPr="00BE3E01" w:rsidRDefault="00D047A9" w:rsidP="00BE3E01">
    <w:pPr>
      <w:pStyle w:val="Footer"/>
      <w:jc w:val="right"/>
    </w:pPr>
  </w:p>
  <w:p w14:paraId="5EEE38AC" w14:textId="77777777" w:rsidR="00D047A9" w:rsidRDefault="00D047A9" w:rsidP="001B0268">
    <w:pPr>
      <w:pStyle w:val="Footer"/>
      <w:jc w:val="both"/>
      <w:rPr>
        <w:rFonts w:ascii="Georgia" w:hAnsi="Georgia"/>
      </w:rPr>
    </w:pPr>
    <w:r>
      <w:rPr>
        <w:rFonts w:ascii="Georgia" w:hAnsi="Georgia"/>
      </w:rPr>
      <w:tab/>
    </w:r>
    <w:r>
      <w:rPr>
        <w:rFonts w:ascii="Georgia" w:hAnsi="Georgia"/>
      </w:rPr>
      <w:tab/>
    </w:r>
  </w:p>
  <w:p w14:paraId="7400FBC4" w14:textId="016A46CB" w:rsidR="00D047A9" w:rsidRPr="00BE3E01" w:rsidRDefault="00D047A9" w:rsidP="001B0268">
    <w:pPr>
      <w:pStyle w:val="Footer"/>
      <w:jc w:val="both"/>
      <w:rPr>
        <w:rFonts w:ascii="Georgia" w:hAnsi="Georgia"/>
        <w:noProof/>
        <w:sz w:val="24"/>
        <w:szCs w:val="24"/>
      </w:rPr>
    </w:pPr>
    <w:r>
      <w:rPr>
        <w:rFonts w:ascii="Georgia" w:hAnsi="Georgia"/>
      </w:rPr>
      <w:tab/>
    </w:r>
    <w:r>
      <w:rPr>
        <w:rFonts w:ascii="Georgia" w:hAnsi="Georgia"/>
      </w:rPr>
      <w:tab/>
      <w:t>Technical Terms</w:t>
    </w:r>
    <w:r w:rsidRPr="00E96DAF">
      <w:rPr>
        <w:rFonts w:ascii="Georgia" w:hAnsi="Georgia"/>
      </w:rPr>
      <w:t xml:space="preserve"> </w:t>
    </w:r>
    <w:r>
      <w:rPr>
        <w:rFonts w:ascii="Georgia" w:hAnsi="Georgia"/>
      </w:rPr>
      <w:t>|</w:t>
    </w:r>
    <w:r w:rsidRPr="00D047A9">
      <w:rPr>
        <w:rFonts w:ascii="Georgia" w:hAnsi="Georgia"/>
      </w:rPr>
      <w:t xml:space="preserve"> </w:t>
    </w:r>
    <w:sdt>
      <w:sdtPr>
        <w:rPr>
          <w:rFonts w:ascii="Georgia" w:hAnsi="Georgia"/>
        </w:rPr>
        <w:id w:val="-1699073264"/>
        <w:docPartObj>
          <w:docPartGallery w:val="Page Numbers (Bottom of Page)"/>
          <w:docPartUnique/>
        </w:docPartObj>
      </w:sdtPr>
      <w:sdtEndPr>
        <w:rPr>
          <w:noProof/>
        </w:rPr>
      </w:sdtEndPr>
      <w:sdtContent>
        <w:r w:rsidR="00D65807">
          <w:rPr>
            <w:rFonts w:ascii="Georgia" w:hAnsi="Georgia"/>
          </w:rPr>
          <w:t>12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E70F42"/>
    <w:multiLevelType w:val="hybridMultilevel"/>
    <w:tmpl w:val="5B50923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B56BB8"/>
    <w:multiLevelType w:val="multilevel"/>
    <w:tmpl w:val="68BA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0"/>
  </w:num>
  <w:num w:numId="2" w16cid:durableId="77988090">
    <w:abstractNumId w:val="10"/>
    <w:lvlOverride w:ilvl="0">
      <w:lvl w:ilvl="0">
        <w:numFmt w:val="lowerLetter"/>
        <w:lvlText w:val="%1."/>
        <w:lvlJc w:val="left"/>
      </w:lvl>
    </w:lvlOverride>
  </w:num>
  <w:num w:numId="3" w16cid:durableId="1632855880">
    <w:abstractNumId w:val="11"/>
  </w:num>
  <w:num w:numId="4" w16cid:durableId="383875542">
    <w:abstractNumId w:val="11"/>
    <w:lvlOverride w:ilvl="0">
      <w:lvl w:ilvl="0">
        <w:numFmt w:val="lowerLetter"/>
        <w:lvlText w:val="%1."/>
        <w:lvlJc w:val="left"/>
      </w:lvl>
    </w:lvlOverride>
  </w:num>
  <w:num w:numId="5" w16cid:durableId="835532731">
    <w:abstractNumId w:val="2"/>
  </w:num>
  <w:num w:numId="6" w16cid:durableId="1558467650">
    <w:abstractNumId w:val="2"/>
    <w:lvlOverride w:ilvl="0">
      <w:lvl w:ilvl="0">
        <w:numFmt w:val="lowerLetter"/>
        <w:lvlText w:val="%1."/>
        <w:lvlJc w:val="left"/>
      </w:lvl>
    </w:lvlOverride>
  </w:num>
  <w:num w:numId="7" w16cid:durableId="886186136">
    <w:abstractNumId w:val="5"/>
  </w:num>
  <w:num w:numId="8" w16cid:durableId="1407651793">
    <w:abstractNumId w:val="3"/>
  </w:num>
  <w:num w:numId="9" w16cid:durableId="1670667909">
    <w:abstractNumId w:val="4"/>
  </w:num>
  <w:num w:numId="10" w16cid:durableId="131683242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1"/>
  </w:num>
  <w:num w:numId="14" w16cid:durableId="1297106408">
    <w:abstractNumId w:val="13"/>
  </w:num>
  <w:num w:numId="15" w16cid:durableId="1337147511">
    <w:abstractNumId w:val="12"/>
  </w:num>
  <w:num w:numId="16" w16cid:durableId="1147478873">
    <w:abstractNumId w:val="8"/>
  </w:num>
  <w:num w:numId="17" w16cid:durableId="628778496">
    <w:abstractNumId w:val="7"/>
  </w:num>
  <w:num w:numId="18" w16cid:durableId="362490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6E6A"/>
    <w:rsid w:val="0002130C"/>
    <w:rsid w:val="00023F3F"/>
    <w:rsid w:val="0002501F"/>
    <w:rsid w:val="00035720"/>
    <w:rsid w:val="00035FAB"/>
    <w:rsid w:val="0006137D"/>
    <w:rsid w:val="00066D70"/>
    <w:rsid w:val="000717F3"/>
    <w:rsid w:val="00072C49"/>
    <w:rsid w:val="000730EC"/>
    <w:rsid w:val="00084CB8"/>
    <w:rsid w:val="000A01ED"/>
    <w:rsid w:val="000A08CD"/>
    <w:rsid w:val="000C4E16"/>
    <w:rsid w:val="000D3B07"/>
    <w:rsid w:val="000E4B52"/>
    <w:rsid w:val="000F6601"/>
    <w:rsid w:val="0010328F"/>
    <w:rsid w:val="00116EBE"/>
    <w:rsid w:val="001325A4"/>
    <w:rsid w:val="00133DEA"/>
    <w:rsid w:val="00142F21"/>
    <w:rsid w:val="00151634"/>
    <w:rsid w:val="00170627"/>
    <w:rsid w:val="00172E6B"/>
    <w:rsid w:val="00174EDA"/>
    <w:rsid w:val="00175BCC"/>
    <w:rsid w:val="00193C96"/>
    <w:rsid w:val="00195B8E"/>
    <w:rsid w:val="001A40A8"/>
    <w:rsid w:val="001B0268"/>
    <w:rsid w:val="001C243C"/>
    <w:rsid w:val="001C747D"/>
    <w:rsid w:val="001D10A9"/>
    <w:rsid w:val="001D147D"/>
    <w:rsid w:val="001E2C32"/>
    <w:rsid w:val="001F1F65"/>
    <w:rsid w:val="00207F21"/>
    <w:rsid w:val="00212BAE"/>
    <w:rsid w:val="00225740"/>
    <w:rsid w:val="0023212F"/>
    <w:rsid w:val="002412B9"/>
    <w:rsid w:val="00247ED7"/>
    <w:rsid w:val="002627B8"/>
    <w:rsid w:val="00265009"/>
    <w:rsid w:val="002652BA"/>
    <w:rsid w:val="00274569"/>
    <w:rsid w:val="00276C84"/>
    <w:rsid w:val="00277960"/>
    <w:rsid w:val="00277E9C"/>
    <w:rsid w:val="0028002D"/>
    <w:rsid w:val="002804F9"/>
    <w:rsid w:val="002810CD"/>
    <w:rsid w:val="00282E19"/>
    <w:rsid w:val="002917F2"/>
    <w:rsid w:val="00294238"/>
    <w:rsid w:val="002943B9"/>
    <w:rsid w:val="00294C9B"/>
    <w:rsid w:val="00294CC3"/>
    <w:rsid w:val="002A4036"/>
    <w:rsid w:val="002D4A56"/>
    <w:rsid w:val="002D4F66"/>
    <w:rsid w:val="002D6E04"/>
    <w:rsid w:val="002E11F7"/>
    <w:rsid w:val="002F5B72"/>
    <w:rsid w:val="00306E71"/>
    <w:rsid w:val="0031509C"/>
    <w:rsid w:val="00315B0D"/>
    <w:rsid w:val="00321671"/>
    <w:rsid w:val="003219B3"/>
    <w:rsid w:val="00337866"/>
    <w:rsid w:val="003400AB"/>
    <w:rsid w:val="00341A86"/>
    <w:rsid w:val="003561AC"/>
    <w:rsid w:val="003633BD"/>
    <w:rsid w:val="003710EA"/>
    <w:rsid w:val="0038049B"/>
    <w:rsid w:val="00392D50"/>
    <w:rsid w:val="00395DDB"/>
    <w:rsid w:val="003A0C5B"/>
    <w:rsid w:val="003A36A6"/>
    <w:rsid w:val="003B3B50"/>
    <w:rsid w:val="003B7418"/>
    <w:rsid w:val="003C3A16"/>
    <w:rsid w:val="003D3B33"/>
    <w:rsid w:val="003E2A30"/>
    <w:rsid w:val="003E3502"/>
    <w:rsid w:val="003F32CB"/>
    <w:rsid w:val="003F7A10"/>
    <w:rsid w:val="0040093C"/>
    <w:rsid w:val="00401E7D"/>
    <w:rsid w:val="00410E0C"/>
    <w:rsid w:val="0041569F"/>
    <w:rsid w:val="00416219"/>
    <w:rsid w:val="00422AE4"/>
    <w:rsid w:val="004276C2"/>
    <w:rsid w:val="00431977"/>
    <w:rsid w:val="0043265C"/>
    <w:rsid w:val="00433593"/>
    <w:rsid w:val="00435F52"/>
    <w:rsid w:val="00440B99"/>
    <w:rsid w:val="00447C25"/>
    <w:rsid w:val="00450DAF"/>
    <w:rsid w:val="0045104A"/>
    <w:rsid w:val="00457262"/>
    <w:rsid w:val="0047226D"/>
    <w:rsid w:val="00472F80"/>
    <w:rsid w:val="00474309"/>
    <w:rsid w:val="00477861"/>
    <w:rsid w:val="004853B0"/>
    <w:rsid w:val="0048572D"/>
    <w:rsid w:val="004970F4"/>
    <w:rsid w:val="004A4245"/>
    <w:rsid w:val="004A7DEE"/>
    <w:rsid w:val="004B0326"/>
    <w:rsid w:val="004B333C"/>
    <w:rsid w:val="004C4382"/>
    <w:rsid w:val="004C4DC7"/>
    <w:rsid w:val="004D362F"/>
    <w:rsid w:val="004E39F0"/>
    <w:rsid w:val="00505E8F"/>
    <w:rsid w:val="005115BB"/>
    <w:rsid w:val="0051764D"/>
    <w:rsid w:val="005177A4"/>
    <w:rsid w:val="00527EF4"/>
    <w:rsid w:val="005314EC"/>
    <w:rsid w:val="005352BC"/>
    <w:rsid w:val="00561BB1"/>
    <w:rsid w:val="00566C43"/>
    <w:rsid w:val="00571605"/>
    <w:rsid w:val="00580E98"/>
    <w:rsid w:val="0058174D"/>
    <w:rsid w:val="005860B0"/>
    <w:rsid w:val="005B2921"/>
    <w:rsid w:val="005B39A4"/>
    <w:rsid w:val="005B409B"/>
    <w:rsid w:val="005B668F"/>
    <w:rsid w:val="005B71AD"/>
    <w:rsid w:val="005C333F"/>
    <w:rsid w:val="005D1765"/>
    <w:rsid w:val="005D3E30"/>
    <w:rsid w:val="005F1D01"/>
    <w:rsid w:val="006011E7"/>
    <w:rsid w:val="00602F85"/>
    <w:rsid w:val="00617169"/>
    <w:rsid w:val="00621298"/>
    <w:rsid w:val="00624E05"/>
    <w:rsid w:val="006319FD"/>
    <w:rsid w:val="00636046"/>
    <w:rsid w:val="00637121"/>
    <w:rsid w:val="00640481"/>
    <w:rsid w:val="00641650"/>
    <w:rsid w:val="00641A9A"/>
    <w:rsid w:val="00650131"/>
    <w:rsid w:val="006522DE"/>
    <w:rsid w:val="00661753"/>
    <w:rsid w:val="00667FBA"/>
    <w:rsid w:val="00682BB0"/>
    <w:rsid w:val="00683DE8"/>
    <w:rsid w:val="0069007C"/>
    <w:rsid w:val="0069207F"/>
    <w:rsid w:val="006925E7"/>
    <w:rsid w:val="006A3271"/>
    <w:rsid w:val="006B0480"/>
    <w:rsid w:val="006B45E7"/>
    <w:rsid w:val="006B7169"/>
    <w:rsid w:val="006C3ED2"/>
    <w:rsid w:val="006D4C70"/>
    <w:rsid w:val="006D5A85"/>
    <w:rsid w:val="006E670C"/>
    <w:rsid w:val="006E7B7B"/>
    <w:rsid w:val="006F2EB8"/>
    <w:rsid w:val="007006B2"/>
    <w:rsid w:val="0071096E"/>
    <w:rsid w:val="0071195E"/>
    <w:rsid w:val="00717F2A"/>
    <w:rsid w:val="00724EAD"/>
    <w:rsid w:val="0072754E"/>
    <w:rsid w:val="00731B67"/>
    <w:rsid w:val="00743CC4"/>
    <w:rsid w:val="00756F8F"/>
    <w:rsid w:val="00765D28"/>
    <w:rsid w:val="0077757E"/>
    <w:rsid w:val="00786058"/>
    <w:rsid w:val="0078643E"/>
    <w:rsid w:val="007B30BA"/>
    <w:rsid w:val="007B6A2D"/>
    <w:rsid w:val="007B7A0C"/>
    <w:rsid w:val="007C0891"/>
    <w:rsid w:val="007D28B1"/>
    <w:rsid w:val="007D6B4D"/>
    <w:rsid w:val="007E0EA7"/>
    <w:rsid w:val="007F5B4E"/>
    <w:rsid w:val="0080214E"/>
    <w:rsid w:val="0080223B"/>
    <w:rsid w:val="0080342D"/>
    <w:rsid w:val="008052D6"/>
    <w:rsid w:val="00811EB1"/>
    <w:rsid w:val="00813342"/>
    <w:rsid w:val="0081345B"/>
    <w:rsid w:val="008144CE"/>
    <w:rsid w:val="00833024"/>
    <w:rsid w:val="0083310C"/>
    <w:rsid w:val="00842E30"/>
    <w:rsid w:val="00857CCA"/>
    <w:rsid w:val="008642E7"/>
    <w:rsid w:val="008650B8"/>
    <w:rsid w:val="00884CAA"/>
    <w:rsid w:val="00885E8A"/>
    <w:rsid w:val="008927FD"/>
    <w:rsid w:val="0089452D"/>
    <w:rsid w:val="008A5E2D"/>
    <w:rsid w:val="008B1E4F"/>
    <w:rsid w:val="008D33A4"/>
    <w:rsid w:val="008D6083"/>
    <w:rsid w:val="008E26CC"/>
    <w:rsid w:val="008F1830"/>
    <w:rsid w:val="008F4CDE"/>
    <w:rsid w:val="008F6E12"/>
    <w:rsid w:val="00931D48"/>
    <w:rsid w:val="00940218"/>
    <w:rsid w:val="009409CE"/>
    <w:rsid w:val="00942BB0"/>
    <w:rsid w:val="00942C04"/>
    <w:rsid w:val="009440EA"/>
    <w:rsid w:val="00944F39"/>
    <w:rsid w:val="009466BC"/>
    <w:rsid w:val="00947823"/>
    <w:rsid w:val="00947DBD"/>
    <w:rsid w:val="00960983"/>
    <w:rsid w:val="009619FF"/>
    <w:rsid w:val="00961BC1"/>
    <w:rsid w:val="009634E6"/>
    <w:rsid w:val="00963C4D"/>
    <w:rsid w:val="009673CD"/>
    <w:rsid w:val="00980EF0"/>
    <w:rsid w:val="009968DD"/>
    <w:rsid w:val="009978BF"/>
    <w:rsid w:val="009A47BB"/>
    <w:rsid w:val="009A6B1F"/>
    <w:rsid w:val="009C29C8"/>
    <w:rsid w:val="009C78CA"/>
    <w:rsid w:val="009C7B4C"/>
    <w:rsid w:val="009D124E"/>
    <w:rsid w:val="009D6953"/>
    <w:rsid w:val="009E1FEA"/>
    <w:rsid w:val="009F0416"/>
    <w:rsid w:val="009F5E1C"/>
    <w:rsid w:val="009F6DC2"/>
    <w:rsid w:val="00A13271"/>
    <w:rsid w:val="00A16E35"/>
    <w:rsid w:val="00A17322"/>
    <w:rsid w:val="00A23429"/>
    <w:rsid w:val="00A27272"/>
    <w:rsid w:val="00A2733C"/>
    <w:rsid w:val="00A44E02"/>
    <w:rsid w:val="00A473B5"/>
    <w:rsid w:val="00A522FD"/>
    <w:rsid w:val="00A85397"/>
    <w:rsid w:val="00A86CDE"/>
    <w:rsid w:val="00A90576"/>
    <w:rsid w:val="00AA3FAE"/>
    <w:rsid w:val="00AC39CE"/>
    <w:rsid w:val="00AC5E65"/>
    <w:rsid w:val="00AC60DD"/>
    <w:rsid w:val="00AC7EE8"/>
    <w:rsid w:val="00AD17BF"/>
    <w:rsid w:val="00AD4360"/>
    <w:rsid w:val="00AE089B"/>
    <w:rsid w:val="00AE2277"/>
    <w:rsid w:val="00AE4F6E"/>
    <w:rsid w:val="00AF3539"/>
    <w:rsid w:val="00B00B08"/>
    <w:rsid w:val="00B04722"/>
    <w:rsid w:val="00B05AA0"/>
    <w:rsid w:val="00B11358"/>
    <w:rsid w:val="00B142AE"/>
    <w:rsid w:val="00B170BB"/>
    <w:rsid w:val="00B212F0"/>
    <w:rsid w:val="00B23F64"/>
    <w:rsid w:val="00B332FF"/>
    <w:rsid w:val="00B412C2"/>
    <w:rsid w:val="00B4283E"/>
    <w:rsid w:val="00B8001B"/>
    <w:rsid w:val="00B86A29"/>
    <w:rsid w:val="00B879B0"/>
    <w:rsid w:val="00B9653A"/>
    <w:rsid w:val="00BA4258"/>
    <w:rsid w:val="00BA6556"/>
    <w:rsid w:val="00BA70F0"/>
    <w:rsid w:val="00BA7C11"/>
    <w:rsid w:val="00BB324F"/>
    <w:rsid w:val="00BC3C76"/>
    <w:rsid w:val="00BC6A6A"/>
    <w:rsid w:val="00BD6A8C"/>
    <w:rsid w:val="00BD74DF"/>
    <w:rsid w:val="00BD7542"/>
    <w:rsid w:val="00BE3E01"/>
    <w:rsid w:val="00BE56F8"/>
    <w:rsid w:val="00BE7F13"/>
    <w:rsid w:val="00C02E64"/>
    <w:rsid w:val="00C0613D"/>
    <w:rsid w:val="00C10A50"/>
    <w:rsid w:val="00C1236F"/>
    <w:rsid w:val="00C1357C"/>
    <w:rsid w:val="00C154FB"/>
    <w:rsid w:val="00C205B9"/>
    <w:rsid w:val="00C33689"/>
    <w:rsid w:val="00C56093"/>
    <w:rsid w:val="00C743FC"/>
    <w:rsid w:val="00C77602"/>
    <w:rsid w:val="00C92B67"/>
    <w:rsid w:val="00C95ECB"/>
    <w:rsid w:val="00C976DF"/>
    <w:rsid w:val="00CA795E"/>
    <w:rsid w:val="00CB1392"/>
    <w:rsid w:val="00CB5A4A"/>
    <w:rsid w:val="00CB7D44"/>
    <w:rsid w:val="00CD0D74"/>
    <w:rsid w:val="00CF2C83"/>
    <w:rsid w:val="00CF2E71"/>
    <w:rsid w:val="00CF4CA3"/>
    <w:rsid w:val="00D03AFC"/>
    <w:rsid w:val="00D047A9"/>
    <w:rsid w:val="00D13453"/>
    <w:rsid w:val="00D13BCB"/>
    <w:rsid w:val="00D16186"/>
    <w:rsid w:val="00D25035"/>
    <w:rsid w:val="00D250D0"/>
    <w:rsid w:val="00D25A31"/>
    <w:rsid w:val="00D269CF"/>
    <w:rsid w:val="00D4279B"/>
    <w:rsid w:val="00D50247"/>
    <w:rsid w:val="00D65807"/>
    <w:rsid w:val="00D72BC1"/>
    <w:rsid w:val="00DA27E8"/>
    <w:rsid w:val="00DA3531"/>
    <w:rsid w:val="00DB6622"/>
    <w:rsid w:val="00DE03B4"/>
    <w:rsid w:val="00DE3BCD"/>
    <w:rsid w:val="00DF2B21"/>
    <w:rsid w:val="00DF5940"/>
    <w:rsid w:val="00E00308"/>
    <w:rsid w:val="00E10B76"/>
    <w:rsid w:val="00E12A2C"/>
    <w:rsid w:val="00E14670"/>
    <w:rsid w:val="00E17267"/>
    <w:rsid w:val="00E25C6F"/>
    <w:rsid w:val="00E2635E"/>
    <w:rsid w:val="00E31BD1"/>
    <w:rsid w:val="00E346C1"/>
    <w:rsid w:val="00E464F1"/>
    <w:rsid w:val="00E47D5D"/>
    <w:rsid w:val="00E62A67"/>
    <w:rsid w:val="00E7266D"/>
    <w:rsid w:val="00E822AF"/>
    <w:rsid w:val="00E86435"/>
    <w:rsid w:val="00E91BEE"/>
    <w:rsid w:val="00E96DAF"/>
    <w:rsid w:val="00E9738A"/>
    <w:rsid w:val="00EA2225"/>
    <w:rsid w:val="00EA7D96"/>
    <w:rsid w:val="00EB256D"/>
    <w:rsid w:val="00EF7078"/>
    <w:rsid w:val="00F00594"/>
    <w:rsid w:val="00F1782A"/>
    <w:rsid w:val="00F22834"/>
    <w:rsid w:val="00F33A26"/>
    <w:rsid w:val="00F34321"/>
    <w:rsid w:val="00F43BDA"/>
    <w:rsid w:val="00F47788"/>
    <w:rsid w:val="00F525EE"/>
    <w:rsid w:val="00F63467"/>
    <w:rsid w:val="00F63D9C"/>
    <w:rsid w:val="00F831FF"/>
    <w:rsid w:val="00FA3F95"/>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084C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084CB8"/>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CB8"/>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084CB8"/>
    <w:rPr>
      <w:rFonts w:ascii="Times New Roman" w:eastAsia="Times New Roman" w:hAnsi="Times New Roman" w:cs="Times New Roman"/>
      <w:b/>
      <w:bCs/>
      <w:sz w:val="36"/>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semiHidden/>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semiHidden/>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76.xml"/><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header" Target="header36.xml"/><Relationship Id="rId68" Type="http://schemas.openxmlformats.org/officeDocument/2006/relationships/header" Target="header41.xml"/><Relationship Id="rId84" Type="http://schemas.openxmlformats.org/officeDocument/2006/relationships/header" Target="header54.xml"/><Relationship Id="rId89" Type="http://schemas.openxmlformats.org/officeDocument/2006/relationships/header" Target="header59.xml"/><Relationship Id="rId112" Type="http://schemas.openxmlformats.org/officeDocument/2006/relationships/image" Target="media/image15.jpeg"/><Relationship Id="rId133" Type="http://schemas.openxmlformats.org/officeDocument/2006/relationships/image" Target="media/image30.jpeg"/><Relationship Id="rId138" Type="http://schemas.openxmlformats.org/officeDocument/2006/relationships/image" Target="media/image34.jpeg"/><Relationship Id="rId16" Type="http://schemas.openxmlformats.org/officeDocument/2006/relationships/header" Target="header4.xml"/><Relationship Id="rId107" Type="http://schemas.openxmlformats.org/officeDocument/2006/relationships/image" Target="media/image11.jpeg"/><Relationship Id="rId11" Type="http://schemas.microsoft.com/office/2018/08/relationships/commentsExtensible" Target="commentsExtensible.xml"/><Relationship Id="rId32" Type="http://schemas.openxmlformats.org/officeDocument/2006/relationships/header" Target="header16.xml"/><Relationship Id="rId37" Type="http://schemas.openxmlformats.org/officeDocument/2006/relationships/header" Target="header20.xml"/><Relationship Id="rId53" Type="http://schemas.openxmlformats.org/officeDocument/2006/relationships/footer" Target="footer7.xml"/><Relationship Id="rId58" Type="http://schemas.openxmlformats.org/officeDocument/2006/relationships/footer" Target="footer8.xml"/><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eader" Target="header69.xml"/><Relationship Id="rId123" Type="http://schemas.openxmlformats.org/officeDocument/2006/relationships/image" Target="media/image23.jpeg"/><Relationship Id="rId128" Type="http://schemas.openxmlformats.org/officeDocument/2006/relationships/header" Target="header79.xml"/><Relationship Id="rId144" Type="http://schemas.openxmlformats.org/officeDocument/2006/relationships/image" Target="media/image37.jpeg"/><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4.xml"/><Relationship Id="rId22" Type="http://schemas.openxmlformats.org/officeDocument/2006/relationships/header" Target="header9.xml"/><Relationship Id="rId27" Type="http://schemas.openxmlformats.org/officeDocument/2006/relationships/footer" Target="footer3.xml"/><Relationship Id="rId43" Type="http://schemas.openxmlformats.org/officeDocument/2006/relationships/header" Target="header26.xml"/><Relationship Id="rId48" Type="http://schemas.openxmlformats.org/officeDocument/2006/relationships/footer" Target="footer6.xml"/><Relationship Id="rId64" Type="http://schemas.openxmlformats.org/officeDocument/2006/relationships/header" Target="header37.xml"/><Relationship Id="rId69" Type="http://schemas.openxmlformats.org/officeDocument/2006/relationships/header" Target="header42.xml"/><Relationship Id="rId113" Type="http://schemas.openxmlformats.org/officeDocument/2006/relationships/header" Target="header75.xml"/><Relationship Id="rId118" Type="http://schemas.openxmlformats.org/officeDocument/2006/relationships/image" Target="media/image19.jpeg"/><Relationship Id="rId134" Type="http://schemas.openxmlformats.org/officeDocument/2006/relationships/image" Target="media/image31.jpeg"/><Relationship Id="rId139" Type="http://schemas.openxmlformats.org/officeDocument/2006/relationships/header" Target="header82.xml"/><Relationship Id="rId80" Type="http://schemas.openxmlformats.org/officeDocument/2006/relationships/header" Target="header51.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2.gif"/><Relationship Id="rId33" Type="http://schemas.openxmlformats.org/officeDocument/2006/relationships/footer" Target="footer5.xml"/><Relationship Id="rId38" Type="http://schemas.openxmlformats.org/officeDocument/2006/relationships/header" Target="header21.xml"/><Relationship Id="rId46" Type="http://schemas.openxmlformats.org/officeDocument/2006/relationships/header" Target="header27.xml"/><Relationship Id="rId59" Type="http://schemas.openxmlformats.org/officeDocument/2006/relationships/image" Target="media/image8.png"/><Relationship Id="rId67" Type="http://schemas.openxmlformats.org/officeDocument/2006/relationships/header" Target="header40.xml"/><Relationship Id="rId103" Type="http://schemas.openxmlformats.org/officeDocument/2006/relationships/header" Target="header70.xml"/><Relationship Id="rId108" Type="http://schemas.openxmlformats.org/officeDocument/2006/relationships/image" Target="media/image12.jpeg"/><Relationship Id="rId116" Type="http://schemas.openxmlformats.org/officeDocument/2006/relationships/image" Target="media/image18.jpeg"/><Relationship Id="rId124" Type="http://schemas.openxmlformats.org/officeDocument/2006/relationships/header" Target="header78.xml"/><Relationship Id="rId129" Type="http://schemas.openxmlformats.org/officeDocument/2006/relationships/image" Target="media/image27.jpeg"/><Relationship Id="rId137" Type="http://schemas.openxmlformats.org/officeDocument/2006/relationships/image" Target="media/image33.jpeg"/><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header" Target="header43.xml"/><Relationship Id="rId75" Type="http://schemas.openxmlformats.org/officeDocument/2006/relationships/footer" Target="footer9.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oter" Target="footer12.xml"/><Relationship Id="rId111" Type="http://schemas.openxmlformats.org/officeDocument/2006/relationships/image" Target="media/image14.jpeg"/><Relationship Id="rId132" Type="http://schemas.openxmlformats.org/officeDocument/2006/relationships/image" Target="media/image29.jpeg"/><Relationship Id="rId140" Type="http://schemas.openxmlformats.org/officeDocument/2006/relationships/image" Target="media/image35.jpeg"/><Relationship Id="rId145" Type="http://schemas.openxmlformats.org/officeDocument/2006/relationships/header" Target="header8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header" Target="header19.xml"/><Relationship Id="rId49" Type="http://schemas.openxmlformats.org/officeDocument/2006/relationships/header" Target="header29.xml"/><Relationship Id="rId57" Type="http://schemas.openxmlformats.org/officeDocument/2006/relationships/header" Target="header33.xml"/><Relationship Id="rId106" Type="http://schemas.openxmlformats.org/officeDocument/2006/relationships/header" Target="header73.xml"/><Relationship Id="rId114" Type="http://schemas.openxmlformats.org/officeDocument/2006/relationships/image" Target="media/image16.jpeg"/><Relationship Id="rId119" Type="http://schemas.openxmlformats.org/officeDocument/2006/relationships/image" Target="media/image20.jpeg"/><Relationship Id="rId127" Type="http://schemas.openxmlformats.org/officeDocument/2006/relationships/image" Target="media/image26.jpeg"/><Relationship Id="rId10" Type="http://schemas.microsoft.com/office/2016/09/relationships/commentsIds" Target="commentsIds.xml"/><Relationship Id="rId31" Type="http://schemas.openxmlformats.org/officeDocument/2006/relationships/header" Target="header15.xml"/><Relationship Id="rId44" Type="http://schemas.openxmlformats.org/officeDocument/2006/relationships/image" Target="media/image3.png"/><Relationship Id="rId52" Type="http://schemas.openxmlformats.org/officeDocument/2006/relationships/header" Target="header31.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6.xml"/><Relationship Id="rId78" Type="http://schemas.openxmlformats.org/officeDocument/2006/relationships/footer" Target="footer10.xml"/><Relationship Id="rId81" Type="http://schemas.openxmlformats.org/officeDocument/2006/relationships/image" Target="media/image10.png"/><Relationship Id="rId86" Type="http://schemas.openxmlformats.org/officeDocument/2006/relationships/header" Target="header56.xml"/><Relationship Id="rId94" Type="http://schemas.openxmlformats.org/officeDocument/2006/relationships/footer" Target="footer11.xml"/><Relationship Id="rId99" Type="http://schemas.openxmlformats.org/officeDocument/2006/relationships/footer" Target="footer13.xml"/><Relationship Id="rId101" Type="http://schemas.openxmlformats.org/officeDocument/2006/relationships/header" Target="header68.xml"/><Relationship Id="rId122" Type="http://schemas.openxmlformats.org/officeDocument/2006/relationships/image" Target="media/image22.jpeg"/><Relationship Id="rId130" Type="http://schemas.openxmlformats.org/officeDocument/2006/relationships/image" Target="media/image28.jpeg"/><Relationship Id="rId135" Type="http://schemas.openxmlformats.org/officeDocument/2006/relationships/header" Target="header81.xml"/><Relationship Id="rId143" Type="http://schemas.openxmlformats.org/officeDocument/2006/relationships/header" Target="header84.xml"/><Relationship Id="rId14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22.xml"/><Relationship Id="rId109" Type="http://schemas.openxmlformats.org/officeDocument/2006/relationships/header" Target="header74.xml"/><Relationship Id="rId34" Type="http://schemas.openxmlformats.org/officeDocument/2006/relationships/header" Target="header17.xm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header" Target="header48.xml"/><Relationship Id="rId97" Type="http://schemas.openxmlformats.org/officeDocument/2006/relationships/header" Target="header65.xml"/><Relationship Id="rId104" Type="http://schemas.openxmlformats.org/officeDocument/2006/relationships/header" Target="header71.xml"/><Relationship Id="rId120" Type="http://schemas.openxmlformats.org/officeDocument/2006/relationships/image" Target="media/image21.jpeg"/><Relationship Id="rId125" Type="http://schemas.openxmlformats.org/officeDocument/2006/relationships/image" Target="media/image24.jpeg"/><Relationship Id="rId141" Type="http://schemas.openxmlformats.org/officeDocument/2006/relationships/header" Target="header83.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4.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image" Target="media/image4.png"/><Relationship Id="rId66" Type="http://schemas.openxmlformats.org/officeDocument/2006/relationships/header" Target="header39.xml"/><Relationship Id="rId87" Type="http://schemas.openxmlformats.org/officeDocument/2006/relationships/header" Target="header57.xml"/><Relationship Id="rId110" Type="http://schemas.openxmlformats.org/officeDocument/2006/relationships/image" Target="media/image13.jpeg"/><Relationship Id="rId115" Type="http://schemas.openxmlformats.org/officeDocument/2006/relationships/image" Target="media/image17.jpeg"/><Relationship Id="rId131" Type="http://schemas.openxmlformats.org/officeDocument/2006/relationships/header" Target="header80.xml"/><Relationship Id="rId136" Type="http://schemas.openxmlformats.org/officeDocument/2006/relationships/image" Target="media/image32.jpeg"/><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header" Target="header14.xml"/><Relationship Id="rId35" Type="http://schemas.openxmlformats.org/officeDocument/2006/relationships/header" Target="header18.xml"/><Relationship Id="rId56" Type="http://schemas.openxmlformats.org/officeDocument/2006/relationships/header" Target="header32.xml"/><Relationship Id="rId77" Type="http://schemas.openxmlformats.org/officeDocument/2006/relationships/header" Target="header49.xml"/><Relationship Id="rId100" Type="http://schemas.openxmlformats.org/officeDocument/2006/relationships/header" Target="header67.xml"/><Relationship Id="rId105" Type="http://schemas.openxmlformats.org/officeDocument/2006/relationships/header" Target="header72.xml"/><Relationship Id="rId126" Type="http://schemas.openxmlformats.org/officeDocument/2006/relationships/image" Target="media/image25.jpeg"/><Relationship Id="rId147" Type="http://schemas.microsoft.com/office/2011/relationships/people" Target="people.xml"/><Relationship Id="rId8" Type="http://schemas.openxmlformats.org/officeDocument/2006/relationships/comments" Target="comment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6.xml"/><Relationship Id="rId121" Type="http://schemas.openxmlformats.org/officeDocument/2006/relationships/header" Target="header77.xml"/><Relationship Id="rId142"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s>
</file>

<file path=word/_rels/header79.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s>
</file>

<file path=word/_rels/header83.xml.rels><?xml version="1.0" encoding="UTF-8" standalone="yes"?>
<Relationships xmlns="http://schemas.openxmlformats.org/package/2006/relationships"><Relationship Id="rId1" Type="http://schemas.openxmlformats.org/officeDocument/2006/relationships/image" Target="media/image1.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85.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18009</Words>
  <Characters>102657</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4</cp:revision>
  <cp:lastPrinted>2024-10-14T00:35:00Z</cp:lastPrinted>
  <dcterms:created xsi:type="dcterms:W3CDTF">2024-10-14T00:06:00Z</dcterms:created>
  <dcterms:modified xsi:type="dcterms:W3CDTF">2024-10-14T15:34:00Z</dcterms:modified>
</cp:coreProperties>
</file>